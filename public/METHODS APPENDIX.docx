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432F6D" w14:textId="66430B12" w:rsidR="00DE37A6" w:rsidRPr="000D21C0" w:rsidRDefault="00424138" w:rsidP="0043448C">
      <w:pPr>
        <w:pStyle w:val="Heading1"/>
        <w:spacing w:after="0"/>
        <w:jc w:val="center"/>
        <w:rPr>
          <w:b/>
          <w:bCs/>
          <w:i w:val="0"/>
          <w:iCs w:val="0"/>
          <w:color w:val="000000" w:themeColor="text1"/>
          <w:sz w:val="72"/>
          <w:szCs w:val="72"/>
        </w:rPr>
      </w:pPr>
      <w:r w:rsidRPr="000D21C0">
        <w:rPr>
          <w:b/>
          <w:bCs/>
          <w:i w:val="0"/>
          <w:iCs w:val="0"/>
          <w:color w:val="000000" w:themeColor="text1"/>
          <w:sz w:val="72"/>
          <w:szCs w:val="72"/>
        </w:rPr>
        <w:t>APPENDIX</w:t>
      </w:r>
    </w:p>
    <w:p w14:paraId="34B20379" w14:textId="743B928D" w:rsidR="0043448C" w:rsidRPr="000D21C0" w:rsidRDefault="0043448C" w:rsidP="0043448C">
      <w:pPr>
        <w:spacing w:after="0"/>
        <w:rPr>
          <w:bCs/>
          <w:color w:val="000000" w:themeColor="text1"/>
          <w:sz w:val="24"/>
          <w:szCs w:val="24"/>
        </w:rPr>
      </w:pPr>
    </w:p>
    <w:p w14:paraId="5CA97FA0" w14:textId="684399FF" w:rsidR="00616339" w:rsidRPr="000D21C0" w:rsidRDefault="008F31F1" w:rsidP="0043448C">
      <w:pPr>
        <w:spacing w:after="0"/>
        <w:rPr>
          <w:bCs/>
          <w:color w:val="000000" w:themeColor="text1"/>
          <w:sz w:val="24"/>
          <w:szCs w:val="24"/>
        </w:rPr>
      </w:pPr>
      <w:r w:rsidRPr="000D21C0">
        <w:rPr>
          <w:bCs/>
          <w:color w:val="000000" w:themeColor="text1"/>
          <w:sz w:val="24"/>
          <w:szCs w:val="24"/>
        </w:rPr>
        <w:tab/>
        <w:t>This Appendix is divided</w:t>
      </w:r>
      <w:r w:rsidR="00167EA4" w:rsidRPr="000D21C0">
        <w:rPr>
          <w:bCs/>
          <w:color w:val="000000" w:themeColor="text1"/>
          <w:sz w:val="24"/>
          <w:szCs w:val="24"/>
        </w:rPr>
        <w:t xml:space="preserve"> into (1) Primary Tables</w:t>
      </w:r>
      <w:r w:rsidR="000C54E9">
        <w:rPr>
          <w:bCs/>
          <w:color w:val="000000" w:themeColor="text1"/>
          <w:sz w:val="24"/>
          <w:szCs w:val="24"/>
        </w:rPr>
        <w:t xml:space="preserve"> (#1-7)</w:t>
      </w:r>
      <w:r w:rsidR="00167EA4" w:rsidRPr="000D21C0">
        <w:rPr>
          <w:bCs/>
          <w:color w:val="000000" w:themeColor="text1"/>
          <w:sz w:val="24"/>
          <w:szCs w:val="24"/>
        </w:rPr>
        <w:t xml:space="preserve"> for refugee episodes with volume estimates, </w:t>
      </w:r>
      <w:r w:rsidR="000C54E9">
        <w:rPr>
          <w:bCs/>
          <w:color w:val="000000" w:themeColor="text1"/>
          <w:sz w:val="24"/>
          <w:szCs w:val="24"/>
        </w:rPr>
        <w:t>p</w:t>
      </w:r>
      <w:r w:rsidR="008B653C">
        <w:rPr>
          <w:bCs/>
          <w:color w:val="000000" w:themeColor="text1"/>
          <w:sz w:val="24"/>
          <w:szCs w:val="24"/>
        </w:rPr>
        <w:t xml:space="preserve">ress </w:t>
      </w:r>
      <w:r w:rsidR="000C54E9">
        <w:rPr>
          <w:bCs/>
          <w:color w:val="000000" w:themeColor="text1"/>
          <w:sz w:val="24"/>
          <w:szCs w:val="24"/>
        </w:rPr>
        <w:t>c</w:t>
      </w:r>
      <w:r w:rsidR="008B653C">
        <w:rPr>
          <w:bCs/>
          <w:color w:val="000000" w:themeColor="text1"/>
          <w:sz w:val="24"/>
          <w:szCs w:val="24"/>
        </w:rPr>
        <w:t>overage coding and content analysis</w:t>
      </w:r>
      <w:r w:rsidR="00167EA4" w:rsidRPr="000D21C0">
        <w:rPr>
          <w:bCs/>
          <w:color w:val="000000" w:themeColor="text1"/>
          <w:sz w:val="24"/>
          <w:szCs w:val="24"/>
        </w:rPr>
        <w:t>,</w:t>
      </w:r>
      <w:r w:rsidR="000C54E9">
        <w:rPr>
          <w:bCs/>
          <w:color w:val="000000" w:themeColor="text1"/>
          <w:sz w:val="24"/>
          <w:szCs w:val="24"/>
        </w:rPr>
        <w:t xml:space="preserve"> treaties, scholarly coverage, and public opinion indicators, (2) </w:t>
      </w:r>
      <w:r w:rsidR="00167EA4" w:rsidRPr="000D21C0">
        <w:rPr>
          <w:bCs/>
          <w:color w:val="000000" w:themeColor="text1"/>
          <w:sz w:val="24"/>
          <w:szCs w:val="24"/>
        </w:rPr>
        <w:t>elaborations or notes on chapter-specific issues, in chronological order</w:t>
      </w:r>
      <w:r w:rsidR="000C54E9">
        <w:rPr>
          <w:bCs/>
          <w:color w:val="000000" w:themeColor="text1"/>
          <w:sz w:val="24"/>
          <w:szCs w:val="24"/>
        </w:rPr>
        <w:t xml:space="preserve">, with Secondary Tables </w:t>
      </w:r>
      <w:r w:rsidR="0039708C">
        <w:rPr>
          <w:bCs/>
          <w:color w:val="000000" w:themeColor="text1"/>
          <w:sz w:val="24"/>
          <w:szCs w:val="24"/>
        </w:rPr>
        <w:t>and Secondary Charts</w:t>
      </w:r>
      <w:r w:rsidR="000C54E9">
        <w:rPr>
          <w:bCs/>
          <w:color w:val="000000" w:themeColor="text1"/>
          <w:sz w:val="24"/>
          <w:szCs w:val="24"/>
        </w:rPr>
        <w:t>.</w:t>
      </w:r>
    </w:p>
    <w:p w14:paraId="46E5BD52" w14:textId="769CDDB5" w:rsidR="00167EA4" w:rsidRPr="000D21C0" w:rsidRDefault="00167EA4" w:rsidP="0043448C">
      <w:pPr>
        <w:spacing w:after="0"/>
        <w:rPr>
          <w:bCs/>
          <w:color w:val="000000" w:themeColor="text1"/>
          <w:sz w:val="24"/>
          <w:szCs w:val="24"/>
        </w:rPr>
      </w:pPr>
    </w:p>
    <w:p w14:paraId="45828E26" w14:textId="6579BEA9" w:rsidR="00167EA4" w:rsidRPr="00EF7DAB" w:rsidRDefault="00167EA4" w:rsidP="00EF7DAB">
      <w:pPr>
        <w:pStyle w:val="Heading1"/>
        <w:numPr>
          <w:ilvl w:val="0"/>
          <w:numId w:val="15"/>
        </w:numPr>
        <w:rPr>
          <w:color w:val="000000" w:themeColor="text1"/>
          <w:sz w:val="44"/>
          <w:szCs w:val="36"/>
        </w:rPr>
      </w:pPr>
      <w:r w:rsidRPr="00EF7DAB">
        <w:rPr>
          <w:color w:val="000000" w:themeColor="text1"/>
          <w:sz w:val="44"/>
          <w:szCs w:val="36"/>
        </w:rPr>
        <w:t>PRIMARY TABLES</w:t>
      </w:r>
    </w:p>
    <w:p w14:paraId="43EB8776" w14:textId="6DE013B5" w:rsidR="00167EA4" w:rsidRPr="000D21C0" w:rsidRDefault="00167EA4" w:rsidP="004677DA">
      <w:pPr>
        <w:jc w:val="center"/>
        <w:rPr>
          <w:b/>
          <w:bCs/>
          <w:color w:val="000000" w:themeColor="text1"/>
        </w:rPr>
      </w:pPr>
      <w:r w:rsidRPr="000D21C0">
        <w:rPr>
          <w:b/>
          <w:bCs/>
          <w:color w:val="000000" w:themeColor="text1"/>
        </w:rPr>
        <w:t>Refugee Episodes (n=95), 1914-2025 with Minimal, Maximal and Best Estimates from Reliable Sources</w:t>
      </w:r>
    </w:p>
    <w:p w14:paraId="1D28FA47" w14:textId="79044A8D" w:rsidR="00167EA4" w:rsidRDefault="00167EA4" w:rsidP="0016683B">
      <w:pPr>
        <w:ind w:firstLine="720"/>
        <w:rPr>
          <w:color w:val="000000" w:themeColor="text1"/>
        </w:rPr>
      </w:pPr>
      <w:r w:rsidRPr="000D21C0">
        <w:rPr>
          <w:color w:val="000000" w:themeColor="text1"/>
        </w:rPr>
        <w:t>Methodology was inspired by standard approaches to estimates of war casualty rates. Priority was given to UNHCR, IOM</w:t>
      </w:r>
      <w:r w:rsidR="0016683B" w:rsidRPr="000D21C0">
        <w:rPr>
          <w:color w:val="000000" w:themeColor="text1"/>
        </w:rPr>
        <w:t>, UNWRA</w:t>
      </w:r>
      <w:r w:rsidRPr="000D21C0">
        <w:rPr>
          <w:color w:val="000000" w:themeColor="text1"/>
        </w:rPr>
        <w:t xml:space="preserve"> or League of Nations estimates unless secondary sources questioned their credibility</w:t>
      </w:r>
      <w:r w:rsidR="0016683B" w:rsidRPr="000D21C0">
        <w:rPr>
          <w:color w:val="000000" w:themeColor="text1"/>
        </w:rPr>
        <w:t xml:space="preserve"> (especially of UNWRA)</w:t>
      </w:r>
      <w:r w:rsidRPr="000D21C0">
        <w:rPr>
          <w:color w:val="000000" w:themeColor="text1"/>
        </w:rPr>
        <w:t xml:space="preserve"> or a more detailed source “beat” them in credibility or comprehensiveness and was significantly different. When unavailable, priority was given to sources by the following criteria in descending order of credibility: Tribunals, Truth/Reconciliation Commissions, in-depth analyses by government committees or esteemed museums; scholarly sources by widely-recognized experts; sources with clear reference to primary documents/sources of estimates instead of unreferenced conventional wisdom or secondary sources; sources that give figures “against presumed interest” (e.g. Turkish source on Kurdish displacement better than Kurdish source for same figure)</w:t>
      </w:r>
      <w:r w:rsidR="0016683B" w:rsidRPr="000D21C0">
        <w:rPr>
          <w:color w:val="000000" w:themeColor="text1"/>
        </w:rPr>
        <w:t>; and sources that provide ranges (instead of single figures) when r</w:t>
      </w:r>
      <w:r w:rsidRPr="000D21C0">
        <w:rPr>
          <w:color w:val="000000" w:themeColor="text1"/>
        </w:rPr>
        <w:t>ange is not absurdly wide</w:t>
      </w:r>
      <w:r w:rsidR="0016683B" w:rsidRPr="000D21C0">
        <w:rPr>
          <w:color w:val="000000" w:themeColor="text1"/>
        </w:rPr>
        <w:t xml:space="preserve"> or </w:t>
      </w:r>
      <w:r w:rsidRPr="000D21C0">
        <w:rPr>
          <w:color w:val="000000" w:themeColor="text1"/>
        </w:rPr>
        <w:t>unrealistically precise/narrow.</w:t>
      </w:r>
    </w:p>
    <w:p w14:paraId="34AD0466" w14:textId="5F557E6D" w:rsidR="004677DA" w:rsidRPr="000D21C0" w:rsidRDefault="004677DA" w:rsidP="004677DA">
      <w:pPr>
        <w:ind w:firstLine="720"/>
        <w:rPr>
          <w:color w:val="000000" w:themeColor="text1"/>
        </w:rPr>
      </w:pPr>
      <w:r>
        <w:rPr>
          <w:color w:val="000000" w:themeColor="text1"/>
        </w:rPr>
        <w:t xml:space="preserve">This was </w:t>
      </w:r>
      <w:r w:rsidRPr="004677DA">
        <w:rPr>
          <w:color w:val="000000" w:themeColor="text1"/>
        </w:rPr>
        <w:t xml:space="preserve">compiled over </w:t>
      </w:r>
      <w:r>
        <w:rPr>
          <w:color w:val="000000" w:themeColor="text1"/>
        </w:rPr>
        <w:t xml:space="preserve">nearly a decade with consultations with area studies experts and others, </w:t>
      </w:r>
      <w:r w:rsidRPr="004677DA">
        <w:rPr>
          <w:color w:val="000000" w:themeColor="text1"/>
        </w:rPr>
        <w:t xml:space="preserve">aspiring to be as comprehensive as possible. To my knowledge, there is no competing scholarly database with this scope. This long historical horizon is </w:t>
      </w:r>
      <w:r>
        <w:rPr>
          <w:color w:val="000000" w:themeColor="text1"/>
        </w:rPr>
        <w:t>its biggest virtue</w:t>
      </w:r>
      <w:r w:rsidRPr="004677DA">
        <w:rPr>
          <w:color w:val="000000" w:themeColor="text1"/>
        </w:rPr>
        <w:t xml:space="preserve">: it allows the book to treat refugee stigma as a historically durable moral economy, rather than as a peculiarity of any single era (the Cold War, War on Terror, or post-2015 “crisis” frame being the dominant tendency in the literature). </w:t>
      </w:r>
    </w:p>
    <w:p w14:paraId="6C0A47BC" w14:textId="77777777" w:rsidR="00167EA4" w:rsidRPr="000D21C0" w:rsidRDefault="00167EA4" w:rsidP="00D115D8">
      <w:pPr>
        <w:pStyle w:val="Heading2"/>
        <w:rPr>
          <w:color w:val="000000" w:themeColor="text1"/>
          <w:lang w:val="en-IN"/>
        </w:rPr>
      </w:pPr>
      <w:r w:rsidRPr="000D21C0">
        <w:rPr>
          <w:color w:val="000000" w:themeColor="text1"/>
          <w:lang w:val="en-IN"/>
        </w:rPr>
        <w:t>Table 1. A Century and Decade of Forced Migrations, 1914-2025 (n=95)</w:t>
      </w:r>
    </w:p>
    <w:tbl>
      <w:tblPr>
        <w:tblW w:w="14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6"/>
        <w:gridCol w:w="706"/>
        <w:gridCol w:w="1134"/>
        <w:gridCol w:w="992"/>
        <w:gridCol w:w="992"/>
        <w:gridCol w:w="993"/>
        <w:gridCol w:w="1134"/>
        <w:gridCol w:w="1701"/>
        <w:gridCol w:w="1842"/>
        <w:gridCol w:w="1843"/>
        <w:gridCol w:w="1985"/>
      </w:tblGrid>
      <w:tr w:rsidR="00F20CC2" w:rsidRPr="007B2785" w14:paraId="1813970D" w14:textId="77777777" w:rsidTr="00F20CC2">
        <w:trPr>
          <w:trHeight w:val="761"/>
        </w:trPr>
        <w:tc>
          <w:tcPr>
            <w:tcW w:w="1412" w:type="dxa"/>
            <w:gridSpan w:val="2"/>
          </w:tcPr>
          <w:p w14:paraId="1297FF6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CASE</w:t>
            </w:r>
          </w:p>
        </w:tc>
        <w:tc>
          <w:tcPr>
            <w:tcW w:w="1134" w:type="dxa"/>
          </w:tcPr>
          <w:p w14:paraId="6C2E1DDB" w14:textId="01C7757A" w:rsidR="00F20CC2" w:rsidRPr="007B2785" w:rsidRDefault="00F20CC2" w:rsidP="007B2785">
            <w:pPr>
              <w:spacing w:after="0"/>
              <w:rPr>
                <w:bCs/>
                <w:color w:val="000000" w:themeColor="text1"/>
                <w:sz w:val="16"/>
                <w:szCs w:val="16"/>
              </w:rPr>
            </w:pPr>
            <w:r w:rsidRPr="007B2785">
              <w:rPr>
                <w:bCs/>
                <w:color w:val="000000" w:themeColor="text1"/>
                <w:sz w:val="16"/>
                <w:szCs w:val="16"/>
              </w:rPr>
              <w:t>PERIOD</w:t>
            </w:r>
          </w:p>
        </w:tc>
        <w:tc>
          <w:tcPr>
            <w:tcW w:w="1984" w:type="dxa"/>
            <w:gridSpan w:val="2"/>
          </w:tcPr>
          <w:p w14:paraId="2D63CF1F" w14:textId="740F27A7" w:rsidR="00F20CC2" w:rsidRPr="007B2785" w:rsidRDefault="00F20CC2" w:rsidP="007B2785">
            <w:pPr>
              <w:spacing w:after="0"/>
              <w:rPr>
                <w:bCs/>
                <w:color w:val="000000" w:themeColor="text1"/>
                <w:sz w:val="16"/>
                <w:szCs w:val="16"/>
              </w:rPr>
            </w:pPr>
            <w:r w:rsidRPr="007B2785">
              <w:rPr>
                <w:bCs/>
                <w:color w:val="000000" w:themeColor="text1"/>
                <w:sz w:val="16"/>
                <w:szCs w:val="16"/>
              </w:rPr>
              <w:t>LOW ESTIMATE</w:t>
            </w:r>
          </w:p>
        </w:tc>
        <w:tc>
          <w:tcPr>
            <w:tcW w:w="2127" w:type="dxa"/>
            <w:gridSpan w:val="2"/>
          </w:tcPr>
          <w:p w14:paraId="332617EA" w14:textId="5F8E603F" w:rsidR="00F20CC2" w:rsidRPr="007B2785" w:rsidRDefault="00F20CC2" w:rsidP="007B2785">
            <w:pPr>
              <w:spacing w:after="0"/>
              <w:rPr>
                <w:bCs/>
                <w:color w:val="000000" w:themeColor="text1"/>
                <w:sz w:val="16"/>
                <w:szCs w:val="16"/>
              </w:rPr>
            </w:pPr>
            <w:r w:rsidRPr="007B2785">
              <w:rPr>
                <w:bCs/>
                <w:color w:val="000000" w:themeColor="text1"/>
                <w:sz w:val="16"/>
                <w:szCs w:val="16"/>
              </w:rPr>
              <w:t>HIGH ESTIMATE</w:t>
            </w:r>
          </w:p>
        </w:tc>
        <w:tc>
          <w:tcPr>
            <w:tcW w:w="3543" w:type="dxa"/>
            <w:gridSpan w:val="2"/>
            <w:shd w:val="pct10" w:color="auto" w:fill="auto"/>
          </w:tcPr>
          <w:p w14:paraId="10E9B7D6" w14:textId="11896903" w:rsidR="00F20CC2" w:rsidRPr="007B2785" w:rsidRDefault="00F20CC2" w:rsidP="007B2785">
            <w:pPr>
              <w:spacing w:after="0"/>
              <w:rPr>
                <w:bCs/>
                <w:color w:val="000000" w:themeColor="text1"/>
                <w:sz w:val="16"/>
                <w:szCs w:val="16"/>
              </w:rPr>
            </w:pPr>
            <w:r w:rsidRPr="007B2785">
              <w:rPr>
                <w:bCs/>
                <w:color w:val="000000" w:themeColor="text1"/>
                <w:sz w:val="16"/>
                <w:szCs w:val="16"/>
              </w:rPr>
              <w:t>BEST ESTIMATE</w:t>
            </w:r>
          </w:p>
        </w:tc>
        <w:tc>
          <w:tcPr>
            <w:tcW w:w="1843" w:type="dxa"/>
          </w:tcPr>
          <w:p w14:paraId="23CC79BE" w14:textId="7CCCC8E4" w:rsidR="00F20CC2" w:rsidRPr="007B2785" w:rsidRDefault="00F20CC2" w:rsidP="007B2785">
            <w:pPr>
              <w:spacing w:after="0"/>
              <w:rPr>
                <w:bCs/>
                <w:color w:val="000000" w:themeColor="text1"/>
                <w:sz w:val="16"/>
                <w:szCs w:val="16"/>
              </w:rPr>
            </w:pPr>
            <w:r w:rsidRPr="007B2785">
              <w:rPr>
                <w:bCs/>
                <w:color w:val="000000" w:themeColor="text1"/>
                <w:sz w:val="16"/>
                <w:szCs w:val="16"/>
              </w:rPr>
              <w:t>UNHCR / IOM / UNWRA / LEAGUE OF NATIONS ESTIMATES</w:t>
            </w:r>
          </w:p>
        </w:tc>
        <w:tc>
          <w:tcPr>
            <w:tcW w:w="1985" w:type="dxa"/>
          </w:tcPr>
          <w:p w14:paraId="6E96B07F" w14:textId="5AEB5DFE" w:rsidR="00F20CC2" w:rsidRPr="007B2785" w:rsidRDefault="00F20CC2" w:rsidP="007B2785">
            <w:pPr>
              <w:spacing w:after="0"/>
              <w:rPr>
                <w:bCs/>
                <w:color w:val="000000" w:themeColor="text1"/>
                <w:sz w:val="16"/>
                <w:szCs w:val="16"/>
              </w:rPr>
            </w:pPr>
            <w:r w:rsidRPr="007B2785">
              <w:rPr>
                <w:bCs/>
                <w:color w:val="000000" w:themeColor="text1"/>
                <w:sz w:val="16"/>
                <w:szCs w:val="16"/>
              </w:rPr>
              <w:t>NOTES</w:t>
            </w:r>
          </w:p>
          <w:p w14:paraId="25FDE3A9" w14:textId="5743DEB8" w:rsidR="00F20CC2" w:rsidRPr="007B2785" w:rsidRDefault="00F20CC2" w:rsidP="007B2785">
            <w:pPr>
              <w:spacing w:after="0"/>
              <w:rPr>
                <w:bCs/>
                <w:color w:val="000000" w:themeColor="text1"/>
                <w:sz w:val="16"/>
                <w:szCs w:val="16"/>
              </w:rPr>
            </w:pPr>
          </w:p>
        </w:tc>
      </w:tr>
      <w:tr w:rsidR="00F20CC2" w:rsidRPr="007B2785" w14:paraId="784286C9" w14:textId="77777777" w:rsidTr="00F20CC2">
        <w:tc>
          <w:tcPr>
            <w:tcW w:w="1412" w:type="dxa"/>
            <w:gridSpan w:val="2"/>
          </w:tcPr>
          <w:p w14:paraId="42967A3B" w14:textId="77777777" w:rsidR="00F20CC2" w:rsidRPr="007B2785" w:rsidRDefault="00F20CC2" w:rsidP="007B2785">
            <w:pPr>
              <w:spacing w:after="0"/>
              <w:rPr>
                <w:bCs/>
                <w:color w:val="000000" w:themeColor="text1"/>
                <w:sz w:val="16"/>
                <w:szCs w:val="16"/>
                <w:u w:val="single"/>
              </w:rPr>
            </w:pPr>
          </w:p>
        </w:tc>
        <w:tc>
          <w:tcPr>
            <w:tcW w:w="1134" w:type="dxa"/>
          </w:tcPr>
          <w:p w14:paraId="21DBFF3B" w14:textId="77777777" w:rsidR="00F20CC2" w:rsidRPr="007B2785" w:rsidRDefault="00F20CC2" w:rsidP="007B2785">
            <w:pPr>
              <w:spacing w:after="0"/>
              <w:rPr>
                <w:bCs/>
                <w:color w:val="000000" w:themeColor="text1"/>
                <w:sz w:val="16"/>
                <w:szCs w:val="16"/>
                <w:u w:val="single"/>
              </w:rPr>
            </w:pPr>
          </w:p>
        </w:tc>
        <w:tc>
          <w:tcPr>
            <w:tcW w:w="992" w:type="dxa"/>
          </w:tcPr>
          <w:p w14:paraId="0FDB2D17" w14:textId="77777777" w:rsidR="00F20CC2" w:rsidRPr="007B2785" w:rsidRDefault="00F20CC2" w:rsidP="007B2785">
            <w:pPr>
              <w:spacing w:after="0"/>
              <w:rPr>
                <w:bCs/>
                <w:color w:val="000000" w:themeColor="text1"/>
                <w:sz w:val="16"/>
                <w:szCs w:val="16"/>
                <w:u w:val="single"/>
              </w:rPr>
            </w:pPr>
            <w:r w:rsidRPr="007B2785">
              <w:rPr>
                <w:bCs/>
                <w:color w:val="000000" w:themeColor="text1"/>
                <w:sz w:val="16"/>
                <w:szCs w:val="16"/>
                <w:u w:val="single"/>
              </w:rPr>
              <w:t>#</w:t>
            </w:r>
          </w:p>
        </w:tc>
        <w:tc>
          <w:tcPr>
            <w:tcW w:w="992" w:type="dxa"/>
          </w:tcPr>
          <w:p w14:paraId="665D76BD" w14:textId="77777777" w:rsidR="00F20CC2" w:rsidRPr="007B2785" w:rsidRDefault="00F20CC2" w:rsidP="007B2785">
            <w:pPr>
              <w:spacing w:after="0"/>
              <w:rPr>
                <w:bCs/>
                <w:color w:val="000000" w:themeColor="text1"/>
                <w:sz w:val="16"/>
                <w:szCs w:val="16"/>
                <w:u w:val="single"/>
              </w:rPr>
            </w:pPr>
            <w:r w:rsidRPr="007B2785">
              <w:rPr>
                <w:bCs/>
                <w:color w:val="000000" w:themeColor="text1"/>
                <w:sz w:val="16"/>
                <w:szCs w:val="16"/>
                <w:u w:val="single"/>
              </w:rPr>
              <w:t>Source</w:t>
            </w:r>
          </w:p>
        </w:tc>
        <w:tc>
          <w:tcPr>
            <w:tcW w:w="993" w:type="dxa"/>
          </w:tcPr>
          <w:p w14:paraId="2AA11105" w14:textId="77777777" w:rsidR="00F20CC2" w:rsidRPr="007B2785" w:rsidRDefault="00F20CC2" w:rsidP="007B2785">
            <w:pPr>
              <w:spacing w:after="0"/>
              <w:rPr>
                <w:bCs/>
                <w:color w:val="000000" w:themeColor="text1"/>
                <w:sz w:val="16"/>
                <w:szCs w:val="16"/>
                <w:u w:val="single"/>
              </w:rPr>
            </w:pPr>
            <w:r w:rsidRPr="007B2785">
              <w:rPr>
                <w:bCs/>
                <w:color w:val="000000" w:themeColor="text1"/>
                <w:sz w:val="16"/>
                <w:szCs w:val="16"/>
                <w:u w:val="single"/>
              </w:rPr>
              <w:t>#</w:t>
            </w:r>
          </w:p>
        </w:tc>
        <w:tc>
          <w:tcPr>
            <w:tcW w:w="1134" w:type="dxa"/>
          </w:tcPr>
          <w:p w14:paraId="0016B6ED" w14:textId="77777777" w:rsidR="00F20CC2" w:rsidRPr="007B2785" w:rsidRDefault="00F20CC2" w:rsidP="007B2785">
            <w:pPr>
              <w:spacing w:after="0"/>
              <w:rPr>
                <w:bCs/>
                <w:color w:val="000000" w:themeColor="text1"/>
                <w:sz w:val="16"/>
                <w:szCs w:val="16"/>
                <w:u w:val="single"/>
              </w:rPr>
            </w:pPr>
            <w:r w:rsidRPr="007B2785">
              <w:rPr>
                <w:bCs/>
                <w:color w:val="000000" w:themeColor="text1"/>
                <w:sz w:val="16"/>
                <w:szCs w:val="16"/>
                <w:u w:val="single"/>
              </w:rPr>
              <w:t>Source</w:t>
            </w:r>
          </w:p>
        </w:tc>
        <w:tc>
          <w:tcPr>
            <w:tcW w:w="1701" w:type="dxa"/>
            <w:shd w:val="pct10" w:color="auto" w:fill="auto"/>
          </w:tcPr>
          <w:p w14:paraId="027447DE" w14:textId="77777777" w:rsidR="00F20CC2" w:rsidRPr="007B2785" w:rsidRDefault="00F20CC2" w:rsidP="007B2785">
            <w:pPr>
              <w:spacing w:after="0"/>
              <w:rPr>
                <w:bCs/>
                <w:color w:val="000000" w:themeColor="text1"/>
                <w:sz w:val="16"/>
                <w:szCs w:val="16"/>
                <w:u w:val="single"/>
              </w:rPr>
            </w:pPr>
            <w:r w:rsidRPr="007B2785">
              <w:rPr>
                <w:bCs/>
                <w:color w:val="000000" w:themeColor="text1"/>
                <w:sz w:val="16"/>
                <w:szCs w:val="16"/>
                <w:u w:val="single"/>
              </w:rPr>
              <w:t>#</w:t>
            </w:r>
          </w:p>
        </w:tc>
        <w:tc>
          <w:tcPr>
            <w:tcW w:w="1842" w:type="dxa"/>
            <w:shd w:val="pct10" w:color="auto" w:fill="auto"/>
          </w:tcPr>
          <w:p w14:paraId="41F5B1BE" w14:textId="77777777" w:rsidR="00F20CC2" w:rsidRPr="007B2785" w:rsidRDefault="00F20CC2" w:rsidP="007B2785">
            <w:pPr>
              <w:spacing w:after="0"/>
              <w:rPr>
                <w:bCs/>
                <w:color w:val="000000" w:themeColor="text1"/>
                <w:sz w:val="16"/>
                <w:szCs w:val="16"/>
                <w:u w:val="single"/>
              </w:rPr>
            </w:pPr>
            <w:r w:rsidRPr="007B2785">
              <w:rPr>
                <w:bCs/>
                <w:color w:val="000000" w:themeColor="text1"/>
                <w:sz w:val="16"/>
                <w:szCs w:val="16"/>
                <w:u w:val="single"/>
              </w:rPr>
              <w:t>Source</w:t>
            </w:r>
          </w:p>
        </w:tc>
        <w:tc>
          <w:tcPr>
            <w:tcW w:w="1843" w:type="dxa"/>
          </w:tcPr>
          <w:p w14:paraId="09B09FF6" w14:textId="77777777" w:rsidR="00F20CC2" w:rsidRPr="007B2785" w:rsidRDefault="00F20CC2" w:rsidP="007B2785">
            <w:pPr>
              <w:spacing w:after="0"/>
              <w:rPr>
                <w:bCs/>
                <w:color w:val="000000" w:themeColor="text1"/>
                <w:sz w:val="16"/>
                <w:szCs w:val="16"/>
                <w:u w:val="single"/>
              </w:rPr>
            </w:pPr>
          </w:p>
        </w:tc>
        <w:tc>
          <w:tcPr>
            <w:tcW w:w="1985" w:type="dxa"/>
          </w:tcPr>
          <w:p w14:paraId="57F54AC7" w14:textId="77777777" w:rsidR="00F20CC2" w:rsidRPr="007B2785" w:rsidRDefault="00F20CC2" w:rsidP="007B2785">
            <w:pPr>
              <w:spacing w:after="0"/>
              <w:rPr>
                <w:bCs/>
                <w:color w:val="000000" w:themeColor="text1"/>
                <w:sz w:val="16"/>
                <w:szCs w:val="16"/>
                <w:u w:val="single"/>
              </w:rPr>
            </w:pPr>
          </w:p>
        </w:tc>
      </w:tr>
      <w:tr w:rsidR="00F20CC2" w:rsidRPr="007B2785" w14:paraId="599926DA" w14:textId="77777777" w:rsidTr="00F20CC2">
        <w:trPr>
          <w:trHeight w:val="1403"/>
        </w:trPr>
        <w:tc>
          <w:tcPr>
            <w:tcW w:w="1412" w:type="dxa"/>
            <w:gridSpan w:val="2"/>
          </w:tcPr>
          <w:p w14:paraId="2B39CCB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World War I </w:t>
            </w:r>
          </w:p>
          <w:p w14:paraId="636EB648" w14:textId="77777777" w:rsidR="00F20CC2" w:rsidRPr="007B2785" w:rsidRDefault="00F20CC2" w:rsidP="007B2785">
            <w:pPr>
              <w:spacing w:after="0"/>
              <w:rPr>
                <w:bCs/>
                <w:color w:val="000000" w:themeColor="text1"/>
                <w:sz w:val="16"/>
                <w:szCs w:val="16"/>
              </w:rPr>
            </w:pPr>
          </w:p>
          <w:p w14:paraId="2953DE6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 Turkey-Greek war until 1923 and Russian civil war between Bolsheviks and Whites)</w:t>
            </w:r>
          </w:p>
          <w:p w14:paraId="1187944C" w14:textId="77777777" w:rsidR="00F20CC2" w:rsidRPr="007B2785" w:rsidRDefault="00F20CC2" w:rsidP="007B2785">
            <w:pPr>
              <w:spacing w:after="0"/>
              <w:rPr>
                <w:bCs/>
                <w:color w:val="000000" w:themeColor="text1"/>
                <w:sz w:val="16"/>
                <w:szCs w:val="16"/>
              </w:rPr>
            </w:pPr>
          </w:p>
          <w:p w14:paraId="1950E5A7" w14:textId="77777777" w:rsidR="00F20CC2" w:rsidRPr="007B2785" w:rsidRDefault="00F20CC2" w:rsidP="007B2785">
            <w:pPr>
              <w:spacing w:after="0"/>
              <w:rPr>
                <w:bCs/>
                <w:color w:val="000000" w:themeColor="text1"/>
                <w:sz w:val="16"/>
                <w:szCs w:val="16"/>
              </w:rPr>
            </w:pPr>
          </w:p>
          <w:p w14:paraId="4F86FA6E" w14:textId="77777777" w:rsidR="00F20CC2" w:rsidRPr="007B2785" w:rsidRDefault="00F20CC2" w:rsidP="007B2785">
            <w:pPr>
              <w:spacing w:after="0"/>
              <w:rPr>
                <w:bCs/>
                <w:color w:val="000000" w:themeColor="text1"/>
                <w:sz w:val="16"/>
                <w:szCs w:val="16"/>
              </w:rPr>
            </w:pPr>
          </w:p>
        </w:tc>
        <w:tc>
          <w:tcPr>
            <w:tcW w:w="1134" w:type="dxa"/>
          </w:tcPr>
          <w:p w14:paraId="084221B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1914-23</w:t>
            </w:r>
          </w:p>
        </w:tc>
        <w:tc>
          <w:tcPr>
            <w:tcW w:w="992" w:type="dxa"/>
          </w:tcPr>
          <w:p w14:paraId="6C14DF9E" w14:textId="77777777" w:rsidR="00F20CC2" w:rsidRPr="007B2785" w:rsidRDefault="00F20CC2" w:rsidP="007B2785">
            <w:pPr>
              <w:spacing w:after="0"/>
              <w:rPr>
                <w:bCs/>
                <w:color w:val="000000" w:themeColor="text1"/>
                <w:sz w:val="16"/>
                <w:szCs w:val="16"/>
              </w:rPr>
            </w:pPr>
          </w:p>
          <w:p w14:paraId="77D3A4A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“some 10,000,000 people”</w:t>
            </w:r>
          </w:p>
          <w:p w14:paraId="0D61CA2F" w14:textId="77777777" w:rsidR="00F20CC2" w:rsidRPr="007B2785" w:rsidRDefault="00F20CC2" w:rsidP="007B2785">
            <w:pPr>
              <w:spacing w:after="0"/>
              <w:rPr>
                <w:bCs/>
                <w:color w:val="000000" w:themeColor="text1"/>
                <w:sz w:val="16"/>
                <w:szCs w:val="16"/>
              </w:rPr>
            </w:pPr>
          </w:p>
          <w:p w14:paraId="7B96233E" w14:textId="221ECB3E" w:rsidR="00F20CC2" w:rsidRPr="007B2785" w:rsidRDefault="00F20CC2" w:rsidP="007B2785">
            <w:pPr>
              <w:spacing w:after="0"/>
              <w:rPr>
                <w:bCs/>
                <w:color w:val="000000" w:themeColor="text1"/>
                <w:sz w:val="16"/>
                <w:szCs w:val="16"/>
              </w:rPr>
            </w:pPr>
            <w:r w:rsidRPr="007B2785">
              <w:rPr>
                <w:bCs/>
                <w:color w:val="000000" w:themeColor="text1"/>
                <w:sz w:val="16"/>
                <w:szCs w:val="16"/>
              </w:rPr>
              <w:t>Includes concrete estimates of 1,250,000 Belgians, 2,000,000 French, 500,000 Italians, 300,000 Greek, 300,000 Serbians, and 2,000,000 Armenians, which adds to 6,750,000. He then adds “huge but unknown numbers in Romania, Russia, and Austria” to reach an overall estimate of 10,000,000</w:t>
            </w:r>
          </w:p>
        </w:tc>
        <w:tc>
          <w:tcPr>
            <w:tcW w:w="992" w:type="dxa"/>
            <w:vAlign w:val="bottom"/>
          </w:tcPr>
          <w:p w14:paraId="49D30E3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Folks, H. (1920). The human costs of the war, by Homer Folks ... illustrated with photographs by Lewis W. Hine. Harper &amp; brothers [c1920]. pp. 255</w:t>
            </w:r>
          </w:p>
          <w:p w14:paraId="40D618CB" w14:textId="77777777" w:rsidR="00F20CC2" w:rsidRPr="007B2785" w:rsidRDefault="00F20CC2" w:rsidP="007B2785">
            <w:pPr>
              <w:spacing w:after="0"/>
              <w:rPr>
                <w:bCs/>
                <w:color w:val="000000" w:themeColor="text1"/>
                <w:sz w:val="16"/>
                <w:szCs w:val="16"/>
              </w:rPr>
            </w:pPr>
          </w:p>
          <w:p w14:paraId="70820D6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Homer Folks was a Lieutenant-Colonel in the American Red Cross</w:t>
            </w:r>
          </w:p>
        </w:tc>
        <w:tc>
          <w:tcPr>
            <w:tcW w:w="993" w:type="dxa"/>
          </w:tcPr>
          <w:p w14:paraId="4848B9E0" w14:textId="77777777" w:rsidR="00F20CC2" w:rsidRPr="007B2785" w:rsidRDefault="00F20CC2" w:rsidP="007B2785">
            <w:pPr>
              <w:spacing w:after="0"/>
              <w:rPr>
                <w:bCs/>
                <w:color w:val="000000" w:themeColor="text1"/>
                <w:sz w:val="16"/>
                <w:szCs w:val="16"/>
              </w:rPr>
            </w:pPr>
          </w:p>
          <w:p w14:paraId="290FACA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&gt;15 million</w:t>
            </w:r>
          </w:p>
        </w:tc>
        <w:tc>
          <w:tcPr>
            <w:tcW w:w="1134" w:type="dxa"/>
          </w:tcPr>
          <w:p w14:paraId="595F5A2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Thorpe, J., Panayi, P., &amp; </w:t>
            </w:r>
            <w:proofErr w:type="spellStart"/>
            <w:r w:rsidRPr="007B2785">
              <w:rPr>
                <w:bCs/>
                <w:color w:val="000000" w:themeColor="text1"/>
                <w:sz w:val="16"/>
                <w:szCs w:val="16"/>
              </w:rPr>
              <w:t>Virdee</w:t>
            </w:r>
            <w:proofErr w:type="spellEnd"/>
            <w:r w:rsidRPr="007B2785">
              <w:rPr>
                <w:bCs/>
                <w:color w:val="000000" w:themeColor="text1"/>
                <w:sz w:val="16"/>
                <w:szCs w:val="16"/>
              </w:rPr>
              <w:t xml:space="preserve">, P. (2011). Displacing Empire: Refugee Welfare, National Activism and State Legitimacy in Austria-Hungary in the First World War. In </w:t>
            </w:r>
            <w:r w:rsidRPr="007B2785">
              <w:rPr>
                <w:bCs/>
                <w:i/>
                <w:color w:val="000000" w:themeColor="text1"/>
                <w:sz w:val="16"/>
                <w:szCs w:val="16"/>
              </w:rPr>
              <w:t>Refugees and the End of Empire</w:t>
            </w:r>
            <w:r w:rsidRPr="007B2785">
              <w:rPr>
                <w:bCs/>
                <w:color w:val="000000" w:themeColor="text1"/>
                <w:sz w:val="16"/>
                <w:szCs w:val="16"/>
              </w:rPr>
              <w:t xml:space="preserve"> (pp. 102–126). Palgrave Macmillan UK. </w:t>
            </w:r>
          </w:p>
        </w:tc>
        <w:tc>
          <w:tcPr>
            <w:tcW w:w="1701" w:type="dxa"/>
            <w:shd w:val="pct10" w:color="auto" w:fill="auto"/>
          </w:tcPr>
          <w:p w14:paraId="3A139CE8" w14:textId="77777777" w:rsidR="00F20CC2" w:rsidRPr="007B2785" w:rsidRDefault="00F20CC2" w:rsidP="007B2785">
            <w:pPr>
              <w:spacing w:after="0"/>
              <w:rPr>
                <w:bCs/>
                <w:strike/>
                <w:color w:val="000000" w:themeColor="text1"/>
                <w:sz w:val="16"/>
                <w:szCs w:val="16"/>
              </w:rPr>
            </w:pPr>
          </w:p>
          <w:p w14:paraId="1D77565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“14 or even 15 million”</w:t>
            </w:r>
          </w:p>
          <w:p w14:paraId="0637E3DB" w14:textId="77777777" w:rsidR="00F20CC2" w:rsidRPr="007B2785" w:rsidRDefault="00F20CC2" w:rsidP="007B2785">
            <w:pPr>
              <w:spacing w:after="0"/>
              <w:rPr>
                <w:bCs/>
                <w:strike/>
                <w:color w:val="000000" w:themeColor="text1"/>
                <w:sz w:val="16"/>
                <w:szCs w:val="16"/>
              </w:rPr>
            </w:pPr>
          </w:p>
          <w:p w14:paraId="292D0E65" w14:textId="77777777" w:rsidR="00F20CC2" w:rsidRPr="007B2785" w:rsidRDefault="00F20CC2" w:rsidP="007B2785">
            <w:pPr>
              <w:spacing w:after="0"/>
              <w:rPr>
                <w:bCs/>
                <w:strike/>
                <w:color w:val="000000" w:themeColor="text1"/>
                <w:sz w:val="16"/>
                <w:szCs w:val="16"/>
              </w:rPr>
            </w:pPr>
          </w:p>
          <w:p w14:paraId="408DF742" w14:textId="77777777" w:rsidR="00F20CC2" w:rsidRPr="007B2785" w:rsidRDefault="00F20CC2" w:rsidP="007B2785">
            <w:pPr>
              <w:spacing w:after="0"/>
              <w:rPr>
                <w:bCs/>
                <w:strike/>
                <w:color w:val="000000" w:themeColor="text1"/>
                <w:sz w:val="16"/>
                <w:szCs w:val="16"/>
              </w:rPr>
            </w:pPr>
          </w:p>
          <w:p w14:paraId="21536C28" w14:textId="77777777" w:rsidR="00F20CC2" w:rsidRPr="007B2785" w:rsidRDefault="00F20CC2" w:rsidP="007B2785">
            <w:pPr>
              <w:spacing w:after="0"/>
              <w:rPr>
                <w:bCs/>
                <w:strike/>
                <w:color w:val="000000" w:themeColor="text1"/>
                <w:sz w:val="16"/>
                <w:szCs w:val="16"/>
              </w:rPr>
            </w:pPr>
          </w:p>
          <w:p w14:paraId="1868F175" w14:textId="77777777" w:rsidR="00F20CC2" w:rsidRPr="007B2785" w:rsidRDefault="00F20CC2" w:rsidP="007B2785">
            <w:pPr>
              <w:spacing w:after="0"/>
              <w:rPr>
                <w:bCs/>
                <w:strike/>
                <w:color w:val="000000" w:themeColor="text1"/>
                <w:sz w:val="16"/>
                <w:szCs w:val="16"/>
              </w:rPr>
            </w:pPr>
          </w:p>
          <w:p w14:paraId="0D03CE74" w14:textId="77777777" w:rsidR="00F20CC2" w:rsidRPr="007B2785" w:rsidRDefault="00F20CC2" w:rsidP="007B2785">
            <w:pPr>
              <w:spacing w:after="0"/>
              <w:rPr>
                <w:bCs/>
                <w:strike/>
                <w:color w:val="000000" w:themeColor="text1"/>
                <w:sz w:val="16"/>
                <w:szCs w:val="16"/>
              </w:rPr>
            </w:pPr>
          </w:p>
          <w:p w14:paraId="6613ED6A" w14:textId="77777777" w:rsidR="00F20CC2" w:rsidRPr="007B2785" w:rsidRDefault="00F20CC2" w:rsidP="007B2785">
            <w:pPr>
              <w:spacing w:after="0"/>
              <w:rPr>
                <w:bCs/>
                <w:strike/>
                <w:color w:val="000000" w:themeColor="text1"/>
                <w:sz w:val="16"/>
                <w:szCs w:val="16"/>
              </w:rPr>
            </w:pPr>
          </w:p>
          <w:p w14:paraId="67E81F4D" w14:textId="1BCA73B3" w:rsidR="00F20CC2" w:rsidRPr="007B2785" w:rsidRDefault="00F20CC2" w:rsidP="007B2785">
            <w:pPr>
              <w:spacing w:after="0"/>
              <w:rPr>
                <w:bCs/>
                <w:strike/>
                <w:color w:val="000000" w:themeColor="text1"/>
                <w:sz w:val="16"/>
                <w:szCs w:val="16"/>
              </w:rPr>
            </w:pPr>
          </w:p>
        </w:tc>
        <w:tc>
          <w:tcPr>
            <w:tcW w:w="1842" w:type="dxa"/>
            <w:shd w:val="pct10" w:color="auto" w:fill="auto"/>
          </w:tcPr>
          <w:p w14:paraId="4F05CA8D" w14:textId="77777777" w:rsidR="00F20CC2" w:rsidRPr="007B2785" w:rsidRDefault="00F20CC2" w:rsidP="007B2785">
            <w:pPr>
              <w:spacing w:after="0"/>
              <w:rPr>
                <w:bCs/>
                <w:strike/>
                <w:color w:val="000000" w:themeColor="text1"/>
                <w:sz w:val="16"/>
                <w:szCs w:val="16"/>
              </w:rPr>
            </w:pPr>
          </w:p>
          <w:p w14:paraId="2C386D8C"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Žvanko</w:t>
            </w:r>
            <w:proofErr w:type="spellEnd"/>
            <w:r w:rsidRPr="007B2785">
              <w:rPr>
                <w:bCs/>
                <w:color w:val="000000" w:themeColor="text1"/>
                <w:sz w:val="16"/>
                <w:szCs w:val="16"/>
              </w:rPr>
              <w:t xml:space="preserve">, L. M., &amp; </w:t>
            </w:r>
            <w:proofErr w:type="spellStart"/>
            <w:r w:rsidRPr="007B2785">
              <w:rPr>
                <w:bCs/>
                <w:color w:val="000000" w:themeColor="text1"/>
                <w:sz w:val="16"/>
                <w:szCs w:val="16"/>
              </w:rPr>
              <w:t>Gatrell</w:t>
            </w:r>
            <w:proofErr w:type="spellEnd"/>
            <w:r w:rsidRPr="007B2785">
              <w:rPr>
                <w:bCs/>
                <w:color w:val="000000" w:themeColor="text1"/>
                <w:sz w:val="16"/>
                <w:szCs w:val="16"/>
              </w:rPr>
              <w:t xml:space="preserve">, P. (2017). Europe on the </w:t>
            </w:r>
            <w:proofErr w:type="gramStart"/>
            <w:r w:rsidRPr="007B2785">
              <w:rPr>
                <w:bCs/>
                <w:color w:val="000000" w:themeColor="text1"/>
                <w:sz w:val="16"/>
                <w:szCs w:val="16"/>
              </w:rPr>
              <w:t>move :</w:t>
            </w:r>
            <w:proofErr w:type="gramEnd"/>
            <w:r w:rsidRPr="007B2785">
              <w:rPr>
                <w:bCs/>
                <w:color w:val="000000" w:themeColor="text1"/>
                <w:sz w:val="16"/>
                <w:szCs w:val="16"/>
              </w:rPr>
              <w:t xml:space="preserve"> refugees in the era of the Great War (1st ed.). Manchester University Press. (pp. 3)</w:t>
            </w:r>
          </w:p>
          <w:p w14:paraId="0BCF6409" w14:textId="77777777" w:rsidR="00F20CC2" w:rsidRPr="007B2785" w:rsidRDefault="00F20CC2" w:rsidP="007B2785">
            <w:pPr>
              <w:spacing w:after="0"/>
              <w:rPr>
                <w:bCs/>
                <w:strike/>
                <w:color w:val="000000" w:themeColor="text1"/>
                <w:sz w:val="16"/>
                <w:szCs w:val="16"/>
              </w:rPr>
            </w:pPr>
          </w:p>
          <w:p w14:paraId="2E3D6E62" w14:textId="77777777" w:rsidR="00F20CC2" w:rsidRPr="007B2785" w:rsidRDefault="00F20CC2" w:rsidP="007B2785">
            <w:pPr>
              <w:spacing w:after="0"/>
              <w:rPr>
                <w:bCs/>
                <w:strike/>
                <w:color w:val="000000" w:themeColor="text1"/>
                <w:sz w:val="16"/>
                <w:szCs w:val="16"/>
              </w:rPr>
            </w:pPr>
          </w:p>
          <w:p w14:paraId="05C07986" w14:textId="65F2172F"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10-13 million </w:t>
            </w:r>
            <w:proofErr w:type="gramStart"/>
            <w:r w:rsidRPr="007B2785">
              <w:rPr>
                <w:bCs/>
                <w:color w:val="000000" w:themeColor="text1"/>
                <w:sz w:val="16"/>
                <w:szCs w:val="16"/>
              </w:rPr>
              <w:t>estimate</w:t>
            </w:r>
            <w:proofErr w:type="gramEnd"/>
            <w:r w:rsidRPr="007B2785">
              <w:rPr>
                <w:bCs/>
                <w:color w:val="000000" w:themeColor="text1"/>
                <w:sz w:val="16"/>
                <w:szCs w:val="16"/>
              </w:rPr>
              <w:t xml:space="preserve"> previously:</w:t>
            </w:r>
          </w:p>
          <w:p w14:paraId="4402CDF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Peter </w:t>
            </w:r>
            <w:proofErr w:type="spellStart"/>
            <w:r w:rsidRPr="007B2785">
              <w:rPr>
                <w:bCs/>
                <w:color w:val="000000" w:themeColor="text1"/>
                <w:sz w:val="16"/>
                <w:szCs w:val="16"/>
              </w:rPr>
              <w:t>Gatrell</w:t>
            </w:r>
            <w:proofErr w:type="spellEnd"/>
            <w:r w:rsidRPr="007B2785">
              <w:rPr>
                <w:bCs/>
                <w:color w:val="000000" w:themeColor="text1"/>
                <w:sz w:val="16"/>
                <w:szCs w:val="16"/>
              </w:rPr>
              <w:t xml:space="preserve"> (2008) “Refugees and Forced Migrants during the First World War,”</w:t>
            </w:r>
          </w:p>
          <w:p w14:paraId="3AA35C3C" w14:textId="77777777" w:rsidR="00F20CC2" w:rsidRPr="007B2785" w:rsidRDefault="00F20CC2" w:rsidP="007B2785">
            <w:pPr>
              <w:spacing w:after="0"/>
              <w:rPr>
                <w:bCs/>
                <w:color w:val="000000" w:themeColor="text1"/>
                <w:sz w:val="16"/>
                <w:szCs w:val="16"/>
              </w:rPr>
            </w:pPr>
            <w:r w:rsidRPr="007B2785">
              <w:rPr>
                <w:bCs/>
                <w:i/>
                <w:color w:val="000000" w:themeColor="text1"/>
                <w:sz w:val="16"/>
                <w:szCs w:val="16"/>
              </w:rPr>
              <w:t>Immigrants &amp; Minorities</w:t>
            </w:r>
            <w:r w:rsidRPr="007B2785">
              <w:rPr>
                <w:bCs/>
                <w:color w:val="000000" w:themeColor="text1"/>
                <w:sz w:val="16"/>
                <w:szCs w:val="16"/>
              </w:rPr>
              <w:t>, 26:1-2, 82-110.</w:t>
            </w:r>
          </w:p>
          <w:p w14:paraId="281640CA" w14:textId="77777777" w:rsidR="00F20CC2" w:rsidRPr="007B2785" w:rsidRDefault="00F20CC2" w:rsidP="007B2785">
            <w:pPr>
              <w:spacing w:after="0"/>
              <w:rPr>
                <w:bCs/>
                <w:color w:val="000000" w:themeColor="text1"/>
                <w:sz w:val="16"/>
                <w:szCs w:val="16"/>
              </w:rPr>
            </w:pPr>
          </w:p>
          <w:p w14:paraId="78C05AC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Guy is career-long expert on WWI refugees, and this article has disaggregated estimates – Belgians, French, Russian, Armenians, Serbs, etc. – I add them up and give range. </w:t>
            </w:r>
          </w:p>
        </w:tc>
        <w:tc>
          <w:tcPr>
            <w:tcW w:w="1843" w:type="dxa"/>
          </w:tcPr>
          <w:p w14:paraId="06684703" w14:textId="77777777" w:rsidR="00F20CC2" w:rsidRPr="007B2785" w:rsidRDefault="00F20CC2" w:rsidP="007B2785">
            <w:pPr>
              <w:spacing w:after="0"/>
              <w:rPr>
                <w:bCs/>
                <w:color w:val="000000" w:themeColor="text1"/>
                <w:sz w:val="16"/>
                <w:szCs w:val="16"/>
              </w:rPr>
            </w:pPr>
          </w:p>
        </w:tc>
        <w:tc>
          <w:tcPr>
            <w:tcW w:w="1985" w:type="dxa"/>
            <w:vAlign w:val="bottom"/>
          </w:tcPr>
          <w:p w14:paraId="6978FE27" w14:textId="77777777" w:rsidR="00F20CC2" w:rsidRPr="007B2785" w:rsidRDefault="00F20CC2" w:rsidP="007B2785">
            <w:pPr>
              <w:spacing w:after="0"/>
              <w:rPr>
                <w:bCs/>
                <w:color w:val="000000" w:themeColor="text1"/>
                <w:sz w:val="16"/>
                <w:szCs w:val="16"/>
              </w:rPr>
            </w:pPr>
          </w:p>
          <w:p w14:paraId="61BB039F" w14:textId="77777777" w:rsidR="00F20CC2" w:rsidRPr="007B2785" w:rsidRDefault="00F20CC2" w:rsidP="007B2785">
            <w:pPr>
              <w:spacing w:after="0"/>
              <w:rPr>
                <w:bCs/>
                <w:color w:val="000000" w:themeColor="text1"/>
                <w:sz w:val="16"/>
                <w:szCs w:val="16"/>
              </w:rPr>
            </w:pPr>
          </w:p>
          <w:p w14:paraId="72DADD7F" w14:textId="6D7C6356"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He is leading authority, no competition, but he recently </w:t>
            </w:r>
            <w:proofErr w:type="spellStart"/>
            <w:r w:rsidRPr="007B2785">
              <w:rPr>
                <w:bCs/>
                <w:color w:val="000000" w:themeColor="text1"/>
                <w:sz w:val="16"/>
                <w:szCs w:val="16"/>
              </w:rPr>
              <w:t>superceded</w:t>
            </w:r>
            <w:proofErr w:type="spellEnd"/>
            <w:r w:rsidRPr="007B2785">
              <w:rPr>
                <w:bCs/>
                <w:color w:val="000000" w:themeColor="text1"/>
                <w:sz w:val="16"/>
                <w:szCs w:val="16"/>
              </w:rPr>
              <w:t xml:space="preserve"> his own 10-13 million estimate. More recent book that </w:t>
            </w:r>
            <w:proofErr w:type="spellStart"/>
            <w:r w:rsidRPr="007B2785">
              <w:rPr>
                <w:bCs/>
                <w:color w:val="000000" w:themeColor="text1"/>
                <w:sz w:val="16"/>
                <w:szCs w:val="16"/>
              </w:rPr>
              <w:t>Gatrell</w:t>
            </w:r>
            <w:proofErr w:type="spellEnd"/>
            <w:r w:rsidRPr="007B2785">
              <w:rPr>
                <w:bCs/>
                <w:color w:val="000000" w:themeColor="text1"/>
                <w:sz w:val="16"/>
                <w:szCs w:val="16"/>
              </w:rPr>
              <w:t xml:space="preserve"> co-authored with an updated estimate. Based on the footnote, this estimate includes 800,000 – 1,000,000 Romanians displaced as a result of the war, while </w:t>
            </w:r>
            <w:proofErr w:type="spellStart"/>
            <w:r w:rsidRPr="007B2785">
              <w:rPr>
                <w:bCs/>
                <w:color w:val="000000" w:themeColor="text1"/>
                <w:sz w:val="16"/>
                <w:szCs w:val="16"/>
              </w:rPr>
              <w:t>Gatrell’s</w:t>
            </w:r>
            <w:proofErr w:type="spellEnd"/>
            <w:r w:rsidRPr="007B2785">
              <w:rPr>
                <w:bCs/>
                <w:color w:val="000000" w:themeColor="text1"/>
                <w:sz w:val="16"/>
                <w:szCs w:val="16"/>
              </w:rPr>
              <w:t xml:space="preserve"> 2008 article makes no mention of Romanians</w:t>
            </w:r>
          </w:p>
          <w:p w14:paraId="0EDE693A" w14:textId="77777777" w:rsidR="00F20CC2" w:rsidRPr="007B2785" w:rsidRDefault="00F20CC2" w:rsidP="007B2785">
            <w:pPr>
              <w:spacing w:after="0"/>
              <w:rPr>
                <w:bCs/>
                <w:color w:val="000000" w:themeColor="text1"/>
                <w:sz w:val="16"/>
                <w:szCs w:val="16"/>
              </w:rPr>
            </w:pPr>
          </w:p>
          <w:p w14:paraId="0577A24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Thorpe et al (2011) abstract says: “Up to 2 million civilians in the Austro-Hungarian Empire were internally displaced between 1914 and 1918, the equivalent number of displaced civilians in France for the same period and almost a third of the total displaced in Russia before 1917” – that’s already 10 million </w:t>
            </w:r>
            <w:r w:rsidRPr="007B2785">
              <w:rPr>
                <w:bCs/>
                <w:i/>
                <w:color w:val="000000" w:themeColor="text1"/>
                <w:sz w:val="16"/>
                <w:szCs w:val="16"/>
              </w:rPr>
              <w:t xml:space="preserve">without </w:t>
            </w:r>
            <w:r w:rsidRPr="007B2785">
              <w:rPr>
                <w:bCs/>
                <w:color w:val="000000" w:themeColor="text1"/>
                <w:sz w:val="16"/>
                <w:szCs w:val="16"/>
              </w:rPr>
              <w:t xml:space="preserve">post-Bolshevik post-1917 war, Greek-Turkish exchanges, and all the other belligerents. </w:t>
            </w:r>
          </w:p>
        </w:tc>
      </w:tr>
      <w:tr w:rsidR="00F20CC2" w:rsidRPr="007B2785" w14:paraId="0C895F8E" w14:textId="77777777" w:rsidTr="00F20CC2">
        <w:tc>
          <w:tcPr>
            <w:tcW w:w="1412" w:type="dxa"/>
            <w:gridSpan w:val="2"/>
          </w:tcPr>
          <w:p w14:paraId="637467B6" w14:textId="77777777" w:rsidR="00F20CC2" w:rsidRPr="007B2785" w:rsidRDefault="00F20CC2" w:rsidP="007B2785">
            <w:pPr>
              <w:spacing w:after="0"/>
              <w:rPr>
                <w:bCs/>
                <w:color w:val="000000" w:themeColor="text1"/>
                <w:sz w:val="16"/>
                <w:szCs w:val="16"/>
              </w:rPr>
            </w:pPr>
          </w:p>
          <w:p w14:paraId="03BBAE40" w14:textId="77777777" w:rsidR="00F20CC2" w:rsidRPr="007B2785" w:rsidRDefault="00F20CC2" w:rsidP="007B2785">
            <w:pPr>
              <w:spacing w:after="0"/>
              <w:rPr>
                <w:bCs/>
                <w:color w:val="000000" w:themeColor="text1"/>
                <w:sz w:val="16"/>
                <w:szCs w:val="16"/>
              </w:rPr>
            </w:pPr>
          </w:p>
          <w:p w14:paraId="52188DC3" w14:textId="77777777" w:rsidR="00F20CC2" w:rsidRPr="007B2785" w:rsidRDefault="00F20CC2" w:rsidP="007B2785">
            <w:pPr>
              <w:spacing w:after="0"/>
              <w:rPr>
                <w:bCs/>
                <w:color w:val="000000" w:themeColor="text1"/>
                <w:sz w:val="16"/>
                <w:szCs w:val="16"/>
              </w:rPr>
            </w:pPr>
          </w:p>
          <w:p w14:paraId="13035AB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Abyssinia War</w:t>
            </w:r>
          </w:p>
          <w:p w14:paraId="02BCE9E4" w14:textId="77777777" w:rsidR="00F20CC2" w:rsidRPr="007B2785" w:rsidRDefault="00F20CC2" w:rsidP="007B2785">
            <w:pPr>
              <w:spacing w:after="0"/>
              <w:rPr>
                <w:bCs/>
                <w:color w:val="000000" w:themeColor="text1"/>
                <w:sz w:val="16"/>
                <w:szCs w:val="16"/>
              </w:rPr>
            </w:pPr>
          </w:p>
          <w:p w14:paraId="24659284" w14:textId="77777777" w:rsidR="00F20CC2" w:rsidRPr="007B2785" w:rsidRDefault="00F20CC2" w:rsidP="007B2785">
            <w:pPr>
              <w:spacing w:after="0"/>
              <w:rPr>
                <w:bCs/>
                <w:color w:val="000000" w:themeColor="text1"/>
                <w:sz w:val="16"/>
                <w:szCs w:val="16"/>
              </w:rPr>
            </w:pPr>
          </w:p>
        </w:tc>
        <w:tc>
          <w:tcPr>
            <w:tcW w:w="1134" w:type="dxa"/>
          </w:tcPr>
          <w:p w14:paraId="67B29EC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1935-7</w:t>
            </w:r>
          </w:p>
          <w:p w14:paraId="4A8149EC" w14:textId="77777777" w:rsidR="00F20CC2" w:rsidRPr="007B2785" w:rsidRDefault="00F20CC2" w:rsidP="007B2785">
            <w:pPr>
              <w:spacing w:after="0"/>
              <w:rPr>
                <w:bCs/>
                <w:color w:val="000000" w:themeColor="text1"/>
                <w:sz w:val="16"/>
                <w:szCs w:val="16"/>
              </w:rPr>
            </w:pPr>
          </w:p>
        </w:tc>
        <w:tc>
          <w:tcPr>
            <w:tcW w:w="992" w:type="dxa"/>
          </w:tcPr>
          <w:p w14:paraId="5CFDCD9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7,000 Ethiopian refugees fled to Kenya;</w:t>
            </w:r>
          </w:p>
          <w:p w14:paraId="0FC4A7B8" w14:textId="77777777" w:rsidR="00F20CC2" w:rsidRPr="007B2785" w:rsidRDefault="00F20CC2" w:rsidP="007B2785">
            <w:pPr>
              <w:spacing w:after="0"/>
              <w:rPr>
                <w:bCs/>
                <w:color w:val="000000" w:themeColor="text1"/>
                <w:sz w:val="16"/>
                <w:szCs w:val="16"/>
              </w:rPr>
            </w:pPr>
          </w:p>
          <w:p w14:paraId="0663087A" w14:textId="77777777" w:rsidR="00F20CC2" w:rsidRPr="007B2785" w:rsidRDefault="00F20CC2" w:rsidP="007B2785">
            <w:pPr>
              <w:spacing w:after="0"/>
              <w:rPr>
                <w:bCs/>
                <w:color w:val="000000" w:themeColor="text1"/>
                <w:sz w:val="16"/>
                <w:szCs w:val="16"/>
              </w:rPr>
            </w:pPr>
          </w:p>
          <w:p w14:paraId="2048E080" w14:textId="77777777" w:rsidR="00F20CC2" w:rsidRPr="007B2785" w:rsidRDefault="00F20CC2" w:rsidP="007B2785">
            <w:pPr>
              <w:spacing w:after="0"/>
              <w:rPr>
                <w:bCs/>
                <w:color w:val="000000" w:themeColor="text1"/>
                <w:sz w:val="16"/>
                <w:szCs w:val="16"/>
              </w:rPr>
            </w:pPr>
          </w:p>
          <w:p w14:paraId="26D9607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small number of </w:t>
            </w:r>
            <w:r w:rsidRPr="007B2785">
              <w:rPr>
                <w:bCs/>
                <w:color w:val="000000" w:themeColor="text1"/>
                <w:sz w:val="16"/>
                <w:szCs w:val="16"/>
              </w:rPr>
              <w:lastRenderedPageBreak/>
              <w:t>Ethiopian refugees fled to Sudan, with many being absorbed into local tribal structures</w:t>
            </w:r>
          </w:p>
        </w:tc>
        <w:tc>
          <w:tcPr>
            <w:tcW w:w="992" w:type="dxa"/>
          </w:tcPr>
          <w:p w14:paraId="7C56D0DA" w14:textId="77777777"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lastRenderedPageBreak/>
              <w:t xml:space="preserve">Bronwen </w:t>
            </w:r>
            <w:proofErr w:type="spellStart"/>
            <w:r w:rsidRPr="007B2785">
              <w:rPr>
                <w:bCs/>
                <w:color w:val="000000" w:themeColor="text1"/>
                <w:sz w:val="16"/>
                <w:szCs w:val="16"/>
              </w:rPr>
              <w:t>Everill</w:t>
            </w:r>
            <w:proofErr w:type="spellEnd"/>
            <w:r w:rsidRPr="007B2785">
              <w:rPr>
                <w:bCs/>
                <w:color w:val="000000" w:themeColor="text1"/>
                <w:sz w:val="16"/>
                <w:szCs w:val="16"/>
              </w:rPr>
              <w:t xml:space="preserve">, </w:t>
            </w:r>
            <w:r w:rsidRPr="007B2785">
              <w:rPr>
                <w:bCs/>
                <w:i/>
                <w:iCs/>
                <w:color w:val="000000" w:themeColor="text1"/>
                <w:sz w:val="16"/>
                <w:szCs w:val="16"/>
              </w:rPr>
              <w:t>The Italo-Abyssinian Crisis and the Shift from Slave to Refugee</w:t>
            </w:r>
            <w:r w:rsidRPr="007B2785">
              <w:rPr>
                <w:bCs/>
                <w:color w:val="000000" w:themeColor="text1"/>
                <w:sz w:val="16"/>
                <w:szCs w:val="16"/>
              </w:rPr>
              <w:t xml:space="preserve">, </w:t>
            </w:r>
            <w:r w:rsidRPr="007B2785">
              <w:rPr>
                <w:bCs/>
                <w:i/>
                <w:iCs/>
                <w:color w:val="000000" w:themeColor="text1"/>
                <w:sz w:val="16"/>
                <w:szCs w:val="16"/>
              </w:rPr>
              <w:t>Slavery &amp; Abolition</w:t>
            </w:r>
            <w:r w:rsidRPr="007B2785">
              <w:rPr>
                <w:bCs/>
                <w:color w:val="000000" w:themeColor="text1"/>
                <w:sz w:val="16"/>
                <w:szCs w:val="16"/>
              </w:rPr>
              <w:t xml:space="preserve">, </w:t>
            </w:r>
            <w:r w:rsidRPr="007B2785">
              <w:rPr>
                <w:bCs/>
                <w:color w:val="000000" w:themeColor="text1"/>
                <w:sz w:val="16"/>
                <w:szCs w:val="16"/>
              </w:rPr>
              <w:lastRenderedPageBreak/>
              <w:t>Vol. 35, No. 2 (2014), p. 173.</w:t>
            </w:r>
          </w:p>
          <w:p w14:paraId="299745AA" w14:textId="77777777" w:rsidR="00F20CC2" w:rsidRPr="007B2785" w:rsidRDefault="00F20CC2" w:rsidP="007B2785">
            <w:pPr>
              <w:tabs>
                <w:tab w:val="left" w:pos="5550"/>
              </w:tabs>
              <w:spacing w:after="0"/>
              <w:rPr>
                <w:bCs/>
                <w:color w:val="000000" w:themeColor="text1"/>
                <w:sz w:val="16"/>
                <w:szCs w:val="16"/>
              </w:rPr>
            </w:pPr>
          </w:p>
          <w:p w14:paraId="2B585803" w14:textId="77777777"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t xml:space="preserve">British Foreign Office telegram from Sir Miles Lampson, March 14, 1938, cited in </w:t>
            </w:r>
            <w:proofErr w:type="spellStart"/>
            <w:r w:rsidRPr="007B2785">
              <w:rPr>
                <w:bCs/>
                <w:color w:val="000000" w:themeColor="text1"/>
                <w:sz w:val="16"/>
                <w:szCs w:val="16"/>
              </w:rPr>
              <w:t>Everill</w:t>
            </w:r>
            <w:proofErr w:type="spellEnd"/>
            <w:r w:rsidRPr="007B2785">
              <w:rPr>
                <w:bCs/>
                <w:color w:val="000000" w:themeColor="text1"/>
                <w:sz w:val="16"/>
                <w:szCs w:val="16"/>
              </w:rPr>
              <w:t xml:space="preserve">, </w:t>
            </w:r>
            <w:r w:rsidRPr="007B2785">
              <w:rPr>
                <w:bCs/>
                <w:i/>
                <w:iCs/>
                <w:color w:val="000000" w:themeColor="text1"/>
                <w:sz w:val="16"/>
                <w:szCs w:val="16"/>
              </w:rPr>
              <w:t>The Italo-Abyssinian Crisis and the Shift from Slave to Refugee</w:t>
            </w:r>
            <w:r w:rsidRPr="007B2785">
              <w:rPr>
                <w:bCs/>
                <w:color w:val="000000" w:themeColor="text1"/>
                <w:sz w:val="16"/>
                <w:szCs w:val="16"/>
              </w:rPr>
              <w:t xml:space="preserve">, </w:t>
            </w:r>
            <w:r w:rsidRPr="007B2785">
              <w:rPr>
                <w:bCs/>
                <w:i/>
                <w:iCs/>
                <w:color w:val="000000" w:themeColor="text1"/>
                <w:sz w:val="16"/>
                <w:szCs w:val="16"/>
              </w:rPr>
              <w:t>Slavery &amp; Abolition</w:t>
            </w:r>
            <w:r w:rsidRPr="007B2785">
              <w:rPr>
                <w:bCs/>
                <w:color w:val="000000" w:themeColor="text1"/>
                <w:sz w:val="16"/>
                <w:szCs w:val="16"/>
              </w:rPr>
              <w:t>, Vol. 35, No. 2 (2014), p. 173.</w:t>
            </w:r>
          </w:p>
        </w:tc>
        <w:tc>
          <w:tcPr>
            <w:tcW w:w="993" w:type="dxa"/>
          </w:tcPr>
          <w:p w14:paraId="773528F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“300,000 peasants who died of hunger and privations after the destruction of their villages”</w:t>
            </w:r>
          </w:p>
          <w:p w14:paraId="4D72005F" w14:textId="77777777" w:rsidR="00F20CC2" w:rsidRPr="007B2785" w:rsidRDefault="00F20CC2" w:rsidP="007B2785">
            <w:pPr>
              <w:spacing w:after="0"/>
              <w:rPr>
                <w:bCs/>
                <w:color w:val="000000" w:themeColor="text1"/>
                <w:sz w:val="16"/>
                <w:szCs w:val="16"/>
              </w:rPr>
            </w:pPr>
          </w:p>
          <w:p w14:paraId="2985189A" w14:textId="77777777" w:rsidR="00F20CC2" w:rsidRPr="007B2785" w:rsidRDefault="00F20CC2" w:rsidP="007B2785">
            <w:pPr>
              <w:spacing w:after="0"/>
              <w:rPr>
                <w:bCs/>
                <w:color w:val="000000" w:themeColor="text1"/>
                <w:sz w:val="16"/>
                <w:szCs w:val="16"/>
              </w:rPr>
            </w:pPr>
          </w:p>
          <w:p w14:paraId="720D887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Destruction of their homes means they were displaced, no?</w:t>
            </w:r>
          </w:p>
        </w:tc>
        <w:tc>
          <w:tcPr>
            <w:tcW w:w="1134" w:type="dxa"/>
          </w:tcPr>
          <w:p w14:paraId="0C39F44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Memorandum Presented by the Ethiopian government to the Conference of Commonwealth Prime Ministers held in </w:t>
            </w:r>
            <w:r w:rsidRPr="007B2785">
              <w:rPr>
                <w:bCs/>
                <w:color w:val="000000" w:themeColor="text1"/>
                <w:sz w:val="16"/>
                <w:szCs w:val="16"/>
              </w:rPr>
              <w:lastRenderedPageBreak/>
              <w:t>London September 1945 (St. Clement Press, 1946), cited in Del Boca, A., &amp; Cummins, P. D. (1969). The Ethiopian War, 1935-1941. University of Chicago Press. (pp. 275)</w:t>
            </w:r>
          </w:p>
        </w:tc>
        <w:tc>
          <w:tcPr>
            <w:tcW w:w="1701" w:type="dxa"/>
            <w:shd w:val="pct10" w:color="auto" w:fill="auto"/>
          </w:tcPr>
          <w:p w14:paraId="265C618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75-100,000</w:t>
            </w:r>
          </w:p>
          <w:p w14:paraId="4115E11D" w14:textId="77777777" w:rsidR="00F20CC2" w:rsidRPr="007B2785" w:rsidRDefault="00F20CC2" w:rsidP="007B2785">
            <w:pPr>
              <w:spacing w:after="0"/>
              <w:rPr>
                <w:bCs/>
                <w:color w:val="000000" w:themeColor="text1"/>
                <w:sz w:val="16"/>
                <w:szCs w:val="16"/>
              </w:rPr>
            </w:pPr>
          </w:p>
          <w:p w14:paraId="7F69FF68" w14:textId="77777777" w:rsidR="00F20CC2" w:rsidRPr="007B2785" w:rsidRDefault="00F20CC2" w:rsidP="007B2785">
            <w:pPr>
              <w:spacing w:after="0"/>
              <w:rPr>
                <w:bCs/>
                <w:color w:val="000000" w:themeColor="text1"/>
                <w:sz w:val="16"/>
                <w:szCs w:val="16"/>
              </w:rPr>
            </w:pPr>
          </w:p>
          <w:p w14:paraId="20782BE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The Ethiopian government reported 17,800 women and children killed by bombing, 30,000 people killed in the massacre of February </w:t>
            </w:r>
            <w:r w:rsidRPr="007B2785">
              <w:rPr>
                <w:bCs/>
                <w:color w:val="000000" w:themeColor="text1"/>
                <w:sz w:val="16"/>
                <w:szCs w:val="16"/>
              </w:rPr>
              <w:lastRenderedPageBreak/>
              <w:t xml:space="preserve">1937, 35,000 people perished in concentration camps, and 300,000 people perished after their villages had been destroyed. While these figures pertain to deaths, they indicate a significant level of </w:t>
            </w:r>
            <w:proofErr w:type="gramStart"/>
            <w:r w:rsidRPr="007B2785">
              <w:rPr>
                <w:bCs/>
                <w:color w:val="000000" w:themeColor="text1"/>
                <w:sz w:val="16"/>
                <w:szCs w:val="16"/>
              </w:rPr>
              <w:t>displacement.​</w:t>
            </w:r>
            <w:proofErr w:type="gramEnd"/>
          </w:p>
          <w:p w14:paraId="3D37E3DA" w14:textId="77777777" w:rsidR="00F20CC2" w:rsidRPr="007B2785" w:rsidRDefault="00F20CC2" w:rsidP="007B2785">
            <w:pPr>
              <w:spacing w:after="0"/>
              <w:rPr>
                <w:bCs/>
                <w:color w:val="000000" w:themeColor="text1"/>
                <w:sz w:val="16"/>
                <w:szCs w:val="16"/>
              </w:rPr>
            </w:pPr>
          </w:p>
          <w:p w14:paraId="242CF3DF" w14:textId="77777777" w:rsidR="00F20CC2" w:rsidRPr="007B2785" w:rsidRDefault="00E87061" w:rsidP="007B2785">
            <w:pPr>
              <w:spacing w:after="0"/>
              <w:rPr>
                <w:bCs/>
                <w:color w:val="000000" w:themeColor="text1"/>
                <w:sz w:val="16"/>
                <w:szCs w:val="16"/>
              </w:rPr>
            </w:pPr>
            <w:hyperlink r:id="rId8" w:history="1">
              <w:r w:rsidR="00F20CC2" w:rsidRPr="007B2785">
                <w:rPr>
                  <w:rStyle w:val="Hyperlink"/>
                  <w:bCs/>
                  <w:color w:val="000000" w:themeColor="text1"/>
                  <w:sz w:val="16"/>
                  <w:szCs w:val="16"/>
                </w:rPr>
                <w:t>https://www.thesecondworldwar.org/interbellum-1918-1936/1935/second-italo-ethiopian-war</w:t>
              </w:r>
            </w:hyperlink>
          </w:p>
          <w:p w14:paraId="6B946509" w14:textId="77777777" w:rsidR="00F20CC2" w:rsidRPr="007B2785" w:rsidRDefault="00F20CC2" w:rsidP="007B2785">
            <w:pPr>
              <w:spacing w:after="0"/>
              <w:rPr>
                <w:bCs/>
                <w:color w:val="000000" w:themeColor="text1"/>
                <w:sz w:val="16"/>
                <w:szCs w:val="16"/>
              </w:rPr>
            </w:pPr>
          </w:p>
          <w:p w14:paraId="36F4FED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this source is almost certainly drawing from the same original source I hunted down and included in the notes and as the high estimate</w:t>
            </w:r>
          </w:p>
        </w:tc>
        <w:tc>
          <w:tcPr>
            <w:tcW w:w="1842" w:type="dxa"/>
            <w:shd w:val="pct10" w:color="auto" w:fill="auto"/>
          </w:tcPr>
          <w:p w14:paraId="6FE209A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Baer 1976, p.241, extrapolated from Red Cross and other humanitarian organizations’ figures of treated civilian casualties.</w:t>
            </w:r>
          </w:p>
          <w:p w14:paraId="4D99FDD3" w14:textId="77777777" w:rsidR="00F20CC2" w:rsidRPr="007B2785" w:rsidRDefault="00F20CC2" w:rsidP="007B2785">
            <w:pPr>
              <w:spacing w:after="0"/>
              <w:rPr>
                <w:bCs/>
                <w:color w:val="000000" w:themeColor="text1"/>
                <w:sz w:val="16"/>
                <w:szCs w:val="16"/>
              </w:rPr>
            </w:pPr>
          </w:p>
          <w:p w14:paraId="27AB68B0" w14:textId="77777777" w:rsidR="00F20CC2" w:rsidRPr="007B2785" w:rsidRDefault="00F20CC2" w:rsidP="007B2785">
            <w:pPr>
              <w:spacing w:after="0"/>
              <w:rPr>
                <w:bCs/>
                <w:color w:val="000000" w:themeColor="text1"/>
                <w:sz w:val="16"/>
                <w:szCs w:val="16"/>
              </w:rPr>
            </w:pPr>
          </w:p>
          <w:p w14:paraId="75DBE407" w14:textId="77777777" w:rsidR="00F20CC2" w:rsidRPr="007B2785" w:rsidRDefault="00F20CC2" w:rsidP="007B2785">
            <w:pPr>
              <w:spacing w:after="0"/>
              <w:rPr>
                <w:bCs/>
                <w:color w:val="000000" w:themeColor="text1"/>
                <w:sz w:val="16"/>
                <w:szCs w:val="16"/>
              </w:rPr>
            </w:pPr>
          </w:p>
          <w:p w14:paraId="0FC7D44F" w14:textId="77777777" w:rsidR="00F20CC2" w:rsidRPr="007B2785" w:rsidRDefault="00F20CC2" w:rsidP="007B2785">
            <w:pPr>
              <w:spacing w:after="0"/>
              <w:rPr>
                <w:bCs/>
                <w:color w:val="000000" w:themeColor="text1"/>
                <w:sz w:val="16"/>
                <w:szCs w:val="16"/>
              </w:rPr>
            </w:pPr>
          </w:p>
          <w:p w14:paraId="04505AF9" w14:textId="534DFACD"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Baudendistel</w:t>
            </w:r>
            <w:proofErr w:type="spellEnd"/>
            <w:r w:rsidRPr="007B2785">
              <w:rPr>
                <w:bCs/>
                <w:color w:val="000000" w:themeColor="text1"/>
                <w:sz w:val="16"/>
                <w:szCs w:val="16"/>
              </w:rPr>
              <w:t xml:space="preserve">, Reiner. Between Bombs and Good Intentions: The Red Cross and the Italo-Ethiopian War, 1935–1936. </w:t>
            </w:r>
            <w:proofErr w:type="spellStart"/>
            <w:r w:rsidRPr="007B2785">
              <w:rPr>
                <w:bCs/>
                <w:color w:val="000000" w:themeColor="text1"/>
                <w:sz w:val="16"/>
                <w:szCs w:val="16"/>
              </w:rPr>
              <w:t>Berghahn</w:t>
            </w:r>
            <w:proofErr w:type="spellEnd"/>
            <w:r w:rsidRPr="007B2785">
              <w:rPr>
                <w:bCs/>
                <w:color w:val="000000" w:themeColor="text1"/>
                <w:sz w:val="16"/>
                <w:szCs w:val="16"/>
              </w:rPr>
              <w:t xml:space="preserve"> Books, 2006.</w:t>
            </w:r>
          </w:p>
          <w:p w14:paraId="19BEA5E7" w14:textId="77777777" w:rsidR="00F20CC2" w:rsidRPr="007B2785" w:rsidRDefault="00F20CC2" w:rsidP="007B2785">
            <w:pPr>
              <w:spacing w:after="0"/>
              <w:rPr>
                <w:bCs/>
                <w:color w:val="000000" w:themeColor="text1"/>
                <w:sz w:val="16"/>
                <w:szCs w:val="16"/>
              </w:rPr>
            </w:pPr>
          </w:p>
          <w:p w14:paraId="41EF3F2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Including: </w:t>
            </w:r>
          </w:p>
          <w:p w14:paraId="125753E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3,500 foreigners who fled Addis Ababa when it fell (Baer 1976, p.270).</w:t>
            </w:r>
          </w:p>
        </w:tc>
        <w:tc>
          <w:tcPr>
            <w:tcW w:w="1843" w:type="dxa"/>
          </w:tcPr>
          <w:p w14:paraId="3B3B75E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League of Nations documented that over 100,000 Ethiopians fled their homes during the conflict, seeking refuge in neighboring regions.</w:t>
            </w:r>
          </w:p>
          <w:p w14:paraId="7325F6DA" w14:textId="77777777" w:rsidR="00F20CC2" w:rsidRPr="007B2785" w:rsidRDefault="00F20CC2" w:rsidP="007B2785">
            <w:pPr>
              <w:spacing w:after="0"/>
              <w:rPr>
                <w:bCs/>
                <w:color w:val="000000" w:themeColor="text1"/>
                <w:sz w:val="16"/>
                <w:szCs w:val="16"/>
              </w:rPr>
            </w:pPr>
          </w:p>
          <w:p w14:paraId="127BF94B" w14:textId="77777777" w:rsidR="00F20CC2" w:rsidRPr="007B2785" w:rsidRDefault="00F20CC2" w:rsidP="007B2785">
            <w:pPr>
              <w:spacing w:after="0"/>
              <w:rPr>
                <w:bCs/>
                <w:color w:val="000000" w:themeColor="text1"/>
                <w:sz w:val="16"/>
                <w:szCs w:val="16"/>
              </w:rPr>
            </w:pPr>
          </w:p>
          <w:p w14:paraId="39175B8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Baer, George W. Test Case: Italy, Ethiopia, and </w:t>
            </w:r>
            <w:r w:rsidRPr="007B2785">
              <w:rPr>
                <w:bCs/>
                <w:color w:val="000000" w:themeColor="text1"/>
                <w:sz w:val="16"/>
                <w:szCs w:val="16"/>
              </w:rPr>
              <w:lastRenderedPageBreak/>
              <w:t>the League of Nations. Hoover Institution Press, 1976</w:t>
            </w:r>
            <w:proofErr w:type="gramStart"/>
            <w:r w:rsidRPr="007B2785">
              <w:rPr>
                <w:bCs/>
                <w:color w:val="000000" w:themeColor="text1"/>
                <w:sz w:val="16"/>
                <w:szCs w:val="16"/>
              </w:rPr>
              <w:t>, .</w:t>
            </w:r>
            <w:proofErr w:type="gramEnd"/>
            <w:r w:rsidRPr="007B2785">
              <w:rPr>
                <w:bCs/>
                <w:color w:val="000000" w:themeColor="text1"/>
                <w:sz w:val="16"/>
                <w:szCs w:val="16"/>
              </w:rPr>
              <w:t>​</w:t>
            </w:r>
          </w:p>
        </w:tc>
        <w:tc>
          <w:tcPr>
            <w:tcW w:w="1985" w:type="dxa"/>
          </w:tcPr>
          <w:p w14:paraId="501F4D77" w14:textId="7CA6F765"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The source for the memorandum / Al Boca book is the same source as is </w:t>
            </w:r>
            <w:proofErr w:type="gramStart"/>
            <w:r w:rsidRPr="007B2785">
              <w:rPr>
                <w:bCs/>
                <w:color w:val="000000" w:themeColor="text1"/>
                <w:sz w:val="16"/>
                <w:szCs w:val="16"/>
              </w:rPr>
              <w:t>currently  cited</w:t>
            </w:r>
            <w:proofErr w:type="gramEnd"/>
            <w:r w:rsidRPr="007B2785">
              <w:rPr>
                <w:bCs/>
                <w:color w:val="000000" w:themeColor="text1"/>
                <w:sz w:val="16"/>
                <w:szCs w:val="16"/>
              </w:rPr>
              <w:t xml:space="preserve"> for the death counts in the “best” column, though it appears that that 75-100,000 estimate is made based off of Baer and </w:t>
            </w:r>
            <w:proofErr w:type="spellStart"/>
            <w:r w:rsidRPr="007B2785">
              <w:rPr>
                <w:bCs/>
                <w:color w:val="000000" w:themeColor="text1"/>
                <w:sz w:val="16"/>
                <w:szCs w:val="16"/>
              </w:rPr>
              <w:t>Baudendistel</w:t>
            </w:r>
            <w:proofErr w:type="spellEnd"/>
            <w:r w:rsidRPr="007B2785">
              <w:rPr>
                <w:bCs/>
                <w:color w:val="000000" w:themeColor="text1"/>
                <w:sz w:val="16"/>
                <w:szCs w:val="16"/>
              </w:rPr>
              <w:t xml:space="preserve">. The book with this source </w:t>
            </w:r>
            <w:r w:rsidRPr="007B2785">
              <w:rPr>
                <w:bCs/>
                <w:color w:val="000000" w:themeColor="text1"/>
                <w:sz w:val="16"/>
                <w:szCs w:val="16"/>
              </w:rPr>
              <w:lastRenderedPageBreak/>
              <w:t xml:space="preserve">cites an Ethiopian memorandum listing very high death counts etc. which are likely embellished since it’s the memorandum they presented during negotiations for reparations (the memorandum literally tallies the costs). However, the author of the book that cites this memorandum is himself Italian and originally published his book as Guerra </w:t>
            </w:r>
            <w:proofErr w:type="spellStart"/>
            <w:r w:rsidRPr="007B2785">
              <w:rPr>
                <w:bCs/>
                <w:color w:val="000000" w:themeColor="text1"/>
                <w:sz w:val="16"/>
                <w:szCs w:val="16"/>
              </w:rPr>
              <w:t>d’Abissinia</w:t>
            </w:r>
            <w:proofErr w:type="spellEnd"/>
            <w:r w:rsidRPr="007B2785">
              <w:rPr>
                <w:bCs/>
                <w:color w:val="000000" w:themeColor="text1"/>
                <w:sz w:val="16"/>
                <w:szCs w:val="16"/>
              </w:rPr>
              <w:t xml:space="preserve"> in Italian</w:t>
            </w:r>
          </w:p>
          <w:p w14:paraId="5BEBBEFF" w14:textId="77777777" w:rsidR="00F20CC2" w:rsidRPr="007B2785" w:rsidRDefault="00F20CC2" w:rsidP="007B2785">
            <w:pPr>
              <w:spacing w:after="0"/>
              <w:rPr>
                <w:bCs/>
                <w:color w:val="000000" w:themeColor="text1"/>
                <w:sz w:val="16"/>
                <w:szCs w:val="16"/>
              </w:rPr>
            </w:pPr>
          </w:p>
          <w:p w14:paraId="7E0B24A2" w14:textId="2C6DEB15"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I think this 300,000 number is realistically the closest we’ll get to an estimate of </w:t>
            </w:r>
            <w:proofErr w:type="spellStart"/>
            <w:r w:rsidRPr="007B2785">
              <w:rPr>
                <w:bCs/>
                <w:color w:val="000000" w:themeColor="text1"/>
                <w:sz w:val="16"/>
                <w:szCs w:val="16"/>
              </w:rPr>
              <w:t>refugeedom</w:t>
            </w:r>
            <w:proofErr w:type="spellEnd"/>
            <w:r w:rsidRPr="007B2785">
              <w:rPr>
                <w:bCs/>
                <w:color w:val="000000" w:themeColor="text1"/>
                <w:sz w:val="16"/>
                <w:szCs w:val="16"/>
              </w:rPr>
              <w:t xml:space="preserve"> from this conflict. The several books about this only seem to talk about death counts and very vaguely about people who fled (i.e. “thousands”)</w:t>
            </w:r>
          </w:p>
        </w:tc>
      </w:tr>
      <w:tr w:rsidR="00F20CC2" w:rsidRPr="007B2785" w14:paraId="1B25E8A3" w14:textId="77777777" w:rsidTr="00F20CC2">
        <w:tc>
          <w:tcPr>
            <w:tcW w:w="1412" w:type="dxa"/>
            <w:gridSpan w:val="2"/>
          </w:tcPr>
          <w:p w14:paraId="0D23721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Spanish War </w:t>
            </w:r>
          </w:p>
          <w:p w14:paraId="23DC122E" w14:textId="77777777" w:rsidR="00F20CC2" w:rsidRPr="007B2785" w:rsidRDefault="00F20CC2" w:rsidP="007B2785">
            <w:pPr>
              <w:spacing w:after="0"/>
              <w:rPr>
                <w:bCs/>
                <w:color w:val="000000" w:themeColor="text1"/>
                <w:sz w:val="16"/>
                <w:szCs w:val="16"/>
              </w:rPr>
            </w:pPr>
          </w:p>
          <w:p w14:paraId="4CB228EE" w14:textId="77777777" w:rsidR="00F20CC2" w:rsidRPr="007B2785" w:rsidRDefault="00F20CC2" w:rsidP="007B2785">
            <w:pPr>
              <w:spacing w:after="0"/>
              <w:rPr>
                <w:bCs/>
                <w:color w:val="000000" w:themeColor="text1"/>
                <w:sz w:val="16"/>
                <w:szCs w:val="16"/>
              </w:rPr>
            </w:pPr>
          </w:p>
          <w:p w14:paraId="69D91178" w14:textId="77777777" w:rsidR="00F20CC2" w:rsidRPr="007B2785" w:rsidRDefault="00F20CC2" w:rsidP="007B2785">
            <w:pPr>
              <w:spacing w:after="0"/>
              <w:rPr>
                <w:bCs/>
                <w:color w:val="000000" w:themeColor="text1"/>
                <w:sz w:val="16"/>
                <w:szCs w:val="16"/>
              </w:rPr>
            </w:pPr>
          </w:p>
          <w:p w14:paraId="47800EB9" w14:textId="77777777" w:rsidR="00F20CC2" w:rsidRPr="007B2785" w:rsidRDefault="00F20CC2" w:rsidP="007B2785">
            <w:pPr>
              <w:spacing w:after="0"/>
              <w:rPr>
                <w:bCs/>
                <w:color w:val="000000" w:themeColor="text1"/>
                <w:sz w:val="16"/>
                <w:szCs w:val="16"/>
              </w:rPr>
            </w:pPr>
          </w:p>
          <w:p w14:paraId="16C198CA" w14:textId="77777777" w:rsidR="00F20CC2" w:rsidRPr="007B2785" w:rsidRDefault="00F20CC2" w:rsidP="007B2785">
            <w:pPr>
              <w:spacing w:after="0"/>
              <w:rPr>
                <w:bCs/>
                <w:color w:val="000000" w:themeColor="text1"/>
                <w:sz w:val="16"/>
                <w:szCs w:val="16"/>
              </w:rPr>
            </w:pPr>
          </w:p>
          <w:p w14:paraId="1C0F3F19" w14:textId="77777777" w:rsidR="00F20CC2" w:rsidRPr="007B2785" w:rsidRDefault="00F20CC2" w:rsidP="007B2785">
            <w:pPr>
              <w:spacing w:after="0"/>
              <w:rPr>
                <w:bCs/>
                <w:color w:val="000000" w:themeColor="text1"/>
                <w:sz w:val="16"/>
                <w:szCs w:val="16"/>
              </w:rPr>
            </w:pPr>
          </w:p>
          <w:p w14:paraId="0FF46106" w14:textId="77777777" w:rsidR="00F20CC2" w:rsidRPr="007B2785" w:rsidRDefault="00F20CC2" w:rsidP="007B2785">
            <w:pPr>
              <w:spacing w:after="0"/>
              <w:rPr>
                <w:bCs/>
                <w:color w:val="000000" w:themeColor="text1"/>
                <w:sz w:val="16"/>
                <w:szCs w:val="16"/>
              </w:rPr>
            </w:pPr>
          </w:p>
          <w:p w14:paraId="2D3AECD6" w14:textId="77777777" w:rsidR="00F20CC2" w:rsidRPr="007B2785" w:rsidRDefault="00F20CC2" w:rsidP="007B2785">
            <w:pPr>
              <w:spacing w:after="0"/>
              <w:rPr>
                <w:bCs/>
                <w:color w:val="000000" w:themeColor="text1"/>
                <w:sz w:val="16"/>
                <w:szCs w:val="16"/>
              </w:rPr>
            </w:pPr>
          </w:p>
          <w:p w14:paraId="489C966C" w14:textId="77777777" w:rsidR="00F20CC2" w:rsidRPr="007B2785" w:rsidRDefault="00F20CC2" w:rsidP="007B2785">
            <w:pPr>
              <w:spacing w:after="0"/>
              <w:rPr>
                <w:bCs/>
                <w:color w:val="000000" w:themeColor="text1"/>
                <w:sz w:val="16"/>
                <w:szCs w:val="16"/>
              </w:rPr>
            </w:pPr>
          </w:p>
          <w:p w14:paraId="3A438E6B" w14:textId="77777777" w:rsidR="00F20CC2" w:rsidRPr="007B2785" w:rsidRDefault="00F20CC2" w:rsidP="007B2785">
            <w:pPr>
              <w:spacing w:after="0"/>
              <w:rPr>
                <w:bCs/>
                <w:color w:val="000000" w:themeColor="text1"/>
                <w:sz w:val="16"/>
                <w:szCs w:val="16"/>
              </w:rPr>
            </w:pPr>
          </w:p>
          <w:p w14:paraId="4CBB68E6" w14:textId="77777777" w:rsidR="00F20CC2" w:rsidRPr="007B2785" w:rsidRDefault="00F20CC2" w:rsidP="007B2785">
            <w:pPr>
              <w:spacing w:after="0"/>
              <w:rPr>
                <w:bCs/>
                <w:color w:val="000000" w:themeColor="text1"/>
                <w:sz w:val="16"/>
                <w:szCs w:val="16"/>
              </w:rPr>
            </w:pPr>
          </w:p>
          <w:p w14:paraId="4CB42B14" w14:textId="77777777" w:rsidR="00F20CC2" w:rsidRPr="007B2785" w:rsidRDefault="00F20CC2" w:rsidP="007B2785">
            <w:pPr>
              <w:spacing w:after="0"/>
              <w:rPr>
                <w:bCs/>
                <w:color w:val="000000" w:themeColor="text1"/>
                <w:sz w:val="16"/>
                <w:szCs w:val="16"/>
              </w:rPr>
            </w:pPr>
          </w:p>
        </w:tc>
        <w:tc>
          <w:tcPr>
            <w:tcW w:w="1134" w:type="dxa"/>
          </w:tcPr>
          <w:p w14:paraId="36E56AD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1936-9</w:t>
            </w:r>
          </w:p>
        </w:tc>
        <w:tc>
          <w:tcPr>
            <w:tcW w:w="992" w:type="dxa"/>
          </w:tcPr>
          <w:p w14:paraId="1A40AC6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500,000 left Spain/ </w:t>
            </w:r>
            <w:r w:rsidRPr="007B2785">
              <w:rPr>
                <w:bCs/>
                <w:strike/>
                <w:color w:val="000000" w:themeColor="text1"/>
                <w:sz w:val="16"/>
                <w:szCs w:val="16"/>
              </w:rPr>
              <w:pgNum/>
            </w:r>
            <w:r w:rsidRPr="007B2785">
              <w:rPr>
                <w:bCs/>
                <w:strike/>
                <w:color w:val="000000" w:themeColor="text1"/>
                <w:sz w:val="16"/>
                <w:szCs w:val="16"/>
              </w:rPr>
              <w:t xml:space="preserve">. </w:t>
            </w:r>
            <w:r w:rsidRPr="007B2785">
              <w:rPr>
                <w:bCs/>
                <w:color w:val="000000" w:themeColor="text1"/>
                <w:sz w:val="16"/>
                <w:szCs w:val="16"/>
              </w:rPr>
              <w:t xml:space="preserve">300,000 returnees (500,000 includes civil war figures along with people who left with the </w:t>
            </w:r>
            <w:proofErr w:type="spellStart"/>
            <w:r w:rsidRPr="007B2785">
              <w:rPr>
                <w:bCs/>
                <w:i/>
                <w:color w:val="000000" w:themeColor="text1"/>
                <w:sz w:val="16"/>
                <w:szCs w:val="16"/>
              </w:rPr>
              <w:t>retirada</w:t>
            </w:r>
            <w:proofErr w:type="spellEnd"/>
            <w:r w:rsidRPr="007B2785">
              <w:rPr>
                <w:bCs/>
                <w:i/>
                <w:color w:val="000000" w:themeColor="text1"/>
                <w:sz w:val="16"/>
                <w:szCs w:val="16"/>
              </w:rPr>
              <w:t xml:space="preserve"> </w:t>
            </w:r>
            <w:r w:rsidRPr="007B2785">
              <w:rPr>
                <w:bCs/>
                <w:color w:val="000000" w:themeColor="text1"/>
                <w:sz w:val="16"/>
                <w:szCs w:val="16"/>
              </w:rPr>
              <w:t>in the winter of 1938-1939)</w:t>
            </w:r>
          </w:p>
        </w:tc>
        <w:tc>
          <w:tcPr>
            <w:tcW w:w="992" w:type="dxa"/>
          </w:tcPr>
          <w:p w14:paraId="3E21926D" w14:textId="77777777" w:rsidR="00F20CC2" w:rsidRPr="007B2785" w:rsidRDefault="00F20CC2" w:rsidP="007B2785">
            <w:pPr>
              <w:tabs>
                <w:tab w:val="left" w:pos="5550"/>
              </w:tabs>
              <w:spacing w:after="0"/>
              <w:rPr>
                <w:bCs/>
                <w:color w:val="000000" w:themeColor="text1"/>
                <w:sz w:val="16"/>
                <w:szCs w:val="16"/>
                <w:highlight w:val="white"/>
              </w:rPr>
            </w:pPr>
            <w:r w:rsidRPr="007B2785">
              <w:rPr>
                <w:bCs/>
                <w:color w:val="000000" w:themeColor="text1"/>
                <w:sz w:val="16"/>
                <w:szCs w:val="16"/>
                <w:highlight w:val="white"/>
              </w:rPr>
              <w:t>Rickett, R. (2015). </w:t>
            </w:r>
            <w:r w:rsidRPr="007B2785">
              <w:rPr>
                <w:bCs/>
                <w:i/>
                <w:color w:val="000000" w:themeColor="text1"/>
                <w:sz w:val="16"/>
                <w:szCs w:val="16"/>
              </w:rPr>
              <w:t>Refugees of the Spanish Civil War and those they left behind: personal testimonies of departure, separation and return since 1936</w:t>
            </w:r>
            <w:r w:rsidRPr="007B2785">
              <w:rPr>
                <w:bCs/>
                <w:color w:val="000000" w:themeColor="text1"/>
                <w:sz w:val="16"/>
                <w:szCs w:val="16"/>
                <w:highlight w:val="white"/>
              </w:rPr>
              <w:t xml:space="preserve">. The University of Manchester </w:t>
            </w:r>
            <w:r w:rsidRPr="007B2785">
              <w:rPr>
                <w:bCs/>
                <w:color w:val="000000" w:themeColor="text1"/>
                <w:sz w:val="16"/>
                <w:szCs w:val="16"/>
                <w:highlight w:val="white"/>
              </w:rPr>
              <w:lastRenderedPageBreak/>
              <w:t>(United Kingdom).</w:t>
            </w:r>
          </w:p>
          <w:p w14:paraId="28FB383D" w14:textId="77777777" w:rsidR="00F20CC2" w:rsidRPr="007B2785" w:rsidRDefault="00F20CC2" w:rsidP="007B2785">
            <w:pPr>
              <w:tabs>
                <w:tab w:val="left" w:pos="5550"/>
              </w:tabs>
              <w:spacing w:after="0"/>
              <w:rPr>
                <w:bCs/>
                <w:color w:val="000000" w:themeColor="text1"/>
                <w:sz w:val="16"/>
                <w:szCs w:val="16"/>
              </w:rPr>
            </w:pPr>
            <w:proofErr w:type="spellStart"/>
            <w:r w:rsidRPr="007B2785">
              <w:rPr>
                <w:bCs/>
                <w:color w:val="000000" w:themeColor="text1"/>
                <w:sz w:val="16"/>
                <w:szCs w:val="16"/>
                <w:highlight w:val="white"/>
              </w:rPr>
              <w:t>Pg</w:t>
            </w:r>
            <w:proofErr w:type="spellEnd"/>
            <w:r w:rsidRPr="007B2785">
              <w:rPr>
                <w:bCs/>
                <w:color w:val="000000" w:themeColor="text1"/>
                <w:sz w:val="16"/>
                <w:szCs w:val="16"/>
                <w:highlight w:val="white"/>
              </w:rPr>
              <w:t xml:space="preserve"> 12</w:t>
            </w:r>
          </w:p>
        </w:tc>
        <w:tc>
          <w:tcPr>
            <w:tcW w:w="993" w:type="dxa"/>
          </w:tcPr>
          <w:p w14:paraId="48A9516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515,000 Spanish refugees were in France in early 1939, though after repatriations, only 162,000 remained</w:t>
            </w:r>
          </w:p>
          <w:p w14:paraId="22A5B790" w14:textId="77777777" w:rsidR="00F20CC2" w:rsidRPr="007B2785" w:rsidRDefault="00F20CC2" w:rsidP="007B2785">
            <w:pPr>
              <w:spacing w:after="0"/>
              <w:rPr>
                <w:bCs/>
                <w:color w:val="000000" w:themeColor="text1"/>
                <w:sz w:val="16"/>
                <w:szCs w:val="16"/>
              </w:rPr>
            </w:pPr>
          </w:p>
          <w:p w14:paraId="4A7FD78B" w14:textId="77777777" w:rsidR="00F20CC2" w:rsidRPr="007B2785" w:rsidRDefault="00F20CC2" w:rsidP="007B2785">
            <w:pPr>
              <w:spacing w:after="0"/>
              <w:rPr>
                <w:bCs/>
                <w:color w:val="000000" w:themeColor="text1"/>
                <w:sz w:val="16"/>
                <w:szCs w:val="16"/>
              </w:rPr>
            </w:pPr>
          </w:p>
        </w:tc>
        <w:tc>
          <w:tcPr>
            <w:tcW w:w="1134" w:type="dxa"/>
          </w:tcPr>
          <w:p w14:paraId="257CCD3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Rubio, J. (1982). La </w:t>
            </w:r>
            <w:proofErr w:type="spellStart"/>
            <w:r w:rsidRPr="007B2785">
              <w:rPr>
                <w:bCs/>
                <w:color w:val="000000" w:themeColor="text1"/>
                <w:sz w:val="16"/>
                <w:szCs w:val="16"/>
              </w:rPr>
              <w:t>emigración</w:t>
            </w:r>
            <w:proofErr w:type="spellEnd"/>
            <w:r w:rsidRPr="007B2785">
              <w:rPr>
                <w:bCs/>
                <w:color w:val="000000" w:themeColor="text1"/>
                <w:sz w:val="16"/>
                <w:szCs w:val="16"/>
              </w:rPr>
              <w:t xml:space="preserve"> de la </w:t>
            </w:r>
            <w:proofErr w:type="spellStart"/>
            <w:r w:rsidRPr="007B2785">
              <w:rPr>
                <w:bCs/>
                <w:color w:val="000000" w:themeColor="text1"/>
                <w:sz w:val="16"/>
                <w:szCs w:val="16"/>
              </w:rPr>
              <w:t>guerra</w:t>
            </w:r>
            <w:proofErr w:type="spellEnd"/>
            <w:r w:rsidRPr="007B2785">
              <w:rPr>
                <w:bCs/>
                <w:color w:val="000000" w:themeColor="text1"/>
                <w:sz w:val="16"/>
                <w:szCs w:val="16"/>
              </w:rPr>
              <w:t xml:space="preserve"> civil de 1936-1939. In </w:t>
            </w:r>
            <w:proofErr w:type="spellStart"/>
            <w:r w:rsidRPr="007B2785">
              <w:rPr>
                <w:bCs/>
                <w:i/>
                <w:iCs/>
                <w:color w:val="000000" w:themeColor="text1"/>
                <w:sz w:val="16"/>
                <w:szCs w:val="16"/>
              </w:rPr>
              <w:t>Anales</w:t>
            </w:r>
            <w:proofErr w:type="spellEnd"/>
            <w:r w:rsidRPr="007B2785">
              <w:rPr>
                <w:bCs/>
                <w:i/>
                <w:iCs/>
                <w:color w:val="000000" w:themeColor="text1"/>
                <w:sz w:val="16"/>
                <w:szCs w:val="16"/>
              </w:rPr>
              <w:t xml:space="preserve"> de Historia </w:t>
            </w:r>
            <w:proofErr w:type="spellStart"/>
            <w:r w:rsidRPr="007B2785">
              <w:rPr>
                <w:bCs/>
                <w:i/>
                <w:iCs/>
                <w:color w:val="000000" w:themeColor="text1"/>
                <w:sz w:val="16"/>
                <w:szCs w:val="16"/>
              </w:rPr>
              <w:t>Contemporánea</w:t>
            </w:r>
            <w:proofErr w:type="spellEnd"/>
            <w:r w:rsidRPr="007B2785">
              <w:rPr>
                <w:bCs/>
                <w:color w:val="000000" w:themeColor="text1"/>
                <w:sz w:val="16"/>
                <w:szCs w:val="16"/>
              </w:rPr>
              <w:t> (Vol. 1).</w:t>
            </w:r>
          </w:p>
          <w:p w14:paraId="3FDA3330" w14:textId="77777777" w:rsidR="00F20CC2" w:rsidRPr="007B2785" w:rsidRDefault="00F20CC2" w:rsidP="007B2785">
            <w:pPr>
              <w:spacing w:after="0"/>
              <w:rPr>
                <w:bCs/>
                <w:color w:val="000000" w:themeColor="text1"/>
                <w:sz w:val="16"/>
                <w:szCs w:val="16"/>
              </w:rPr>
            </w:pPr>
          </w:p>
          <w:p w14:paraId="30EAA1B7" w14:textId="77777777" w:rsidR="00F20CC2" w:rsidRPr="007B2785" w:rsidRDefault="00F20CC2" w:rsidP="007B2785">
            <w:pPr>
              <w:spacing w:after="0"/>
              <w:rPr>
                <w:bCs/>
                <w:color w:val="000000" w:themeColor="text1"/>
                <w:sz w:val="16"/>
                <w:szCs w:val="16"/>
              </w:rPr>
            </w:pPr>
          </w:p>
        </w:tc>
        <w:tc>
          <w:tcPr>
            <w:tcW w:w="1701" w:type="dxa"/>
            <w:shd w:val="pct10" w:color="auto" w:fill="auto"/>
          </w:tcPr>
          <w:p w14:paraId="344AA4D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500,000 left Spain </w:t>
            </w:r>
          </w:p>
          <w:p w14:paraId="2EA20719" w14:textId="77777777" w:rsidR="00F20CC2" w:rsidRPr="007B2785" w:rsidRDefault="00F20CC2" w:rsidP="007B2785">
            <w:pPr>
              <w:spacing w:after="0"/>
              <w:rPr>
                <w:bCs/>
                <w:color w:val="000000" w:themeColor="text1"/>
                <w:sz w:val="16"/>
                <w:szCs w:val="16"/>
              </w:rPr>
            </w:pPr>
          </w:p>
          <w:p w14:paraId="18F718C2" w14:textId="77777777" w:rsidR="00F20CC2" w:rsidRPr="007B2785" w:rsidRDefault="00F20CC2" w:rsidP="007B2785">
            <w:pPr>
              <w:spacing w:after="0"/>
              <w:rPr>
                <w:bCs/>
                <w:color w:val="000000" w:themeColor="text1"/>
                <w:sz w:val="16"/>
                <w:szCs w:val="16"/>
              </w:rPr>
            </w:pPr>
          </w:p>
          <w:p w14:paraId="5A7D99A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3 million people were internally displaced during the war, with about 1.8 million requiring institutional assistance and </w:t>
            </w:r>
            <w:proofErr w:type="gramStart"/>
            <w:r w:rsidRPr="007B2785">
              <w:rPr>
                <w:bCs/>
                <w:color w:val="000000" w:themeColor="text1"/>
                <w:sz w:val="16"/>
                <w:szCs w:val="16"/>
              </w:rPr>
              <w:t>shelter.​</w:t>
            </w:r>
            <w:proofErr w:type="gramEnd"/>
            <w:r w:rsidRPr="007B2785">
              <w:rPr>
                <w:bCs/>
                <w:color w:val="000000" w:themeColor="text1"/>
                <w:sz w:val="16"/>
                <w:szCs w:val="16"/>
              </w:rPr>
              <w:t xml:space="preserve"> </w:t>
            </w:r>
          </w:p>
          <w:p w14:paraId="1F7D5B77" w14:textId="77777777" w:rsidR="00F20CC2" w:rsidRPr="007B2785" w:rsidRDefault="00F20CC2" w:rsidP="007B2785">
            <w:pPr>
              <w:spacing w:after="0"/>
              <w:rPr>
                <w:bCs/>
                <w:color w:val="000000" w:themeColor="text1"/>
                <w:sz w:val="16"/>
                <w:szCs w:val="16"/>
              </w:rPr>
            </w:pPr>
          </w:p>
        </w:tc>
        <w:tc>
          <w:tcPr>
            <w:tcW w:w="1842" w:type="dxa"/>
            <w:shd w:val="pct10" w:color="auto" w:fill="auto"/>
          </w:tcPr>
          <w:p w14:paraId="272AA100" w14:textId="77777777" w:rsidR="00F20CC2" w:rsidRPr="007B2785" w:rsidRDefault="00F20CC2" w:rsidP="007B2785">
            <w:pPr>
              <w:spacing w:after="0"/>
              <w:rPr>
                <w:bCs/>
                <w:color w:val="000000" w:themeColor="text1"/>
                <w:sz w:val="16"/>
                <w:szCs w:val="16"/>
              </w:rPr>
            </w:pPr>
          </w:p>
          <w:p w14:paraId="296F3C64" w14:textId="77777777" w:rsidR="00F20CC2" w:rsidRPr="007B2785" w:rsidRDefault="00F20CC2" w:rsidP="007B2785">
            <w:pPr>
              <w:spacing w:after="0"/>
              <w:rPr>
                <w:bCs/>
                <w:color w:val="000000" w:themeColor="text1"/>
                <w:sz w:val="16"/>
                <w:szCs w:val="16"/>
              </w:rPr>
            </w:pPr>
          </w:p>
          <w:p w14:paraId="2B6C956E"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Morón</w:t>
            </w:r>
            <w:proofErr w:type="spellEnd"/>
            <w:r w:rsidRPr="007B2785">
              <w:rPr>
                <w:bCs/>
                <w:color w:val="000000" w:themeColor="text1"/>
                <w:sz w:val="16"/>
                <w:szCs w:val="16"/>
              </w:rPr>
              <w:t xml:space="preserve"> </w:t>
            </w:r>
            <w:proofErr w:type="spellStart"/>
            <w:r w:rsidRPr="007B2785">
              <w:rPr>
                <w:bCs/>
                <w:color w:val="000000" w:themeColor="text1"/>
                <w:sz w:val="16"/>
                <w:szCs w:val="16"/>
              </w:rPr>
              <w:t>Roces</w:t>
            </w:r>
            <w:proofErr w:type="spellEnd"/>
            <w:r w:rsidRPr="007B2785">
              <w:rPr>
                <w:bCs/>
                <w:color w:val="000000" w:themeColor="text1"/>
                <w:sz w:val="16"/>
                <w:szCs w:val="16"/>
              </w:rPr>
              <w:t>, Sandra. “Refugees and Internal Displacement during the Spanish Civil War (1936–1939).” Academia.edu, 2021, p. 45. ​</w:t>
            </w:r>
          </w:p>
          <w:p w14:paraId="7FAD7346" w14:textId="77777777" w:rsidR="00F20CC2" w:rsidRPr="007B2785" w:rsidRDefault="00F20CC2" w:rsidP="007B2785">
            <w:pPr>
              <w:spacing w:after="0"/>
              <w:rPr>
                <w:bCs/>
                <w:color w:val="000000" w:themeColor="text1"/>
                <w:sz w:val="16"/>
                <w:szCs w:val="16"/>
              </w:rPr>
            </w:pPr>
          </w:p>
          <w:p w14:paraId="3C2C4E39" w14:textId="77777777" w:rsidR="00F20CC2" w:rsidRPr="007B2785" w:rsidRDefault="00F20CC2" w:rsidP="007B2785">
            <w:pPr>
              <w:spacing w:after="0"/>
              <w:rPr>
                <w:bCs/>
                <w:color w:val="000000" w:themeColor="text1"/>
                <w:sz w:val="16"/>
                <w:szCs w:val="16"/>
              </w:rPr>
            </w:pPr>
          </w:p>
          <w:p w14:paraId="0AC1BC0C" w14:textId="77777777" w:rsidR="00F20CC2" w:rsidRPr="007B2785" w:rsidRDefault="00F20CC2" w:rsidP="007B2785">
            <w:pPr>
              <w:spacing w:after="0"/>
              <w:rPr>
                <w:bCs/>
                <w:color w:val="000000" w:themeColor="text1"/>
                <w:sz w:val="16"/>
                <w:szCs w:val="16"/>
              </w:rPr>
            </w:pPr>
          </w:p>
          <w:p w14:paraId="4557DBF2" w14:textId="77777777" w:rsidR="00F20CC2" w:rsidRPr="007B2785" w:rsidRDefault="00F20CC2" w:rsidP="007B2785">
            <w:pPr>
              <w:spacing w:after="0"/>
              <w:rPr>
                <w:bCs/>
                <w:color w:val="000000" w:themeColor="text1"/>
                <w:sz w:val="16"/>
                <w:szCs w:val="16"/>
              </w:rPr>
            </w:pPr>
          </w:p>
          <w:p w14:paraId="569DA69C"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Mirón</w:t>
            </w:r>
            <w:proofErr w:type="spellEnd"/>
            <w:r w:rsidRPr="007B2785">
              <w:rPr>
                <w:bCs/>
                <w:color w:val="000000" w:themeColor="text1"/>
                <w:sz w:val="16"/>
                <w:szCs w:val="16"/>
              </w:rPr>
              <w:t>-González, Rubén, and González-</w:t>
            </w:r>
            <w:proofErr w:type="spellStart"/>
            <w:r w:rsidRPr="007B2785">
              <w:rPr>
                <w:bCs/>
                <w:color w:val="000000" w:themeColor="text1"/>
                <w:sz w:val="16"/>
                <w:szCs w:val="16"/>
              </w:rPr>
              <w:t>Canalejo</w:t>
            </w:r>
            <w:proofErr w:type="spellEnd"/>
            <w:r w:rsidRPr="007B2785">
              <w:rPr>
                <w:bCs/>
                <w:color w:val="000000" w:themeColor="text1"/>
                <w:sz w:val="16"/>
                <w:szCs w:val="16"/>
              </w:rPr>
              <w:t xml:space="preserve">, Carmen. “The Socio-Health Reality of Spanish Civil Refugees in France, March–June </w:t>
            </w:r>
            <w:r w:rsidRPr="007B2785">
              <w:rPr>
                <w:bCs/>
                <w:color w:val="000000" w:themeColor="text1"/>
                <w:sz w:val="16"/>
                <w:szCs w:val="16"/>
              </w:rPr>
              <w:lastRenderedPageBreak/>
              <w:t xml:space="preserve">1939.” </w:t>
            </w:r>
            <w:proofErr w:type="spellStart"/>
            <w:r w:rsidRPr="007B2785">
              <w:rPr>
                <w:bCs/>
                <w:color w:val="000000" w:themeColor="text1"/>
                <w:sz w:val="16"/>
                <w:szCs w:val="16"/>
              </w:rPr>
              <w:t>Dynamis</w:t>
            </w:r>
            <w:proofErr w:type="spellEnd"/>
            <w:r w:rsidRPr="007B2785">
              <w:rPr>
                <w:bCs/>
                <w:color w:val="000000" w:themeColor="text1"/>
                <w:sz w:val="16"/>
                <w:szCs w:val="16"/>
              </w:rPr>
              <w:t>, vol. 39, no. 2, 2019, pp. 429–452.</w:t>
            </w:r>
          </w:p>
          <w:p w14:paraId="790D8463" w14:textId="77777777" w:rsidR="00F20CC2" w:rsidRPr="007B2785" w:rsidRDefault="00F20CC2" w:rsidP="007B2785">
            <w:pPr>
              <w:spacing w:after="0"/>
              <w:rPr>
                <w:bCs/>
                <w:color w:val="000000" w:themeColor="text1"/>
                <w:sz w:val="16"/>
                <w:szCs w:val="16"/>
              </w:rPr>
            </w:pPr>
          </w:p>
          <w:p w14:paraId="169CC261" w14:textId="77777777" w:rsidR="00F20CC2" w:rsidRPr="007B2785" w:rsidRDefault="00F20CC2" w:rsidP="007B2785">
            <w:pPr>
              <w:spacing w:after="0"/>
              <w:rPr>
                <w:bCs/>
                <w:color w:val="000000" w:themeColor="text1"/>
                <w:sz w:val="16"/>
                <w:szCs w:val="16"/>
              </w:rPr>
            </w:pPr>
          </w:p>
        </w:tc>
        <w:tc>
          <w:tcPr>
            <w:tcW w:w="1843" w:type="dxa"/>
          </w:tcPr>
          <w:p w14:paraId="16D9B2D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Over 500,000 people fled Spain during and after the civil war; at least 200,000 remained in exile for many years, settling in countries such as France, Mexico, Argentina, and the USSR.</w:t>
            </w:r>
          </w:p>
          <w:p w14:paraId="38ADE2E1" w14:textId="77777777" w:rsidR="00F20CC2" w:rsidRPr="007B2785" w:rsidRDefault="00F20CC2" w:rsidP="007B2785">
            <w:pPr>
              <w:spacing w:after="0"/>
              <w:rPr>
                <w:bCs/>
                <w:color w:val="000000" w:themeColor="text1"/>
                <w:sz w:val="16"/>
                <w:szCs w:val="16"/>
              </w:rPr>
            </w:pPr>
          </w:p>
          <w:p w14:paraId="01E59B3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500,000 figure includes significant numbers of people who left Spain during the</w:t>
            </w:r>
          </w:p>
          <w:p w14:paraId="60817AA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Civil War, people who left with the </w:t>
            </w:r>
            <w:proofErr w:type="spellStart"/>
            <w:r w:rsidRPr="007B2785">
              <w:rPr>
                <w:bCs/>
                <w:color w:val="000000" w:themeColor="text1"/>
                <w:sz w:val="16"/>
                <w:szCs w:val="16"/>
              </w:rPr>
              <w:t>retirada</w:t>
            </w:r>
            <w:proofErr w:type="spellEnd"/>
            <w:r w:rsidRPr="007B2785">
              <w:rPr>
                <w:bCs/>
                <w:color w:val="000000" w:themeColor="text1"/>
                <w:sz w:val="16"/>
                <w:szCs w:val="16"/>
              </w:rPr>
              <w:t xml:space="preserve"> in the winter of 1938-1939 and people who</w:t>
            </w:r>
          </w:p>
          <w:p w14:paraId="624A5BE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left Southern Spain on boats bound for North Africa in March 1939. The 200,000</w:t>
            </w:r>
          </w:p>
          <w:p w14:paraId="59B5004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figure includes those who were still in France and North Africa or who had </w:t>
            </w:r>
            <w:proofErr w:type="spellStart"/>
            <w:r w:rsidRPr="007B2785">
              <w:rPr>
                <w:bCs/>
                <w:color w:val="000000" w:themeColor="text1"/>
                <w:sz w:val="16"/>
                <w:szCs w:val="16"/>
              </w:rPr>
              <w:t>reemigrated</w:t>
            </w:r>
            <w:proofErr w:type="spellEnd"/>
            <w:r w:rsidRPr="007B2785">
              <w:rPr>
                <w:bCs/>
                <w:color w:val="000000" w:themeColor="text1"/>
                <w:sz w:val="16"/>
                <w:szCs w:val="16"/>
              </w:rPr>
              <w:t xml:space="preserve"> to Mexico, Argentina, USSR and various other countries, following the return</w:t>
            </w:r>
          </w:p>
          <w:p w14:paraId="0FD9006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of approximately 300,000 refugees to Spain by 1940. T</w:t>
            </w:r>
          </w:p>
          <w:p w14:paraId="12F07FDA" w14:textId="77777777" w:rsidR="00F20CC2" w:rsidRPr="007B2785" w:rsidRDefault="00F20CC2" w:rsidP="007B2785">
            <w:pPr>
              <w:spacing w:after="0"/>
              <w:rPr>
                <w:bCs/>
                <w:color w:val="000000" w:themeColor="text1"/>
                <w:sz w:val="16"/>
                <w:szCs w:val="16"/>
              </w:rPr>
            </w:pPr>
          </w:p>
          <w:p w14:paraId="2F659647" w14:textId="77777777" w:rsidR="00F20CC2" w:rsidRPr="007B2785" w:rsidRDefault="00F20CC2" w:rsidP="007B2785">
            <w:pPr>
              <w:spacing w:after="0"/>
              <w:rPr>
                <w:bCs/>
                <w:color w:val="000000" w:themeColor="text1"/>
                <w:sz w:val="16"/>
                <w:szCs w:val="16"/>
              </w:rPr>
            </w:pPr>
          </w:p>
          <w:p w14:paraId="6742F197" w14:textId="77777777" w:rsidR="00F20CC2" w:rsidRPr="007B2785" w:rsidRDefault="00F20CC2" w:rsidP="007B2785">
            <w:pPr>
              <w:spacing w:after="0"/>
              <w:rPr>
                <w:bCs/>
                <w:color w:val="000000" w:themeColor="text1"/>
                <w:sz w:val="16"/>
                <w:szCs w:val="16"/>
              </w:rPr>
            </w:pPr>
          </w:p>
          <w:p w14:paraId="0E3B18D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Dolores </w:t>
            </w:r>
            <w:proofErr w:type="spellStart"/>
            <w:r w:rsidRPr="007B2785">
              <w:rPr>
                <w:bCs/>
                <w:color w:val="000000" w:themeColor="text1"/>
                <w:sz w:val="16"/>
                <w:szCs w:val="16"/>
              </w:rPr>
              <w:t>Pla</w:t>
            </w:r>
            <w:proofErr w:type="spellEnd"/>
            <w:r w:rsidRPr="007B2785">
              <w:rPr>
                <w:bCs/>
                <w:color w:val="000000" w:themeColor="text1"/>
                <w:sz w:val="16"/>
                <w:szCs w:val="16"/>
              </w:rPr>
              <w:t xml:space="preserve"> </w:t>
            </w:r>
            <w:proofErr w:type="spellStart"/>
            <w:r w:rsidRPr="007B2785">
              <w:rPr>
                <w:bCs/>
                <w:color w:val="000000" w:themeColor="text1"/>
                <w:sz w:val="16"/>
                <w:szCs w:val="16"/>
              </w:rPr>
              <w:t>Brugat</w:t>
            </w:r>
            <w:proofErr w:type="spellEnd"/>
            <w:r w:rsidRPr="007B2785">
              <w:rPr>
                <w:bCs/>
                <w:color w:val="000000" w:themeColor="text1"/>
                <w:sz w:val="16"/>
                <w:szCs w:val="16"/>
              </w:rPr>
              <w:t xml:space="preserve">, ‘El </w:t>
            </w:r>
            <w:proofErr w:type="spellStart"/>
            <w:r w:rsidRPr="007B2785">
              <w:rPr>
                <w:bCs/>
                <w:color w:val="000000" w:themeColor="text1"/>
                <w:sz w:val="16"/>
                <w:szCs w:val="16"/>
              </w:rPr>
              <w:t>Exilio</w:t>
            </w:r>
            <w:proofErr w:type="spellEnd"/>
          </w:p>
          <w:p w14:paraId="0C354BB9"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Republicano</w:t>
            </w:r>
            <w:proofErr w:type="spellEnd"/>
            <w:r w:rsidRPr="007B2785">
              <w:rPr>
                <w:bCs/>
                <w:color w:val="000000" w:themeColor="text1"/>
                <w:sz w:val="16"/>
                <w:szCs w:val="16"/>
              </w:rPr>
              <w:t xml:space="preserve"> </w:t>
            </w:r>
            <w:proofErr w:type="spellStart"/>
            <w:r w:rsidRPr="007B2785">
              <w:rPr>
                <w:bCs/>
                <w:color w:val="000000" w:themeColor="text1"/>
                <w:sz w:val="16"/>
                <w:szCs w:val="16"/>
              </w:rPr>
              <w:t>Español</w:t>
            </w:r>
            <w:proofErr w:type="spellEnd"/>
            <w:r w:rsidRPr="007B2785">
              <w:rPr>
                <w:bCs/>
                <w:color w:val="000000" w:themeColor="text1"/>
                <w:sz w:val="16"/>
                <w:szCs w:val="16"/>
              </w:rPr>
              <w:t>’, Aula-Historia Social, 13 (April 1, 2004), pp.14–34. Cited in:</w:t>
            </w:r>
          </w:p>
          <w:p w14:paraId="73A6BA97" w14:textId="77777777" w:rsidR="00F20CC2" w:rsidRPr="007B2785" w:rsidRDefault="00F20CC2" w:rsidP="007B2785">
            <w:pPr>
              <w:spacing w:after="0"/>
              <w:rPr>
                <w:bCs/>
                <w:color w:val="000000" w:themeColor="text1"/>
                <w:sz w:val="16"/>
                <w:szCs w:val="16"/>
              </w:rPr>
            </w:pPr>
          </w:p>
          <w:p w14:paraId="5E51308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Rickett, Rosy. </w:t>
            </w:r>
            <w:r w:rsidRPr="007B2785">
              <w:rPr>
                <w:bCs/>
                <w:i/>
                <w:iCs/>
                <w:color w:val="000000" w:themeColor="text1"/>
                <w:sz w:val="16"/>
                <w:szCs w:val="16"/>
              </w:rPr>
              <w:t>Refugees of the Spanish Civil War and Those They Left Behind: Personal Testimonies of Departure, Separation and Return Since 1936</w:t>
            </w:r>
            <w:r w:rsidRPr="007B2785">
              <w:rPr>
                <w:bCs/>
                <w:color w:val="000000" w:themeColor="text1"/>
                <w:sz w:val="16"/>
                <w:szCs w:val="16"/>
              </w:rPr>
              <w:t>. PhD thesis, University of Manchester, 2019, p.12.</w:t>
            </w:r>
          </w:p>
        </w:tc>
        <w:tc>
          <w:tcPr>
            <w:tcW w:w="1985" w:type="dxa"/>
          </w:tcPr>
          <w:p w14:paraId="3C453271" w14:textId="4C4A93FA"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This book in </w:t>
            </w:r>
            <w:r w:rsidRPr="007B2785">
              <w:rPr>
                <w:bCs/>
                <w:color w:val="000000" w:themeColor="text1"/>
                <w:sz w:val="16"/>
                <w:szCs w:val="16"/>
                <w:u w:val="single"/>
              </w:rPr>
              <w:t>Russian</w:t>
            </w:r>
            <w:r w:rsidRPr="007B2785">
              <w:rPr>
                <w:bCs/>
                <w:color w:val="000000" w:themeColor="text1"/>
                <w:sz w:val="16"/>
                <w:szCs w:val="16"/>
              </w:rPr>
              <w:t xml:space="preserve"> which says 450,000 fled </w:t>
            </w:r>
          </w:p>
          <w:p w14:paraId="16DAC768" w14:textId="0AA51ED6"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J. Rubio book (see highest estimate, the 515,000 number of those who left Spain) estimate is also cited in review of the book linked </w:t>
            </w:r>
            <w:hyperlink r:id="rId9" w:history="1">
              <w:r w:rsidRPr="007B2785">
                <w:rPr>
                  <w:rStyle w:val="Hyperlink"/>
                  <w:bCs/>
                  <w:color w:val="000000" w:themeColor="text1"/>
                  <w:sz w:val="16"/>
                  <w:szCs w:val="16"/>
                </w:rPr>
                <w:t>here</w:t>
              </w:r>
            </w:hyperlink>
          </w:p>
          <w:p w14:paraId="6220B0A7" w14:textId="44B731C3" w:rsidR="00F20CC2" w:rsidRPr="007B2785" w:rsidRDefault="00F20CC2" w:rsidP="007B2785">
            <w:pPr>
              <w:spacing w:after="0"/>
              <w:rPr>
                <w:bCs/>
                <w:color w:val="000000" w:themeColor="text1"/>
                <w:sz w:val="16"/>
                <w:szCs w:val="16"/>
              </w:rPr>
            </w:pPr>
            <w:r w:rsidRPr="007B2785">
              <w:rPr>
                <w:bCs/>
                <w:color w:val="000000" w:themeColor="text1"/>
                <w:sz w:val="16"/>
                <w:szCs w:val="16"/>
              </w:rPr>
              <w:t>Couldn’t find any solid estimates of IDPs that exceeded 3 million (most seem to say 3 million is the widely accepted estimate).</w:t>
            </w:r>
          </w:p>
        </w:tc>
      </w:tr>
      <w:tr w:rsidR="00F20CC2" w:rsidRPr="007B2785" w14:paraId="3EC6253A" w14:textId="77777777" w:rsidTr="00F20CC2">
        <w:tc>
          <w:tcPr>
            <w:tcW w:w="1412" w:type="dxa"/>
            <w:gridSpan w:val="2"/>
          </w:tcPr>
          <w:p w14:paraId="185A734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World War II</w:t>
            </w:r>
          </w:p>
          <w:p w14:paraId="61046DBC" w14:textId="77777777" w:rsidR="00F20CC2" w:rsidRPr="007B2785" w:rsidRDefault="00F20CC2" w:rsidP="007B2785">
            <w:pPr>
              <w:spacing w:after="0"/>
              <w:rPr>
                <w:bCs/>
                <w:color w:val="000000" w:themeColor="text1"/>
                <w:sz w:val="16"/>
                <w:szCs w:val="16"/>
              </w:rPr>
            </w:pPr>
          </w:p>
          <w:p w14:paraId="01F2BF6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 Pacific theatre, Japanese conquest of Asia, 2</w:t>
            </w:r>
            <w:r w:rsidRPr="007B2785">
              <w:rPr>
                <w:bCs/>
                <w:color w:val="000000" w:themeColor="text1"/>
                <w:sz w:val="16"/>
                <w:szCs w:val="16"/>
                <w:vertAlign w:val="superscript"/>
              </w:rPr>
              <w:t>nd</w:t>
            </w:r>
            <w:r w:rsidRPr="007B2785">
              <w:rPr>
                <w:bCs/>
                <w:color w:val="000000" w:themeColor="text1"/>
                <w:sz w:val="16"/>
                <w:szCs w:val="16"/>
              </w:rPr>
              <w:t xml:space="preserve"> Sino-Japanese War)</w:t>
            </w:r>
          </w:p>
          <w:p w14:paraId="58A6BBA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 </w:t>
            </w:r>
          </w:p>
        </w:tc>
        <w:tc>
          <w:tcPr>
            <w:tcW w:w="1134" w:type="dxa"/>
          </w:tcPr>
          <w:p w14:paraId="0F799D3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1933-45</w:t>
            </w:r>
          </w:p>
          <w:p w14:paraId="4791CDAE" w14:textId="77777777" w:rsidR="00F20CC2" w:rsidRPr="007B2785" w:rsidRDefault="00F20CC2" w:rsidP="007B2785">
            <w:pPr>
              <w:spacing w:after="0"/>
              <w:rPr>
                <w:bCs/>
                <w:color w:val="000000" w:themeColor="text1"/>
                <w:sz w:val="16"/>
                <w:szCs w:val="16"/>
              </w:rPr>
            </w:pPr>
          </w:p>
          <w:p w14:paraId="3F8C5F9B" w14:textId="77777777" w:rsidR="00F20CC2" w:rsidRPr="007B2785" w:rsidRDefault="00F20CC2" w:rsidP="007B2785">
            <w:pPr>
              <w:spacing w:after="0"/>
              <w:rPr>
                <w:bCs/>
                <w:color w:val="000000" w:themeColor="text1"/>
                <w:sz w:val="16"/>
                <w:szCs w:val="16"/>
              </w:rPr>
            </w:pPr>
          </w:p>
          <w:p w14:paraId="073C9D85" w14:textId="77777777" w:rsidR="00F20CC2" w:rsidRPr="007B2785" w:rsidRDefault="00F20CC2" w:rsidP="007B2785">
            <w:pPr>
              <w:spacing w:after="0"/>
              <w:rPr>
                <w:bCs/>
                <w:color w:val="000000" w:themeColor="text1"/>
                <w:sz w:val="16"/>
                <w:szCs w:val="16"/>
              </w:rPr>
            </w:pPr>
          </w:p>
          <w:p w14:paraId="3B73B37C" w14:textId="77777777" w:rsidR="00F20CC2" w:rsidRPr="007B2785" w:rsidRDefault="00F20CC2" w:rsidP="007B2785">
            <w:pPr>
              <w:spacing w:after="0"/>
              <w:rPr>
                <w:bCs/>
                <w:color w:val="000000" w:themeColor="text1"/>
                <w:sz w:val="16"/>
                <w:szCs w:val="16"/>
              </w:rPr>
            </w:pPr>
          </w:p>
        </w:tc>
        <w:tc>
          <w:tcPr>
            <w:tcW w:w="992" w:type="dxa"/>
          </w:tcPr>
          <w:p w14:paraId="60B9706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Sino-Japanese War (1937 onwards): 45 million – 100 million </w:t>
            </w:r>
          </w:p>
          <w:p w14:paraId="451A8094" w14:textId="77777777" w:rsidR="00F20CC2" w:rsidRPr="007B2785" w:rsidRDefault="00F20CC2" w:rsidP="007B2785">
            <w:pPr>
              <w:spacing w:after="0"/>
              <w:rPr>
                <w:bCs/>
                <w:color w:val="000000" w:themeColor="text1"/>
                <w:sz w:val="16"/>
                <w:szCs w:val="16"/>
              </w:rPr>
            </w:pPr>
          </w:p>
          <w:p w14:paraId="24C3811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22.5 million Refugees/I</w:t>
            </w:r>
            <w:r w:rsidRPr="007B2785">
              <w:rPr>
                <w:bCs/>
                <w:color w:val="000000" w:themeColor="text1"/>
                <w:sz w:val="16"/>
                <w:szCs w:val="16"/>
              </w:rPr>
              <w:lastRenderedPageBreak/>
              <w:t>DPs in Europe</w:t>
            </w:r>
          </w:p>
        </w:tc>
        <w:tc>
          <w:tcPr>
            <w:tcW w:w="992" w:type="dxa"/>
          </w:tcPr>
          <w:p w14:paraId="482E7816" w14:textId="77777777" w:rsidR="00F20CC2" w:rsidRPr="007B2785" w:rsidRDefault="00F20CC2" w:rsidP="007B2785">
            <w:pPr>
              <w:tabs>
                <w:tab w:val="left" w:pos="5550"/>
              </w:tabs>
              <w:spacing w:after="0"/>
              <w:rPr>
                <w:bCs/>
                <w:strike/>
                <w:color w:val="000000" w:themeColor="text1"/>
                <w:sz w:val="16"/>
                <w:szCs w:val="16"/>
              </w:rPr>
            </w:pPr>
          </w:p>
          <w:p w14:paraId="39C1B823" w14:textId="77777777" w:rsidR="00F20CC2" w:rsidRPr="007B2785" w:rsidRDefault="00E87061" w:rsidP="007B2785">
            <w:pPr>
              <w:tabs>
                <w:tab w:val="left" w:pos="5550"/>
              </w:tabs>
              <w:spacing w:after="0"/>
              <w:rPr>
                <w:bCs/>
                <w:color w:val="000000" w:themeColor="text1"/>
                <w:sz w:val="16"/>
                <w:szCs w:val="16"/>
              </w:rPr>
            </w:pPr>
            <w:hyperlink r:id="rId10" w:history="1">
              <w:r w:rsidR="00F20CC2" w:rsidRPr="007B2785">
                <w:rPr>
                  <w:rStyle w:val="Hyperlink"/>
                  <w:bCs/>
                  <w:color w:val="000000" w:themeColor="text1"/>
                  <w:sz w:val="16"/>
                  <w:szCs w:val="16"/>
                </w:rPr>
                <w:t>Link</w:t>
              </w:r>
            </w:hyperlink>
          </w:p>
          <w:p w14:paraId="57C1EFE1" w14:textId="77777777" w:rsidR="00F20CC2" w:rsidRPr="007B2785" w:rsidRDefault="00F20CC2" w:rsidP="007B2785">
            <w:pPr>
              <w:tabs>
                <w:tab w:val="left" w:pos="5550"/>
              </w:tabs>
              <w:spacing w:after="0"/>
              <w:rPr>
                <w:bCs/>
                <w:color w:val="000000" w:themeColor="text1"/>
                <w:sz w:val="16"/>
                <w:szCs w:val="16"/>
              </w:rPr>
            </w:pPr>
            <w:proofErr w:type="spellStart"/>
            <w:r w:rsidRPr="007B2785">
              <w:rPr>
                <w:bCs/>
                <w:color w:val="000000" w:themeColor="text1"/>
                <w:sz w:val="16"/>
                <w:szCs w:val="16"/>
              </w:rPr>
              <w:t>Gatrell</w:t>
            </w:r>
            <w:proofErr w:type="spellEnd"/>
            <w:r w:rsidRPr="007B2785">
              <w:rPr>
                <w:bCs/>
                <w:color w:val="000000" w:themeColor="text1"/>
                <w:sz w:val="16"/>
                <w:szCs w:val="16"/>
              </w:rPr>
              <w:t xml:space="preserve">, Peter: “Forced Migration during the Second World War: An Introduction”, </w:t>
            </w:r>
            <w:r w:rsidRPr="007B2785">
              <w:rPr>
                <w:bCs/>
                <w:color w:val="000000" w:themeColor="text1"/>
                <w:sz w:val="16"/>
                <w:szCs w:val="16"/>
              </w:rPr>
              <w:lastRenderedPageBreak/>
              <w:t>Refugees, Relief, and Resettlement: Gale, a Cengage Company (2000) (p. 1, 4)</w:t>
            </w:r>
          </w:p>
        </w:tc>
        <w:tc>
          <w:tcPr>
            <w:tcW w:w="993" w:type="dxa"/>
          </w:tcPr>
          <w:p w14:paraId="461C6A6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65 million in Europe another, not including Prisoners of War or those from axis powers including 10 million ethnic Germans</w:t>
            </w:r>
          </w:p>
        </w:tc>
        <w:tc>
          <w:tcPr>
            <w:tcW w:w="1134" w:type="dxa"/>
          </w:tcPr>
          <w:p w14:paraId="4B2B895A" w14:textId="77777777" w:rsidR="00F20CC2" w:rsidRPr="007B2785" w:rsidRDefault="00E87061" w:rsidP="007B2785">
            <w:pPr>
              <w:spacing w:after="0"/>
              <w:rPr>
                <w:bCs/>
                <w:color w:val="000000" w:themeColor="text1"/>
                <w:sz w:val="16"/>
                <w:szCs w:val="16"/>
              </w:rPr>
            </w:pPr>
            <w:hyperlink r:id="rId11">
              <w:r w:rsidR="00F20CC2" w:rsidRPr="007B2785">
                <w:rPr>
                  <w:bCs/>
                  <w:color w:val="000000" w:themeColor="text1"/>
                  <w:sz w:val="16"/>
                  <w:szCs w:val="16"/>
                  <w:u w:val="single"/>
                </w:rPr>
                <w:t>Link</w:t>
              </w:r>
            </w:hyperlink>
          </w:p>
          <w:p w14:paraId="60410C8C" w14:textId="77777777" w:rsidR="00F20CC2" w:rsidRPr="007B2785" w:rsidRDefault="00F20CC2" w:rsidP="007B2785">
            <w:pPr>
              <w:spacing w:after="0"/>
              <w:rPr>
                <w:bCs/>
                <w:color w:val="000000" w:themeColor="text1"/>
                <w:sz w:val="16"/>
                <w:szCs w:val="16"/>
              </w:rPr>
            </w:pPr>
          </w:p>
          <w:p w14:paraId="3A8B424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Imperial War Museums. (n.d.). </w:t>
            </w:r>
            <w:r w:rsidRPr="007B2785">
              <w:rPr>
                <w:bCs/>
                <w:i/>
                <w:iCs/>
                <w:color w:val="000000" w:themeColor="text1"/>
                <w:sz w:val="16"/>
                <w:szCs w:val="16"/>
              </w:rPr>
              <w:t xml:space="preserve">What happened to people displaced by the Second World </w:t>
            </w:r>
            <w:proofErr w:type="gramStart"/>
            <w:r w:rsidRPr="007B2785">
              <w:rPr>
                <w:bCs/>
                <w:i/>
                <w:iCs/>
                <w:color w:val="000000" w:themeColor="text1"/>
                <w:sz w:val="16"/>
                <w:szCs w:val="16"/>
              </w:rPr>
              <w:t>War?</w:t>
            </w:r>
            <w:r w:rsidRPr="007B2785">
              <w:rPr>
                <w:bCs/>
                <w:color w:val="000000" w:themeColor="text1"/>
                <w:sz w:val="16"/>
                <w:szCs w:val="16"/>
              </w:rPr>
              <w:t>,</w:t>
            </w:r>
            <w:proofErr w:type="gramEnd"/>
            <w:r w:rsidRPr="007B2785">
              <w:rPr>
                <w:bCs/>
                <w:color w:val="000000" w:themeColor="text1"/>
                <w:sz w:val="16"/>
                <w:szCs w:val="16"/>
              </w:rPr>
              <w:t xml:space="preserve"> from https://www.i</w:t>
            </w:r>
            <w:r w:rsidRPr="007B2785">
              <w:rPr>
                <w:bCs/>
                <w:color w:val="000000" w:themeColor="text1"/>
                <w:sz w:val="16"/>
                <w:szCs w:val="16"/>
              </w:rPr>
              <w:lastRenderedPageBreak/>
              <w:t xml:space="preserve">wm.org.uk/history/what-happened-to-people-displaced-by-the-second-world-war </w:t>
            </w:r>
          </w:p>
          <w:p w14:paraId="0B7B9650" w14:textId="77777777" w:rsidR="00F20CC2" w:rsidRPr="007B2785" w:rsidRDefault="00F20CC2" w:rsidP="007B2785">
            <w:pPr>
              <w:spacing w:after="0"/>
              <w:rPr>
                <w:bCs/>
                <w:color w:val="000000" w:themeColor="text1"/>
                <w:sz w:val="16"/>
                <w:szCs w:val="16"/>
              </w:rPr>
            </w:pPr>
          </w:p>
        </w:tc>
        <w:tc>
          <w:tcPr>
            <w:tcW w:w="1701" w:type="dxa"/>
            <w:shd w:val="pct10" w:color="auto" w:fill="auto"/>
          </w:tcPr>
          <w:p w14:paraId="3A14C98D" w14:textId="77777777" w:rsidR="00F20CC2" w:rsidRPr="007B2785" w:rsidRDefault="00F20CC2" w:rsidP="007B2785">
            <w:pPr>
              <w:spacing w:after="0"/>
              <w:rPr>
                <w:bCs/>
                <w:color w:val="000000" w:themeColor="text1"/>
                <w:sz w:val="16"/>
                <w:szCs w:val="16"/>
              </w:rPr>
            </w:pPr>
          </w:p>
          <w:p w14:paraId="4A84E9B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50-60 million, or 10% of European and West Russian population (Bade p. 205)</w:t>
            </w:r>
          </w:p>
          <w:p w14:paraId="68079E05" w14:textId="77777777" w:rsidR="00F20CC2" w:rsidRPr="007B2785" w:rsidRDefault="00F20CC2" w:rsidP="007B2785">
            <w:pPr>
              <w:spacing w:after="0"/>
              <w:rPr>
                <w:bCs/>
                <w:color w:val="000000" w:themeColor="text1"/>
                <w:sz w:val="16"/>
                <w:szCs w:val="16"/>
              </w:rPr>
            </w:pPr>
          </w:p>
          <w:p w14:paraId="0746260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Including: </w:t>
            </w:r>
          </w:p>
          <w:p w14:paraId="5A5EE1B2" w14:textId="7B18423E" w:rsidR="00F20CC2" w:rsidRPr="007B2785" w:rsidRDefault="00F20CC2" w:rsidP="007B2785">
            <w:pPr>
              <w:spacing w:after="0"/>
              <w:rPr>
                <w:bCs/>
                <w:color w:val="000000" w:themeColor="text1"/>
                <w:sz w:val="16"/>
                <w:szCs w:val="16"/>
              </w:rPr>
            </w:pPr>
            <w:r w:rsidRPr="007B2785">
              <w:rPr>
                <w:bCs/>
                <w:color w:val="000000" w:themeColor="text1"/>
                <w:sz w:val="16"/>
                <w:szCs w:val="16"/>
              </w:rPr>
              <w:t>12 million fleeing Nazis in Eastern Front (p.206)</w:t>
            </w:r>
          </w:p>
          <w:p w14:paraId="1477A1E4" w14:textId="42FCE3CD" w:rsidR="00F20CC2" w:rsidRPr="007B2785" w:rsidRDefault="00F20CC2" w:rsidP="007B2785">
            <w:pPr>
              <w:spacing w:after="0"/>
              <w:rPr>
                <w:bCs/>
                <w:color w:val="000000" w:themeColor="text1"/>
                <w:sz w:val="16"/>
                <w:szCs w:val="16"/>
              </w:rPr>
            </w:pPr>
            <w:r w:rsidRPr="007B2785">
              <w:rPr>
                <w:bCs/>
                <w:color w:val="000000" w:themeColor="text1"/>
                <w:sz w:val="16"/>
                <w:szCs w:val="16"/>
              </w:rPr>
              <w:t>14 million Germans</w:t>
            </w:r>
          </w:p>
          <w:p w14:paraId="4C8A6113" w14:textId="5AD09B15" w:rsidR="00F20CC2" w:rsidRPr="007B2785" w:rsidRDefault="00F67B22" w:rsidP="007B2785">
            <w:pPr>
              <w:spacing w:after="0"/>
              <w:rPr>
                <w:bCs/>
                <w:color w:val="000000" w:themeColor="text1"/>
                <w:sz w:val="16"/>
                <w:szCs w:val="16"/>
              </w:rPr>
            </w:pPr>
            <w:r w:rsidRPr="007B2785">
              <w:rPr>
                <w:bCs/>
                <w:color w:val="000000" w:themeColor="text1"/>
                <w:sz w:val="16"/>
                <w:szCs w:val="16"/>
              </w:rPr>
              <w:lastRenderedPageBreak/>
              <w:t>(</w:t>
            </w:r>
            <w:r w:rsidR="00F20CC2" w:rsidRPr="007B2785">
              <w:rPr>
                <w:bCs/>
                <w:color w:val="000000" w:themeColor="text1"/>
                <w:sz w:val="16"/>
                <w:szCs w:val="16"/>
              </w:rPr>
              <w:t>45-100 million Chinese internally displaced 25% of total population</w:t>
            </w:r>
            <w:r w:rsidRPr="007B2785">
              <w:rPr>
                <w:bCs/>
                <w:color w:val="000000" w:themeColor="text1"/>
                <w:sz w:val="16"/>
                <w:szCs w:val="16"/>
              </w:rPr>
              <w:t xml:space="preserve"> discussed separately</w:t>
            </w:r>
            <w:r w:rsidR="00F20CC2" w:rsidRPr="007B2785">
              <w:rPr>
                <w:bCs/>
                <w:color w:val="000000" w:themeColor="text1"/>
                <w:sz w:val="16"/>
                <w:szCs w:val="16"/>
              </w:rPr>
              <w:t>)</w:t>
            </w:r>
          </w:p>
        </w:tc>
        <w:tc>
          <w:tcPr>
            <w:tcW w:w="1842" w:type="dxa"/>
            <w:shd w:val="pct10" w:color="auto" w:fill="auto"/>
          </w:tcPr>
          <w:p w14:paraId="537413E3" w14:textId="77777777" w:rsidR="00F20CC2" w:rsidRPr="007B2785" w:rsidRDefault="00F20CC2" w:rsidP="007B2785">
            <w:pPr>
              <w:spacing w:after="0"/>
              <w:rPr>
                <w:bCs/>
                <w:color w:val="000000" w:themeColor="text1"/>
                <w:sz w:val="16"/>
                <w:szCs w:val="16"/>
              </w:rPr>
            </w:pPr>
          </w:p>
          <w:p w14:paraId="62F3A4B9" w14:textId="495C7116" w:rsidR="00F20CC2" w:rsidRPr="007B2785" w:rsidRDefault="00F20CC2" w:rsidP="007B2785">
            <w:pPr>
              <w:spacing w:after="0"/>
              <w:rPr>
                <w:bCs/>
                <w:i/>
                <w:iCs/>
                <w:color w:val="000000" w:themeColor="text1"/>
                <w:sz w:val="16"/>
                <w:szCs w:val="16"/>
              </w:rPr>
            </w:pPr>
            <w:r w:rsidRPr="007B2785">
              <w:rPr>
                <w:bCs/>
                <w:color w:val="000000" w:themeColor="text1"/>
                <w:sz w:val="16"/>
                <w:szCs w:val="16"/>
              </w:rPr>
              <w:t xml:space="preserve">Bade, K.J. “The Second World War and the Post-War Decade” in </w:t>
            </w:r>
            <w:r w:rsidRPr="007B2785">
              <w:rPr>
                <w:bCs/>
                <w:i/>
                <w:iCs/>
                <w:color w:val="000000" w:themeColor="text1"/>
                <w:sz w:val="16"/>
                <w:szCs w:val="16"/>
              </w:rPr>
              <w:t>Migration in European History</w:t>
            </w:r>
            <w:r w:rsidRPr="007B2785">
              <w:rPr>
                <w:bCs/>
                <w:color w:val="000000" w:themeColor="text1"/>
                <w:sz w:val="16"/>
                <w:szCs w:val="16"/>
              </w:rPr>
              <w:t>, pp.204-216.</w:t>
            </w:r>
          </w:p>
          <w:p w14:paraId="03BC740A" w14:textId="0FDA6B8B"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De Zayas, A. M. (2006). </w:t>
            </w:r>
            <w:r w:rsidRPr="007B2785">
              <w:rPr>
                <w:bCs/>
                <w:i/>
                <w:color w:val="000000" w:themeColor="text1"/>
                <w:sz w:val="16"/>
                <w:szCs w:val="16"/>
              </w:rPr>
              <w:t xml:space="preserve">A terrible </w:t>
            </w:r>
            <w:proofErr w:type="gramStart"/>
            <w:r w:rsidRPr="007B2785">
              <w:rPr>
                <w:bCs/>
                <w:i/>
                <w:color w:val="000000" w:themeColor="text1"/>
                <w:sz w:val="16"/>
                <w:szCs w:val="16"/>
              </w:rPr>
              <w:t>revenge :</w:t>
            </w:r>
            <w:proofErr w:type="gramEnd"/>
            <w:r w:rsidRPr="007B2785">
              <w:rPr>
                <w:bCs/>
                <w:i/>
                <w:color w:val="000000" w:themeColor="text1"/>
                <w:sz w:val="16"/>
                <w:szCs w:val="16"/>
              </w:rPr>
              <w:t xml:space="preserve"> the ethnic cleansing of the East European Germans </w:t>
            </w:r>
            <w:r w:rsidRPr="007B2785">
              <w:rPr>
                <w:bCs/>
                <w:color w:val="000000" w:themeColor="text1"/>
                <w:sz w:val="16"/>
                <w:szCs w:val="16"/>
              </w:rPr>
              <w:t>Palgrave Macmillan, p.82.</w:t>
            </w:r>
          </w:p>
          <w:p w14:paraId="6FBC4E0A"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lastRenderedPageBreak/>
              <w:t>Gatrell</w:t>
            </w:r>
            <w:proofErr w:type="spellEnd"/>
            <w:r w:rsidRPr="007B2785">
              <w:rPr>
                <w:bCs/>
                <w:color w:val="000000" w:themeColor="text1"/>
                <w:sz w:val="16"/>
                <w:szCs w:val="16"/>
              </w:rPr>
              <w:t>, Peter: “Forced Migration during the Second World War: An Introduction”, Refugees, Relief, and Resettlement: Gale, a Cengage Company (2000) (p. 1)</w:t>
            </w:r>
          </w:p>
        </w:tc>
        <w:tc>
          <w:tcPr>
            <w:tcW w:w="1843" w:type="dxa"/>
          </w:tcPr>
          <w:p w14:paraId="07A0912B" w14:textId="7A6B3EAB"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21 million displaced persons in Europe by mid-1943</w:t>
            </w:r>
          </w:p>
          <w:p w14:paraId="35EDC67C"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Guptil</w:t>
            </w:r>
            <w:proofErr w:type="spellEnd"/>
            <w:r w:rsidRPr="007B2785">
              <w:rPr>
                <w:bCs/>
                <w:color w:val="000000" w:themeColor="text1"/>
                <w:sz w:val="16"/>
                <w:szCs w:val="16"/>
              </w:rPr>
              <w:t>, M. B. (1992). Records of the United Nations Relief and Rehabilitation Administration 1943-1948. J. Refugee Stud., 5, 29-32 (pg. 30)</w:t>
            </w:r>
          </w:p>
        </w:tc>
        <w:tc>
          <w:tcPr>
            <w:tcW w:w="1985" w:type="dxa"/>
          </w:tcPr>
          <w:p w14:paraId="7B483DA7" w14:textId="7ABC00C4"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Also added the estimate for displaced Chinese from the low </w:t>
            </w:r>
            <w:proofErr w:type="gramStart"/>
            <w:r w:rsidRPr="007B2785">
              <w:rPr>
                <w:bCs/>
                <w:color w:val="000000" w:themeColor="text1"/>
                <w:sz w:val="16"/>
                <w:szCs w:val="16"/>
              </w:rPr>
              <w:t>estimates</w:t>
            </w:r>
            <w:proofErr w:type="gramEnd"/>
            <w:r w:rsidRPr="007B2785">
              <w:rPr>
                <w:bCs/>
                <w:color w:val="000000" w:themeColor="text1"/>
                <w:sz w:val="16"/>
                <w:szCs w:val="16"/>
              </w:rPr>
              <w:t xml:space="preserve"> column to the best estimates column since the best estimates was missing anything related to the Pacific theatre</w:t>
            </w:r>
          </w:p>
          <w:p w14:paraId="1D72236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There might be a better UNRRA estimate of displaced peoples inside a book called “UNRRA: The </w:t>
            </w:r>
            <w:r w:rsidRPr="007B2785">
              <w:rPr>
                <w:bCs/>
                <w:color w:val="000000" w:themeColor="text1"/>
                <w:sz w:val="16"/>
                <w:szCs w:val="16"/>
              </w:rPr>
              <w:lastRenderedPageBreak/>
              <w:t>History of the United Nations Relief and Rehabilitation Administration, Volume 3” but I can’t access it online</w:t>
            </w:r>
          </w:p>
        </w:tc>
      </w:tr>
      <w:tr w:rsidR="00F20CC2" w:rsidRPr="007B2785" w14:paraId="67A6406B" w14:textId="77777777" w:rsidTr="00F20CC2">
        <w:tc>
          <w:tcPr>
            <w:tcW w:w="1412" w:type="dxa"/>
            <w:gridSpan w:val="2"/>
          </w:tcPr>
          <w:p w14:paraId="528EFBF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Chinese Civil War</w:t>
            </w:r>
          </w:p>
          <w:p w14:paraId="5265CB30" w14:textId="77777777" w:rsidR="00F20CC2" w:rsidRPr="007B2785" w:rsidRDefault="00F20CC2" w:rsidP="007B2785">
            <w:pPr>
              <w:spacing w:after="0"/>
              <w:rPr>
                <w:bCs/>
                <w:color w:val="000000" w:themeColor="text1"/>
                <w:sz w:val="16"/>
                <w:szCs w:val="16"/>
              </w:rPr>
            </w:pPr>
          </w:p>
          <w:p w14:paraId="2630C5B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(excluding Japanese occupation, Sino-Japanese War, and post-49 Maoist purges, etc.)</w:t>
            </w:r>
          </w:p>
        </w:tc>
        <w:tc>
          <w:tcPr>
            <w:tcW w:w="1134" w:type="dxa"/>
          </w:tcPr>
          <w:p w14:paraId="381D7F5B" w14:textId="77777777" w:rsidR="00F20CC2" w:rsidRPr="007B2785" w:rsidRDefault="00F20CC2" w:rsidP="007B2785">
            <w:pPr>
              <w:spacing w:after="0"/>
              <w:rPr>
                <w:bCs/>
                <w:color w:val="000000" w:themeColor="text1"/>
                <w:sz w:val="16"/>
                <w:szCs w:val="16"/>
              </w:rPr>
            </w:pPr>
          </w:p>
          <w:p w14:paraId="5EAB8E4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1945-9</w:t>
            </w:r>
          </w:p>
        </w:tc>
        <w:tc>
          <w:tcPr>
            <w:tcW w:w="992" w:type="dxa"/>
          </w:tcPr>
          <w:p w14:paraId="6F98B227" w14:textId="64A421DF" w:rsidR="00F20CC2" w:rsidRPr="007B2785" w:rsidRDefault="00F20CC2" w:rsidP="007B2785">
            <w:pPr>
              <w:spacing w:after="0"/>
              <w:rPr>
                <w:bCs/>
                <w:color w:val="000000" w:themeColor="text1"/>
                <w:sz w:val="16"/>
                <w:szCs w:val="16"/>
              </w:rPr>
            </w:pPr>
            <w:r w:rsidRPr="007B2785">
              <w:rPr>
                <w:bCs/>
                <w:color w:val="000000" w:themeColor="text1"/>
                <w:sz w:val="16"/>
                <w:szCs w:val="16"/>
              </w:rPr>
              <w:t>2 million</w:t>
            </w:r>
          </w:p>
          <w:p w14:paraId="4FF76B9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(to Taiwan and Hong-Kong)</w:t>
            </w:r>
          </w:p>
          <w:p w14:paraId="61E76F92" w14:textId="77777777" w:rsidR="00F20CC2" w:rsidRPr="007B2785" w:rsidRDefault="00F20CC2" w:rsidP="007B2785">
            <w:pPr>
              <w:spacing w:after="0"/>
              <w:rPr>
                <w:bCs/>
                <w:color w:val="000000" w:themeColor="text1"/>
                <w:sz w:val="16"/>
                <w:szCs w:val="16"/>
              </w:rPr>
            </w:pPr>
          </w:p>
          <w:p w14:paraId="06B02D94" w14:textId="77777777" w:rsidR="00F20CC2" w:rsidRPr="007B2785" w:rsidRDefault="00F20CC2" w:rsidP="007B2785">
            <w:pPr>
              <w:spacing w:after="0"/>
              <w:rPr>
                <w:bCs/>
                <w:color w:val="000000" w:themeColor="text1"/>
                <w:sz w:val="16"/>
                <w:szCs w:val="16"/>
              </w:rPr>
            </w:pPr>
          </w:p>
          <w:p w14:paraId="2FD12BB5" w14:textId="77777777" w:rsidR="00F20CC2" w:rsidRPr="007B2785" w:rsidRDefault="00F20CC2" w:rsidP="007B2785">
            <w:pPr>
              <w:spacing w:after="0"/>
              <w:rPr>
                <w:bCs/>
                <w:color w:val="000000" w:themeColor="text1"/>
                <w:sz w:val="16"/>
                <w:szCs w:val="16"/>
              </w:rPr>
            </w:pPr>
          </w:p>
          <w:p w14:paraId="0686874A" w14:textId="77777777" w:rsidR="00F20CC2" w:rsidRPr="007B2785" w:rsidRDefault="00F20CC2" w:rsidP="007B2785">
            <w:pPr>
              <w:spacing w:after="0"/>
              <w:rPr>
                <w:bCs/>
                <w:color w:val="000000" w:themeColor="text1"/>
                <w:sz w:val="16"/>
                <w:szCs w:val="16"/>
              </w:rPr>
            </w:pPr>
          </w:p>
          <w:p w14:paraId="7200CEC3" w14:textId="77777777" w:rsidR="00F20CC2" w:rsidRPr="007B2785" w:rsidRDefault="00F20CC2" w:rsidP="007B2785">
            <w:pPr>
              <w:spacing w:after="0"/>
              <w:rPr>
                <w:bCs/>
                <w:color w:val="000000" w:themeColor="text1"/>
                <w:sz w:val="16"/>
                <w:szCs w:val="16"/>
              </w:rPr>
            </w:pPr>
          </w:p>
          <w:p w14:paraId="2409077A" w14:textId="77777777" w:rsidR="00F20CC2" w:rsidRPr="007B2785" w:rsidRDefault="00F20CC2" w:rsidP="007B2785">
            <w:pPr>
              <w:spacing w:after="0"/>
              <w:rPr>
                <w:bCs/>
                <w:color w:val="000000" w:themeColor="text1"/>
                <w:sz w:val="16"/>
                <w:szCs w:val="16"/>
              </w:rPr>
            </w:pPr>
          </w:p>
        </w:tc>
        <w:tc>
          <w:tcPr>
            <w:tcW w:w="992" w:type="dxa"/>
          </w:tcPr>
          <w:p w14:paraId="3F7F744C" w14:textId="77777777" w:rsidR="00F20CC2" w:rsidRPr="007B2785" w:rsidRDefault="00F20CC2" w:rsidP="007B2785">
            <w:pPr>
              <w:tabs>
                <w:tab w:val="left" w:pos="5550"/>
              </w:tabs>
              <w:spacing w:after="0"/>
              <w:rPr>
                <w:bCs/>
                <w:color w:val="000000" w:themeColor="text1"/>
                <w:sz w:val="16"/>
                <w:szCs w:val="16"/>
              </w:rPr>
            </w:pPr>
          </w:p>
          <w:p w14:paraId="179D4E1F" w14:textId="77777777"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t>(Yang 2021, p.2, p.7, p.19).</w:t>
            </w:r>
          </w:p>
          <w:p w14:paraId="08CAABD2" w14:textId="77777777" w:rsidR="00F20CC2" w:rsidRPr="007B2785" w:rsidRDefault="00F20CC2" w:rsidP="007B2785">
            <w:pPr>
              <w:tabs>
                <w:tab w:val="left" w:pos="5550"/>
              </w:tabs>
              <w:spacing w:after="0"/>
              <w:rPr>
                <w:bCs/>
                <w:color w:val="000000" w:themeColor="text1"/>
                <w:sz w:val="16"/>
                <w:szCs w:val="16"/>
              </w:rPr>
            </w:pPr>
          </w:p>
        </w:tc>
        <w:tc>
          <w:tcPr>
            <w:tcW w:w="993" w:type="dxa"/>
          </w:tcPr>
          <w:p w14:paraId="622E3F60" w14:textId="77777777" w:rsidR="00F20CC2" w:rsidRPr="007B2785" w:rsidRDefault="00F20CC2" w:rsidP="007B2785">
            <w:pPr>
              <w:spacing w:after="0"/>
              <w:rPr>
                <w:bCs/>
                <w:color w:val="000000" w:themeColor="text1"/>
                <w:sz w:val="16"/>
                <w:szCs w:val="16"/>
              </w:rPr>
            </w:pPr>
          </w:p>
          <w:p w14:paraId="2342268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35 million</w:t>
            </w:r>
          </w:p>
        </w:tc>
        <w:tc>
          <w:tcPr>
            <w:tcW w:w="1134" w:type="dxa"/>
          </w:tcPr>
          <w:p w14:paraId="45BA329C" w14:textId="4213EF18" w:rsidR="00F20CC2" w:rsidRPr="007B2785" w:rsidRDefault="00F20CC2" w:rsidP="007B2785">
            <w:pPr>
              <w:spacing w:after="0"/>
              <w:rPr>
                <w:bCs/>
                <w:color w:val="000000" w:themeColor="text1"/>
                <w:sz w:val="16"/>
                <w:szCs w:val="16"/>
              </w:rPr>
            </w:pPr>
            <w:r w:rsidRPr="007B2785">
              <w:rPr>
                <w:bCs/>
                <w:color w:val="000000" w:themeColor="text1"/>
                <w:sz w:val="16"/>
                <w:szCs w:val="16"/>
              </w:rPr>
              <w:t>United Nations Relief and Rehabilitation Administration. (1948). UNRRA in China, 1945-1947 (Operational Analysis Paper 53, p. 112). Washington, DC: UNRRA.</w:t>
            </w:r>
          </w:p>
          <w:p w14:paraId="133454A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Figure is from</w:t>
            </w:r>
          </w:p>
          <w:p w14:paraId="599F62A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Chinese National Relief and Rehabilitation Administration (CNRRA) covers all people recorded as “homeless, destitute or in flight because of renewed hostilities.”</w:t>
            </w:r>
          </w:p>
        </w:tc>
        <w:tc>
          <w:tcPr>
            <w:tcW w:w="1701" w:type="dxa"/>
            <w:shd w:val="pct10" w:color="auto" w:fill="auto"/>
          </w:tcPr>
          <w:p w14:paraId="52997DE8" w14:textId="77777777" w:rsidR="00F20CC2" w:rsidRPr="007B2785" w:rsidRDefault="00F20CC2" w:rsidP="007B2785">
            <w:pPr>
              <w:spacing w:after="0"/>
              <w:rPr>
                <w:bCs/>
                <w:color w:val="000000" w:themeColor="text1"/>
                <w:sz w:val="16"/>
                <w:szCs w:val="16"/>
              </w:rPr>
            </w:pPr>
          </w:p>
          <w:p w14:paraId="65801F2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20-30 million</w:t>
            </w:r>
          </w:p>
          <w:p w14:paraId="7F38B86B" w14:textId="77777777" w:rsidR="00F20CC2" w:rsidRPr="007B2785" w:rsidRDefault="00F20CC2" w:rsidP="007B2785">
            <w:pPr>
              <w:spacing w:after="0"/>
              <w:rPr>
                <w:bCs/>
                <w:color w:val="000000" w:themeColor="text1"/>
                <w:sz w:val="16"/>
                <w:szCs w:val="16"/>
              </w:rPr>
            </w:pPr>
          </w:p>
          <w:p w14:paraId="4C7B2871" w14:textId="07B44DC5"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34F60974" w14:textId="2B18254E" w:rsidR="00F20CC2" w:rsidRPr="007B2785" w:rsidRDefault="00F20CC2" w:rsidP="007B2785">
            <w:pPr>
              <w:spacing w:after="0"/>
              <w:rPr>
                <w:bCs/>
                <w:color w:val="000000" w:themeColor="text1"/>
                <w:sz w:val="16"/>
                <w:szCs w:val="16"/>
              </w:rPr>
            </w:pPr>
            <w:r w:rsidRPr="007B2785">
              <w:rPr>
                <w:bCs/>
                <w:color w:val="000000" w:themeColor="text1"/>
                <w:sz w:val="16"/>
                <w:szCs w:val="16"/>
              </w:rPr>
              <w:t>1 million expelled to Taiwan with Nationalist regime ouster (Yang 2021, p.2, p.7).</w:t>
            </w:r>
          </w:p>
          <w:p w14:paraId="5DD57C4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Another 1 million to Hong Kong, 200,000 of whom later returned to mainland (p.19)</w:t>
            </w:r>
          </w:p>
          <w:p w14:paraId="620CD700" w14:textId="77777777" w:rsidR="00F20CC2" w:rsidRPr="007B2785" w:rsidRDefault="00F20CC2" w:rsidP="007B2785">
            <w:pPr>
              <w:spacing w:after="0"/>
              <w:rPr>
                <w:bCs/>
                <w:color w:val="000000" w:themeColor="text1"/>
                <w:sz w:val="16"/>
                <w:szCs w:val="16"/>
              </w:rPr>
            </w:pPr>
          </w:p>
          <w:p w14:paraId="21A111D7" w14:textId="77777777" w:rsidR="00F20CC2" w:rsidRPr="007B2785" w:rsidRDefault="00F20CC2" w:rsidP="007B2785">
            <w:pPr>
              <w:spacing w:after="0"/>
              <w:rPr>
                <w:bCs/>
                <w:color w:val="000000" w:themeColor="text1"/>
                <w:sz w:val="16"/>
                <w:szCs w:val="16"/>
              </w:rPr>
            </w:pPr>
          </w:p>
          <w:p w14:paraId="3B361BBB" w14:textId="77777777" w:rsidR="00F20CC2" w:rsidRPr="007B2785" w:rsidRDefault="00F20CC2" w:rsidP="007B2785">
            <w:pPr>
              <w:spacing w:after="0"/>
              <w:rPr>
                <w:bCs/>
                <w:color w:val="000000" w:themeColor="text1"/>
                <w:sz w:val="16"/>
                <w:szCs w:val="16"/>
              </w:rPr>
            </w:pPr>
          </w:p>
          <w:p w14:paraId="25D2985F" w14:textId="77777777" w:rsidR="00F20CC2" w:rsidRPr="007B2785" w:rsidRDefault="00F20CC2" w:rsidP="007B2785">
            <w:pPr>
              <w:spacing w:after="0"/>
              <w:rPr>
                <w:bCs/>
                <w:color w:val="000000" w:themeColor="text1"/>
                <w:sz w:val="16"/>
                <w:szCs w:val="16"/>
              </w:rPr>
            </w:pPr>
          </w:p>
          <w:p w14:paraId="1B2C3A46" w14:textId="77777777" w:rsidR="00F20CC2" w:rsidRPr="007B2785" w:rsidRDefault="00F20CC2" w:rsidP="007B2785">
            <w:pPr>
              <w:spacing w:after="0"/>
              <w:rPr>
                <w:bCs/>
                <w:color w:val="000000" w:themeColor="text1"/>
                <w:sz w:val="16"/>
                <w:szCs w:val="16"/>
              </w:rPr>
            </w:pPr>
          </w:p>
          <w:p w14:paraId="0AC44708" w14:textId="77777777" w:rsidR="00F20CC2" w:rsidRPr="007B2785" w:rsidRDefault="00F20CC2" w:rsidP="007B2785">
            <w:pPr>
              <w:spacing w:after="0"/>
              <w:rPr>
                <w:bCs/>
                <w:color w:val="000000" w:themeColor="text1"/>
                <w:sz w:val="16"/>
                <w:szCs w:val="16"/>
              </w:rPr>
            </w:pPr>
          </w:p>
          <w:p w14:paraId="26E5A8D8" w14:textId="77777777" w:rsidR="00F20CC2" w:rsidRPr="007B2785" w:rsidRDefault="00F20CC2" w:rsidP="007B2785">
            <w:pPr>
              <w:spacing w:after="0"/>
              <w:rPr>
                <w:bCs/>
                <w:color w:val="000000" w:themeColor="text1"/>
                <w:sz w:val="16"/>
                <w:szCs w:val="16"/>
              </w:rPr>
            </w:pPr>
          </w:p>
          <w:p w14:paraId="538B1D04" w14:textId="77777777" w:rsidR="00F20CC2" w:rsidRPr="007B2785" w:rsidRDefault="00F20CC2" w:rsidP="007B2785">
            <w:pPr>
              <w:spacing w:after="0"/>
              <w:rPr>
                <w:bCs/>
                <w:color w:val="000000" w:themeColor="text1"/>
                <w:sz w:val="16"/>
                <w:szCs w:val="16"/>
              </w:rPr>
            </w:pPr>
          </w:p>
          <w:p w14:paraId="1AE50549" w14:textId="77777777" w:rsidR="00F20CC2" w:rsidRPr="007B2785" w:rsidRDefault="00F20CC2" w:rsidP="007B2785">
            <w:pPr>
              <w:spacing w:after="0"/>
              <w:rPr>
                <w:bCs/>
                <w:color w:val="000000" w:themeColor="text1"/>
                <w:sz w:val="16"/>
                <w:szCs w:val="16"/>
              </w:rPr>
            </w:pPr>
          </w:p>
        </w:tc>
        <w:tc>
          <w:tcPr>
            <w:tcW w:w="1842" w:type="dxa"/>
            <w:shd w:val="pct10" w:color="auto" w:fill="auto"/>
          </w:tcPr>
          <w:p w14:paraId="090D6936" w14:textId="585BF7A7" w:rsidR="00F20CC2" w:rsidRPr="007B2785" w:rsidRDefault="00F20CC2" w:rsidP="007B2785">
            <w:pPr>
              <w:spacing w:after="0"/>
              <w:rPr>
                <w:bCs/>
                <w:color w:val="000000" w:themeColor="text1"/>
                <w:sz w:val="16"/>
                <w:szCs w:val="16"/>
              </w:rPr>
            </w:pPr>
            <w:r w:rsidRPr="007B2785">
              <w:rPr>
                <w:bCs/>
                <w:color w:val="000000" w:themeColor="text1"/>
                <w:sz w:val="16"/>
                <w:szCs w:val="16"/>
              </w:rPr>
              <w:t>Paine, S. C. M. (2012). The wars for Asia, 1911-1949. Cambridge University Press, p.133.</w:t>
            </w:r>
          </w:p>
          <w:p w14:paraId="6289F73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Yang, D. M.-H. (2021). The great exodus from </w:t>
            </w:r>
            <w:proofErr w:type="gramStart"/>
            <w:r w:rsidRPr="007B2785">
              <w:rPr>
                <w:bCs/>
                <w:color w:val="000000" w:themeColor="text1"/>
                <w:sz w:val="16"/>
                <w:szCs w:val="16"/>
              </w:rPr>
              <w:t>China :</w:t>
            </w:r>
            <w:proofErr w:type="gramEnd"/>
            <w:r w:rsidRPr="007B2785">
              <w:rPr>
                <w:bCs/>
                <w:color w:val="000000" w:themeColor="text1"/>
                <w:sz w:val="16"/>
                <w:szCs w:val="16"/>
              </w:rPr>
              <w:t xml:space="preserve"> trauma, memory, and identity in modern Taiwan. Cambridge University Press.</w:t>
            </w:r>
          </w:p>
          <w:p w14:paraId="61DDAE1A" w14:textId="77777777" w:rsidR="00F20CC2" w:rsidRPr="007B2785" w:rsidRDefault="00F20CC2" w:rsidP="007B2785">
            <w:pPr>
              <w:spacing w:after="0"/>
              <w:rPr>
                <w:bCs/>
                <w:color w:val="000000" w:themeColor="text1"/>
                <w:sz w:val="16"/>
                <w:szCs w:val="16"/>
              </w:rPr>
            </w:pPr>
          </w:p>
          <w:p w14:paraId="106D1355"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Gruin</w:t>
            </w:r>
            <w:proofErr w:type="spellEnd"/>
            <w:r w:rsidRPr="007B2785">
              <w:rPr>
                <w:bCs/>
                <w:color w:val="000000" w:themeColor="text1"/>
                <w:sz w:val="16"/>
                <w:szCs w:val="16"/>
              </w:rPr>
              <w:t xml:space="preserve">, F. (1948). China’s </w:t>
            </w:r>
            <w:r w:rsidRPr="007B2785">
              <w:rPr>
                <w:bCs/>
                <w:i/>
                <w:iCs/>
                <w:color w:val="000000" w:themeColor="text1"/>
                <w:sz w:val="16"/>
                <w:szCs w:val="16"/>
              </w:rPr>
              <w:t>30,000,000 uprooted ones.</w:t>
            </w:r>
            <w:r w:rsidRPr="007B2785">
              <w:rPr>
                <w:bCs/>
                <w:color w:val="000000" w:themeColor="text1"/>
                <w:sz w:val="16"/>
                <w:szCs w:val="16"/>
              </w:rPr>
              <w:t xml:space="preserve"> China Monthly, 9, p.218.</w:t>
            </w:r>
          </w:p>
          <w:p w14:paraId="438B6F55" w14:textId="77777777" w:rsidR="00F20CC2" w:rsidRPr="007B2785" w:rsidRDefault="00F20CC2" w:rsidP="007B2785">
            <w:pPr>
              <w:spacing w:after="0"/>
              <w:rPr>
                <w:bCs/>
                <w:color w:val="000000" w:themeColor="text1"/>
                <w:sz w:val="16"/>
                <w:szCs w:val="16"/>
              </w:rPr>
            </w:pPr>
          </w:p>
          <w:p w14:paraId="573AE65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van de Ven, H. (2017). China at war: Triumph and tragedy in the emergence of the new China, 1937-1952 (p. 305). Cambridge, MA: Harvard University Press.</w:t>
            </w:r>
          </w:p>
        </w:tc>
        <w:tc>
          <w:tcPr>
            <w:tcW w:w="1843" w:type="dxa"/>
          </w:tcPr>
          <w:p w14:paraId="09A3AF57" w14:textId="7F50129D" w:rsidR="00F20CC2" w:rsidRPr="007B2785" w:rsidRDefault="00F20CC2" w:rsidP="007B2785">
            <w:pPr>
              <w:spacing w:after="0"/>
              <w:rPr>
                <w:bCs/>
                <w:color w:val="000000" w:themeColor="text1"/>
                <w:sz w:val="16"/>
                <w:szCs w:val="16"/>
              </w:rPr>
            </w:pPr>
          </w:p>
        </w:tc>
        <w:tc>
          <w:tcPr>
            <w:tcW w:w="1985" w:type="dxa"/>
          </w:tcPr>
          <w:p w14:paraId="3F297312" w14:textId="734891F2"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Of total of 95 million Chinese civilian refugees (second </w:t>
            </w:r>
            <w:proofErr w:type="spellStart"/>
            <w:r w:rsidRPr="007B2785">
              <w:rPr>
                <w:bCs/>
                <w:color w:val="000000" w:themeColor="text1"/>
                <w:sz w:val="16"/>
                <w:szCs w:val="16"/>
              </w:rPr>
              <w:t>sino</w:t>
            </w:r>
            <w:proofErr w:type="spellEnd"/>
            <w:r w:rsidRPr="007B2785">
              <w:rPr>
                <w:bCs/>
                <w:color w:val="000000" w:themeColor="text1"/>
                <w:sz w:val="16"/>
                <w:szCs w:val="16"/>
              </w:rPr>
              <w:t>-jap war, occupation, and civil war), 42 million were estimated in 1946; 3/5</w:t>
            </w:r>
            <w:r w:rsidRPr="007B2785">
              <w:rPr>
                <w:bCs/>
                <w:color w:val="000000" w:themeColor="text1"/>
                <w:sz w:val="16"/>
                <w:szCs w:val="16"/>
                <w:vertAlign w:val="superscript"/>
              </w:rPr>
              <w:t>th</w:t>
            </w:r>
            <w:r w:rsidRPr="007B2785">
              <w:rPr>
                <w:bCs/>
                <w:color w:val="000000" w:themeColor="text1"/>
                <w:sz w:val="16"/>
                <w:szCs w:val="16"/>
              </w:rPr>
              <w:t xml:space="preserve"> were in Liberated Areas.</w:t>
            </w:r>
          </w:p>
          <w:p w14:paraId="786B9443" w14:textId="3DE711D6" w:rsidR="00F20CC2" w:rsidRPr="007B2785" w:rsidRDefault="00F20CC2" w:rsidP="007B2785">
            <w:pPr>
              <w:spacing w:after="0"/>
              <w:rPr>
                <w:bCs/>
                <w:color w:val="000000" w:themeColor="text1"/>
                <w:sz w:val="16"/>
                <w:szCs w:val="16"/>
              </w:rPr>
            </w:pPr>
            <w:bookmarkStart w:id="0" w:name="_Hlk196138338"/>
            <w:proofErr w:type="spellStart"/>
            <w:r w:rsidRPr="007B2785">
              <w:rPr>
                <w:bCs/>
                <w:color w:val="000000" w:themeColor="text1"/>
                <w:sz w:val="16"/>
                <w:szCs w:val="16"/>
              </w:rPr>
              <w:t>Mitter</w:t>
            </w:r>
            <w:proofErr w:type="spellEnd"/>
            <w:r w:rsidRPr="007B2785">
              <w:rPr>
                <w:bCs/>
                <w:color w:val="000000" w:themeColor="text1"/>
                <w:sz w:val="16"/>
                <w:szCs w:val="16"/>
              </w:rPr>
              <w:t xml:space="preserve"> (2022, p.210).</w:t>
            </w:r>
            <w:bookmarkEnd w:id="0"/>
          </w:p>
          <w:p w14:paraId="3FEFA1FF" w14:textId="27228B59"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Mitter</w:t>
            </w:r>
            <w:proofErr w:type="spellEnd"/>
            <w:r w:rsidRPr="007B2785">
              <w:rPr>
                <w:bCs/>
                <w:color w:val="000000" w:themeColor="text1"/>
                <w:sz w:val="16"/>
                <w:szCs w:val="16"/>
              </w:rPr>
              <w:t xml:space="preserve">, R. (2022). Relocation and Dislocation: Civilian, Refugee, and Military Movement as Factors in the Disintegration of Postwar China, 1945–49. </w:t>
            </w:r>
            <w:proofErr w:type="spellStart"/>
            <w:r w:rsidRPr="007B2785">
              <w:rPr>
                <w:bCs/>
                <w:color w:val="000000" w:themeColor="text1"/>
                <w:sz w:val="16"/>
                <w:szCs w:val="16"/>
              </w:rPr>
              <w:t>Itinerario</w:t>
            </w:r>
            <w:proofErr w:type="spellEnd"/>
            <w:r w:rsidRPr="007B2785">
              <w:rPr>
                <w:bCs/>
                <w:color w:val="000000" w:themeColor="text1"/>
                <w:sz w:val="16"/>
                <w:szCs w:val="16"/>
              </w:rPr>
              <w:t>, 46(2), 193–213.</w:t>
            </w:r>
          </w:p>
          <w:p w14:paraId="672693E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Siege of Changchun alone killed 160,000 civilians from starvation and disease, </w:t>
            </w:r>
          </w:p>
          <w:p w14:paraId="4E0587DF"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Dikötter</w:t>
            </w:r>
            <w:proofErr w:type="spellEnd"/>
            <w:r w:rsidRPr="007B2785">
              <w:rPr>
                <w:bCs/>
                <w:color w:val="000000" w:themeColor="text1"/>
                <w:sz w:val="16"/>
                <w:szCs w:val="16"/>
              </w:rPr>
              <w:t xml:space="preserve">, Frank. </w:t>
            </w:r>
            <w:r w:rsidRPr="007B2785">
              <w:rPr>
                <w:bCs/>
                <w:i/>
                <w:iCs/>
                <w:color w:val="000000" w:themeColor="text1"/>
                <w:sz w:val="16"/>
                <w:szCs w:val="16"/>
              </w:rPr>
              <w:t>The Tragedy of Liberation: A History of the Chinese Revolution 1945–1957</w:t>
            </w:r>
            <w:r w:rsidRPr="007B2785">
              <w:rPr>
                <w:bCs/>
                <w:color w:val="000000" w:themeColor="text1"/>
                <w:sz w:val="16"/>
                <w:szCs w:val="16"/>
              </w:rPr>
              <w:t xml:space="preserve">. Bloomsbury Press, 2013, p. </w:t>
            </w:r>
            <w:proofErr w:type="gramStart"/>
            <w:r w:rsidRPr="007B2785">
              <w:rPr>
                <w:bCs/>
                <w:color w:val="000000" w:themeColor="text1"/>
                <w:sz w:val="16"/>
                <w:szCs w:val="16"/>
              </w:rPr>
              <w:t>102.​</w:t>
            </w:r>
            <w:proofErr w:type="gramEnd"/>
          </w:p>
          <w:p w14:paraId="453A4643" w14:textId="77777777" w:rsidR="00F20CC2" w:rsidRPr="007B2785" w:rsidRDefault="00F20CC2" w:rsidP="007B2785">
            <w:pPr>
              <w:spacing w:after="0"/>
              <w:rPr>
                <w:bCs/>
                <w:color w:val="000000" w:themeColor="text1"/>
                <w:sz w:val="16"/>
                <w:szCs w:val="16"/>
              </w:rPr>
            </w:pPr>
          </w:p>
        </w:tc>
      </w:tr>
      <w:tr w:rsidR="00F20CC2" w:rsidRPr="007B2785" w14:paraId="6BC6198F" w14:textId="77777777" w:rsidTr="00F20CC2">
        <w:tc>
          <w:tcPr>
            <w:tcW w:w="1412" w:type="dxa"/>
            <w:gridSpan w:val="2"/>
          </w:tcPr>
          <w:p w14:paraId="70023F0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India Partition </w:t>
            </w:r>
          </w:p>
        </w:tc>
        <w:tc>
          <w:tcPr>
            <w:tcW w:w="1134" w:type="dxa"/>
          </w:tcPr>
          <w:p w14:paraId="213900E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1947</w:t>
            </w:r>
          </w:p>
        </w:tc>
        <w:tc>
          <w:tcPr>
            <w:tcW w:w="992" w:type="dxa"/>
          </w:tcPr>
          <w:p w14:paraId="22E4867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10 million</w:t>
            </w:r>
          </w:p>
          <w:p w14:paraId="340685CD" w14:textId="77777777" w:rsidR="00F20CC2" w:rsidRPr="007B2785" w:rsidRDefault="00F20CC2" w:rsidP="007B2785">
            <w:pPr>
              <w:spacing w:after="0"/>
              <w:rPr>
                <w:bCs/>
                <w:color w:val="000000" w:themeColor="text1"/>
                <w:sz w:val="16"/>
                <w:szCs w:val="16"/>
              </w:rPr>
            </w:pPr>
          </w:p>
          <w:p w14:paraId="7947E0C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Kaur 2009, p.432 </w:t>
            </w:r>
          </w:p>
          <w:p w14:paraId="55868A21" w14:textId="77777777" w:rsidR="00F20CC2" w:rsidRPr="007B2785" w:rsidRDefault="00F20CC2" w:rsidP="007B2785">
            <w:pPr>
              <w:spacing w:after="0"/>
              <w:rPr>
                <w:bCs/>
                <w:color w:val="000000" w:themeColor="text1"/>
                <w:sz w:val="16"/>
                <w:szCs w:val="16"/>
              </w:rPr>
            </w:pPr>
          </w:p>
        </w:tc>
        <w:tc>
          <w:tcPr>
            <w:tcW w:w="992" w:type="dxa"/>
          </w:tcPr>
          <w:p w14:paraId="256E0668" w14:textId="77777777"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t xml:space="preserve">Kaur, R. (2009). Distinctive Citizenship: Refugees, Subjects and Post-Colonial </w:t>
            </w:r>
            <w:r w:rsidRPr="007B2785">
              <w:rPr>
                <w:bCs/>
                <w:color w:val="000000" w:themeColor="text1"/>
                <w:sz w:val="16"/>
                <w:szCs w:val="16"/>
              </w:rPr>
              <w:lastRenderedPageBreak/>
              <w:t>State in India’s Partition. Cultural and Social History, 6(4), 429–446.</w:t>
            </w:r>
          </w:p>
        </w:tc>
        <w:tc>
          <w:tcPr>
            <w:tcW w:w="993" w:type="dxa"/>
          </w:tcPr>
          <w:p w14:paraId="08F8854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20 million</w:t>
            </w:r>
          </w:p>
          <w:p w14:paraId="411D7877" w14:textId="77777777" w:rsidR="00F20CC2" w:rsidRPr="007B2785" w:rsidRDefault="00F20CC2" w:rsidP="007B2785">
            <w:pPr>
              <w:spacing w:after="0"/>
              <w:rPr>
                <w:bCs/>
                <w:color w:val="000000" w:themeColor="text1"/>
                <w:sz w:val="16"/>
                <w:szCs w:val="16"/>
              </w:rPr>
            </w:pPr>
          </w:p>
          <w:p w14:paraId="22A34340" w14:textId="77777777" w:rsidR="00F20CC2" w:rsidRPr="007B2785" w:rsidRDefault="00F20CC2" w:rsidP="007B2785">
            <w:pPr>
              <w:spacing w:after="0"/>
              <w:rPr>
                <w:bCs/>
                <w:strike/>
                <w:color w:val="000000" w:themeColor="text1"/>
                <w:sz w:val="16"/>
                <w:szCs w:val="16"/>
              </w:rPr>
            </w:pPr>
            <w:r w:rsidRPr="007B2785">
              <w:rPr>
                <w:bCs/>
                <w:strike/>
                <w:color w:val="000000" w:themeColor="text1"/>
                <w:sz w:val="16"/>
                <w:szCs w:val="16"/>
              </w:rPr>
              <w:t>(</w:t>
            </w:r>
            <w:proofErr w:type="spellStart"/>
            <w:r w:rsidRPr="007B2785">
              <w:rPr>
                <w:bCs/>
                <w:strike/>
                <w:color w:val="000000" w:themeColor="text1"/>
                <w:sz w:val="16"/>
                <w:szCs w:val="16"/>
              </w:rPr>
              <w:t>Iftekharuzzaman</w:t>
            </w:r>
            <w:proofErr w:type="spellEnd"/>
            <w:r w:rsidRPr="007B2785">
              <w:rPr>
                <w:bCs/>
                <w:strike/>
                <w:color w:val="000000" w:themeColor="text1"/>
                <w:sz w:val="16"/>
                <w:szCs w:val="16"/>
              </w:rPr>
              <w:t xml:space="preserve"> 1998,</w:t>
            </w:r>
          </w:p>
          <w:p w14:paraId="6C57B5CE" w14:textId="77777777" w:rsidR="00F20CC2" w:rsidRPr="007B2785" w:rsidRDefault="00F20CC2" w:rsidP="007B2785">
            <w:pPr>
              <w:spacing w:after="0"/>
              <w:rPr>
                <w:bCs/>
                <w:color w:val="000000" w:themeColor="text1"/>
                <w:sz w:val="16"/>
                <w:szCs w:val="16"/>
              </w:rPr>
            </w:pPr>
            <w:r w:rsidRPr="007B2785">
              <w:rPr>
                <w:bCs/>
                <w:strike/>
                <w:color w:val="000000" w:themeColor="text1"/>
                <w:sz w:val="16"/>
                <w:szCs w:val="16"/>
              </w:rPr>
              <w:t>p.275)</w:t>
            </w:r>
          </w:p>
        </w:tc>
        <w:tc>
          <w:tcPr>
            <w:tcW w:w="1134" w:type="dxa"/>
          </w:tcPr>
          <w:p w14:paraId="7BE68B94"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Iftekharuzzaman</w:t>
            </w:r>
            <w:proofErr w:type="spellEnd"/>
            <w:r w:rsidRPr="007B2785">
              <w:rPr>
                <w:bCs/>
                <w:color w:val="000000" w:themeColor="text1"/>
                <w:sz w:val="16"/>
                <w:szCs w:val="16"/>
              </w:rPr>
              <w:t>. (1998). Chapter 11 “South Asia”:</w:t>
            </w:r>
          </w:p>
          <w:p w14:paraId="5685B4C2" w14:textId="77777777" w:rsidR="00F20CC2" w:rsidRPr="007B2785" w:rsidRDefault="00E87061" w:rsidP="007B2785">
            <w:pPr>
              <w:spacing w:after="0"/>
              <w:rPr>
                <w:bCs/>
                <w:color w:val="000000" w:themeColor="text1"/>
                <w:sz w:val="16"/>
                <w:szCs w:val="16"/>
              </w:rPr>
            </w:pPr>
            <w:hyperlink r:id="rId12" w:history="1">
              <w:r w:rsidR="00F20CC2" w:rsidRPr="007B2785">
                <w:rPr>
                  <w:rStyle w:val="Hyperlink"/>
                  <w:bCs/>
                  <w:color w:val="000000" w:themeColor="text1"/>
                  <w:sz w:val="16"/>
                  <w:szCs w:val="16"/>
                </w:rPr>
                <w:t>https://jcie.org/researchpdfs/NewSecurity/11_S%20A</w:t>
              </w:r>
              <w:r w:rsidR="00F20CC2" w:rsidRPr="007B2785">
                <w:rPr>
                  <w:rStyle w:val="Hyperlink"/>
                  <w:bCs/>
                  <w:color w:val="000000" w:themeColor="text1"/>
                  <w:sz w:val="16"/>
                  <w:szCs w:val="16"/>
                </w:rPr>
                <w:lastRenderedPageBreak/>
                <w:t>sia.pdf</w:t>
              </w:r>
            </w:hyperlink>
            <w:r w:rsidR="00F20CC2" w:rsidRPr="007B2785">
              <w:rPr>
                <w:bCs/>
                <w:color w:val="000000" w:themeColor="text1"/>
                <w:sz w:val="16"/>
                <w:szCs w:val="16"/>
              </w:rPr>
              <w:t xml:space="preserve"> (p. 275)</w:t>
            </w:r>
          </w:p>
        </w:tc>
        <w:tc>
          <w:tcPr>
            <w:tcW w:w="1701" w:type="dxa"/>
            <w:shd w:val="pct10" w:color="auto" w:fill="auto"/>
          </w:tcPr>
          <w:p w14:paraId="27225818" w14:textId="4A74D861" w:rsidR="00F20CC2" w:rsidRPr="007B2785" w:rsidRDefault="00F20CC2" w:rsidP="007B2785">
            <w:pPr>
              <w:spacing w:after="0"/>
              <w:rPr>
                <w:bCs/>
                <w:color w:val="000000" w:themeColor="text1"/>
                <w:sz w:val="16"/>
                <w:szCs w:val="16"/>
              </w:rPr>
            </w:pPr>
            <w:bookmarkStart w:id="1" w:name="_Hlk197627075"/>
            <w:r w:rsidRPr="007B2785">
              <w:rPr>
                <w:bCs/>
                <w:color w:val="000000" w:themeColor="text1"/>
                <w:sz w:val="16"/>
                <w:szCs w:val="16"/>
              </w:rPr>
              <w:lastRenderedPageBreak/>
              <w:t>14.5-16.7 million</w:t>
            </w:r>
            <w:bookmarkEnd w:id="1"/>
          </w:p>
          <w:p w14:paraId="6B9A5B6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(Bharadwaj et al. 2009, p.3)</w:t>
            </w:r>
          </w:p>
          <w:p w14:paraId="1BB21BBF" w14:textId="77777777" w:rsidR="00F20CC2" w:rsidRPr="007B2785" w:rsidRDefault="00F20CC2" w:rsidP="007B2785">
            <w:pPr>
              <w:spacing w:after="0"/>
              <w:rPr>
                <w:bCs/>
                <w:color w:val="000000" w:themeColor="text1"/>
                <w:sz w:val="16"/>
                <w:szCs w:val="16"/>
              </w:rPr>
            </w:pPr>
          </w:p>
          <w:p w14:paraId="1ADF3C3D" w14:textId="7F9DEBB5" w:rsidR="00F20CC2" w:rsidRPr="007B2785" w:rsidRDefault="00F20CC2" w:rsidP="007B2785">
            <w:pPr>
              <w:spacing w:after="0"/>
              <w:rPr>
                <w:bCs/>
                <w:color w:val="000000" w:themeColor="text1"/>
                <w:sz w:val="16"/>
                <w:szCs w:val="16"/>
              </w:rPr>
            </w:pPr>
          </w:p>
        </w:tc>
        <w:tc>
          <w:tcPr>
            <w:tcW w:w="1842" w:type="dxa"/>
            <w:shd w:val="pct10" w:color="auto" w:fill="auto"/>
          </w:tcPr>
          <w:p w14:paraId="60BAE5E8" w14:textId="11C84111"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Bharadwaj, P., </w:t>
            </w:r>
            <w:proofErr w:type="spellStart"/>
            <w:r w:rsidRPr="007B2785">
              <w:rPr>
                <w:bCs/>
                <w:color w:val="000000" w:themeColor="text1"/>
                <w:sz w:val="16"/>
                <w:szCs w:val="16"/>
              </w:rPr>
              <w:t>Khwaja</w:t>
            </w:r>
            <w:proofErr w:type="spellEnd"/>
            <w:r w:rsidRPr="007B2785">
              <w:rPr>
                <w:bCs/>
                <w:color w:val="000000" w:themeColor="text1"/>
                <w:sz w:val="16"/>
                <w:szCs w:val="16"/>
              </w:rPr>
              <w:t xml:space="preserve">, A. I., &amp; </w:t>
            </w:r>
            <w:proofErr w:type="spellStart"/>
            <w:r w:rsidRPr="007B2785">
              <w:rPr>
                <w:bCs/>
                <w:color w:val="000000" w:themeColor="text1"/>
                <w:sz w:val="16"/>
                <w:szCs w:val="16"/>
              </w:rPr>
              <w:t>Mian</w:t>
            </w:r>
            <w:proofErr w:type="spellEnd"/>
            <w:r w:rsidRPr="007B2785">
              <w:rPr>
                <w:bCs/>
                <w:color w:val="000000" w:themeColor="text1"/>
                <w:sz w:val="16"/>
                <w:szCs w:val="16"/>
              </w:rPr>
              <w:t>, A. R. (2009). The partition of India: demographic consequences (Vol. 1294846). SSRN.</w:t>
            </w:r>
          </w:p>
          <w:p w14:paraId="6F8F6677" w14:textId="0C7F274F"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Bharadwaj, P., </w:t>
            </w:r>
            <w:proofErr w:type="spellStart"/>
            <w:r w:rsidRPr="007B2785">
              <w:rPr>
                <w:bCs/>
                <w:color w:val="000000" w:themeColor="text1"/>
                <w:sz w:val="16"/>
                <w:szCs w:val="16"/>
              </w:rPr>
              <w:t>Khwaja</w:t>
            </w:r>
            <w:proofErr w:type="spellEnd"/>
            <w:r w:rsidRPr="007B2785">
              <w:rPr>
                <w:bCs/>
                <w:color w:val="000000" w:themeColor="text1"/>
                <w:sz w:val="16"/>
                <w:szCs w:val="16"/>
              </w:rPr>
              <w:t xml:space="preserve">, A., &amp; </w:t>
            </w:r>
            <w:proofErr w:type="spellStart"/>
            <w:r w:rsidRPr="007B2785">
              <w:rPr>
                <w:bCs/>
                <w:color w:val="000000" w:themeColor="text1"/>
                <w:sz w:val="16"/>
                <w:szCs w:val="16"/>
              </w:rPr>
              <w:t>Mian</w:t>
            </w:r>
            <w:proofErr w:type="spellEnd"/>
            <w:r w:rsidRPr="007B2785">
              <w:rPr>
                <w:bCs/>
                <w:color w:val="000000" w:themeColor="text1"/>
                <w:sz w:val="16"/>
                <w:szCs w:val="16"/>
              </w:rPr>
              <w:t xml:space="preserve">, A. (2008). </w:t>
            </w:r>
            <w:r w:rsidRPr="007B2785">
              <w:rPr>
                <w:bCs/>
                <w:color w:val="000000" w:themeColor="text1"/>
                <w:sz w:val="16"/>
                <w:szCs w:val="16"/>
              </w:rPr>
              <w:lastRenderedPageBreak/>
              <w:t xml:space="preserve">The Big March: Migratory Flows after the Partition of India. Economic and Political Weekly, 43(35), 39–49. </w:t>
            </w:r>
            <w:hyperlink r:id="rId13" w:history="1">
              <w:r w:rsidRPr="007B2785">
                <w:rPr>
                  <w:rStyle w:val="Hyperlink"/>
                  <w:bCs/>
                  <w:color w:val="000000" w:themeColor="text1"/>
                  <w:sz w:val="16"/>
                  <w:szCs w:val="16"/>
                </w:rPr>
                <w:t>http://www</w:t>
              </w:r>
            </w:hyperlink>
            <w:r w:rsidRPr="007B2785">
              <w:rPr>
                <w:bCs/>
                <w:color w:val="000000" w:themeColor="text1"/>
                <w:sz w:val="16"/>
                <w:szCs w:val="16"/>
              </w:rPr>
              <w:t>.jstor.org/stable/40278723</w:t>
            </w:r>
          </w:p>
        </w:tc>
        <w:tc>
          <w:tcPr>
            <w:tcW w:w="1843" w:type="dxa"/>
          </w:tcPr>
          <w:p w14:paraId="6B5ADB7D" w14:textId="77777777" w:rsidR="00F20CC2" w:rsidRPr="007B2785" w:rsidRDefault="00F20CC2" w:rsidP="007B2785">
            <w:pPr>
              <w:spacing w:after="0"/>
              <w:rPr>
                <w:bCs/>
                <w:color w:val="000000" w:themeColor="text1"/>
                <w:sz w:val="16"/>
                <w:szCs w:val="16"/>
              </w:rPr>
            </w:pPr>
          </w:p>
        </w:tc>
        <w:tc>
          <w:tcPr>
            <w:tcW w:w="1985" w:type="dxa"/>
          </w:tcPr>
          <w:p w14:paraId="17A338C8" w14:textId="5F53F9F1" w:rsidR="00F20CC2" w:rsidRPr="007B2785" w:rsidRDefault="00F20CC2" w:rsidP="007B2785">
            <w:pPr>
              <w:spacing w:after="0"/>
              <w:rPr>
                <w:bCs/>
                <w:color w:val="000000" w:themeColor="text1"/>
                <w:sz w:val="16"/>
                <w:szCs w:val="16"/>
              </w:rPr>
            </w:pPr>
            <w:r w:rsidRPr="007B2785">
              <w:rPr>
                <w:bCs/>
                <w:color w:val="000000" w:themeColor="text1"/>
                <w:sz w:val="16"/>
                <w:szCs w:val="16"/>
              </w:rPr>
              <w:t>16.7 million out-migrants, 14.5 in migrants, 2.2 to 2.9 million missing, estimated total</w:t>
            </w:r>
            <w:r w:rsidR="00F67B22" w:rsidRPr="007B2785">
              <w:rPr>
                <w:bCs/>
                <w:color w:val="000000" w:themeColor="text1"/>
                <w:sz w:val="16"/>
                <w:szCs w:val="16"/>
              </w:rPr>
              <w:t>.</w:t>
            </w:r>
          </w:p>
        </w:tc>
      </w:tr>
      <w:tr w:rsidR="00F20CC2" w:rsidRPr="007B2785" w14:paraId="4C9187EF" w14:textId="77777777" w:rsidTr="00F20CC2">
        <w:tc>
          <w:tcPr>
            <w:tcW w:w="1412" w:type="dxa"/>
            <w:gridSpan w:val="2"/>
          </w:tcPr>
          <w:p w14:paraId="29CF790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Palestinian Exodus</w:t>
            </w:r>
          </w:p>
        </w:tc>
        <w:tc>
          <w:tcPr>
            <w:tcW w:w="1134" w:type="dxa"/>
          </w:tcPr>
          <w:p w14:paraId="1763324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1948</w:t>
            </w:r>
          </w:p>
        </w:tc>
        <w:tc>
          <w:tcPr>
            <w:tcW w:w="992" w:type="dxa"/>
          </w:tcPr>
          <w:p w14:paraId="538D7A4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700,000 </w:t>
            </w:r>
          </w:p>
          <w:p w14:paraId="7597F7FC" w14:textId="77777777" w:rsidR="00F20CC2" w:rsidRPr="007B2785" w:rsidRDefault="00F20CC2" w:rsidP="007B2785">
            <w:pPr>
              <w:spacing w:after="0"/>
              <w:rPr>
                <w:bCs/>
                <w:color w:val="000000" w:themeColor="text1"/>
                <w:sz w:val="16"/>
                <w:szCs w:val="16"/>
              </w:rPr>
            </w:pPr>
          </w:p>
          <w:p w14:paraId="62117FB9" w14:textId="77777777" w:rsidR="00F20CC2" w:rsidRPr="007B2785" w:rsidRDefault="00F20CC2" w:rsidP="007B2785">
            <w:pPr>
              <w:spacing w:after="0"/>
              <w:rPr>
                <w:bCs/>
                <w:color w:val="000000" w:themeColor="text1"/>
                <w:sz w:val="16"/>
                <w:szCs w:val="16"/>
              </w:rPr>
            </w:pPr>
          </w:p>
          <w:p w14:paraId="545DBBBD" w14:textId="77777777" w:rsidR="00F20CC2" w:rsidRPr="007B2785" w:rsidRDefault="00F20CC2" w:rsidP="007B2785">
            <w:pPr>
              <w:spacing w:after="0"/>
              <w:rPr>
                <w:bCs/>
                <w:color w:val="000000" w:themeColor="text1"/>
                <w:sz w:val="16"/>
                <w:szCs w:val="16"/>
              </w:rPr>
            </w:pPr>
          </w:p>
          <w:p w14:paraId="2AF83234" w14:textId="77777777" w:rsidR="00F20CC2" w:rsidRPr="007B2785" w:rsidRDefault="00F20CC2" w:rsidP="007B2785">
            <w:pPr>
              <w:spacing w:after="0"/>
              <w:rPr>
                <w:bCs/>
                <w:color w:val="000000" w:themeColor="text1"/>
                <w:sz w:val="16"/>
                <w:szCs w:val="16"/>
              </w:rPr>
            </w:pPr>
          </w:p>
          <w:p w14:paraId="0EAAC7FD" w14:textId="77777777" w:rsidR="00F20CC2" w:rsidRPr="007B2785" w:rsidRDefault="00F20CC2" w:rsidP="007B2785">
            <w:pPr>
              <w:spacing w:after="0"/>
              <w:rPr>
                <w:bCs/>
                <w:color w:val="000000" w:themeColor="text1"/>
                <w:sz w:val="16"/>
                <w:szCs w:val="16"/>
              </w:rPr>
            </w:pPr>
          </w:p>
          <w:p w14:paraId="48C6F93F" w14:textId="77777777" w:rsidR="00F20CC2" w:rsidRPr="007B2785" w:rsidRDefault="00F20CC2" w:rsidP="007B2785">
            <w:pPr>
              <w:spacing w:after="0"/>
              <w:rPr>
                <w:bCs/>
                <w:color w:val="000000" w:themeColor="text1"/>
                <w:sz w:val="16"/>
                <w:szCs w:val="16"/>
              </w:rPr>
            </w:pPr>
          </w:p>
          <w:p w14:paraId="30BC0CBE" w14:textId="77777777" w:rsidR="00F20CC2" w:rsidRPr="007B2785" w:rsidRDefault="00F20CC2" w:rsidP="007B2785">
            <w:pPr>
              <w:spacing w:after="0"/>
              <w:rPr>
                <w:bCs/>
                <w:color w:val="000000" w:themeColor="text1"/>
                <w:sz w:val="16"/>
                <w:szCs w:val="16"/>
              </w:rPr>
            </w:pPr>
          </w:p>
          <w:p w14:paraId="3941A619" w14:textId="77777777" w:rsidR="00F20CC2" w:rsidRPr="007B2785" w:rsidRDefault="00F20CC2" w:rsidP="007B2785">
            <w:pPr>
              <w:spacing w:after="0"/>
              <w:rPr>
                <w:bCs/>
                <w:color w:val="000000" w:themeColor="text1"/>
                <w:sz w:val="16"/>
                <w:szCs w:val="16"/>
              </w:rPr>
            </w:pPr>
          </w:p>
          <w:p w14:paraId="268DD51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726,000</w:t>
            </w:r>
          </w:p>
          <w:p w14:paraId="2A349C30" w14:textId="77777777" w:rsidR="00F20CC2" w:rsidRPr="007B2785" w:rsidRDefault="00F20CC2" w:rsidP="007B2785">
            <w:pPr>
              <w:spacing w:after="0"/>
              <w:rPr>
                <w:bCs/>
                <w:color w:val="000000" w:themeColor="text1"/>
                <w:sz w:val="16"/>
                <w:szCs w:val="16"/>
              </w:rPr>
            </w:pPr>
          </w:p>
          <w:p w14:paraId="3F58A631" w14:textId="77777777" w:rsidR="00F20CC2" w:rsidRPr="007B2785" w:rsidRDefault="00F20CC2" w:rsidP="007B2785">
            <w:pPr>
              <w:spacing w:after="0"/>
              <w:rPr>
                <w:bCs/>
                <w:color w:val="000000" w:themeColor="text1"/>
                <w:sz w:val="16"/>
                <w:szCs w:val="16"/>
              </w:rPr>
            </w:pPr>
          </w:p>
          <w:p w14:paraId="46EC8DF3" w14:textId="77777777" w:rsidR="00F20CC2" w:rsidRPr="007B2785" w:rsidRDefault="00F20CC2" w:rsidP="007B2785">
            <w:pPr>
              <w:spacing w:after="0"/>
              <w:rPr>
                <w:bCs/>
                <w:color w:val="000000" w:themeColor="text1"/>
                <w:sz w:val="16"/>
                <w:szCs w:val="16"/>
              </w:rPr>
            </w:pPr>
          </w:p>
          <w:p w14:paraId="61C446B7" w14:textId="77777777" w:rsidR="00F67B22" w:rsidRPr="007B2785" w:rsidRDefault="00F67B22" w:rsidP="007B2785">
            <w:pPr>
              <w:spacing w:after="0"/>
              <w:rPr>
                <w:bCs/>
                <w:color w:val="000000" w:themeColor="text1"/>
                <w:sz w:val="16"/>
                <w:szCs w:val="16"/>
              </w:rPr>
            </w:pPr>
          </w:p>
          <w:p w14:paraId="5951AF2A" w14:textId="77777777" w:rsidR="00F67B22" w:rsidRPr="007B2785" w:rsidRDefault="00F67B22" w:rsidP="007B2785">
            <w:pPr>
              <w:spacing w:after="0"/>
              <w:rPr>
                <w:bCs/>
                <w:color w:val="000000" w:themeColor="text1"/>
                <w:sz w:val="16"/>
                <w:szCs w:val="16"/>
              </w:rPr>
            </w:pPr>
          </w:p>
          <w:p w14:paraId="4B734AC0" w14:textId="77777777" w:rsidR="00F67B22" w:rsidRPr="007B2785" w:rsidRDefault="00F67B22" w:rsidP="007B2785">
            <w:pPr>
              <w:spacing w:after="0"/>
              <w:rPr>
                <w:bCs/>
                <w:color w:val="000000" w:themeColor="text1"/>
                <w:sz w:val="16"/>
                <w:szCs w:val="16"/>
              </w:rPr>
            </w:pPr>
          </w:p>
          <w:p w14:paraId="38650B22" w14:textId="77777777" w:rsidR="00F67B22" w:rsidRPr="007B2785" w:rsidRDefault="00F67B22" w:rsidP="007B2785">
            <w:pPr>
              <w:spacing w:after="0"/>
              <w:rPr>
                <w:bCs/>
                <w:color w:val="000000" w:themeColor="text1"/>
                <w:sz w:val="16"/>
                <w:szCs w:val="16"/>
              </w:rPr>
            </w:pPr>
          </w:p>
          <w:p w14:paraId="2C286272" w14:textId="77777777" w:rsidR="00F67B22" w:rsidRPr="007B2785" w:rsidRDefault="00F67B22" w:rsidP="007B2785">
            <w:pPr>
              <w:spacing w:after="0"/>
              <w:rPr>
                <w:bCs/>
                <w:color w:val="000000" w:themeColor="text1"/>
                <w:sz w:val="16"/>
                <w:szCs w:val="16"/>
              </w:rPr>
            </w:pPr>
          </w:p>
          <w:p w14:paraId="7DB0B49D" w14:textId="77777777" w:rsidR="00F67B22" w:rsidRPr="007B2785" w:rsidRDefault="00F67B22" w:rsidP="007B2785">
            <w:pPr>
              <w:spacing w:after="0"/>
              <w:rPr>
                <w:bCs/>
                <w:color w:val="000000" w:themeColor="text1"/>
                <w:sz w:val="16"/>
                <w:szCs w:val="16"/>
              </w:rPr>
            </w:pPr>
          </w:p>
          <w:p w14:paraId="53205F41" w14:textId="77777777" w:rsidR="00F67B22" w:rsidRPr="007B2785" w:rsidRDefault="00F67B22" w:rsidP="007B2785">
            <w:pPr>
              <w:spacing w:after="0"/>
              <w:rPr>
                <w:bCs/>
                <w:color w:val="000000" w:themeColor="text1"/>
                <w:sz w:val="16"/>
                <w:szCs w:val="16"/>
              </w:rPr>
            </w:pPr>
          </w:p>
          <w:p w14:paraId="7C0E8F8C" w14:textId="7F0DE53D" w:rsidR="00F20CC2" w:rsidRPr="007B2785" w:rsidRDefault="00F20CC2" w:rsidP="007B2785">
            <w:pPr>
              <w:spacing w:after="0"/>
              <w:rPr>
                <w:bCs/>
                <w:color w:val="000000" w:themeColor="text1"/>
                <w:sz w:val="16"/>
                <w:szCs w:val="16"/>
              </w:rPr>
            </w:pPr>
            <w:r w:rsidRPr="007B2785">
              <w:rPr>
                <w:bCs/>
                <w:color w:val="000000" w:themeColor="text1"/>
                <w:sz w:val="16"/>
                <w:szCs w:val="16"/>
              </w:rPr>
              <w:t>750,000</w:t>
            </w:r>
          </w:p>
          <w:p w14:paraId="55A5D9C1" w14:textId="77777777" w:rsidR="00F20CC2" w:rsidRPr="007B2785" w:rsidRDefault="00F20CC2" w:rsidP="007B2785">
            <w:pPr>
              <w:spacing w:after="0"/>
              <w:rPr>
                <w:bCs/>
                <w:color w:val="000000" w:themeColor="text1"/>
                <w:sz w:val="16"/>
                <w:szCs w:val="16"/>
              </w:rPr>
            </w:pPr>
          </w:p>
          <w:p w14:paraId="569FB088" w14:textId="77777777" w:rsidR="00F20CC2" w:rsidRPr="007B2785" w:rsidRDefault="00F20CC2" w:rsidP="007B2785">
            <w:pPr>
              <w:spacing w:after="0"/>
              <w:rPr>
                <w:bCs/>
                <w:color w:val="000000" w:themeColor="text1"/>
                <w:sz w:val="16"/>
                <w:szCs w:val="16"/>
              </w:rPr>
            </w:pPr>
          </w:p>
          <w:p w14:paraId="47442F11" w14:textId="77777777" w:rsidR="00F20CC2" w:rsidRPr="007B2785" w:rsidRDefault="00F20CC2" w:rsidP="007B2785">
            <w:pPr>
              <w:spacing w:after="0"/>
              <w:rPr>
                <w:bCs/>
                <w:color w:val="000000" w:themeColor="text1"/>
                <w:sz w:val="16"/>
                <w:szCs w:val="16"/>
              </w:rPr>
            </w:pPr>
          </w:p>
          <w:p w14:paraId="1DCE7AF7" w14:textId="77777777" w:rsidR="00F20CC2" w:rsidRPr="007B2785" w:rsidRDefault="00F20CC2" w:rsidP="007B2785">
            <w:pPr>
              <w:spacing w:after="0"/>
              <w:rPr>
                <w:bCs/>
                <w:color w:val="000000" w:themeColor="text1"/>
                <w:sz w:val="16"/>
                <w:szCs w:val="16"/>
              </w:rPr>
            </w:pPr>
          </w:p>
        </w:tc>
        <w:tc>
          <w:tcPr>
            <w:tcW w:w="992" w:type="dxa"/>
          </w:tcPr>
          <w:p w14:paraId="6E1FE6E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Benny Morris, The Birth of the Palestinian Refugee Problem Revisited, Cambridge University Press, 2004, p.589.</w:t>
            </w:r>
          </w:p>
          <w:p w14:paraId="601DBF34" w14:textId="77777777" w:rsidR="00F20CC2" w:rsidRPr="007B2785" w:rsidRDefault="00F20CC2" w:rsidP="007B2785">
            <w:pPr>
              <w:spacing w:after="0"/>
              <w:rPr>
                <w:bCs/>
                <w:color w:val="000000" w:themeColor="text1"/>
                <w:sz w:val="16"/>
                <w:szCs w:val="16"/>
              </w:rPr>
            </w:pPr>
          </w:p>
          <w:p w14:paraId="703D05A1" w14:textId="77777777" w:rsidR="00F20CC2" w:rsidRPr="007B2785" w:rsidRDefault="00F20CC2" w:rsidP="007B2785">
            <w:pPr>
              <w:spacing w:after="0"/>
              <w:rPr>
                <w:bCs/>
                <w:color w:val="000000" w:themeColor="text1"/>
                <w:sz w:val="16"/>
                <w:szCs w:val="16"/>
                <w:u w:val="single"/>
              </w:rPr>
            </w:pPr>
            <w:r w:rsidRPr="007B2785">
              <w:rPr>
                <w:bCs/>
                <w:color w:val="000000" w:themeColor="text1"/>
                <w:sz w:val="16"/>
                <w:szCs w:val="16"/>
              </w:rPr>
              <w:t xml:space="preserve">United Nations Conciliation Commission for Palestine, </w:t>
            </w:r>
            <w:r w:rsidRPr="007B2785">
              <w:rPr>
                <w:rStyle w:val="Emphasis"/>
                <w:bCs/>
                <w:color w:val="000000" w:themeColor="text1"/>
                <w:sz w:val="16"/>
                <w:szCs w:val="16"/>
              </w:rPr>
              <w:t>Final Report of the United Nations Economic Survey Mission for the Middle East</w:t>
            </w:r>
            <w:r w:rsidRPr="007B2785">
              <w:rPr>
                <w:bCs/>
                <w:color w:val="000000" w:themeColor="text1"/>
                <w:sz w:val="16"/>
                <w:szCs w:val="16"/>
              </w:rPr>
              <w:t>, December 28, 1949.</w:t>
            </w:r>
          </w:p>
          <w:p w14:paraId="56F1B555" w14:textId="77777777" w:rsidR="00F67B22" w:rsidRPr="007B2785" w:rsidRDefault="00F67B22" w:rsidP="007B2785">
            <w:pPr>
              <w:spacing w:after="0"/>
              <w:rPr>
                <w:bCs/>
                <w:color w:val="000000" w:themeColor="text1"/>
                <w:sz w:val="16"/>
                <w:szCs w:val="16"/>
                <w:u w:val="single"/>
              </w:rPr>
            </w:pPr>
          </w:p>
          <w:p w14:paraId="7C367463" w14:textId="6D02BA67" w:rsidR="00F20CC2" w:rsidRPr="007B2785" w:rsidRDefault="00E87061" w:rsidP="007B2785">
            <w:pPr>
              <w:spacing w:after="0"/>
              <w:rPr>
                <w:bCs/>
                <w:color w:val="000000" w:themeColor="text1"/>
                <w:sz w:val="16"/>
                <w:szCs w:val="16"/>
              </w:rPr>
            </w:pPr>
            <w:hyperlink r:id="rId14" w:history="1">
              <w:r w:rsidR="00F67B22" w:rsidRPr="007B2785">
                <w:rPr>
                  <w:rStyle w:val="Hyperlink"/>
                  <w:bCs/>
                  <w:color w:val="000000" w:themeColor="text1"/>
                  <w:sz w:val="16"/>
                  <w:szCs w:val="16"/>
                </w:rPr>
                <w:t>https://www.unrwa.org/userfiles/20100118141933.pdf</w:t>
              </w:r>
            </w:hyperlink>
            <w:r w:rsidR="00F20CC2" w:rsidRPr="007B2785">
              <w:rPr>
                <w:bCs/>
                <w:color w:val="000000" w:themeColor="text1"/>
                <w:sz w:val="16"/>
                <w:szCs w:val="16"/>
              </w:rPr>
              <w:t xml:space="preserve"> </w:t>
            </w:r>
          </w:p>
        </w:tc>
        <w:tc>
          <w:tcPr>
            <w:tcW w:w="993" w:type="dxa"/>
          </w:tcPr>
          <w:p w14:paraId="501C00AF" w14:textId="77777777" w:rsidR="00F20CC2" w:rsidRPr="007B2785" w:rsidRDefault="00F20CC2" w:rsidP="007B2785">
            <w:pPr>
              <w:spacing w:after="0"/>
              <w:rPr>
                <w:bCs/>
                <w:color w:val="000000" w:themeColor="text1"/>
                <w:sz w:val="16"/>
                <w:szCs w:val="16"/>
              </w:rPr>
            </w:pPr>
          </w:p>
          <w:p w14:paraId="5D532A3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935,000</w:t>
            </w:r>
          </w:p>
          <w:p w14:paraId="5A8673DD" w14:textId="77777777" w:rsidR="00F20CC2" w:rsidRPr="007B2785" w:rsidRDefault="00F20CC2" w:rsidP="007B2785">
            <w:pPr>
              <w:spacing w:after="0"/>
              <w:rPr>
                <w:bCs/>
                <w:color w:val="000000" w:themeColor="text1"/>
                <w:sz w:val="16"/>
                <w:szCs w:val="16"/>
              </w:rPr>
            </w:pPr>
          </w:p>
          <w:p w14:paraId="7317CBDC" w14:textId="77777777" w:rsidR="00F20CC2" w:rsidRPr="007B2785" w:rsidRDefault="00F20CC2" w:rsidP="007B2785">
            <w:pPr>
              <w:spacing w:after="0"/>
              <w:rPr>
                <w:bCs/>
                <w:color w:val="000000" w:themeColor="text1"/>
                <w:sz w:val="16"/>
                <w:szCs w:val="16"/>
              </w:rPr>
            </w:pPr>
          </w:p>
          <w:p w14:paraId="72F4AA4F" w14:textId="77777777" w:rsidR="00F20CC2" w:rsidRPr="007B2785" w:rsidRDefault="00F20CC2" w:rsidP="007B2785">
            <w:pPr>
              <w:spacing w:after="0"/>
              <w:rPr>
                <w:bCs/>
                <w:color w:val="000000" w:themeColor="text1"/>
                <w:sz w:val="16"/>
                <w:szCs w:val="16"/>
              </w:rPr>
            </w:pPr>
          </w:p>
          <w:p w14:paraId="2F368E6A" w14:textId="77777777" w:rsidR="00F20CC2" w:rsidRPr="007B2785" w:rsidRDefault="00F20CC2" w:rsidP="007B2785">
            <w:pPr>
              <w:spacing w:after="0"/>
              <w:rPr>
                <w:bCs/>
                <w:color w:val="000000" w:themeColor="text1"/>
                <w:sz w:val="16"/>
                <w:szCs w:val="16"/>
              </w:rPr>
            </w:pPr>
          </w:p>
          <w:p w14:paraId="5B0239C5" w14:textId="77777777" w:rsidR="00F20CC2" w:rsidRPr="007B2785" w:rsidRDefault="00F20CC2" w:rsidP="007B2785">
            <w:pPr>
              <w:spacing w:after="0"/>
              <w:rPr>
                <w:bCs/>
                <w:color w:val="000000" w:themeColor="text1"/>
                <w:sz w:val="16"/>
                <w:szCs w:val="16"/>
              </w:rPr>
            </w:pPr>
          </w:p>
          <w:p w14:paraId="7F6F1C6B" w14:textId="77777777" w:rsidR="00F20CC2" w:rsidRPr="007B2785" w:rsidRDefault="00F20CC2" w:rsidP="007B2785">
            <w:pPr>
              <w:spacing w:after="0"/>
              <w:rPr>
                <w:bCs/>
                <w:color w:val="000000" w:themeColor="text1"/>
                <w:sz w:val="16"/>
                <w:szCs w:val="16"/>
              </w:rPr>
            </w:pPr>
          </w:p>
          <w:p w14:paraId="43C14F77" w14:textId="77777777" w:rsidR="00F20CC2" w:rsidRPr="007B2785" w:rsidRDefault="00F20CC2" w:rsidP="007B2785">
            <w:pPr>
              <w:spacing w:after="0"/>
              <w:rPr>
                <w:bCs/>
                <w:color w:val="000000" w:themeColor="text1"/>
                <w:sz w:val="16"/>
                <w:szCs w:val="16"/>
              </w:rPr>
            </w:pPr>
          </w:p>
          <w:p w14:paraId="6A12706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957,000</w:t>
            </w:r>
          </w:p>
          <w:p w14:paraId="606E2582" w14:textId="77777777" w:rsidR="00F20CC2" w:rsidRPr="007B2785" w:rsidRDefault="00F20CC2" w:rsidP="007B2785">
            <w:pPr>
              <w:spacing w:after="0"/>
              <w:rPr>
                <w:bCs/>
                <w:color w:val="000000" w:themeColor="text1"/>
                <w:sz w:val="16"/>
                <w:szCs w:val="16"/>
              </w:rPr>
            </w:pPr>
          </w:p>
          <w:p w14:paraId="7CA1D81F" w14:textId="77777777" w:rsidR="00F20CC2" w:rsidRPr="007B2785" w:rsidRDefault="00F20CC2" w:rsidP="007B2785">
            <w:pPr>
              <w:spacing w:after="0"/>
              <w:rPr>
                <w:bCs/>
                <w:color w:val="000000" w:themeColor="text1"/>
                <w:sz w:val="16"/>
                <w:szCs w:val="16"/>
              </w:rPr>
            </w:pPr>
          </w:p>
          <w:p w14:paraId="67ED0CAE" w14:textId="1FCC7D6A" w:rsidR="00F20CC2" w:rsidRPr="007B2785" w:rsidRDefault="00F20CC2" w:rsidP="007B2785">
            <w:pPr>
              <w:spacing w:after="0"/>
              <w:rPr>
                <w:bCs/>
                <w:color w:val="000000" w:themeColor="text1"/>
                <w:sz w:val="16"/>
                <w:szCs w:val="16"/>
              </w:rPr>
            </w:pPr>
          </w:p>
          <w:p w14:paraId="17C1A1A3" w14:textId="77777777" w:rsidR="00F67B22" w:rsidRPr="007B2785" w:rsidRDefault="00F67B22" w:rsidP="007B2785">
            <w:pPr>
              <w:spacing w:after="0"/>
              <w:rPr>
                <w:bCs/>
                <w:color w:val="000000" w:themeColor="text1"/>
                <w:sz w:val="16"/>
                <w:szCs w:val="16"/>
              </w:rPr>
            </w:pPr>
          </w:p>
          <w:p w14:paraId="0C0C4CF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1,000,000</w:t>
            </w:r>
          </w:p>
          <w:p w14:paraId="4EF0C2A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(875,998 registered for official relief rolls with 106,753 in Lebanon, 80,499 in Syria, 165,450 in Jordan, 199,789 in Gaza, and 23,507 in Israel)</w:t>
            </w:r>
          </w:p>
          <w:p w14:paraId="05690366" w14:textId="77777777" w:rsidR="00F20CC2" w:rsidRPr="007B2785" w:rsidRDefault="00F20CC2" w:rsidP="007B2785">
            <w:pPr>
              <w:spacing w:after="0"/>
              <w:rPr>
                <w:bCs/>
                <w:color w:val="000000" w:themeColor="text1"/>
                <w:sz w:val="16"/>
                <w:szCs w:val="16"/>
              </w:rPr>
            </w:pPr>
          </w:p>
        </w:tc>
        <w:tc>
          <w:tcPr>
            <w:tcW w:w="1134" w:type="dxa"/>
          </w:tcPr>
          <w:p w14:paraId="28B41B6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Abu </w:t>
            </w:r>
            <w:proofErr w:type="spellStart"/>
            <w:r w:rsidRPr="007B2785">
              <w:rPr>
                <w:bCs/>
                <w:color w:val="000000" w:themeColor="text1"/>
                <w:sz w:val="16"/>
                <w:szCs w:val="16"/>
              </w:rPr>
              <w:t>Sitta</w:t>
            </w:r>
            <w:proofErr w:type="spellEnd"/>
            <w:r w:rsidRPr="007B2785">
              <w:rPr>
                <w:bCs/>
                <w:color w:val="000000" w:themeColor="text1"/>
                <w:sz w:val="16"/>
                <w:szCs w:val="16"/>
              </w:rPr>
              <w:t>, Salman. From Refugees to Citizens at Home: The Palestinian Nakba 1948, London: Palestine Land Society and Palestinian Return Centre, 2001.</w:t>
            </w:r>
          </w:p>
          <w:p w14:paraId="182D8C5D" w14:textId="3553B4F2"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United Nations Relief and Works Agency, Report of the Director of the United Nations Relief and Works Agency for Palestine Refugees in the Near East, September 28, 1951. </w:t>
            </w:r>
            <w:hyperlink r:id="rId15" w:history="1">
              <w:r w:rsidRPr="007B2785">
                <w:rPr>
                  <w:rStyle w:val="Hyperlink"/>
                  <w:bCs/>
                  <w:color w:val="000000" w:themeColor="text1"/>
                  <w:sz w:val="16"/>
                  <w:szCs w:val="16"/>
                </w:rPr>
                <w:t>https://digitallibrary.un.org/record/704488</w:t>
              </w:r>
            </w:hyperlink>
            <w:r w:rsidRPr="007B2785">
              <w:rPr>
                <w:bCs/>
                <w:color w:val="000000" w:themeColor="text1"/>
                <w:sz w:val="16"/>
                <w:szCs w:val="16"/>
              </w:rPr>
              <w:t xml:space="preserve"> (pg. vii, 3)</w:t>
            </w:r>
          </w:p>
          <w:p w14:paraId="675181C0" w14:textId="77777777" w:rsidR="00F67B22" w:rsidRPr="007B2785" w:rsidRDefault="00F67B22" w:rsidP="007B2785">
            <w:pPr>
              <w:spacing w:after="0"/>
              <w:rPr>
                <w:bCs/>
                <w:color w:val="000000" w:themeColor="text1"/>
                <w:sz w:val="16"/>
                <w:szCs w:val="16"/>
              </w:rPr>
            </w:pPr>
          </w:p>
          <w:p w14:paraId="266E77C5"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Pappe</w:t>
            </w:r>
            <w:proofErr w:type="spellEnd"/>
            <w:r w:rsidRPr="007B2785">
              <w:rPr>
                <w:bCs/>
                <w:color w:val="000000" w:themeColor="text1"/>
                <w:sz w:val="16"/>
                <w:szCs w:val="16"/>
              </w:rPr>
              <w:t xml:space="preserve">́, I. (2023). The </w:t>
            </w:r>
            <w:r w:rsidRPr="007B2785">
              <w:rPr>
                <w:bCs/>
                <w:color w:val="000000" w:themeColor="text1"/>
                <w:sz w:val="16"/>
                <w:szCs w:val="16"/>
              </w:rPr>
              <w:lastRenderedPageBreak/>
              <w:t xml:space="preserve">Ethnic Cleansing of Palestine. </w:t>
            </w:r>
            <w:proofErr w:type="spellStart"/>
            <w:r w:rsidRPr="007B2785">
              <w:rPr>
                <w:bCs/>
                <w:color w:val="000000" w:themeColor="text1"/>
                <w:sz w:val="16"/>
                <w:szCs w:val="16"/>
              </w:rPr>
              <w:t>Oneworld</w:t>
            </w:r>
            <w:proofErr w:type="spellEnd"/>
            <w:r w:rsidRPr="007B2785">
              <w:rPr>
                <w:bCs/>
                <w:color w:val="000000" w:themeColor="text1"/>
                <w:sz w:val="16"/>
                <w:szCs w:val="16"/>
              </w:rPr>
              <w:t>.</w:t>
            </w:r>
          </w:p>
        </w:tc>
        <w:tc>
          <w:tcPr>
            <w:tcW w:w="1701" w:type="dxa"/>
            <w:shd w:val="pct10" w:color="auto" w:fill="auto"/>
          </w:tcPr>
          <w:p w14:paraId="76F58BF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750,000-935,000</w:t>
            </w:r>
          </w:p>
        </w:tc>
        <w:tc>
          <w:tcPr>
            <w:tcW w:w="1842" w:type="dxa"/>
            <w:shd w:val="pct10" w:color="auto" w:fill="auto"/>
          </w:tcPr>
          <w:p w14:paraId="4506926A" w14:textId="77777777" w:rsidR="00F20CC2" w:rsidRPr="007B2785" w:rsidRDefault="00F20CC2" w:rsidP="007B2785">
            <w:pPr>
              <w:spacing w:after="0"/>
              <w:rPr>
                <w:bCs/>
                <w:color w:val="000000" w:themeColor="text1"/>
                <w:sz w:val="16"/>
                <w:szCs w:val="16"/>
              </w:rPr>
            </w:pPr>
          </w:p>
          <w:p w14:paraId="30CCE85F" w14:textId="25162C73" w:rsidR="00F20CC2" w:rsidRPr="007B2785" w:rsidRDefault="00F67B22" w:rsidP="007B2785">
            <w:pPr>
              <w:spacing w:after="0"/>
              <w:rPr>
                <w:bCs/>
                <w:color w:val="000000" w:themeColor="text1"/>
                <w:sz w:val="16"/>
                <w:szCs w:val="16"/>
              </w:rPr>
            </w:pPr>
            <w:r w:rsidRPr="007B2785">
              <w:rPr>
                <w:bCs/>
                <w:color w:val="000000" w:themeColor="text1"/>
                <w:sz w:val="16"/>
                <w:szCs w:val="16"/>
              </w:rPr>
              <w:t>Ibid.</w:t>
            </w:r>
          </w:p>
          <w:p w14:paraId="3FFB4147" w14:textId="77777777" w:rsidR="00F20CC2" w:rsidRPr="007B2785" w:rsidRDefault="00F20CC2" w:rsidP="007B2785">
            <w:pPr>
              <w:spacing w:after="0"/>
              <w:rPr>
                <w:bCs/>
                <w:color w:val="000000" w:themeColor="text1"/>
                <w:sz w:val="16"/>
                <w:szCs w:val="16"/>
              </w:rPr>
            </w:pPr>
          </w:p>
          <w:p w14:paraId="2504268C" w14:textId="77777777" w:rsidR="00F20CC2" w:rsidRPr="007B2785" w:rsidRDefault="00F20CC2" w:rsidP="007B2785">
            <w:pPr>
              <w:spacing w:after="0"/>
              <w:rPr>
                <w:bCs/>
                <w:color w:val="000000" w:themeColor="text1"/>
                <w:sz w:val="16"/>
                <w:szCs w:val="16"/>
              </w:rPr>
            </w:pPr>
          </w:p>
        </w:tc>
        <w:tc>
          <w:tcPr>
            <w:tcW w:w="1843" w:type="dxa"/>
          </w:tcPr>
          <w:p w14:paraId="2B4795F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1,000,000 </w:t>
            </w:r>
            <w:proofErr w:type="gramStart"/>
            <w:r w:rsidRPr="007B2785">
              <w:rPr>
                <w:bCs/>
                <w:color w:val="000000" w:themeColor="text1"/>
                <w:sz w:val="16"/>
                <w:szCs w:val="16"/>
              </w:rPr>
              <w:t>total</w:t>
            </w:r>
            <w:proofErr w:type="gramEnd"/>
            <w:r w:rsidRPr="007B2785">
              <w:rPr>
                <w:bCs/>
                <w:color w:val="000000" w:themeColor="text1"/>
                <w:sz w:val="16"/>
                <w:szCs w:val="16"/>
              </w:rPr>
              <w:t xml:space="preserve"> displaced </w:t>
            </w:r>
          </w:p>
          <w:p w14:paraId="728AFEB3" w14:textId="3771ACFE" w:rsidR="00F20CC2" w:rsidRPr="007B2785" w:rsidRDefault="00F20CC2" w:rsidP="007B2785">
            <w:pPr>
              <w:spacing w:after="0"/>
              <w:rPr>
                <w:bCs/>
                <w:color w:val="000000" w:themeColor="text1"/>
                <w:sz w:val="16"/>
                <w:szCs w:val="16"/>
              </w:rPr>
            </w:pPr>
            <w:r w:rsidRPr="007B2785">
              <w:rPr>
                <w:bCs/>
                <w:color w:val="000000" w:themeColor="text1"/>
                <w:sz w:val="16"/>
                <w:szCs w:val="16"/>
              </w:rPr>
              <w:t>(875,998 registered for official relief rolls with 106,753 in Lebanon, 80,499 in Syria, 165,450 in Jordan, 199,789 in Gaza, and 23,507 in Israel)</w:t>
            </w:r>
          </w:p>
          <w:p w14:paraId="1F0662D1" w14:textId="77777777" w:rsidR="00F67B22" w:rsidRPr="007B2785" w:rsidRDefault="00F67B22" w:rsidP="007B2785">
            <w:pPr>
              <w:spacing w:after="0"/>
              <w:rPr>
                <w:bCs/>
                <w:color w:val="000000" w:themeColor="text1"/>
                <w:sz w:val="16"/>
                <w:szCs w:val="16"/>
              </w:rPr>
            </w:pPr>
          </w:p>
          <w:p w14:paraId="595A02F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United Nations Relief and Works Agency, Report of the Director of the United Nations Relief and Works Agency for Palestine Refugees in the Near East, September 28, 1951. </w:t>
            </w:r>
            <w:hyperlink r:id="rId16" w:history="1">
              <w:r w:rsidRPr="007B2785">
                <w:rPr>
                  <w:rStyle w:val="Hyperlink"/>
                  <w:bCs/>
                  <w:color w:val="000000" w:themeColor="text1"/>
                  <w:sz w:val="16"/>
                  <w:szCs w:val="16"/>
                </w:rPr>
                <w:t>https://digitallibrary.un.org/record/704488</w:t>
              </w:r>
            </w:hyperlink>
            <w:r w:rsidRPr="007B2785">
              <w:rPr>
                <w:bCs/>
                <w:color w:val="000000" w:themeColor="text1"/>
                <w:sz w:val="16"/>
                <w:szCs w:val="16"/>
              </w:rPr>
              <w:t xml:space="preserve"> (pg. vii, 3)</w:t>
            </w:r>
          </w:p>
          <w:p w14:paraId="6D3104AA" w14:textId="77777777" w:rsidR="00F20CC2" w:rsidRPr="007B2785" w:rsidRDefault="00F20CC2" w:rsidP="007B2785">
            <w:pPr>
              <w:spacing w:after="0"/>
              <w:rPr>
                <w:bCs/>
                <w:color w:val="000000" w:themeColor="text1"/>
                <w:sz w:val="16"/>
                <w:szCs w:val="16"/>
              </w:rPr>
            </w:pPr>
          </w:p>
        </w:tc>
        <w:tc>
          <w:tcPr>
            <w:tcW w:w="1985" w:type="dxa"/>
          </w:tcPr>
          <w:p w14:paraId="75EE286B" w14:textId="77777777" w:rsidR="00F20CC2" w:rsidRPr="007B2785" w:rsidRDefault="00F20CC2" w:rsidP="007B2785">
            <w:pPr>
              <w:spacing w:after="0"/>
              <w:rPr>
                <w:bCs/>
                <w:color w:val="000000" w:themeColor="text1"/>
                <w:sz w:val="16"/>
                <w:szCs w:val="16"/>
              </w:rPr>
            </w:pPr>
          </w:p>
        </w:tc>
      </w:tr>
      <w:tr w:rsidR="00F20CC2" w:rsidRPr="007B2785" w14:paraId="21522FE4" w14:textId="77777777" w:rsidTr="00F20CC2">
        <w:tc>
          <w:tcPr>
            <w:tcW w:w="1412" w:type="dxa"/>
            <w:gridSpan w:val="2"/>
          </w:tcPr>
          <w:p w14:paraId="0618A76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Korean War </w:t>
            </w:r>
          </w:p>
        </w:tc>
        <w:tc>
          <w:tcPr>
            <w:tcW w:w="1134" w:type="dxa"/>
          </w:tcPr>
          <w:p w14:paraId="7ADBE50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1950-3</w:t>
            </w:r>
          </w:p>
          <w:p w14:paraId="60ED1A1F" w14:textId="77777777" w:rsidR="00F20CC2" w:rsidRPr="007B2785" w:rsidRDefault="00F20CC2" w:rsidP="007B2785">
            <w:pPr>
              <w:spacing w:after="0"/>
              <w:rPr>
                <w:bCs/>
                <w:color w:val="000000" w:themeColor="text1"/>
                <w:sz w:val="16"/>
                <w:szCs w:val="16"/>
              </w:rPr>
            </w:pPr>
          </w:p>
          <w:p w14:paraId="03101179" w14:textId="77777777" w:rsidR="00F20CC2" w:rsidRPr="007B2785" w:rsidRDefault="00F20CC2" w:rsidP="007B2785">
            <w:pPr>
              <w:spacing w:after="0"/>
              <w:rPr>
                <w:bCs/>
                <w:color w:val="000000" w:themeColor="text1"/>
                <w:sz w:val="16"/>
                <w:szCs w:val="16"/>
              </w:rPr>
            </w:pPr>
          </w:p>
          <w:p w14:paraId="1A7B0C40" w14:textId="77777777" w:rsidR="00F20CC2" w:rsidRPr="007B2785" w:rsidRDefault="00F20CC2" w:rsidP="007B2785">
            <w:pPr>
              <w:spacing w:after="0"/>
              <w:rPr>
                <w:bCs/>
                <w:color w:val="000000" w:themeColor="text1"/>
                <w:sz w:val="16"/>
                <w:szCs w:val="16"/>
              </w:rPr>
            </w:pPr>
          </w:p>
          <w:p w14:paraId="7D91BD0E" w14:textId="77777777" w:rsidR="00F20CC2" w:rsidRPr="007B2785" w:rsidRDefault="00F20CC2" w:rsidP="007B2785">
            <w:pPr>
              <w:spacing w:after="0"/>
              <w:rPr>
                <w:bCs/>
                <w:color w:val="000000" w:themeColor="text1"/>
                <w:sz w:val="16"/>
                <w:szCs w:val="16"/>
              </w:rPr>
            </w:pPr>
          </w:p>
          <w:p w14:paraId="5B0EAFB4" w14:textId="77777777" w:rsidR="00F20CC2" w:rsidRPr="007B2785" w:rsidRDefault="00F20CC2" w:rsidP="007B2785">
            <w:pPr>
              <w:spacing w:after="0"/>
              <w:rPr>
                <w:bCs/>
                <w:color w:val="000000" w:themeColor="text1"/>
                <w:sz w:val="16"/>
                <w:szCs w:val="16"/>
              </w:rPr>
            </w:pPr>
          </w:p>
          <w:p w14:paraId="5D7782B3" w14:textId="77777777" w:rsidR="00F20CC2" w:rsidRPr="007B2785" w:rsidRDefault="00F20CC2" w:rsidP="007B2785">
            <w:pPr>
              <w:spacing w:after="0"/>
              <w:rPr>
                <w:bCs/>
                <w:color w:val="000000" w:themeColor="text1"/>
                <w:sz w:val="16"/>
                <w:szCs w:val="16"/>
              </w:rPr>
            </w:pPr>
          </w:p>
          <w:p w14:paraId="4CDE05F6" w14:textId="77777777" w:rsidR="00F20CC2" w:rsidRPr="007B2785" w:rsidRDefault="00F20CC2" w:rsidP="007B2785">
            <w:pPr>
              <w:spacing w:after="0"/>
              <w:rPr>
                <w:bCs/>
                <w:color w:val="000000" w:themeColor="text1"/>
                <w:sz w:val="16"/>
                <w:szCs w:val="16"/>
              </w:rPr>
            </w:pPr>
          </w:p>
        </w:tc>
        <w:tc>
          <w:tcPr>
            <w:tcW w:w="992" w:type="dxa"/>
          </w:tcPr>
          <w:p w14:paraId="7C978EA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3 million refugees</w:t>
            </w:r>
          </w:p>
          <w:p w14:paraId="5D485FCD" w14:textId="77777777" w:rsidR="00F20CC2" w:rsidRPr="007B2785" w:rsidRDefault="00F20CC2" w:rsidP="007B2785">
            <w:pPr>
              <w:spacing w:after="0"/>
              <w:rPr>
                <w:bCs/>
                <w:color w:val="000000" w:themeColor="text1"/>
                <w:sz w:val="16"/>
                <w:szCs w:val="16"/>
              </w:rPr>
            </w:pPr>
          </w:p>
          <w:p w14:paraId="3C90321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02DE3E1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 million fled south from NK, 2 million displaced children</w:t>
            </w:r>
          </w:p>
          <w:p w14:paraId="23002EB4" w14:textId="77777777" w:rsidR="00F20CC2" w:rsidRPr="007B2785" w:rsidRDefault="00F20CC2" w:rsidP="007B2785">
            <w:pPr>
              <w:spacing w:after="0"/>
              <w:rPr>
                <w:bCs/>
                <w:strike/>
                <w:color w:val="000000" w:themeColor="text1"/>
                <w:sz w:val="16"/>
                <w:szCs w:val="16"/>
              </w:rPr>
            </w:pPr>
          </w:p>
          <w:p w14:paraId="590C7407" w14:textId="77777777" w:rsidR="00F20CC2" w:rsidRPr="007B2785" w:rsidRDefault="00F20CC2" w:rsidP="007B2785">
            <w:pPr>
              <w:spacing w:after="0"/>
              <w:rPr>
                <w:bCs/>
                <w:strike/>
                <w:color w:val="000000" w:themeColor="text1"/>
                <w:sz w:val="16"/>
                <w:szCs w:val="16"/>
              </w:rPr>
            </w:pPr>
          </w:p>
          <w:p w14:paraId="4DCC09B5" w14:textId="77777777" w:rsidR="00F20CC2" w:rsidRPr="007B2785" w:rsidRDefault="00F20CC2" w:rsidP="007B2785">
            <w:pPr>
              <w:spacing w:after="0"/>
              <w:rPr>
                <w:bCs/>
                <w:strike/>
                <w:color w:val="000000" w:themeColor="text1"/>
                <w:sz w:val="16"/>
                <w:szCs w:val="16"/>
              </w:rPr>
            </w:pPr>
          </w:p>
          <w:p w14:paraId="279D4470" w14:textId="77777777" w:rsidR="00F20CC2" w:rsidRPr="007B2785" w:rsidRDefault="00F20CC2" w:rsidP="007B2785">
            <w:pPr>
              <w:spacing w:after="0"/>
              <w:rPr>
                <w:bCs/>
                <w:strike/>
                <w:color w:val="000000" w:themeColor="text1"/>
                <w:sz w:val="16"/>
                <w:szCs w:val="16"/>
              </w:rPr>
            </w:pPr>
          </w:p>
          <w:p w14:paraId="575754CD" w14:textId="77777777" w:rsidR="00F20CC2" w:rsidRPr="007B2785" w:rsidRDefault="00F20CC2" w:rsidP="007B2785">
            <w:pPr>
              <w:spacing w:after="0"/>
              <w:rPr>
                <w:bCs/>
                <w:strike/>
                <w:color w:val="000000" w:themeColor="text1"/>
                <w:sz w:val="16"/>
                <w:szCs w:val="16"/>
              </w:rPr>
            </w:pPr>
          </w:p>
        </w:tc>
        <w:tc>
          <w:tcPr>
            <w:tcW w:w="992" w:type="dxa"/>
          </w:tcPr>
          <w:p w14:paraId="4C5D2DB0"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Yuh</w:t>
            </w:r>
            <w:proofErr w:type="spellEnd"/>
            <w:r w:rsidRPr="007B2785">
              <w:rPr>
                <w:bCs/>
                <w:color w:val="000000" w:themeColor="text1"/>
                <w:sz w:val="16"/>
                <w:szCs w:val="16"/>
              </w:rPr>
              <w:t>, J.-Y. (n.d.). </w:t>
            </w:r>
            <w:r w:rsidRPr="007B2785">
              <w:rPr>
                <w:bCs/>
                <w:i/>
                <w:color w:val="000000" w:themeColor="text1"/>
                <w:sz w:val="16"/>
                <w:szCs w:val="16"/>
              </w:rPr>
              <w:t>Beyond Numbers: The Brutality of the Korean War</w:t>
            </w:r>
            <w:r w:rsidRPr="007B2785">
              <w:rPr>
                <w:bCs/>
                <w:color w:val="000000" w:themeColor="text1"/>
                <w:sz w:val="16"/>
                <w:szCs w:val="16"/>
              </w:rPr>
              <w:t>. Northwestern University. Retrieved from </w:t>
            </w:r>
            <w:hyperlink r:id="rId17">
              <w:r w:rsidRPr="007B2785">
                <w:rPr>
                  <w:bCs/>
                  <w:color w:val="000000" w:themeColor="text1"/>
                  <w:sz w:val="16"/>
                  <w:szCs w:val="16"/>
                  <w:u w:val="single"/>
                </w:rPr>
                <w:t>https://legaciesofthekoreanwar.org</w:t>
              </w:r>
            </w:hyperlink>
            <w:r w:rsidRPr="007B2785">
              <w:rPr>
                <w:bCs/>
                <w:color w:val="000000" w:themeColor="text1"/>
                <w:sz w:val="16"/>
                <w:szCs w:val="16"/>
              </w:rPr>
              <w:t xml:space="preserve"> p.1</w:t>
            </w:r>
          </w:p>
          <w:p w14:paraId="2DAEA463" w14:textId="77777777" w:rsidR="00F20CC2" w:rsidRPr="007B2785" w:rsidRDefault="00F20CC2" w:rsidP="007B2785">
            <w:pPr>
              <w:spacing w:after="0"/>
              <w:rPr>
                <w:bCs/>
                <w:strike/>
                <w:color w:val="000000" w:themeColor="text1"/>
                <w:sz w:val="16"/>
                <w:szCs w:val="16"/>
              </w:rPr>
            </w:pPr>
          </w:p>
          <w:p w14:paraId="1FE52F9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Other scholars estimate as low as 1 million but they’re making the same estimate just without the inclusion of the displaced children (e.g. this CIA report from 1954 that estimates 1-1.5 million people fled south: Central Intelligence </w:t>
            </w:r>
            <w:r w:rsidRPr="007B2785">
              <w:rPr>
                <w:bCs/>
                <w:color w:val="000000" w:themeColor="text1"/>
                <w:sz w:val="16"/>
                <w:szCs w:val="16"/>
              </w:rPr>
              <w:lastRenderedPageBreak/>
              <w:t xml:space="preserve">Agency Office of Research and Reports. (1954). </w:t>
            </w:r>
            <w:r w:rsidRPr="007B2785">
              <w:rPr>
                <w:bCs/>
                <w:i/>
                <w:iCs/>
                <w:color w:val="000000" w:themeColor="text1"/>
                <w:sz w:val="16"/>
                <w:szCs w:val="16"/>
              </w:rPr>
              <w:t>Population and Manpower of Korea</w:t>
            </w:r>
            <w:r w:rsidRPr="007B2785">
              <w:rPr>
                <w:bCs/>
                <w:color w:val="000000" w:themeColor="text1"/>
                <w:sz w:val="16"/>
                <w:szCs w:val="16"/>
              </w:rPr>
              <w:t xml:space="preserve"> (pp. 1–6). https://web.archive.org/web/20170120195908/https://www.cia.gov/library/readingroom/docs/CIA-RDP79T00935A000300030001-8.pdf </w:t>
            </w:r>
          </w:p>
          <w:p w14:paraId="365EEA6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t>
            </w:r>
          </w:p>
        </w:tc>
        <w:tc>
          <w:tcPr>
            <w:tcW w:w="993" w:type="dxa"/>
          </w:tcPr>
          <w:p w14:paraId="7254312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5 million refugees</w:t>
            </w:r>
          </w:p>
          <w:p w14:paraId="22EDE7E1" w14:textId="77777777" w:rsidR="00F20CC2" w:rsidRPr="007B2785" w:rsidRDefault="00F20CC2" w:rsidP="007B2785">
            <w:pPr>
              <w:spacing w:after="0"/>
              <w:rPr>
                <w:bCs/>
                <w:color w:val="000000" w:themeColor="text1"/>
                <w:sz w:val="16"/>
                <w:szCs w:val="16"/>
              </w:rPr>
            </w:pPr>
          </w:p>
          <w:p w14:paraId="1BE56667" w14:textId="77777777" w:rsidR="00F20CC2" w:rsidRPr="007B2785" w:rsidRDefault="00F20CC2" w:rsidP="007B2785">
            <w:pPr>
              <w:spacing w:after="0"/>
              <w:rPr>
                <w:bCs/>
                <w:color w:val="000000" w:themeColor="text1"/>
                <w:sz w:val="16"/>
                <w:szCs w:val="16"/>
              </w:rPr>
            </w:pPr>
          </w:p>
          <w:p w14:paraId="4A9631B8" w14:textId="77777777" w:rsidR="00F20CC2" w:rsidRPr="007B2785" w:rsidRDefault="00F20CC2" w:rsidP="007B2785">
            <w:pPr>
              <w:spacing w:after="0"/>
              <w:rPr>
                <w:bCs/>
                <w:color w:val="000000" w:themeColor="text1"/>
                <w:sz w:val="16"/>
                <w:szCs w:val="16"/>
              </w:rPr>
            </w:pPr>
          </w:p>
          <w:p w14:paraId="7EFE3170" w14:textId="77777777" w:rsidR="00F20CC2" w:rsidRPr="007B2785" w:rsidRDefault="00F20CC2" w:rsidP="007B2785">
            <w:pPr>
              <w:spacing w:after="0"/>
              <w:rPr>
                <w:bCs/>
                <w:color w:val="000000" w:themeColor="text1"/>
                <w:sz w:val="16"/>
                <w:szCs w:val="16"/>
              </w:rPr>
            </w:pPr>
          </w:p>
          <w:p w14:paraId="78BB8E78" w14:textId="77777777" w:rsidR="00F20CC2" w:rsidRPr="007B2785" w:rsidRDefault="00F20CC2" w:rsidP="007B2785">
            <w:pPr>
              <w:spacing w:after="0"/>
              <w:rPr>
                <w:bCs/>
                <w:color w:val="000000" w:themeColor="text1"/>
                <w:sz w:val="16"/>
                <w:szCs w:val="16"/>
              </w:rPr>
            </w:pPr>
          </w:p>
        </w:tc>
        <w:tc>
          <w:tcPr>
            <w:tcW w:w="1134" w:type="dxa"/>
          </w:tcPr>
          <w:p w14:paraId="4E558A4D" w14:textId="77777777" w:rsidR="00F20CC2" w:rsidRPr="007B2785" w:rsidRDefault="00F20CC2" w:rsidP="007B2785">
            <w:pPr>
              <w:spacing w:after="0"/>
              <w:rPr>
                <w:bCs/>
                <w:color w:val="000000" w:themeColor="text1"/>
                <w:sz w:val="16"/>
                <w:szCs w:val="16"/>
              </w:rPr>
            </w:pPr>
          </w:p>
          <w:p w14:paraId="42A79DC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Yoon, H., &amp; Ye </w:t>
            </w:r>
            <w:proofErr w:type="spellStart"/>
            <w:r w:rsidRPr="007B2785">
              <w:rPr>
                <w:bCs/>
                <w:color w:val="000000" w:themeColor="text1"/>
                <w:sz w:val="16"/>
                <w:szCs w:val="16"/>
              </w:rPr>
              <w:t>Hee</w:t>
            </w:r>
            <w:proofErr w:type="spellEnd"/>
            <w:r w:rsidRPr="007B2785">
              <w:rPr>
                <w:bCs/>
                <w:color w:val="000000" w:themeColor="text1"/>
                <w:sz w:val="16"/>
                <w:szCs w:val="16"/>
              </w:rPr>
              <w:t xml:space="preserve"> Lee, M. (2023, December 13). North Korean refugees share stories of resettling in South after war. The Washington Post. https://www.washingtonpost.com/world/interactive/2023/north-korean-defectors-korean-war-survivors/</w:t>
            </w:r>
          </w:p>
          <w:p w14:paraId="335D24DA" w14:textId="77777777" w:rsidR="00F20CC2" w:rsidRPr="007B2785" w:rsidRDefault="00F20CC2" w:rsidP="007B2785">
            <w:pPr>
              <w:spacing w:after="0"/>
              <w:rPr>
                <w:bCs/>
                <w:color w:val="000000" w:themeColor="text1"/>
                <w:sz w:val="16"/>
                <w:szCs w:val="16"/>
              </w:rPr>
            </w:pPr>
          </w:p>
          <w:p w14:paraId="175B8A34" w14:textId="77777777" w:rsidR="00F20CC2" w:rsidRPr="007B2785" w:rsidRDefault="00F20CC2" w:rsidP="007B2785">
            <w:pPr>
              <w:spacing w:after="0"/>
              <w:rPr>
                <w:bCs/>
                <w:color w:val="000000" w:themeColor="text1"/>
                <w:sz w:val="16"/>
                <w:szCs w:val="16"/>
              </w:rPr>
            </w:pPr>
          </w:p>
          <w:p w14:paraId="2DD1998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The New York Times Archives. (1950, December 9). REFUGEE MILLIONS FLEE WAR IN KOREA; Estimated </w:t>
            </w:r>
            <w:proofErr w:type="gramStart"/>
            <w:r w:rsidRPr="007B2785">
              <w:rPr>
                <w:bCs/>
                <w:color w:val="000000" w:themeColor="text1"/>
                <w:sz w:val="16"/>
                <w:szCs w:val="16"/>
              </w:rPr>
              <w:t>5,000,OO</w:t>
            </w:r>
            <w:proofErr w:type="gramEnd"/>
            <w:r w:rsidRPr="007B2785">
              <w:rPr>
                <w:bCs/>
                <w:color w:val="000000" w:themeColor="text1"/>
                <w:sz w:val="16"/>
                <w:szCs w:val="16"/>
              </w:rPr>
              <w:t xml:space="preserve">0 Civilians Trek Southward Before Reds --Martial Law Applied U.N. </w:t>
            </w:r>
            <w:r w:rsidRPr="007B2785">
              <w:rPr>
                <w:bCs/>
                <w:color w:val="000000" w:themeColor="text1"/>
                <w:sz w:val="16"/>
                <w:szCs w:val="16"/>
              </w:rPr>
              <w:lastRenderedPageBreak/>
              <w:t>Board Extends Aid South Korea Under Martial Law (p. 2). https://www.nytimes.com/1950/12/09/archives/refugee-millions-flee-war-in-korea-estimated-5000oo0-civilians-trek.html</w:t>
            </w:r>
          </w:p>
        </w:tc>
        <w:tc>
          <w:tcPr>
            <w:tcW w:w="1701" w:type="dxa"/>
            <w:shd w:val="pct10" w:color="auto" w:fill="auto"/>
          </w:tcPr>
          <w:p w14:paraId="5CFC739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3-3.5 Million</w:t>
            </w:r>
          </w:p>
          <w:p w14:paraId="5BEB38A0" w14:textId="77777777" w:rsidR="00F20CC2" w:rsidRPr="007B2785" w:rsidRDefault="00F20CC2" w:rsidP="007B2785">
            <w:pPr>
              <w:spacing w:after="0"/>
              <w:rPr>
                <w:bCs/>
                <w:color w:val="000000" w:themeColor="text1"/>
                <w:sz w:val="16"/>
                <w:szCs w:val="16"/>
              </w:rPr>
            </w:pPr>
          </w:p>
          <w:p w14:paraId="0F917EDD" w14:textId="5309BDE6"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Including: </w:t>
            </w:r>
          </w:p>
          <w:p w14:paraId="700DC35E" w14:textId="37C6EF74" w:rsidR="00F20CC2" w:rsidRPr="007B2785" w:rsidRDefault="00F20CC2" w:rsidP="007B2785">
            <w:pPr>
              <w:spacing w:after="0"/>
              <w:rPr>
                <w:bCs/>
                <w:color w:val="000000" w:themeColor="text1"/>
                <w:sz w:val="16"/>
                <w:szCs w:val="16"/>
              </w:rPr>
            </w:pPr>
            <w:r w:rsidRPr="007B2785">
              <w:rPr>
                <w:bCs/>
                <w:color w:val="000000" w:themeColor="text1"/>
                <w:sz w:val="16"/>
                <w:szCs w:val="16"/>
              </w:rPr>
              <w:t>1-1.4 million North Koreans (10-15% of North Korean population) fled to South between 1945-51 (Yang 2021, p.19</w:t>
            </w:r>
            <w:r w:rsidRPr="007B2785">
              <w:rPr>
                <w:bCs/>
                <w:strike/>
                <w:color w:val="000000" w:themeColor="text1"/>
                <w:sz w:val="16"/>
                <w:szCs w:val="16"/>
              </w:rPr>
              <w:t>fn45</w:t>
            </w:r>
            <w:r w:rsidRPr="007B2785">
              <w:rPr>
                <w:bCs/>
                <w:color w:val="000000" w:themeColor="text1"/>
                <w:sz w:val="16"/>
                <w:szCs w:val="16"/>
              </w:rPr>
              <w:t>).</w:t>
            </w:r>
          </w:p>
          <w:p w14:paraId="5E1CA32E" w14:textId="6E1E5323" w:rsidR="00F20CC2" w:rsidRPr="007B2785" w:rsidRDefault="00F20CC2" w:rsidP="007B2785">
            <w:pPr>
              <w:spacing w:after="0"/>
              <w:rPr>
                <w:bCs/>
                <w:color w:val="000000" w:themeColor="text1"/>
                <w:sz w:val="16"/>
                <w:szCs w:val="16"/>
              </w:rPr>
            </w:pPr>
            <w:r w:rsidRPr="007B2785">
              <w:rPr>
                <w:bCs/>
                <w:color w:val="000000" w:themeColor="text1"/>
                <w:sz w:val="16"/>
                <w:szCs w:val="16"/>
              </w:rPr>
              <w:t>2 million displaced children</w:t>
            </w:r>
          </w:p>
          <w:p w14:paraId="0BAD11BA" w14:textId="1C6849F9" w:rsidR="00F20CC2" w:rsidRPr="007B2785" w:rsidRDefault="00F20CC2" w:rsidP="007B2785">
            <w:pPr>
              <w:spacing w:after="0"/>
              <w:rPr>
                <w:bCs/>
                <w:strike/>
                <w:color w:val="000000" w:themeColor="text1"/>
                <w:sz w:val="16"/>
                <w:szCs w:val="16"/>
              </w:rPr>
            </w:pPr>
          </w:p>
        </w:tc>
        <w:tc>
          <w:tcPr>
            <w:tcW w:w="1842" w:type="dxa"/>
            <w:shd w:val="pct10" w:color="auto" w:fill="auto"/>
          </w:tcPr>
          <w:p w14:paraId="098DC346" w14:textId="77777777" w:rsidR="00F20CC2" w:rsidRPr="007B2785" w:rsidRDefault="00F20CC2" w:rsidP="007B2785">
            <w:pPr>
              <w:spacing w:after="0"/>
              <w:rPr>
                <w:bCs/>
                <w:color w:val="000000" w:themeColor="text1"/>
                <w:sz w:val="16"/>
                <w:szCs w:val="16"/>
              </w:rPr>
            </w:pPr>
          </w:p>
          <w:p w14:paraId="39D7195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Yang, D. M.-H. (2021). The great exodus from </w:t>
            </w:r>
            <w:proofErr w:type="gramStart"/>
            <w:r w:rsidRPr="007B2785">
              <w:rPr>
                <w:bCs/>
                <w:color w:val="000000" w:themeColor="text1"/>
                <w:sz w:val="16"/>
                <w:szCs w:val="16"/>
              </w:rPr>
              <w:t>China :</w:t>
            </w:r>
            <w:proofErr w:type="gramEnd"/>
            <w:r w:rsidRPr="007B2785">
              <w:rPr>
                <w:bCs/>
                <w:color w:val="000000" w:themeColor="text1"/>
                <w:sz w:val="16"/>
                <w:szCs w:val="16"/>
              </w:rPr>
              <w:t xml:space="preserve"> trauma, memory, and identity in modern Taiwan. Cambridge University Press.</w:t>
            </w:r>
          </w:p>
          <w:p w14:paraId="0BF4CD18" w14:textId="77777777" w:rsidR="00F20CC2" w:rsidRPr="007B2785" w:rsidRDefault="00F20CC2" w:rsidP="007B2785">
            <w:pPr>
              <w:spacing w:after="0"/>
              <w:rPr>
                <w:bCs/>
                <w:color w:val="000000" w:themeColor="text1"/>
                <w:sz w:val="16"/>
                <w:szCs w:val="16"/>
              </w:rPr>
            </w:pPr>
          </w:p>
          <w:p w14:paraId="496CD00F" w14:textId="77777777" w:rsidR="00F20CC2" w:rsidRPr="007B2785" w:rsidRDefault="00F20CC2" w:rsidP="007B2785">
            <w:pPr>
              <w:spacing w:after="0"/>
              <w:rPr>
                <w:bCs/>
                <w:color w:val="000000" w:themeColor="text1"/>
                <w:sz w:val="16"/>
                <w:szCs w:val="16"/>
              </w:rPr>
            </w:pPr>
          </w:p>
          <w:p w14:paraId="6E76AE15"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Yuh</w:t>
            </w:r>
            <w:proofErr w:type="spellEnd"/>
            <w:r w:rsidRPr="007B2785">
              <w:rPr>
                <w:bCs/>
                <w:color w:val="000000" w:themeColor="text1"/>
                <w:sz w:val="16"/>
                <w:szCs w:val="16"/>
              </w:rPr>
              <w:t>, J.-Y. (n.d.). Beyond Numbers: The Brutality of the Korean War. Northwestern University. Retrieved from https://legaciesofthekoreanwar.org p.1</w:t>
            </w:r>
          </w:p>
        </w:tc>
        <w:tc>
          <w:tcPr>
            <w:tcW w:w="1843" w:type="dxa"/>
          </w:tcPr>
          <w:p w14:paraId="5A014547" w14:textId="77777777" w:rsidR="00F20CC2" w:rsidRPr="007B2785" w:rsidRDefault="00F20CC2" w:rsidP="007B2785">
            <w:pPr>
              <w:spacing w:after="0"/>
              <w:rPr>
                <w:bCs/>
                <w:color w:val="000000" w:themeColor="text1"/>
                <w:sz w:val="16"/>
                <w:szCs w:val="16"/>
              </w:rPr>
            </w:pPr>
          </w:p>
        </w:tc>
        <w:tc>
          <w:tcPr>
            <w:tcW w:w="1985" w:type="dxa"/>
          </w:tcPr>
          <w:p w14:paraId="7DCB932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One million Koreans, more than 10 percent of the population above the 38</w:t>
            </w:r>
            <w:r w:rsidRPr="007B2785">
              <w:rPr>
                <w:bCs/>
                <w:color w:val="000000" w:themeColor="text1"/>
                <w:sz w:val="16"/>
                <w:szCs w:val="16"/>
                <w:vertAlign w:val="superscript"/>
              </w:rPr>
              <w:t>th</w:t>
            </w:r>
            <w:r w:rsidRPr="007B2785">
              <w:rPr>
                <w:bCs/>
                <w:color w:val="000000" w:themeColor="text1"/>
                <w:sz w:val="16"/>
                <w:szCs w:val="16"/>
              </w:rPr>
              <w:t xml:space="preserve"> parallel, made their way to the South between 1945 and 1947 following the communist takeover.</w:t>
            </w:r>
          </w:p>
          <w:p w14:paraId="05D826C5" w14:textId="77777777" w:rsidR="00F20CC2" w:rsidRPr="007B2785" w:rsidRDefault="00F20CC2" w:rsidP="007B2785">
            <w:pPr>
              <w:spacing w:after="0"/>
              <w:rPr>
                <w:bCs/>
                <w:color w:val="000000" w:themeColor="text1"/>
                <w:sz w:val="16"/>
                <w:szCs w:val="16"/>
              </w:rPr>
            </w:pPr>
          </w:p>
          <w:p w14:paraId="5053F5A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Valentino, B. A. (2004). Final solutions: Mass killing and genocide in the 20</w:t>
            </w:r>
            <w:r w:rsidRPr="007B2785">
              <w:rPr>
                <w:bCs/>
                <w:color w:val="000000" w:themeColor="text1"/>
                <w:sz w:val="16"/>
                <w:szCs w:val="16"/>
                <w:vertAlign w:val="superscript"/>
              </w:rPr>
              <w:t>th</w:t>
            </w:r>
            <w:r w:rsidRPr="007B2785">
              <w:rPr>
                <w:bCs/>
                <w:color w:val="000000" w:themeColor="text1"/>
                <w:sz w:val="16"/>
                <w:szCs w:val="16"/>
              </w:rPr>
              <w:t xml:space="preserve"> century. Cornell University Press, p.148, p.287fn283.</w:t>
            </w:r>
            <w:r w:rsidRPr="007B2785">
              <w:rPr>
                <w:bCs/>
                <w:color w:val="000000" w:themeColor="text1"/>
                <w:sz w:val="16"/>
                <w:szCs w:val="16"/>
              </w:rPr>
              <w:br/>
            </w:r>
            <w:r w:rsidRPr="007B2785">
              <w:rPr>
                <w:bCs/>
                <w:color w:val="000000" w:themeColor="text1"/>
                <w:sz w:val="16"/>
                <w:szCs w:val="16"/>
              </w:rPr>
              <w:br/>
              <w:t>should this be added?</w:t>
            </w:r>
          </w:p>
          <w:p w14:paraId="400420AC" w14:textId="77777777" w:rsidR="00F20CC2" w:rsidRPr="007B2785" w:rsidRDefault="00F20CC2" w:rsidP="007B2785">
            <w:pPr>
              <w:spacing w:after="0"/>
              <w:rPr>
                <w:bCs/>
                <w:color w:val="000000" w:themeColor="text1"/>
                <w:sz w:val="16"/>
                <w:szCs w:val="16"/>
              </w:rPr>
            </w:pPr>
          </w:p>
          <w:p w14:paraId="79663CE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750,000 family members separated by the war (Yang 2021, p.19).</w:t>
            </w:r>
          </w:p>
          <w:p w14:paraId="623A47C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Yang, D. M.-H. (2021). The great exodus from </w:t>
            </w:r>
            <w:proofErr w:type="gramStart"/>
            <w:r w:rsidRPr="007B2785">
              <w:rPr>
                <w:bCs/>
                <w:color w:val="000000" w:themeColor="text1"/>
                <w:sz w:val="16"/>
                <w:szCs w:val="16"/>
              </w:rPr>
              <w:t>China :</w:t>
            </w:r>
            <w:proofErr w:type="gramEnd"/>
            <w:r w:rsidRPr="007B2785">
              <w:rPr>
                <w:bCs/>
                <w:color w:val="000000" w:themeColor="text1"/>
                <w:sz w:val="16"/>
                <w:szCs w:val="16"/>
              </w:rPr>
              <w:t xml:space="preserve"> trauma, memory, and identity in modern Taiwan. Cambridge University Press.</w:t>
            </w:r>
          </w:p>
          <w:p w14:paraId="70E04E12" w14:textId="77777777" w:rsidR="00F20CC2" w:rsidRPr="007B2785" w:rsidRDefault="00F20CC2" w:rsidP="007B2785">
            <w:pPr>
              <w:spacing w:after="0"/>
              <w:rPr>
                <w:bCs/>
                <w:color w:val="000000" w:themeColor="text1"/>
                <w:sz w:val="16"/>
                <w:szCs w:val="16"/>
              </w:rPr>
            </w:pPr>
          </w:p>
          <w:p w14:paraId="681FEBE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The journalism piece written by the </w:t>
            </w:r>
            <w:proofErr w:type="spellStart"/>
            <w:r w:rsidRPr="007B2785">
              <w:rPr>
                <w:bCs/>
                <w:color w:val="000000" w:themeColor="text1"/>
                <w:sz w:val="16"/>
                <w:szCs w:val="16"/>
              </w:rPr>
              <w:t>WaPo</w:t>
            </w:r>
            <w:proofErr w:type="spellEnd"/>
            <w:r w:rsidRPr="007B2785">
              <w:rPr>
                <w:bCs/>
                <w:color w:val="000000" w:themeColor="text1"/>
                <w:sz w:val="16"/>
                <w:szCs w:val="16"/>
              </w:rPr>
              <w:t xml:space="preserve"> Tokyo Bureau Chief mentions it’s estimated to be 1 million to 5 million displaced, which seems to be the most common estimate range (used by most journalists and websites) but it’s hard to tell where it’s originally sourced from. I hunted down one really old NYT article that said 5,000,000 based on the migration </w:t>
            </w:r>
            <w:r w:rsidRPr="007B2785">
              <w:rPr>
                <w:bCs/>
                <w:color w:val="000000" w:themeColor="text1"/>
                <w:sz w:val="16"/>
                <w:szCs w:val="16"/>
              </w:rPr>
              <w:lastRenderedPageBreak/>
              <w:t>report of a British World Health Organization official, but it’s probably somewhat propagandistic given cold war framing</w:t>
            </w:r>
          </w:p>
          <w:p w14:paraId="2BA984A3" w14:textId="77777777" w:rsidR="00F20CC2" w:rsidRPr="007B2785" w:rsidRDefault="00F20CC2" w:rsidP="007B2785">
            <w:pPr>
              <w:spacing w:after="0"/>
              <w:rPr>
                <w:bCs/>
                <w:color w:val="000000" w:themeColor="text1"/>
                <w:sz w:val="16"/>
                <w:szCs w:val="16"/>
              </w:rPr>
            </w:pPr>
          </w:p>
        </w:tc>
      </w:tr>
      <w:tr w:rsidR="00F20CC2" w:rsidRPr="007B2785" w14:paraId="38D95249" w14:textId="77777777" w:rsidTr="00F20CC2">
        <w:tc>
          <w:tcPr>
            <w:tcW w:w="1412" w:type="dxa"/>
            <w:gridSpan w:val="2"/>
          </w:tcPr>
          <w:p w14:paraId="69040D06" w14:textId="77777777" w:rsidR="00F20CC2" w:rsidRPr="007B2785" w:rsidRDefault="00F20CC2" w:rsidP="007B2785">
            <w:pPr>
              <w:pBdr>
                <w:top w:val="nil"/>
                <w:left w:val="nil"/>
                <w:bottom w:val="nil"/>
                <w:right w:val="nil"/>
                <w:between w:val="nil"/>
              </w:pBdr>
              <w:spacing w:after="0"/>
              <w:rPr>
                <w:bCs/>
                <w:color w:val="000000" w:themeColor="text1"/>
                <w:sz w:val="16"/>
                <w:szCs w:val="16"/>
              </w:rPr>
            </w:pPr>
            <w:r w:rsidRPr="007B2785">
              <w:rPr>
                <w:bCs/>
                <w:color w:val="000000" w:themeColor="text1"/>
                <w:sz w:val="16"/>
                <w:szCs w:val="16"/>
              </w:rPr>
              <w:lastRenderedPageBreak/>
              <w:t xml:space="preserve">China’s Cultural Revolution </w:t>
            </w:r>
          </w:p>
          <w:p w14:paraId="5B749F28" w14:textId="77777777" w:rsidR="00F20CC2" w:rsidRPr="007B2785" w:rsidRDefault="00F20CC2" w:rsidP="007B2785">
            <w:pPr>
              <w:spacing w:after="0"/>
              <w:rPr>
                <w:bCs/>
                <w:color w:val="000000" w:themeColor="text1"/>
                <w:sz w:val="16"/>
                <w:szCs w:val="16"/>
              </w:rPr>
            </w:pPr>
          </w:p>
          <w:p w14:paraId="240AA4AA" w14:textId="77777777" w:rsidR="00F20CC2" w:rsidRPr="007B2785" w:rsidRDefault="00F20CC2" w:rsidP="007B2785">
            <w:pPr>
              <w:spacing w:after="0"/>
              <w:rPr>
                <w:bCs/>
                <w:color w:val="000000" w:themeColor="text1"/>
                <w:sz w:val="16"/>
                <w:szCs w:val="16"/>
              </w:rPr>
            </w:pPr>
          </w:p>
          <w:p w14:paraId="475BCD26" w14:textId="77777777" w:rsidR="00F20CC2" w:rsidRPr="007B2785" w:rsidRDefault="00F20CC2" w:rsidP="007B2785">
            <w:pPr>
              <w:spacing w:after="0"/>
              <w:rPr>
                <w:bCs/>
                <w:color w:val="000000" w:themeColor="text1"/>
                <w:sz w:val="16"/>
                <w:szCs w:val="16"/>
              </w:rPr>
            </w:pPr>
          </w:p>
          <w:p w14:paraId="27D9F7E8" w14:textId="77777777" w:rsidR="00F20CC2" w:rsidRPr="007B2785" w:rsidRDefault="00F20CC2" w:rsidP="007B2785">
            <w:pPr>
              <w:spacing w:after="0"/>
              <w:rPr>
                <w:bCs/>
                <w:color w:val="000000" w:themeColor="text1"/>
                <w:sz w:val="16"/>
                <w:szCs w:val="16"/>
              </w:rPr>
            </w:pPr>
          </w:p>
          <w:p w14:paraId="70085599" w14:textId="77777777" w:rsidR="00F20CC2" w:rsidRPr="007B2785" w:rsidRDefault="00F20CC2" w:rsidP="007B2785">
            <w:pPr>
              <w:spacing w:after="0"/>
              <w:rPr>
                <w:bCs/>
                <w:color w:val="000000" w:themeColor="text1"/>
                <w:sz w:val="16"/>
                <w:szCs w:val="16"/>
              </w:rPr>
            </w:pPr>
          </w:p>
          <w:p w14:paraId="0AC8B204" w14:textId="77777777" w:rsidR="00F20CC2" w:rsidRPr="007B2785" w:rsidRDefault="00F20CC2" w:rsidP="007B2785">
            <w:pPr>
              <w:spacing w:after="0"/>
              <w:rPr>
                <w:bCs/>
                <w:color w:val="000000" w:themeColor="text1"/>
                <w:sz w:val="16"/>
                <w:szCs w:val="16"/>
              </w:rPr>
            </w:pPr>
          </w:p>
          <w:p w14:paraId="5061F86D" w14:textId="77777777" w:rsidR="00F20CC2" w:rsidRPr="007B2785" w:rsidRDefault="00F20CC2" w:rsidP="007B2785">
            <w:pPr>
              <w:spacing w:after="0"/>
              <w:rPr>
                <w:bCs/>
                <w:color w:val="000000" w:themeColor="text1"/>
                <w:sz w:val="16"/>
                <w:szCs w:val="16"/>
              </w:rPr>
            </w:pPr>
          </w:p>
        </w:tc>
        <w:tc>
          <w:tcPr>
            <w:tcW w:w="1134" w:type="dxa"/>
          </w:tcPr>
          <w:p w14:paraId="5984578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1967-76</w:t>
            </w:r>
          </w:p>
          <w:p w14:paraId="451F698E" w14:textId="77777777" w:rsidR="00F20CC2" w:rsidRPr="007B2785" w:rsidRDefault="00F20CC2" w:rsidP="007B2785">
            <w:pPr>
              <w:spacing w:after="0"/>
              <w:rPr>
                <w:bCs/>
                <w:color w:val="000000" w:themeColor="text1"/>
                <w:sz w:val="16"/>
                <w:szCs w:val="16"/>
              </w:rPr>
            </w:pPr>
          </w:p>
          <w:p w14:paraId="6121424D" w14:textId="77777777" w:rsidR="00F20CC2" w:rsidRPr="007B2785" w:rsidRDefault="00F20CC2" w:rsidP="007B2785">
            <w:pPr>
              <w:spacing w:after="0"/>
              <w:rPr>
                <w:bCs/>
                <w:color w:val="000000" w:themeColor="text1"/>
                <w:sz w:val="16"/>
                <w:szCs w:val="16"/>
              </w:rPr>
            </w:pPr>
          </w:p>
          <w:p w14:paraId="53F97C62" w14:textId="77777777" w:rsidR="00F20CC2" w:rsidRPr="007B2785" w:rsidRDefault="00F20CC2" w:rsidP="007B2785">
            <w:pPr>
              <w:spacing w:after="0"/>
              <w:rPr>
                <w:bCs/>
                <w:color w:val="000000" w:themeColor="text1"/>
                <w:sz w:val="16"/>
                <w:szCs w:val="16"/>
              </w:rPr>
            </w:pPr>
          </w:p>
          <w:p w14:paraId="25259179" w14:textId="77777777" w:rsidR="00F20CC2" w:rsidRPr="007B2785" w:rsidRDefault="00F20CC2" w:rsidP="007B2785">
            <w:pPr>
              <w:spacing w:after="0"/>
              <w:rPr>
                <w:bCs/>
                <w:color w:val="000000" w:themeColor="text1"/>
                <w:sz w:val="16"/>
                <w:szCs w:val="16"/>
              </w:rPr>
            </w:pPr>
          </w:p>
          <w:p w14:paraId="2D4A8894" w14:textId="77777777" w:rsidR="00F20CC2" w:rsidRPr="007B2785" w:rsidRDefault="00F20CC2" w:rsidP="007B2785">
            <w:pPr>
              <w:spacing w:after="0"/>
              <w:rPr>
                <w:bCs/>
                <w:color w:val="000000" w:themeColor="text1"/>
                <w:sz w:val="16"/>
                <w:szCs w:val="16"/>
              </w:rPr>
            </w:pPr>
          </w:p>
          <w:p w14:paraId="1F666365" w14:textId="77777777" w:rsidR="00F20CC2" w:rsidRPr="007B2785" w:rsidRDefault="00F20CC2" w:rsidP="007B2785">
            <w:pPr>
              <w:spacing w:after="0"/>
              <w:rPr>
                <w:bCs/>
                <w:color w:val="000000" w:themeColor="text1"/>
                <w:sz w:val="16"/>
                <w:szCs w:val="16"/>
              </w:rPr>
            </w:pPr>
          </w:p>
          <w:p w14:paraId="35FFD410" w14:textId="77777777" w:rsidR="00F20CC2" w:rsidRPr="007B2785" w:rsidRDefault="00F20CC2" w:rsidP="007B2785">
            <w:pPr>
              <w:spacing w:after="0"/>
              <w:rPr>
                <w:bCs/>
                <w:color w:val="000000" w:themeColor="text1"/>
                <w:sz w:val="16"/>
                <w:szCs w:val="16"/>
              </w:rPr>
            </w:pPr>
          </w:p>
          <w:p w14:paraId="32773065" w14:textId="77777777" w:rsidR="00F20CC2" w:rsidRPr="007B2785" w:rsidRDefault="00F20CC2" w:rsidP="007B2785">
            <w:pPr>
              <w:spacing w:after="0"/>
              <w:rPr>
                <w:bCs/>
                <w:color w:val="000000" w:themeColor="text1"/>
                <w:sz w:val="16"/>
                <w:szCs w:val="16"/>
              </w:rPr>
            </w:pPr>
          </w:p>
          <w:p w14:paraId="21887094" w14:textId="77777777" w:rsidR="00F20CC2" w:rsidRPr="007B2785" w:rsidRDefault="00F20CC2" w:rsidP="007B2785">
            <w:pPr>
              <w:spacing w:after="0"/>
              <w:rPr>
                <w:bCs/>
                <w:color w:val="000000" w:themeColor="text1"/>
                <w:sz w:val="16"/>
                <w:szCs w:val="16"/>
              </w:rPr>
            </w:pPr>
          </w:p>
          <w:p w14:paraId="0A53A819" w14:textId="77777777" w:rsidR="00F20CC2" w:rsidRPr="007B2785" w:rsidRDefault="00F20CC2" w:rsidP="007B2785">
            <w:pPr>
              <w:spacing w:after="0"/>
              <w:rPr>
                <w:bCs/>
                <w:color w:val="000000" w:themeColor="text1"/>
                <w:sz w:val="16"/>
                <w:szCs w:val="16"/>
              </w:rPr>
            </w:pPr>
          </w:p>
          <w:p w14:paraId="466481C0" w14:textId="77777777" w:rsidR="00F20CC2" w:rsidRPr="007B2785" w:rsidRDefault="00F20CC2" w:rsidP="007B2785">
            <w:pPr>
              <w:spacing w:after="0"/>
              <w:rPr>
                <w:bCs/>
                <w:color w:val="000000" w:themeColor="text1"/>
                <w:sz w:val="16"/>
                <w:szCs w:val="16"/>
              </w:rPr>
            </w:pPr>
          </w:p>
        </w:tc>
        <w:tc>
          <w:tcPr>
            <w:tcW w:w="992" w:type="dxa"/>
          </w:tcPr>
          <w:p w14:paraId="18D2853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16 million youth sent down to countryside</w:t>
            </w:r>
          </w:p>
        </w:tc>
        <w:tc>
          <w:tcPr>
            <w:tcW w:w="992" w:type="dxa"/>
          </w:tcPr>
          <w:p w14:paraId="5F4D0FA7" w14:textId="77777777"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t>Chen, Y., Fan, Z., Gu, X., &amp; Zhou, L. A. (2020). Arrival of young talent: The send-down movement and rural education in China. American Economic Review, 110(11), 3393-3430. (pg. 3393)</w:t>
            </w:r>
          </w:p>
        </w:tc>
        <w:tc>
          <w:tcPr>
            <w:tcW w:w="993" w:type="dxa"/>
          </w:tcPr>
          <w:p w14:paraId="2A5E6BD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18 million youth sent down to the </w:t>
            </w:r>
            <w:proofErr w:type="spellStart"/>
            <w:r w:rsidRPr="007B2785">
              <w:rPr>
                <w:bCs/>
                <w:color w:val="000000" w:themeColor="text1"/>
                <w:sz w:val="16"/>
                <w:szCs w:val="16"/>
              </w:rPr>
              <w:t>countrysides</w:t>
            </w:r>
            <w:proofErr w:type="spellEnd"/>
          </w:p>
          <w:p w14:paraId="035CA9DF" w14:textId="77777777" w:rsidR="00F20CC2" w:rsidRPr="007B2785" w:rsidRDefault="00F20CC2" w:rsidP="007B2785">
            <w:pPr>
              <w:spacing w:after="0"/>
              <w:rPr>
                <w:bCs/>
                <w:color w:val="000000" w:themeColor="text1"/>
                <w:sz w:val="16"/>
                <w:szCs w:val="16"/>
              </w:rPr>
            </w:pPr>
          </w:p>
          <w:p w14:paraId="14ED866A" w14:textId="77777777" w:rsidR="00F20CC2" w:rsidRPr="007B2785" w:rsidRDefault="00F20CC2" w:rsidP="007B2785">
            <w:pPr>
              <w:spacing w:after="0"/>
              <w:rPr>
                <w:bCs/>
                <w:color w:val="000000" w:themeColor="text1"/>
                <w:sz w:val="16"/>
                <w:szCs w:val="16"/>
              </w:rPr>
            </w:pPr>
          </w:p>
          <w:p w14:paraId="774A3F09" w14:textId="77777777" w:rsidR="00F20CC2" w:rsidRPr="007B2785" w:rsidRDefault="00F20CC2" w:rsidP="007B2785">
            <w:pPr>
              <w:spacing w:after="0"/>
              <w:rPr>
                <w:bCs/>
                <w:color w:val="000000" w:themeColor="text1"/>
                <w:sz w:val="16"/>
                <w:szCs w:val="16"/>
              </w:rPr>
            </w:pPr>
          </w:p>
          <w:p w14:paraId="766134C0" w14:textId="77777777" w:rsidR="00F20CC2" w:rsidRPr="007B2785" w:rsidRDefault="00F20CC2" w:rsidP="007B2785">
            <w:pPr>
              <w:spacing w:after="0"/>
              <w:rPr>
                <w:bCs/>
                <w:color w:val="000000" w:themeColor="text1"/>
                <w:sz w:val="16"/>
                <w:szCs w:val="16"/>
              </w:rPr>
            </w:pPr>
          </w:p>
          <w:p w14:paraId="0A31ACF4" w14:textId="77777777" w:rsidR="00F20CC2" w:rsidRPr="007B2785" w:rsidRDefault="00F20CC2" w:rsidP="007B2785">
            <w:pPr>
              <w:spacing w:after="0"/>
              <w:rPr>
                <w:bCs/>
                <w:color w:val="000000" w:themeColor="text1"/>
                <w:sz w:val="16"/>
                <w:szCs w:val="16"/>
              </w:rPr>
            </w:pPr>
          </w:p>
          <w:p w14:paraId="2EC4C237" w14:textId="77777777" w:rsidR="00F20CC2" w:rsidRPr="007B2785" w:rsidRDefault="00F20CC2" w:rsidP="007B2785">
            <w:pPr>
              <w:spacing w:after="0"/>
              <w:rPr>
                <w:bCs/>
                <w:color w:val="000000" w:themeColor="text1"/>
                <w:sz w:val="16"/>
                <w:szCs w:val="16"/>
              </w:rPr>
            </w:pPr>
          </w:p>
          <w:p w14:paraId="132F31DE" w14:textId="55D71633" w:rsidR="00F20CC2" w:rsidRPr="007B2785" w:rsidRDefault="00F20CC2" w:rsidP="007B2785">
            <w:pPr>
              <w:spacing w:after="0"/>
              <w:rPr>
                <w:bCs/>
                <w:color w:val="000000" w:themeColor="text1"/>
                <w:sz w:val="16"/>
                <w:szCs w:val="16"/>
              </w:rPr>
            </w:pPr>
          </w:p>
        </w:tc>
        <w:tc>
          <w:tcPr>
            <w:tcW w:w="1134" w:type="dxa"/>
          </w:tcPr>
          <w:p w14:paraId="1498C78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Riskin, C., &amp; United Nations Development </w:t>
            </w:r>
            <w:proofErr w:type="spellStart"/>
            <w:r w:rsidRPr="007B2785">
              <w:rPr>
                <w:bCs/>
                <w:color w:val="000000" w:themeColor="text1"/>
                <w:sz w:val="16"/>
                <w:szCs w:val="16"/>
              </w:rPr>
              <w:t>Programme</w:t>
            </w:r>
            <w:proofErr w:type="spellEnd"/>
            <w:r w:rsidRPr="007B2785">
              <w:rPr>
                <w:bCs/>
                <w:color w:val="000000" w:themeColor="text1"/>
                <w:sz w:val="16"/>
                <w:szCs w:val="16"/>
              </w:rPr>
              <w:t xml:space="preserve">. (2000). China human development report </w:t>
            </w:r>
            <w:proofErr w:type="gramStart"/>
            <w:r w:rsidRPr="007B2785">
              <w:rPr>
                <w:bCs/>
                <w:color w:val="000000" w:themeColor="text1"/>
                <w:sz w:val="16"/>
                <w:szCs w:val="16"/>
              </w:rPr>
              <w:t>1999 :</w:t>
            </w:r>
            <w:proofErr w:type="gramEnd"/>
            <w:r w:rsidRPr="007B2785">
              <w:rPr>
                <w:bCs/>
                <w:color w:val="000000" w:themeColor="text1"/>
                <w:sz w:val="16"/>
                <w:szCs w:val="16"/>
              </w:rPr>
              <w:t xml:space="preserve"> transition and the state. Oxford University Press. (pg. 37)</w:t>
            </w:r>
          </w:p>
          <w:p w14:paraId="442B2A29" w14:textId="77777777" w:rsidR="00F20CC2" w:rsidRPr="007B2785" w:rsidRDefault="00F20CC2" w:rsidP="007B2785">
            <w:pPr>
              <w:spacing w:after="0"/>
              <w:rPr>
                <w:bCs/>
                <w:color w:val="000000" w:themeColor="text1"/>
                <w:sz w:val="16"/>
                <w:szCs w:val="16"/>
              </w:rPr>
            </w:pPr>
          </w:p>
          <w:p w14:paraId="46FD2F80" w14:textId="77777777" w:rsidR="00F20CC2" w:rsidRPr="007B2785" w:rsidRDefault="00F20CC2" w:rsidP="007B2785">
            <w:pPr>
              <w:spacing w:after="0"/>
              <w:rPr>
                <w:bCs/>
                <w:color w:val="000000" w:themeColor="text1"/>
                <w:sz w:val="16"/>
                <w:szCs w:val="16"/>
              </w:rPr>
            </w:pPr>
          </w:p>
          <w:p w14:paraId="72DBBF6E" w14:textId="77777777" w:rsidR="00F20CC2" w:rsidRPr="007B2785" w:rsidRDefault="00F20CC2" w:rsidP="007B2785">
            <w:pPr>
              <w:spacing w:after="0"/>
              <w:rPr>
                <w:bCs/>
                <w:color w:val="000000" w:themeColor="text1"/>
                <w:sz w:val="16"/>
                <w:szCs w:val="16"/>
              </w:rPr>
            </w:pPr>
          </w:p>
        </w:tc>
        <w:tc>
          <w:tcPr>
            <w:tcW w:w="1701" w:type="dxa"/>
            <w:shd w:val="pct10" w:color="auto" w:fill="auto"/>
          </w:tcPr>
          <w:p w14:paraId="734BDE3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17 Million</w:t>
            </w:r>
          </w:p>
          <w:p w14:paraId="4097C1C3" w14:textId="77777777" w:rsidR="00F20CC2" w:rsidRPr="007B2785" w:rsidRDefault="00F20CC2" w:rsidP="007B2785">
            <w:pPr>
              <w:spacing w:after="0"/>
              <w:rPr>
                <w:bCs/>
                <w:color w:val="000000" w:themeColor="text1"/>
                <w:sz w:val="16"/>
                <w:szCs w:val="16"/>
              </w:rPr>
            </w:pPr>
          </w:p>
          <w:p w14:paraId="18F1261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From 1967 to 1978, the state “send-down” policy in the People’s Republic</w:t>
            </w:r>
          </w:p>
          <w:p w14:paraId="764F086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of China forced 17 million urban youth to live and work in rural areas.</w:t>
            </w:r>
          </w:p>
        </w:tc>
        <w:tc>
          <w:tcPr>
            <w:tcW w:w="1842" w:type="dxa"/>
            <w:shd w:val="pct10" w:color="auto" w:fill="auto"/>
          </w:tcPr>
          <w:p w14:paraId="5103807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Zhou, X., &amp; Hou, L. (1999). Children of the Cultural Revolution: The state and the life course in the People’s Republic of China. </w:t>
            </w:r>
            <w:r w:rsidRPr="007B2785">
              <w:rPr>
                <w:bCs/>
                <w:i/>
                <w:color w:val="000000" w:themeColor="text1"/>
                <w:sz w:val="16"/>
                <w:szCs w:val="16"/>
              </w:rPr>
              <w:t>American sociological review</w:t>
            </w:r>
            <w:r w:rsidRPr="007B2785">
              <w:rPr>
                <w:bCs/>
                <w:color w:val="000000" w:themeColor="text1"/>
                <w:sz w:val="16"/>
                <w:szCs w:val="16"/>
              </w:rPr>
              <w:t>, </w:t>
            </w:r>
            <w:r w:rsidRPr="007B2785">
              <w:rPr>
                <w:bCs/>
                <w:i/>
                <w:color w:val="000000" w:themeColor="text1"/>
                <w:sz w:val="16"/>
                <w:szCs w:val="16"/>
              </w:rPr>
              <w:t>64</w:t>
            </w:r>
            <w:r w:rsidRPr="007B2785">
              <w:rPr>
                <w:bCs/>
                <w:color w:val="000000" w:themeColor="text1"/>
                <w:sz w:val="16"/>
                <w:szCs w:val="16"/>
              </w:rPr>
              <w:t>(1), 12-36.</w:t>
            </w:r>
          </w:p>
          <w:p w14:paraId="0E65001F" w14:textId="77777777" w:rsidR="00F20CC2" w:rsidRPr="007B2785" w:rsidRDefault="00F20CC2" w:rsidP="007B2785">
            <w:pPr>
              <w:spacing w:after="0"/>
              <w:rPr>
                <w:bCs/>
                <w:color w:val="000000" w:themeColor="text1"/>
                <w:sz w:val="16"/>
                <w:szCs w:val="16"/>
              </w:rPr>
            </w:pPr>
          </w:p>
        </w:tc>
        <w:tc>
          <w:tcPr>
            <w:tcW w:w="1843" w:type="dxa"/>
          </w:tcPr>
          <w:p w14:paraId="53C26E6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UNHCR </w:t>
            </w:r>
          </w:p>
          <w:p w14:paraId="6511D6F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1.2 million Convention Refugees in 1964,</w:t>
            </w:r>
          </w:p>
          <w:p w14:paraId="78704CA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1.2 million in 1966,</w:t>
            </w:r>
          </w:p>
          <w:p w14:paraId="073A29E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74000 in 1967</w:t>
            </w:r>
          </w:p>
          <w:p w14:paraId="5D65EDB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From China</w:t>
            </w:r>
          </w:p>
        </w:tc>
        <w:tc>
          <w:tcPr>
            <w:tcW w:w="1985" w:type="dxa"/>
          </w:tcPr>
          <w:p w14:paraId="2A5D4FD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“The send-down movement during China’s Cultural Revolution forced more than 16 million adolescents (most 16–19 years of age) to move away from their families to the countryside to live and work with peasants in poverty and under harsh political/mobility control (1968–78)”- </w:t>
            </w:r>
          </w:p>
          <w:p w14:paraId="58CB993B" w14:textId="77777777" w:rsidR="00F20CC2" w:rsidRPr="007B2785" w:rsidRDefault="00F20CC2" w:rsidP="007B2785">
            <w:pPr>
              <w:spacing w:after="0"/>
              <w:rPr>
                <w:bCs/>
                <w:color w:val="000000" w:themeColor="text1"/>
                <w:sz w:val="16"/>
                <w:szCs w:val="16"/>
              </w:rPr>
            </w:pPr>
          </w:p>
          <w:p w14:paraId="2F1AF943" w14:textId="377B7879" w:rsidR="00F20CC2" w:rsidRPr="007B2785" w:rsidRDefault="00F20CC2" w:rsidP="007B2785">
            <w:pPr>
              <w:spacing w:after="0"/>
              <w:rPr>
                <w:bCs/>
                <w:color w:val="000000" w:themeColor="text1"/>
                <w:sz w:val="16"/>
                <w:szCs w:val="16"/>
              </w:rPr>
            </w:pPr>
            <w:r w:rsidRPr="007B2785">
              <w:rPr>
                <w:bCs/>
                <w:color w:val="000000" w:themeColor="text1"/>
                <w:sz w:val="16"/>
                <w:szCs w:val="16"/>
              </w:rPr>
              <w:t>Wang, S., &amp; Zhou, W. (2017). The unintended long-term consequences of Mao’s mass send-down movement: marriage, social network, and happiness. </w:t>
            </w:r>
            <w:r w:rsidRPr="007B2785">
              <w:rPr>
                <w:bCs/>
                <w:i/>
                <w:color w:val="000000" w:themeColor="text1"/>
                <w:sz w:val="16"/>
                <w:szCs w:val="16"/>
              </w:rPr>
              <w:t>World Development</w:t>
            </w:r>
            <w:r w:rsidRPr="007B2785">
              <w:rPr>
                <w:bCs/>
                <w:color w:val="000000" w:themeColor="text1"/>
                <w:sz w:val="16"/>
                <w:szCs w:val="16"/>
              </w:rPr>
              <w:t>, </w:t>
            </w:r>
            <w:r w:rsidRPr="007B2785">
              <w:rPr>
                <w:bCs/>
                <w:i/>
                <w:color w:val="000000" w:themeColor="text1"/>
                <w:sz w:val="16"/>
                <w:szCs w:val="16"/>
              </w:rPr>
              <w:t>90</w:t>
            </w:r>
            <w:r w:rsidRPr="007B2785">
              <w:rPr>
                <w:bCs/>
                <w:color w:val="000000" w:themeColor="text1"/>
                <w:sz w:val="16"/>
                <w:szCs w:val="16"/>
              </w:rPr>
              <w:t>, 344-359.</w:t>
            </w:r>
          </w:p>
        </w:tc>
      </w:tr>
      <w:tr w:rsidR="00F20CC2" w:rsidRPr="007B2785" w14:paraId="1D19D681" w14:textId="77777777" w:rsidTr="00F20CC2">
        <w:tc>
          <w:tcPr>
            <w:tcW w:w="1412" w:type="dxa"/>
            <w:gridSpan w:val="2"/>
            <w:vAlign w:val="bottom"/>
          </w:tcPr>
          <w:p w14:paraId="0436974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Hungary Soviet Invasion </w:t>
            </w:r>
          </w:p>
        </w:tc>
        <w:tc>
          <w:tcPr>
            <w:tcW w:w="1134" w:type="dxa"/>
            <w:vAlign w:val="bottom"/>
          </w:tcPr>
          <w:p w14:paraId="3D567A0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1956</w:t>
            </w:r>
          </w:p>
        </w:tc>
        <w:tc>
          <w:tcPr>
            <w:tcW w:w="992" w:type="dxa"/>
          </w:tcPr>
          <w:p w14:paraId="399516D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200,000</w:t>
            </w:r>
          </w:p>
        </w:tc>
        <w:tc>
          <w:tcPr>
            <w:tcW w:w="992" w:type="dxa"/>
          </w:tcPr>
          <w:p w14:paraId="62954132" w14:textId="5F1407A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Kecskés</w:t>
            </w:r>
            <w:proofErr w:type="spellEnd"/>
            <w:r w:rsidRPr="007B2785">
              <w:rPr>
                <w:bCs/>
                <w:color w:val="000000" w:themeColor="text1"/>
                <w:sz w:val="16"/>
                <w:szCs w:val="16"/>
              </w:rPr>
              <w:t>, G. D. (2022). </w:t>
            </w:r>
            <w:r w:rsidRPr="007B2785">
              <w:rPr>
                <w:bCs/>
                <w:i/>
                <w:color w:val="000000" w:themeColor="text1"/>
                <w:sz w:val="16"/>
                <w:szCs w:val="16"/>
              </w:rPr>
              <w:t>A Cold War humanitarian action: The Western admission of 1956 Hungarian refugees</w:t>
            </w:r>
            <w:r w:rsidRPr="007B2785">
              <w:rPr>
                <w:bCs/>
                <w:color w:val="000000" w:themeColor="text1"/>
                <w:sz w:val="16"/>
                <w:szCs w:val="16"/>
              </w:rPr>
              <w:t>. </w:t>
            </w:r>
            <w:r w:rsidRPr="007B2785">
              <w:rPr>
                <w:bCs/>
                <w:i/>
                <w:color w:val="000000" w:themeColor="text1"/>
                <w:sz w:val="16"/>
                <w:szCs w:val="16"/>
              </w:rPr>
              <w:t>Hungarian Historical Review</w:t>
            </w:r>
            <w:r w:rsidRPr="007B2785">
              <w:rPr>
                <w:bCs/>
                <w:color w:val="000000" w:themeColor="text1"/>
                <w:sz w:val="16"/>
                <w:szCs w:val="16"/>
              </w:rPr>
              <w:t>, </w:t>
            </w:r>
            <w:r w:rsidRPr="007B2785">
              <w:rPr>
                <w:bCs/>
                <w:i/>
                <w:color w:val="000000" w:themeColor="text1"/>
                <w:sz w:val="16"/>
                <w:szCs w:val="16"/>
              </w:rPr>
              <w:t>11</w:t>
            </w:r>
            <w:r w:rsidRPr="007B2785">
              <w:rPr>
                <w:bCs/>
                <w:color w:val="000000" w:themeColor="text1"/>
                <w:sz w:val="16"/>
                <w:szCs w:val="16"/>
              </w:rPr>
              <w:t>(4), 789–823. </w:t>
            </w:r>
            <w:hyperlink r:id="rId18">
              <w:r w:rsidRPr="007B2785">
                <w:rPr>
                  <w:bCs/>
                  <w:color w:val="000000" w:themeColor="text1"/>
                  <w:sz w:val="16"/>
                  <w:szCs w:val="16"/>
                  <w:u w:val="single"/>
                </w:rPr>
                <w:t>https://hunghist.org/images/HHR_2022_4_Kecskes.pdf</w:t>
              </w:r>
            </w:hyperlink>
          </w:p>
          <w:p w14:paraId="12F30F88" w14:textId="77777777" w:rsidR="00F20CC2" w:rsidRPr="007B2785" w:rsidRDefault="00F20CC2" w:rsidP="007B2785">
            <w:pPr>
              <w:tabs>
                <w:tab w:val="left" w:pos="5550"/>
              </w:tabs>
              <w:spacing w:after="0"/>
              <w:rPr>
                <w:bCs/>
                <w:color w:val="000000" w:themeColor="text1"/>
                <w:sz w:val="16"/>
                <w:szCs w:val="16"/>
              </w:rPr>
            </w:pPr>
            <w:proofErr w:type="spellStart"/>
            <w:r w:rsidRPr="007B2785">
              <w:rPr>
                <w:bCs/>
                <w:color w:val="000000" w:themeColor="text1"/>
                <w:sz w:val="16"/>
                <w:szCs w:val="16"/>
              </w:rPr>
              <w:t>Pg</w:t>
            </w:r>
            <w:proofErr w:type="spellEnd"/>
            <w:r w:rsidRPr="007B2785">
              <w:rPr>
                <w:bCs/>
                <w:color w:val="000000" w:themeColor="text1"/>
                <w:sz w:val="16"/>
                <w:szCs w:val="16"/>
              </w:rPr>
              <w:t xml:space="preserve"> 915</w:t>
            </w:r>
          </w:p>
        </w:tc>
        <w:tc>
          <w:tcPr>
            <w:tcW w:w="993" w:type="dxa"/>
          </w:tcPr>
          <w:p w14:paraId="11A78B4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200,000 fled the country</w:t>
            </w:r>
          </w:p>
          <w:p w14:paraId="639614F4" w14:textId="77777777" w:rsidR="00F20CC2" w:rsidRPr="007B2785" w:rsidRDefault="00F20CC2" w:rsidP="007B2785">
            <w:pPr>
              <w:spacing w:after="0"/>
              <w:rPr>
                <w:bCs/>
                <w:color w:val="000000" w:themeColor="text1"/>
                <w:sz w:val="16"/>
                <w:szCs w:val="16"/>
              </w:rPr>
            </w:pPr>
          </w:p>
          <w:p w14:paraId="0FAEB467" w14:textId="77777777" w:rsidR="00F20CC2" w:rsidRPr="007B2785" w:rsidRDefault="00F20CC2" w:rsidP="007B2785">
            <w:pPr>
              <w:spacing w:after="0"/>
              <w:rPr>
                <w:bCs/>
                <w:color w:val="000000" w:themeColor="text1"/>
                <w:sz w:val="16"/>
                <w:szCs w:val="16"/>
              </w:rPr>
            </w:pPr>
          </w:p>
        </w:tc>
        <w:tc>
          <w:tcPr>
            <w:tcW w:w="1134" w:type="dxa"/>
          </w:tcPr>
          <w:p w14:paraId="3C4B8C24"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Niessen</w:t>
            </w:r>
            <w:proofErr w:type="spellEnd"/>
            <w:r w:rsidRPr="007B2785">
              <w:rPr>
                <w:bCs/>
                <w:color w:val="000000" w:themeColor="text1"/>
                <w:sz w:val="16"/>
                <w:szCs w:val="16"/>
              </w:rPr>
              <w:t>, J. P. (2016). Hungarian refugees of 1956: From the border to Austria, Camp Kilmer, and elsewhere. </w:t>
            </w:r>
            <w:r w:rsidRPr="007B2785">
              <w:rPr>
                <w:bCs/>
                <w:i/>
                <w:color w:val="000000" w:themeColor="text1"/>
                <w:sz w:val="16"/>
                <w:szCs w:val="16"/>
              </w:rPr>
              <w:t>Hungarian Cultural Studies, 9</w:t>
            </w:r>
            <w:r w:rsidRPr="007B2785">
              <w:rPr>
                <w:bCs/>
                <w:color w:val="000000" w:themeColor="text1"/>
                <w:sz w:val="16"/>
                <w:szCs w:val="16"/>
              </w:rPr>
              <w:t>. </w:t>
            </w:r>
          </w:p>
          <w:p w14:paraId="394C07D0" w14:textId="77777777" w:rsidR="00F20CC2" w:rsidRPr="007B2785" w:rsidRDefault="00E87061" w:rsidP="007B2785">
            <w:pPr>
              <w:spacing w:after="0"/>
              <w:rPr>
                <w:bCs/>
                <w:color w:val="000000" w:themeColor="text1"/>
                <w:sz w:val="16"/>
                <w:szCs w:val="16"/>
                <w:u w:val="single"/>
              </w:rPr>
            </w:pPr>
            <w:hyperlink r:id="rId19" w:history="1">
              <w:r w:rsidR="00F20CC2" w:rsidRPr="007B2785">
                <w:rPr>
                  <w:rStyle w:val="Hyperlink"/>
                  <w:bCs/>
                  <w:color w:val="000000" w:themeColor="text1"/>
                  <w:sz w:val="16"/>
                  <w:szCs w:val="16"/>
                </w:rPr>
                <w:t>https://doi.org/10.5195/ahea.2016.261 p.123</w:t>
              </w:r>
            </w:hyperlink>
          </w:p>
          <w:p w14:paraId="34D47C06" w14:textId="77777777" w:rsidR="00F20CC2" w:rsidRPr="007B2785" w:rsidRDefault="00F20CC2" w:rsidP="007B2785">
            <w:pPr>
              <w:spacing w:after="0"/>
              <w:rPr>
                <w:bCs/>
                <w:color w:val="000000" w:themeColor="text1"/>
                <w:sz w:val="16"/>
                <w:szCs w:val="16"/>
                <w:u w:val="single"/>
              </w:rPr>
            </w:pPr>
          </w:p>
          <w:p w14:paraId="56A6B444" w14:textId="77777777" w:rsidR="00F20CC2" w:rsidRPr="007B2785" w:rsidRDefault="00F20CC2" w:rsidP="007B2785">
            <w:pPr>
              <w:spacing w:after="0"/>
              <w:rPr>
                <w:bCs/>
                <w:color w:val="000000" w:themeColor="text1"/>
                <w:sz w:val="16"/>
                <w:szCs w:val="16"/>
              </w:rPr>
            </w:pPr>
          </w:p>
          <w:p w14:paraId="545E767C" w14:textId="77777777" w:rsidR="00F20CC2" w:rsidRPr="007B2785" w:rsidRDefault="00F20CC2" w:rsidP="007B2785">
            <w:pPr>
              <w:spacing w:after="0"/>
              <w:rPr>
                <w:bCs/>
                <w:color w:val="000000" w:themeColor="text1"/>
                <w:sz w:val="16"/>
                <w:szCs w:val="16"/>
              </w:rPr>
            </w:pPr>
          </w:p>
        </w:tc>
        <w:tc>
          <w:tcPr>
            <w:tcW w:w="1701" w:type="dxa"/>
            <w:shd w:val="pct10" w:color="auto" w:fill="auto"/>
          </w:tcPr>
          <w:p w14:paraId="46F44E7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200,000 fled the country</w:t>
            </w:r>
          </w:p>
          <w:p w14:paraId="2572CF6C" w14:textId="77777777" w:rsidR="00F20CC2" w:rsidRPr="007B2785" w:rsidRDefault="00F20CC2" w:rsidP="007B2785">
            <w:pPr>
              <w:spacing w:after="0"/>
              <w:rPr>
                <w:bCs/>
                <w:color w:val="000000" w:themeColor="text1"/>
                <w:sz w:val="16"/>
                <w:szCs w:val="16"/>
              </w:rPr>
            </w:pPr>
          </w:p>
          <w:p w14:paraId="408C31CF" w14:textId="77777777" w:rsidR="00F20CC2" w:rsidRPr="007B2785" w:rsidRDefault="00F20CC2" w:rsidP="007B2785">
            <w:pPr>
              <w:spacing w:after="0"/>
              <w:rPr>
                <w:bCs/>
                <w:color w:val="000000" w:themeColor="text1"/>
                <w:sz w:val="16"/>
                <w:szCs w:val="16"/>
              </w:rPr>
            </w:pPr>
          </w:p>
          <w:p w14:paraId="5D5FA84A" w14:textId="77777777" w:rsidR="00F20CC2" w:rsidRPr="007B2785" w:rsidRDefault="00F20CC2" w:rsidP="007B2785">
            <w:pPr>
              <w:spacing w:after="0"/>
              <w:rPr>
                <w:bCs/>
                <w:color w:val="000000" w:themeColor="text1"/>
                <w:sz w:val="16"/>
                <w:szCs w:val="16"/>
              </w:rPr>
            </w:pPr>
          </w:p>
          <w:p w14:paraId="39C813C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 to neighboring Austria and Yugoslavia.</w:t>
            </w:r>
          </w:p>
        </w:tc>
        <w:tc>
          <w:tcPr>
            <w:tcW w:w="1842" w:type="dxa"/>
            <w:shd w:val="pct10" w:color="auto" w:fill="auto"/>
          </w:tcPr>
          <w:p w14:paraId="4BAB5431"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Niessen</w:t>
            </w:r>
            <w:proofErr w:type="spellEnd"/>
            <w:r w:rsidRPr="007B2785">
              <w:rPr>
                <w:bCs/>
                <w:color w:val="000000" w:themeColor="text1"/>
                <w:sz w:val="16"/>
                <w:szCs w:val="16"/>
              </w:rPr>
              <w:t>, J. P. (2016). Hungarian refugees of 1956: From the border to Austria, Camp Kilmer, and elsewhere. </w:t>
            </w:r>
            <w:r w:rsidRPr="007B2785">
              <w:rPr>
                <w:bCs/>
                <w:i/>
                <w:color w:val="000000" w:themeColor="text1"/>
                <w:sz w:val="16"/>
                <w:szCs w:val="16"/>
              </w:rPr>
              <w:t>Hungarian Cultural Studies, 9</w:t>
            </w:r>
            <w:r w:rsidRPr="007B2785">
              <w:rPr>
                <w:bCs/>
                <w:color w:val="000000" w:themeColor="text1"/>
                <w:sz w:val="16"/>
                <w:szCs w:val="16"/>
              </w:rPr>
              <w:t>. </w:t>
            </w:r>
          </w:p>
          <w:p w14:paraId="06C9BDA9" w14:textId="77777777" w:rsidR="00F20CC2" w:rsidRPr="007B2785" w:rsidRDefault="00F20CC2" w:rsidP="007B2785">
            <w:pPr>
              <w:spacing w:after="0"/>
              <w:rPr>
                <w:bCs/>
                <w:color w:val="000000" w:themeColor="text1"/>
                <w:sz w:val="16"/>
                <w:szCs w:val="16"/>
              </w:rPr>
            </w:pPr>
          </w:p>
          <w:p w14:paraId="047DB86B" w14:textId="77777777" w:rsidR="00F20CC2" w:rsidRPr="007B2785" w:rsidRDefault="00E87061" w:rsidP="007B2785">
            <w:pPr>
              <w:spacing w:after="0"/>
              <w:rPr>
                <w:bCs/>
                <w:color w:val="000000" w:themeColor="text1"/>
                <w:sz w:val="16"/>
                <w:szCs w:val="16"/>
              </w:rPr>
            </w:pPr>
            <w:hyperlink r:id="rId20" w:history="1">
              <w:r w:rsidR="00F20CC2" w:rsidRPr="007B2785">
                <w:rPr>
                  <w:rStyle w:val="Hyperlink"/>
                  <w:bCs/>
                  <w:color w:val="000000" w:themeColor="text1"/>
                  <w:sz w:val="16"/>
                  <w:szCs w:val="16"/>
                </w:rPr>
                <w:t>https://doi.org/10.5195/ahea.2016.261 p.123</w:t>
              </w:r>
            </w:hyperlink>
          </w:p>
          <w:p w14:paraId="661880F0" w14:textId="77777777" w:rsidR="00F20CC2" w:rsidRPr="007B2785" w:rsidRDefault="00F20CC2" w:rsidP="007B2785">
            <w:pPr>
              <w:spacing w:after="0"/>
              <w:rPr>
                <w:bCs/>
                <w:color w:val="000000" w:themeColor="text1"/>
                <w:sz w:val="16"/>
                <w:szCs w:val="16"/>
              </w:rPr>
            </w:pPr>
          </w:p>
          <w:p w14:paraId="55176D8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(Source: UNHCR, Refugees Magazine Issue 144, 2006)</w:t>
            </w:r>
          </w:p>
          <w:p w14:paraId="7ED09A11" w14:textId="77777777" w:rsidR="00F20CC2" w:rsidRPr="007B2785" w:rsidRDefault="00F20CC2" w:rsidP="007B2785">
            <w:pPr>
              <w:spacing w:after="0"/>
              <w:rPr>
                <w:bCs/>
                <w:color w:val="000000" w:themeColor="text1"/>
                <w:sz w:val="16"/>
                <w:szCs w:val="16"/>
              </w:rPr>
            </w:pPr>
          </w:p>
        </w:tc>
        <w:tc>
          <w:tcPr>
            <w:tcW w:w="1843" w:type="dxa"/>
          </w:tcPr>
          <w:p w14:paraId="23B384D3" w14:textId="6052AF18" w:rsidR="00F20CC2" w:rsidRPr="007B2785" w:rsidRDefault="00F20CC2" w:rsidP="007B2785">
            <w:pPr>
              <w:spacing w:after="0"/>
              <w:rPr>
                <w:bCs/>
                <w:strike/>
                <w:color w:val="000000" w:themeColor="text1"/>
                <w:sz w:val="16"/>
                <w:szCs w:val="16"/>
              </w:rPr>
            </w:pPr>
          </w:p>
        </w:tc>
        <w:tc>
          <w:tcPr>
            <w:tcW w:w="1985" w:type="dxa"/>
          </w:tcPr>
          <w:p w14:paraId="38FB55DD" w14:textId="67812419" w:rsidR="00F20CC2" w:rsidRPr="007B2785" w:rsidRDefault="00F20CC2" w:rsidP="007B2785">
            <w:pPr>
              <w:spacing w:after="0"/>
              <w:rPr>
                <w:bCs/>
                <w:color w:val="000000" w:themeColor="text1"/>
                <w:sz w:val="16"/>
                <w:szCs w:val="16"/>
              </w:rPr>
            </w:pPr>
          </w:p>
        </w:tc>
      </w:tr>
      <w:tr w:rsidR="00F20CC2" w:rsidRPr="007B2785" w14:paraId="5B66647B" w14:textId="77777777" w:rsidTr="00F20CC2">
        <w:tc>
          <w:tcPr>
            <w:tcW w:w="1412" w:type="dxa"/>
            <w:gridSpan w:val="2"/>
            <w:vMerge w:val="restart"/>
          </w:tcPr>
          <w:p w14:paraId="0346D6D4" w14:textId="77777777" w:rsidR="00F20CC2" w:rsidRPr="007B2785" w:rsidRDefault="00F20CC2" w:rsidP="007B2785">
            <w:pPr>
              <w:pStyle w:val="BodyText2"/>
              <w:spacing w:after="0"/>
              <w:rPr>
                <w:bCs/>
                <w:color w:val="000000" w:themeColor="text1"/>
                <w:sz w:val="16"/>
                <w:szCs w:val="16"/>
              </w:rPr>
            </w:pPr>
            <w:r w:rsidRPr="007B2785">
              <w:rPr>
                <w:bCs/>
                <w:color w:val="000000" w:themeColor="text1"/>
                <w:sz w:val="16"/>
                <w:szCs w:val="16"/>
              </w:rPr>
              <w:t>Tibetan Exodus I &amp; II</w:t>
            </w:r>
          </w:p>
          <w:p w14:paraId="4FAC2CD3" w14:textId="77777777" w:rsidR="00F20CC2" w:rsidRPr="007B2785" w:rsidRDefault="00F20CC2" w:rsidP="007B2785">
            <w:pPr>
              <w:spacing w:after="0"/>
              <w:rPr>
                <w:bCs/>
                <w:color w:val="000000" w:themeColor="text1"/>
                <w:sz w:val="16"/>
                <w:szCs w:val="16"/>
              </w:rPr>
            </w:pPr>
          </w:p>
          <w:p w14:paraId="1B408222" w14:textId="77777777" w:rsidR="00F20CC2" w:rsidRPr="007B2785" w:rsidRDefault="00F20CC2" w:rsidP="007B2785">
            <w:pPr>
              <w:spacing w:after="0"/>
              <w:rPr>
                <w:bCs/>
                <w:color w:val="000000" w:themeColor="text1"/>
                <w:sz w:val="16"/>
                <w:szCs w:val="16"/>
              </w:rPr>
            </w:pPr>
          </w:p>
          <w:p w14:paraId="14CD16EA" w14:textId="77777777" w:rsidR="00F20CC2" w:rsidRPr="007B2785" w:rsidRDefault="00F20CC2" w:rsidP="007B2785">
            <w:pPr>
              <w:spacing w:after="0"/>
              <w:rPr>
                <w:bCs/>
                <w:color w:val="000000" w:themeColor="text1"/>
                <w:sz w:val="16"/>
                <w:szCs w:val="16"/>
              </w:rPr>
            </w:pPr>
          </w:p>
        </w:tc>
        <w:tc>
          <w:tcPr>
            <w:tcW w:w="1134" w:type="dxa"/>
          </w:tcPr>
          <w:p w14:paraId="1AF4CA3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1958-62</w:t>
            </w:r>
          </w:p>
          <w:p w14:paraId="3BFDF366" w14:textId="77777777" w:rsidR="00F20CC2" w:rsidRPr="007B2785" w:rsidRDefault="00F20CC2" w:rsidP="007B2785">
            <w:pPr>
              <w:spacing w:after="0"/>
              <w:rPr>
                <w:bCs/>
                <w:color w:val="000000" w:themeColor="text1"/>
                <w:sz w:val="16"/>
                <w:szCs w:val="16"/>
              </w:rPr>
            </w:pPr>
          </w:p>
        </w:tc>
        <w:tc>
          <w:tcPr>
            <w:tcW w:w="992" w:type="dxa"/>
          </w:tcPr>
          <w:p w14:paraId="186F66F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“tens of thousands”</w:t>
            </w:r>
          </w:p>
          <w:p w14:paraId="04CE2CE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(p.115)</w:t>
            </w:r>
          </w:p>
        </w:tc>
        <w:tc>
          <w:tcPr>
            <w:tcW w:w="992" w:type="dxa"/>
          </w:tcPr>
          <w:p w14:paraId="749DA0F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Jan Magnusson, “Tibetan Refugees as Objects of Development,” </w:t>
            </w:r>
            <w:r w:rsidRPr="007B2785">
              <w:rPr>
                <w:bCs/>
                <w:i/>
                <w:iCs/>
                <w:color w:val="000000" w:themeColor="text1"/>
                <w:sz w:val="16"/>
                <w:szCs w:val="16"/>
              </w:rPr>
              <w:t>HIMALAYA</w:t>
            </w:r>
            <w:r w:rsidRPr="007B2785">
              <w:rPr>
                <w:bCs/>
                <w:color w:val="000000" w:themeColor="text1"/>
                <w:sz w:val="16"/>
                <w:szCs w:val="16"/>
              </w:rPr>
              <w:t>, Vol. 30, No. 1, 2011</w:t>
            </w:r>
          </w:p>
        </w:tc>
        <w:tc>
          <w:tcPr>
            <w:tcW w:w="993" w:type="dxa"/>
          </w:tcPr>
          <w:p w14:paraId="5E33FD2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127,000-150,000</w:t>
            </w:r>
          </w:p>
          <w:p w14:paraId="0B841658" w14:textId="77777777" w:rsidR="00F20CC2" w:rsidRPr="007B2785" w:rsidRDefault="00F20CC2" w:rsidP="007B2785">
            <w:pPr>
              <w:spacing w:after="0"/>
              <w:rPr>
                <w:bCs/>
                <w:color w:val="000000" w:themeColor="text1"/>
                <w:sz w:val="16"/>
                <w:szCs w:val="16"/>
              </w:rPr>
            </w:pPr>
          </w:p>
          <w:p w14:paraId="6559D88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(Tibetan Government-in-Exile’s 2010 estimates)</w:t>
            </w:r>
          </w:p>
          <w:p w14:paraId="42D4937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(Bentz 2012, pp.80-107)</w:t>
            </w:r>
          </w:p>
        </w:tc>
        <w:tc>
          <w:tcPr>
            <w:tcW w:w="1134" w:type="dxa"/>
          </w:tcPr>
          <w:p w14:paraId="702A806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shd w:val="clear" w:color="auto" w:fill="FFFFFF"/>
              </w:rPr>
              <w:t>Bentz, A.-S. (2012). Being a Tibetan Refugee in India. </w:t>
            </w:r>
            <w:r w:rsidRPr="007B2785">
              <w:rPr>
                <w:bCs/>
                <w:i/>
                <w:iCs/>
                <w:color w:val="000000" w:themeColor="text1"/>
                <w:sz w:val="16"/>
                <w:szCs w:val="16"/>
                <w:shd w:val="clear" w:color="auto" w:fill="FFFFFF"/>
              </w:rPr>
              <w:t>Refugee Survey Quarterly</w:t>
            </w:r>
            <w:r w:rsidRPr="007B2785">
              <w:rPr>
                <w:bCs/>
                <w:color w:val="000000" w:themeColor="text1"/>
                <w:sz w:val="16"/>
                <w:szCs w:val="16"/>
                <w:shd w:val="clear" w:color="auto" w:fill="FFFFFF"/>
              </w:rPr>
              <w:t>, </w:t>
            </w:r>
            <w:r w:rsidRPr="007B2785">
              <w:rPr>
                <w:bCs/>
                <w:i/>
                <w:iCs/>
                <w:color w:val="000000" w:themeColor="text1"/>
                <w:sz w:val="16"/>
                <w:szCs w:val="16"/>
                <w:shd w:val="clear" w:color="auto" w:fill="FFFFFF"/>
              </w:rPr>
              <w:t>31</w:t>
            </w:r>
            <w:r w:rsidRPr="007B2785">
              <w:rPr>
                <w:bCs/>
                <w:color w:val="000000" w:themeColor="text1"/>
                <w:sz w:val="16"/>
                <w:szCs w:val="16"/>
                <w:shd w:val="clear" w:color="auto" w:fill="FFFFFF"/>
              </w:rPr>
              <w:t>(1), 80–107.</w:t>
            </w:r>
          </w:p>
        </w:tc>
        <w:tc>
          <w:tcPr>
            <w:tcW w:w="1701" w:type="dxa"/>
            <w:shd w:val="pct10" w:color="auto" w:fill="auto"/>
          </w:tcPr>
          <w:p w14:paraId="298C6AB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82-85,000</w:t>
            </w:r>
          </w:p>
          <w:p w14:paraId="0AE61DF0" w14:textId="77777777" w:rsidR="00F20CC2" w:rsidRPr="007B2785" w:rsidRDefault="00F20CC2" w:rsidP="007B2785">
            <w:pPr>
              <w:spacing w:after="0"/>
              <w:rPr>
                <w:bCs/>
                <w:color w:val="000000" w:themeColor="text1"/>
                <w:sz w:val="16"/>
                <w:szCs w:val="16"/>
              </w:rPr>
            </w:pPr>
          </w:p>
          <w:p w14:paraId="3917298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(mostly to India, following Dalai Lama’s flight)</w:t>
            </w:r>
          </w:p>
          <w:p w14:paraId="48A1C3E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t>
            </w:r>
            <w:proofErr w:type="spellStart"/>
            <w:r w:rsidRPr="007B2785">
              <w:rPr>
                <w:bCs/>
                <w:color w:val="000000" w:themeColor="text1"/>
                <w:sz w:val="16"/>
                <w:szCs w:val="16"/>
              </w:rPr>
              <w:t>Norbu</w:t>
            </w:r>
            <w:proofErr w:type="spellEnd"/>
            <w:r w:rsidRPr="007B2785">
              <w:rPr>
                <w:bCs/>
                <w:color w:val="000000" w:themeColor="text1"/>
                <w:sz w:val="16"/>
                <w:szCs w:val="16"/>
              </w:rPr>
              <w:t xml:space="preserve"> 2001, p.3-4)</w:t>
            </w:r>
          </w:p>
        </w:tc>
        <w:tc>
          <w:tcPr>
            <w:tcW w:w="1842" w:type="dxa"/>
            <w:shd w:val="pct10" w:color="auto" w:fill="auto"/>
          </w:tcPr>
          <w:p w14:paraId="00E4C81D"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Norbu</w:t>
            </w:r>
            <w:proofErr w:type="spellEnd"/>
            <w:r w:rsidRPr="007B2785">
              <w:rPr>
                <w:bCs/>
                <w:color w:val="000000" w:themeColor="text1"/>
                <w:sz w:val="16"/>
                <w:szCs w:val="16"/>
              </w:rPr>
              <w:t xml:space="preserve">, D. (2001). Refugees from Tibet: structural causes of successful settlements. </w:t>
            </w:r>
            <w:r w:rsidRPr="007B2785">
              <w:rPr>
                <w:bCs/>
                <w:i/>
                <w:iCs/>
                <w:color w:val="000000" w:themeColor="text1"/>
                <w:sz w:val="16"/>
                <w:szCs w:val="16"/>
              </w:rPr>
              <w:t>The Tibet Journal</w:t>
            </w:r>
            <w:r w:rsidRPr="007B2785">
              <w:rPr>
                <w:bCs/>
                <w:color w:val="000000" w:themeColor="text1"/>
                <w:sz w:val="16"/>
                <w:szCs w:val="16"/>
              </w:rPr>
              <w:t xml:space="preserve">, </w:t>
            </w:r>
            <w:proofErr w:type="gramStart"/>
            <w:r w:rsidRPr="007B2785">
              <w:rPr>
                <w:bCs/>
                <w:color w:val="000000" w:themeColor="text1"/>
                <w:sz w:val="16"/>
                <w:szCs w:val="16"/>
              </w:rPr>
              <w:t>XXVI(</w:t>
            </w:r>
            <w:proofErr w:type="gramEnd"/>
            <w:r w:rsidRPr="007B2785">
              <w:rPr>
                <w:bCs/>
                <w:color w:val="000000" w:themeColor="text1"/>
                <w:sz w:val="16"/>
                <w:szCs w:val="16"/>
              </w:rPr>
              <w:t>2), 3–25.</w:t>
            </w:r>
          </w:p>
        </w:tc>
        <w:tc>
          <w:tcPr>
            <w:tcW w:w="1843" w:type="dxa"/>
          </w:tcPr>
          <w:p w14:paraId="63DDC28C" w14:textId="77777777" w:rsidR="00F20CC2" w:rsidRPr="007B2785" w:rsidRDefault="00F20CC2" w:rsidP="007B2785">
            <w:pPr>
              <w:spacing w:after="0"/>
              <w:rPr>
                <w:bCs/>
                <w:color w:val="000000" w:themeColor="text1"/>
                <w:sz w:val="16"/>
                <w:szCs w:val="16"/>
              </w:rPr>
            </w:pPr>
          </w:p>
        </w:tc>
        <w:tc>
          <w:tcPr>
            <w:tcW w:w="1985" w:type="dxa"/>
          </w:tcPr>
          <w:p w14:paraId="4D7D4FA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Peak year: 1959. Displaced: Around 80,000 Tibetan refugees (International Campaign for Tibet, 2021, para. 1)</w:t>
            </w:r>
          </w:p>
        </w:tc>
      </w:tr>
      <w:tr w:rsidR="00F20CC2" w:rsidRPr="007B2785" w14:paraId="7C99102B" w14:textId="77777777" w:rsidTr="00F20CC2">
        <w:tc>
          <w:tcPr>
            <w:tcW w:w="1412" w:type="dxa"/>
            <w:gridSpan w:val="2"/>
            <w:vMerge/>
          </w:tcPr>
          <w:p w14:paraId="0229AB36" w14:textId="77777777" w:rsidR="00F20CC2" w:rsidRPr="007B2785" w:rsidRDefault="00F20CC2" w:rsidP="007B2785">
            <w:pPr>
              <w:spacing w:after="0"/>
              <w:rPr>
                <w:bCs/>
                <w:color w:val="000000" w:themeColor="text1"/>
                <w:sz w:val="16"/>
                <w:szCs w:val="16"/>
              </w:rPr>
            </w:pPr>
          </w:p>
        </w:tc>
        <w:tc>
          <w:tcPr>
            <w:tcW w:w="1134" w:type="dxa"/>
          </w:tcPr>
          <w:p w14:paraId="1399F90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1986-96</w:t>
            </w:r>
          </w:p>
          <w:p w14:paraId="14F272A9" w14:textId="77777777" w:rsidR="00F20CC2" w:rsidRPr="007B2785" w:rsidRDefault="00F20CC2" w:rsidP="007B2785">
            <w:pPr>
              <w:spacing w:after="0"/>
              <w:rPr>
                <w:bCs/>
                <w:color w:val="000000" w:themeColor="text1"/>
                <w:sz w:val="16"/>
                <w:szCs w:val="16"/>
              </w:rPr>
            </w:pPr>
          </w:p>
          <w:p w14:paraId="342578F7" w14:textId="77777777" w:rsidR="00F20CC2" w:rsidRPr="007B2785" w:rsidRDefault="00F20CC2" w:rsidP="007B2785">
            <w:pPr>
              <w:spacing w:after="0"/>
              <w:rPr>
                <w:bCs/>
                <w:color w:val="000000" w:themeColor="text1"/>
                <w:sz w:val="16"/>
                <w:szCs w:val="16"/>
              </w:rPr>
            </w:pPr>
          </w:p>
        </w:tc>
        <w:tc>
          <w:tcPr>
            <w:tcW w:w="992" w:type="dxa"/>
          </w:tcPr>
          <w:p w14:paraId="1C9E5EB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65,000</w:t>
            </w:r>
          </w:p>
          <w:p w14:paraId="02A47B29" w14:textId="77777777" w:rsidR="00F20CC2" w:rsidRPr="007B2785" w:rsidRDefault="00F20CC2" w:rsidP="007B2785">
            <w:pPr>
              <w:spacing w:after="0"/>
              <w:rPr>
                <w:bCs/>
                <w:color w:val="000000" w:themeColor="text1"/>
                <w:sz w:val="16"/>
                <w:szCs w:val="16"/>
              </w:rPr>
            </w:pPr>
          </w:p>
          <w:p w14:paraId="7B157DD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028A099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55,000 refugees were living in 37 settlements across India, with an additional </w:t>
            </w:r>
            <w:r w:rsidRPr="007B2785">
              <w:rPr>
                <w:bCs/>
                <w:color w:val="000000" w:themeColor="text1"/>
                <w:sz w:val="16"/>
                <w:szCs w:val="16"/>
              </w:rPr>
              <w:lastRenderedPageBreak/>
              <w:t>10,000 monks residing in associated monasteries.</w:t>
            </w:r>
          </w:p>
        </w:tc>
        <w:tc>
          <w:tcPr>
            <w:tcW w:w="992" w:type="dxa"/>
          </w:tcPr>
          <w:p w14:paraId="049F885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Bhatia, S., </w:t>
            </w:r>
            <w:proofErr w:type="spellStart"/>
            <w:r w:rsidRPr="007B2785">
              <w:rPr>
                <w:bCs/>
                <w:color w:val="000000" w:themeColor="text1"/>
                <w:sz w:val="16"/>
                <w:szCs w:val="16"/>
              </w:rPr>
              <w:t>Dranyi</w:t>
            </w:r>
            <w:proofErr w:type="spellEnd"/>
            <w:r w:rsidRPr="007B2785">
              <w:rPr>
                <w:bCs/>
                <w:color w:val="000000" w:themeColor="text1"/>
                <w:sz w:val="16"/>
                <w:szCs w:val="16"/>
              </w:rPr>
              <w:t xml:space="preserve">, T., &amp; Rowley, D. (2002). A social and demographic study of Tibetan refugees in India. Social </w:t>
            </w:r>
            <w:r w:rsidRPr="007B2785">
              <w:rPr>
                <w:bCs/>
                <w:color w:val="000000" w:themeColor="text1"/>
                <w:sz w:val="16"/>
                <w:szCs w:val="16"/>
              </w:rPr>
              <w:lastRenderedPageBreak/>
              <w:t xml:space="preserve">Science &amp; Medicine (1982), 54(3), 411–422. </w:t>
            </w:r>
            <w:hyperlink r:id="rId21" w:history="1">
              <w:r w:rsidRPr="007B2785">
                <w:rPr>
                  <w:rStyle w:val="Hyperlink"/>
                  <w:bCs/>
                  <w:color w:val="000000" w:themeColor="text1"/>
                  <w:sz w:val="16"/>
                  <w:szCs w:val="16"/>
                </w:rPr>
                <w:t>https://doi.org/10.1016/S0277-9536(01)00040-5</w:t>
              </w:r>
            </w:hyperlink>
          </w:p>
        </w:tc>
        <w:tc>
          <w:tcPr>
            <w:tcW w:w="993" w:type="dxa"/>
          </w:tcPr>
          <w:p w14:paraId="773EC70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80,000 to 118,000</w:t>
            </w:r>
          </w:p>
          <w:p w14:paraId="3E6547D2" w14:textId="77777777" w:rsidR="00F20CC2" w:rsidRPr="007B2785" w:rsidRDefault="00F20CC2" w:rsidP="007B2785">
            <w:pPr>
              <w:spacing w:after="0"/>
              <w:rPr>
                <w:bCs/>
                <w:color w:val="000000" w:themeColor="text1"/>
                <w:sz w:val="16"/>
                <w:szCs w:val="16"/>
              </w:rPr>
            </w:pPr>
          </w:p>
          <w:p w14:paraId="4E812585" w14:textId="77777777" w:rsidR="00F20CC2" w:rsidRPr="007B2785" w:rsidRDefault="00F20CC2" w:rsidP="007B2785">
            <w:pPr>
              <w:spacing w:after="0"/>
              <w:rPr>
                <w:bCs/>
                <w:color w:val="000000" w:themeColor="text1"/>
                <w:sz w:val="16"/>
                <w:szCs w:val="16"/>
              </w:rPr>
            </w:pPr>
          </w:p>
          <w:p w14:paraId="4B893E2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(mostly in India)</w:t>
            </w:r>
          </w:p>
          <w:p w14:paraId="6B231C89" w14:textId="77777777" w:rsidR="00F20CC2" w:rsidRPr="007B2785" w:rsidRDefault="00F20CC2" w:rsidP="007B2785">
            <w:pPr>
              <w:spacing w:after="0"/>
              <w:rPr>
                <w:bCs/>
                <w:color w:val="000000" w:themeColor="text1"/>
                <w:sz w:val="16"/>
                <w:szCs w:val="16"/>
              </w:rPr>
            </w:pPr>
          </w:p>
          <w:p w14:paraId="3D0AABF4" w14:textId="77777777" w:rsidR="00F20CC2" w:rsidRPr="007B2785" w:rsidRDefault="00F20CC2" w:rsidP="007B2785">
            <w:pPr>
              <w:spacing w:after="0"/>
              <w:rPr>
                <w:bCs/>
                <w:color w:val="000000" w:themeColor="text1"/>
                <w:sz w:val="16"/>
                <w:szCs w:val="16"/>
              </w:rPr>
            </w:pPr>
          </w:p>
          <w:p w14:paraId="5D7396F7" w14:textId="77777777" w:rsidR="00F20CC2" w:rsidRPr="007B2785" w:rsidRDefault="00F20CC2" w:rsidP="007B2785">
            <w:pPr>
              <w:spacing w:after="0"/>
              <w:rPr>
                <w:bCs/>
                <w:color w:val="000000" w:themeColor="text1"/>
                <w:sz w:val="16"/>
                <w:szCs w:val="16"/>
              </w:rPr>
            </w:pPr>
          </w:p>
          <w:p w14:paraId="36736E14" w14:textId="77777777" w:rsidR="00F20CC2" w:rsidRPr="007B2785" w:rsidRDefault="00F20CC2" w:rsidP="007B2785">
            <w:pPr>
              <w:spacing w:after="0"/>
              <w:rPr>
                <w:bCs/>
                <w:color w:val="000000" w:themeColor="text1"/>
                <w:sz w:val="16"/>
                <w:szCs w:val="16"/>
              </w:rPr>
            </w:pPr>
          </w:p>
          <w:p w14:paraId="0552C1C5" w14:textId="77777777" w:rsidR="00F20CC2" w:rsidRPr="007B2785" w:rsidRDefault="00F20CC2" w:rsidP="007B2785">
            <w:pPr>
              <w:spacing w:after="0"/>
              <w:rPr>
                <w:bCs/>
                <w:color w:val="000000" w:themeColor="text1"/>
                <w:sz w:val="16"/>
                <w:szCs w:val="16"/>
              </w:rPr>
            </w:pPr>
          </w:p>
          <w:p w14:paraId="52E06780" w14:textId="77777777" w:rsidR="00F20CC2" w:rsidRPr="007B2785" w:rsidRDefault="00F20CC2" w:rsidP="007B2785">
            <w:pPr>
              <w:spacing w:after="0"/>
              <w:rPr>
                <w:bCs/>
                <w:color w:val="000000" w:themeColor="text1"/>
                <w:sz w:val="16"/>
                <w:szCs w:val="16"/>
              </w:rPr>
            </w:pPr>
          </w:p>
          <w:p w14:paraId="05EF778A" w14:textId="77777777" w:rsidR="00F20CC2" w:rsidRPr="007B2785" w:rsidRDefault="00F20CC2" w:rsidP="007B2785">
            <w:pPr>
              <w:spacing w:after="0"/>
              <w:rPr>
                <w:bCs/>
                <w:color w:val="000000" w:themeColor="text1"/>
                <w:sz w:val="16"/>
                <w:szCs w:val="16"/>
              </w:rPr>
            </w:pPr>
          </w:p>
          <w:p w14:paraId="4EC99B09" w14:textId="77777777" w:rsidR="00F20CC2" w:rsidRPr="007B2785" w:rsidRDefault="00F20CC2" w:rsidP="007B2785">
            <w:pPr>
              <w:spacing w:after="0"/>
              <w:rPr>
                <w:bCs/>
                <w:color w:val="000000" w:themeColor="text1"/>
                <w:sz w:val="16"/>
                <w:szCs w:val="16"/>
              </w:rPr>
            </w:pPr>
          </w:p>
          <w:p w14:paraId="274D8110" w14:textId="77777777" w:rsidR="00F20CC2" w:rsidRPr="007B2785" w:rsidRDefault="00F20CC2" w:rsidP="007B2785">
            <w:pPr>
              <w:spacing w:after="0"/>
              <w:rPr>
                <w:bCs/>
                <w:color w:val="000000" w:themeColor="text1"/>
                <w:sz w:val="16"/>
                <w:szCs w:val="16"/>
              </w:rPr>
            </w:pPr>
          </w:p>
          <w:p w14:paraId="635CFFA7" w14:textId="77777777" w:rsidR="00F20CC2" w:rsidRPr="007B2785" w:rsidRDefault="00F20CC2" w:rsidP="007B2785">
            <w:pPr>
              <w:spacing w:after="0"/>
              <w:rPr>
                <w:bCs/>
                <w:color w:val="000000" w:themeColor="text1"/>
                <w:sz w:val="16"/>
                <w:szCs w:val="16"/>
              </w:rPr>
            </w:pPr>
          </w:p>
          <w:p w14:paraId="01C8966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120,000 in India in 2000</w:t>
            </w:r>
          </w:p>
          <w:p w14:paraId="073E435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t>
            </w:r>
            <w:proofErr w:type="spellStart"/>
            <w:r w:rsidRPr="007B2785">
              <w:rPr>
                <w:bCs/>
                <w:color w:val="000000" w:themeColor="text1"/>
                <w:sz w:val="16"/>
                <w:szCs w:val="16"/>
              </w:rPr>
              <w:t>Norbu</w:t>
            </w:r>
            <w:proofErr w:type="spellEnd"/>
            <w:r w:rsidRPr="007B2785">
              <w:rPr>
                <w:bCs/>
                <w:color w:val="000000" w:themeColor="text1"/>
                <w:sz w:val="16"/>
                <w:szCs w:val="16"/>
              </w:rPr>
              <w:t xml:space="preserve"> 2001, p.3)</w:t>
            </w:r>
          </w:p>
          <w:p w14:paraId="7AA90464" w14:textId="77777777" w:rsidR="00F20CC2" w:rsidRPr="007B2785" w:rsidRDefault="00F20CC2" w:rsidP="007B2785">
            <w:pPr>
              <w:spacing w:after="0"/>
              <w:rPr>
                <w:bCs/>
                <w:color w:val="000000" w:themeColor="text1"/>
                <w:sz w:val="16"/>
                <w:szCs w:val="16"/>
              </w:rPr>
            </w:pPr>
          </w:p>
        </w:tc>
        <w:tc>
          <w:tcPr>
            <w:tcW w:w="1134" w:type="dxa"/>
          </w:tcPr>
          <w:p w14:paraId="411A673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Migration Policy Institute, “Global Nomads: The Emergence of the Tibetan Diaspora (Part I)” </w:t>
            </w:r>
          </w:p>
          <w:p w14:paraId="2CF7172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Migration Policy Institute</w:t>
            </w:r>
          </w:p>
          <w:p w14:paraId="1E4103E6" w14:textId="77777777" w:rsidR="00F20CC2" w:rsidRPr="007B2785" w:rsidRDefault="00F20CC2" w:rsidP="007B2785">
            <w:pPr>
              <w:spacing w:after="0"/>
              <w:rPr>
                <w:bCs/>
                <w:color w:val="000000" w:themeColor="text1"/>
                <w:sz w:val="16"/>
                <w:szCs w:val="16"/>
              </w:rPr>
            </w:pPr>
          </w:p>
          <w:p w14:paraId="3F3F4D45" w14:textId="77777777" w:rsidR="00F20CC2" w:rsidRPr="007B2785" w:rsidRDefault="00F20CC2" w:rsidP="007B2785">
            <w:pPr>
              <w:spacing w:after="0"/>
              <w:rPr>
                <w:bCs/>
                <w:color w:val="000000" w:themeColor="text1"/>
                <w:sz w:val="16"/>
                <w:szCs w:val="16"/>
              </w:rPr>
            </w:pPr>
          </w:p>
          <w:p w14:paraId="7A842B2D"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Norbu</w:t>
            </w:r>
            <w:proofErr w:type="spellEnd"/>
            <w:r w:rsidRPr="007B2785">
              <w:rPr>
                <w:bCs/>
                <w:color w:val="000000" w:themeColor="text1"/>
                <w:sz w:val="16"/>
                <w:szCs w:val="16"/>
              </w:rPr>
              <w:t xml:space="preserve">, D. (2001). Refugees from Tibet: structural causes of successful settlements. The Tibet Journal, </w:t>
            </w:r>
            <w:proofErr w:type="gramStart"/>
            <w:r w:rsidRPr="007B2785">
              <w:rPr>
                <w:bCs/>
                <w:color w:val="000000" w:themeColor="text1"/>
                <w:sz w:val="16"/>
                <w:szCs w:val="16"/>
              </w:rPr>
              <w:t>XXVI(</w:t>
            </w:r>
            <w:proofErr w:type="gramEnd"/>
            <w:r w:rsidRPr="007B2785">
              <w:rPr>
                <w:bCs/>
                <w:color w:val="000000" w:themeColor="text1"/>
                <w:sz w:val="16"/>
                <w:szCs w:val="16"/>
              </w:rPr>
              <w:t>2), 3–25.</w:t>
            </w:r>
          </w:p>
        </w:tc>
        <w:tc>
          <w:tcPr>
            <w:tcW w:w="1701" w:type="dxa"/>
            <w:shd w:val="pct10" w:color="auto" w:fill="auto"/>
          </w:tcPr>
          <w:p w14:paraId="3B7958C1" w14:textId="77777777" w:rsidR="00F20CC2" w:rsidRPr="007B2785" w:rsidRDefault="00F20CC2" w:rsidP="007B2785">
            <w:pPr>
              <w:spacing w:after="0"/>
              <w:rPr>
                <w:bCs/>
                <w:color w:val="000000" w:themeColor="text1"/>
                <w:sz w:val="16"/>
                <w:szCs w:val="16"/>
              </w:rPr>
            </w:pPr>
          </w:p>
          <w:p w14:paraId="394EC43F" w14:textId="77777777" w:rsidR="00F20CC2" w:rsidRPr="007B2785" w:rsidRDefault="00F20CC2" w:rsidP="007B2785">
            <w:pPr>
              <w:spacing w:after="0"/>
              <w:rPr>
                <w:bCs/>
                <w:color w:val="000000" w:themeColor="text1"/>
                <w:sz w:val="16"/>
                <w:szCs w:val="16"/>
              </w:rPr>
            </w:pPr>
          </w:p>
          <w:p w14:paraId="1DCB807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80-115,000</w:t>
            </w:r>
          </w:p>
          <w:p w14:paraId="230B9445" w14:textId="77777777" w:rsidR="00F20CC2" w:rsidRPr="007B2785" w:rsidRDefault="00F20CC2" w:rsidP="007B2785">
            <w:pPr>
              <w:spacing w:after="0"/>
              <w:rPr>
                <w:bCs/>
                <w:color w:val="000000" w:themeColor="text1"/>
                <w:sz w:val="16"/>
                <w:szCs w:val="16"/>
              </w:rPr>
            </w:pPr>
          </w:p>
          <w:p w14:paraId="0E43E267" w14:textId="77777777" w:rsidR="00F20CC2" w:rsidRPr="007B2785" w:rsidRDefault="00F20CC2" w:rsidP="007B2785">
            <w:pPr>
              <w:spacing w:after="0"/>
              <w:rPr>
                <w:bCs/>
                <w:color w:val="000000" w:themeColor="text1"/>
                <w:sz w:val="16"/>
                <w:szCs w:val="16"/>
              </w:rPr>
            </w:pPr>
          </w:p>
          <w:p w14:paraId="5D5139E5" w14:textId="77777777" w:rsidR="00F20CC2" w:rsidRPr="007B2785" w:rsidRDefault="00F20CC2" w:rsidP="007B2785">
            <w:pPr>
              <w:spacing w:after="0"/>
              <w:rPr>
                <w:bCs/>
                <w:color w:val="000000" w:themeColor="text1"/>
                <w:sz w:val="16"/>
                <w:szCs w:val="16"/>
              </w:rPr>
            </w:pPr>
          </w:p>
          <w:p w14:paraId="1026F40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416CE20C" w14:textId="77777777" w:rsidR="00F20CC2" w:rsidRPr="007B2785" w:rsidRDefault="00F20CC2" w:rsidP="007B2785">
            <w:pPr>
              <w:spacing w:after="0"/>
              <w:rPr>
                <w:bCs/>
                <w:color w:val="000000" w:themeColor="text1"/>
                <w:sz w:val="16"/>
                <w:szCs w:val="16"/>
              </w:rPr>
            </w:pPr>
          </w:p>
          <w:p w14:paraId="0928CBF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18,000 in Nepal</w:t>
            </w:r>
          </w:p>
        </w:tc>
        <w:tc>
          <w:tcPr>
            <w:tcW w:w="1842" w:type="dxa"/>
            <w:shd w:val="pct10" w:color="auto" w:fill="auto"/>
          </w:tcPr>
          <w:p w14:paraId="2F176C8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United States Committee for Refugees and Immigrants. (1997, January 1). World refugee survey 1997 – Nepal. U.S. Committee for Refugees and Immigrants. https://www.refworld.org/reference/annualreport/uscri/1997/en/81143</w:t>
            </w:r>
          </w:p>
        </w:tc>
        <w:tc>
          <w:tcPr>
            <w:tcW w:w="1843" w:type="dxa"/>
          </w:tcPr>
          <w:p w14:paraId="30ABAAC2" w14:textId="77777777" w:rsidR="00F20CC2" w:rsidRPr="007B2785" w:rsidRDefault="00F20CC2" w:rsidP="007B2785">
            <w:pPr>
              <w:spacing w:after="0"/>
              <w:rPr>
                <w:bCs/>
                <w:color w:val="000000" w:themeColor="text1"/>
                <w:sz w:val="16"/>
                <w:szCs w:val="16"/>
              </w:rPr>
            </w:pPr>
          </w:p>
        </w:tc>
        <w:tc>
          <w:tcPr>
            <w:tcW w:w="1985" w:type="dxa"/>
          </w:tcPr>
          <w:p w14:paraId="44C2B4A6" w14:textId="77777777" w:rsidR="00F20CC2" w:rsidRPr="007B2785" w:rsidRDefault="00F20CC2" w:rsidP="007B2785">
            <w:pPr>
              <w:spacing w:after="0"/>
              <w:rPr>
                <w:bCs/>
                <w:color w:val="000000" w:themeColor="text1"/>
                <w:sz w:val="16"/>
                <w:szCs w:val="16"/>
              </w:rPr>
            </w:pPr>
          </w:p>
        </w:tc>
      </w:tr>
      <w:tr w:rsidR="00F20CC2" w:rsidRPr="007B2785" w14:paraId="4209A128" w14:textId="77777777" w:rsidTr="00F20CC2">
        <w:tc>
          <w:tcPr>
            <w:tcW w:w="1412" w:type="dxa"/>
            <w:gridSpan w:val="2"/>
          </w:tcPr>
          <w:p w14:paraId="170E2B4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Algerian Revolution </w:t>
            </w:r>
          </w:p>
          <w:p w14:paraId="159ED467" w14:textId="77777777" w:rsidR="00F20CC2" w:rsidRPr="007B2785" w:rsidRDefault="00F20CC2" w:rsidP="007B2785">
            <w:pPr>
              <w:spacing w:after="0"/>
              <w:rPr>
                <w:bCs/>
                <w:color w:val="000000" w:themeColor="text1"/>
                <w:sz w:val="16"/>
                <w:szCs w:val="16"/>
              </w:rPr>
            </w:pPr>
          </w:p>
          <w:p w14:paraId="09474132" w14:textId="77777777" w:rsidR="00F20CC2" w:rsidRPr="007B2785" w:rsidRDefault="00F20CC2" w:rsidP="007B2785">
            <w:pPr>
              <w:spacing w:after="0"/>
              <w:rPr>
                <w:bCs/>
                <w:color w:val="000000" w:themeColor="text1"/>
                <w:sz w:val="16"/>
                <w:szCs w:val="16"/>
              </w:rPr>
            </w:pPr>
          </w:p>
          <w:p w14:paraId="0D9CE379" w14:textId="77777777" w:rsidR="00F20CC2" w:rsidRPr="007B2785" w:rsidRDefault="00F20CC2" w:rsidP="007B2785">
            <w:pPr>
              <w:spacing w:after="0"/>
              <w:rPr>
                <w:bCs/>
                <w:color w:val="000000" w:themeColor="text1"/>
                <w:sz w:val="16"/>
                <w:szCs w:val="16"/>
              </w:rPr>
            </w:pPr>
          </w:p>
          <w:p w14:paraId="56CF574C" w14:textId="77777777" w:rsidR="00F20CC2" w:rsidRPr="007B2785" w:rsidRDefault="00F20CC2" w:rsidP="007B2785">
            <w:pPr>
              <w:spacing w:after="0"/>
              <w:rPr>
                <w:bCs/>
                <w:color w:val="000000" w:themeColor="text1"/>
                <w:sz w:val="16"/>
                <w:szCs w:val="16"/>
              </w:rPr>
            </w:pPr>
          </w:p>
        </w:tc>
        <w:tc>
          <w:tcPr>
            <w:tcW w:w="1134" w:type="dxa"/>
          </w:tcPr>
          <w:p w14:paraId="6B54DD3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1954-62</w:t>
            </w:r>
          </w:p>
        </w:tc>
        <w:tc>
          <w:tcPr>
            <w:tcW w:w="992" w:type="dxa"/>
          </w:tcPr>
          <w:p w14:paraId="1232F41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By 1960, the number of regrouped </w:t>
            </w:r>
            <w:proofErr w:type="gramStart"/>
            <w:r w:rsidRPr="007B2785">
              <w:rPr>
                <w:bCs/>
                <w:color w:val="000000" w:themeColor="text1"/>
                <w:sz w:val="16"/>
                <w:szCs w:val="16"/>
              </w:rPr>
              <w:t>population</w:t>
            </w:r>
            <w:proofErr w:type="gramEnd"/>
            <w:r w:rsidRPr="007B2785">
              <w:rPr>
                <w:bCs/>
                <w:color w:val="000000" w:themeColor="text1"/>
                <w:sz w:val="16"/>
                <w:szCs w:val="16"/>
              </w:rPr>
              <w:t xml:space="preserve"> in the interior of Algeria was 2,200,000</w:t>
            </w:r>
          </w:p>
          <w:p w14:paraId="7D4D8337" w14:textId="77777777" w:rsidR="00F67B22" w:rsidRPr="007B2785" w:rsidRDefault="00F67B22" w:rsidP="007B2785">
            <w:pPr>
              <w:spacing w:after="0"/>
              <w:rPr>
                <w:bCs/>
                <w:color w:val="000000" w:themeColor="text1"/>
                <w:sz w:val="16"/>
                <w:szCs w:val="16"/>
              </w:rPr>
            </w:pPr>
          </w:p>
          <w:p w14:paraId="21AFD735" w14:textId="50282A87" w:rsidR="00F67B22" w:rsidRPr="007B2785" w:rsidRDefault="00F67B22" w:rsidP="007B2785">
            <w:pPr>
              <w:spacing w:after="0"/>
              <w:rPr>
                <w:bCs/>
                <w:color w:val="000000" w:themeColor="text1"/>
                <w:sz w:val="16"/>
                <w:szCs w:val="16"/>
              </w:rPr>
            </w:pPr>
            <w:r w:rsidRPr="007B2785">
              <w:rPr>
                <w:bCs/>
                <w:color w:val="000000" w:themeColor="text1"/>
                <w:sz w:val="16"/>
                <w:szCs w:val="16"/>
              </w:rPr>
              <w:t>(The source itself actually says there 2,144,370 “displaced civilian population and victims of disturbance” AND 3,320,202 “Algerian refugees” – but many pop citations of this exclude the Algerian refugees)</w:t>
            </w:r>
          </w:p>
          <w:p w14:paraId="31B87D2C" w14:textId="47CBDB05" w:rsidR="00F67B22" w:rsidRPr="007B2785" w:rsidRDefault="00F67B22" w:rsidP="007B2785">
            <w:pPr>
              <w:spacing w:after="0"/>
              <w:rPr>
                <w:bCs/>
                <w:color w:val="000000" w:themeColor="text1"/>
                <w:sz w:val="16"/>
                <w:szCs w:val="16"/>
              </w:rPr>
            </w:pPr>
          </w:p>
        </w:tc>
        <w:tc>
          <w:tcPr>
            <w:tcW w:w="992" w:type="dxa"/>
          </w:tcPr>
          <w:p w14:paraId="0DA6DF5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International Committee of the Red Cross. (1962). The ICRC and the Algerian conflict: January 1955 – July 1962. Geneva, </w:t>
            </w:r>
            <w:hyperlink r:id="rId22" w:history="1">
              <w:r w:rsidRPr="007B2785">
                <w:rPr>
                  <w:rStyle w:val="Hyperlink"/>
                  <w:bCs/>
                  <w:color w:val="000000" w:themeColor="text1"/>
                  <w:sz w:val="16"/>
                  <w:szCs w:val="16"/>
                </w:rPr>
                <w:t>https://library.icrc.org/library/docs/DOC/8537.pdf</w:t>
              </w:r>
            </w:hyperlink>
            <w:r w:rsidRPr="007B2785">
              <w:rPr>
                <w:bCs/>
                <w:color w:val="000000" w:themeColor="text1"/>
                <w:sz w:val="16"/>
                <w:szCs w:val="16"/>
              </w:rPr>
              <w:t xml:space="preserve"> (pg. 22)</w:t>
            </w:r>
          </w:p>
          <w:p w14:paraId="012A541A" w14:textId="742EF30E" w:rsidR="00F20CC2" w:rsidRPr="007B2785" w:rsidRDefault="00F20CC2" w:rsidP="007B2785">
            <w:pPr>
              <w:spacing w:after="0"/>
              <w:rPr>
                <w:bCs/>
                <w:strike/>
                <w:color w:val="000000" w:themeColor="text1"/>
                <w:sz w:val="16"/>
                <w:szCs w:val="16"/>
              </w:rPr>
            </w:pPr>
          </w:p>
        </w:tc>
        <w:tc>
          <w:tcPr>
            <w:tcW w:w="993" w:type="dxa"/>
          </w:tcPr>
          <w:p w14:paraId="4FE92CC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The number of French displaced was nearly 1,000,000</w:t>
            </w:r>
          </w:p>
          <w:p w14:paraId="3F68BFFE" w14:textId="77777777" w:rsidR="00F20CC2" w:rsidRPr="007B2785" w:rsidRDefault="00F20CC2" w:rsidP="007B2785">
            <w:pPr>
              <w:pBdr>
                <w:bottom w:val="single" w:sz="6" w:space="1" w:color="auto"/>
              </w:pBdr>
              <w:spacing w:after="0"/>
              <w:rPr>
                <w:bCs/>
                <w:color w:val="000000" w:themeColor="text1"/>
                <w:sz w:val="16"/>
                <w:szCs w:val="16"/>
              </w:rPr>
            </w:pPr>
          </w:p>
          <w:p w14:paraId="309A3A7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3.5 million Algerians in “</w:t>
            </w:r>
            <w:proofErr w:type="spellStart"/>
            <w:r w:rsidRPr="007B2785">
              <w:rPr>
                <w:bCs/>
                <w:color w:val="000000" w:themeColor="text1"/>
                <w:sz w:val="16"/>
                <w:szCs w:val="16"/>
              </w:rPr>
              <w:t>centres</w:t>
            </w:r>
            <w:proofErr w:type="spellEnd"/>
            <w:r w:rsidRPr="007B2785">
              <w:rPr>
                <w:bCs/>
                <w:color w:val="000000" w:themeColor="text1"/>
                <w:sz w:val="16"/>
                <w:szCs w:val="16"/>
              </w:rPr>
              <w:t>”, towns, and urban areas</w:t>
            </w:r>
          </w:p>
          <w:p w14:paraId="27C16369" w14:textId="77777777" w:rsidR="00F20CC2" w:rsidRPr="007B2785" w:rsidRDefault="00F20CC2" w:rsidP="007B2785">
            <w:pPr>
              <w:spacing w:after="0"/>
              <w:rPr>
                <w:bCs/>
                <w:color w:val="000000" w:themeColor="text1"/>
                <w:sz w:val="16"/>
                <w:szCs w:val="16"/>
              </w:rPr>
            </w:pPr>
          </w:p>
        </w:tc>
        <w:tc>
          <w:tcPr>
            <w:tcW w:w="1134" w:type="dxa"/>
          </w:tcPr>
          <w:p w14:paraId="410F82DE" w14:textId="7B1ED511" w:rsidR="00F20CC2" w:rsidRPr="007B2785" w:rsidRDefault="00E87061" w:rsidP="007B2785">
            <w:pPr>
              <w:pBdr>
                <w:bottom w:val="single" w:sz="6" w:space="1" w:color="auto"/>
              </w:pBdr>
              <w:spacing w:after="0"/>
              <w:rPr>
                <w:bCs/>
                <w:color w:val="000000" w:themeColor="text1"/>
                <w:sz w:val="16"/>
                <w:szCs w:val="16"/>
                <w:u w:val="single"/>
              </w:rPr>
            </w:pPr>
            <w:hyperlink r:id="rId23">
              <w:r w:rsidR="00F20CC2" w:rsidRPr="007B2785">
                <w:rPr>
                  <w:bCs/>
                  <w:color w:val="000000" w:themeColor="text1"/>
                  <w:sz w:val="16"/>
                  <w:szCs w:val="16"/>
                  <w:u w:val="single"/>
                </w:rPr>
                <w:t>Link</w:t>
              </w:r>
            </w:hyperlink>
          </w:p>
          <w:p w14:paraId="68E0EFC6" w14:textId="185B6FD9" w:rsidR="00F67B22" w:rsidRPr="007B2785" w:rsidRDefault="00F67B22" w:rsidP="007B2785">
            <w:pPr>
              <w:pBdr>
                <w:bottom w:val="single" w:sz="6" w:space="1" w:color="auto"/>
              </w:pBdr>
              <w:spacing w:after="0"/>
              <w:rPr>
                <w:bCs/>
                <w:color w:val="000000" w:themeColor="text1"/>
                <w:sz w:val="16"/>
                <w:szCs w:val="16"/>
                <w:u w:val="single"/>
              </w:rPr>
            </w:pPr>
          </w:p>
          <w:p w14:paraId="06DEA769" w14:textId="26C916E0" w:rsidR="00F67B22" w:rsidRPr="007B2785" w:rsidRDefault="00F67B22" w:rsidP="007B2785">
            <w:pPr>
              <w:pBdr>
                <w:bottom w:val="single" w:sz="6" w:space="1" w:color="auto"/>
              </w:pBdr>
              <w:spacing w:after="0"/>
              <w:rPr>
                <w:bCs/>
                <w:color w:val="000000" w:themeColor="text1"/>
                <w:sz w:val="16"/>
                <w:szCs w:val="16"/>
                <w:u w:val="single"/>
              </w:rPr>
            </w:pPr>
          </w:p>
          <w:p w14:paraId="0B7F5DE7" w14:textId="3042282F" w:rsidR="00F67B22" w:rsidRPr="007B2785" w:rsidRDefault="00F67B22" w:rsidP="007B2785">
            <w:pPr>
              <w:pBdr>
                <w:bottom w:val="single" w:sz="6" w:space="1" w:color="auto"/>
              </w:pBdr>
              <w:spacing w:after="0"/>
              <w:rPr>
                <w:bCs/>
                <w:color w:val="000000" w:themeColor="text1"/>
                <w:sz w:val="16"/>
                <w:szCs w:val="16"/>
                <w:u w:val="single"/>
              </w:rPr>
            </w:pPr>
          </w:p>
          <w:p w14:paraId="750C4E90" w14:textId="77777777" w:rsidR="00F67B22" w:rsidRPr="007B2785" w:rsidRDefault="00F67B22" w:rsidP="007B2785">
            <w:pPr>
              <w:pBdr>
                <w:bottom w:val="single" w:sz="6" w:space="1" w:color="auto"/>
              </w:pBdr>
              <w:spacing w:after="0"/>
              <w:rPr>
                <w:bCs/>
                <w:color w:val="000000" w:themeColor="text1"/>
                <w:sz w:val="16"/>
                <w:szCs w:val="16"/>
              </w:rPr>
            </w:pPr>
          </w:p>
          <w:p w14:paraId="25A541EF" w14:textId="1E768D01" w:rsidR="00F20CC2" w:rsidRPr="007B2785" w:rsidRDefault="00F20CC2" w:rsidP="007B2785">
            <w:pPr>
              <w:spacing w:after="0"/>
              <w:rPr>
                <w:bCs/>
                <w:color w:val="000000" w:themeColor="text1"/>
                <w:sz w:val="16"/>
                <w:szCs w:val="16"/>
              </w:rPr>
            </w:pPr>
          </w:p>
          <w:p w14:paraId="450C1217" w14:textId="77777777" w:rsidR="00F67B22" w:rsidRPr="007B2785" w:rsidRDefault="00F67B22" w:rsidP="007B2785">
            <w:pPr>
              <w:spacing w:after="0"/>
              <w:rPr>
                <w:bCs/>
                <w:color w:val="000000" w:themeColor="text1"/>
                <w:sz w:val="16"/>
                <w:szCs w:val="16"/>
              </w:rPr>
            </w:pPr>
          </w:p>
          <w:p w14:paraId="4FDF380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Robson, L. (2024). </w:t>
            </w:r>
            <w:r w:rsidRPr="007B2785">
              <w:rPr>
                <w:bCs/>
                <w:i/>
                <w:iCs/>
                <w:color w:val="000000" w:themeColor="text1"/>
                <w:sz w:val="16"/>
                <w:szCs w:val="16"/>
              </w:rPr>
              <w:t>The Uses of Dislocation: Refugees, Resettlement, and Partition in Wartime Algeria.</w:t>
            </w:r>
            <w:r w:rsidRPr="007B2785">
              <w:rPr>
                <w:bCs/>
                <w:color w:val="000000" w:themeColor="text1"/>
                <w:sz w:val="16"/>
                <w:szCs w:val="16"/>
              </w:rPr>
              <w:t xml:space="preserve"> Yale University https://www.history.upenn.edu/sites/default/files/The%20uses%20of%20dislocation_0.pdf </w:t>
            </w:r>
          </w:p>
          <w:p w14:paraId="4174517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(pg.3)</w:t>
            </w:r>
          </w:p>
        </w:tc>
        <w:tc>
          <w:tcPr>
            <w:tcW w:w="1701" w:type="dxa"/>
            <w:shd w:val="pct10" w:color="auto" w:fill="auto"/>
          </w:tcPr>
          <w:p w14:paraId="2665E03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3,525,000 of the Algerian Population</w:t>
            </w:r>
          </w:p>
          <w:p w14:paraId="2D56F78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(of those 2,350,000 were forced into </w:t>
            </w:r>
            <w:proofErr w:type="spellStart"/>
            <w:r w:rsidRPr="007B2785">
              <w:rPr>
                <w:bCs/>
                <w:color w:val="000000" w:themeColor="text1"/>
                <w:sz w:val="16"/>
                <w:szCs w:val="16"/>
              </w:rPr>
              <w:t>regroupment</w:t>
            </w:r>
            <w:proofErr w:type="spellEnd"/>
            <w:r w:rsidRPr="007B2785">
              <w:rPr>
                <w:bCs/>
                <w:color w:val="000000" w:themeColor="text1"/>
                <w:sz w:val="16"/>
                <w:szCs w:val="16"/>
              </w:rPr>
              <w:t xml:space="preserve"> camps* and 175,000 in nearby villages spontaneously joined)</w:t>
            </w:r>
          </w:p>
          <w:p w14:paraId="7C63625D" w14:textId="77777777" w:rsidR="00F20CC2" w:rsidRPr="007B2785" w:rsidRDefault="00F20CC2" w:rsidP="007B2785">
            <w:pPr>
              <w:spacing w:after="0"/>
              <w:rPr>
                <w:bCs/>
                <w:color w:val="000000" w:themeColor="text1"/>
                <w:sz w:val="16"/>
                <w:szCs w:val="16"/>
              </w:rPr>
            </w:pPr>
          </w:p>
          <w:p w14:paraId="0BC185F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10% of the total population of French Algeria was displaced</w:t>
            </w:r>
          </w:p>
          <w:p w14:paraId="1A3C47A5" w14:textId="77777777" w:rsidR="00F20CC2" w:rsidRPr="007B2785" w:rsidRDefault="00F20CC2" w:rsidP="007B2785">
            <w:pPr>
              <w:spacing w:after="0"/>
              <w:rPr>
                <w:bCs/>
                <w:color w:val="000000" w:themeColor="text1"/>
                <w:sz w:val="16"/>
                <w:szCs w:val="16"/>
              </w:rPr>
            </w:pPr>
          </w:p>
          <w:p w14:paraId="1595374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110,000 – 120,000 Jewish Algerians</w:t>
            </w:r>
          </w:p>
          <w:p w14:paraId="1877147C" w14:textId="77777777" w:rsidR="00F20CC2" w:rsidRPr="007B2785" w:rsidRDefault="00F20CC2" w:rsidP="007B2785">
            <w:pPr>
              <w:spacing w:after="0"/>
              <w:rPr>
                <w:bCs/>
                <w:color w:val="000000" w:themeColor="text1"/>
                <w:sz w:val="16"/>
                <w:szCs w:val="16"/>
              </w:rPr>
            </w:pPr>
          </w:p>
          <w:p w14:paraId="2B59A387" w14:textId="77777777" w:rsidR="00F20CC2" w:rsidRPr="007B2785" w:rsidRDefault="00F20CC2" w:rsidP="007B2785">
            <w:pPr>
              <w:spacing w:after="0"/>
              <w:rPr>
                <w:bCs/>
                <w:color w:val="000000" w:themeColor="text1"/>
                <w:sz w:val="16"/>
                <w:szCs w:val="16"/>
              </w:rPr>
            </w:pPr>
          </w:p>
          <w:p w14:paraId="28E33AA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Post-revolution:</w:t>
            </w:r>
          </w:p>
          <w:p w14:paraId="304DCC8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1,000,000 French colons (</w:t>
            </w:r>
            <w:proofErr w:type="spellStart"/>
            <w:r w:rsidRPr="007B2785">
              <w:rPr>
                <w:bCs/>
                <w:i/>
                <w:iCs/>
                <w:color w:val="000000" w:themeColor="text1"/>
                <w:sz w:val="16"/>
                <w:szCs w:val="16"/>
              </w:rPr>
              <w:t>pieds</w:t>
            </w:r>
            <w:proofErr w:type="spellEnd"/>
            <w:r w:rsidRPr="007B2785">
              <w:rPr>
                <w:bCs/>
                <w:i/>
                <w:iCs/>
                <w:color w:val="000000" w:themeColor="text1"/>
                <w:sz w:val="16"/>
                <w:szCs w:val="16"/>
              </w:rPr>
              <w:t>-noirs</w:t>
            </w:r>
            <w:r w:rsidRPr="007B2785">
              <w:rPr>
                <w:bCs/>
                <w:color w:val="000000" w:themeColor="text1"/>
                <w:sz w:val="16"/>
                <w:szCs w:val="16"/>
              </w:rPr>
              <w:t>) left Algeria, and 160,000 pro-French Algerians (</w:t>
            </w:r>
            <w:proofErr w:type="spellStart"/>
            <w:r w:rsidRPr="007B2785">
              <w:rPr>
                <w:bCs/>
                <w:i/>
                <w:iCs/>
                <w:color w:val="000000" w:themeColor="text1"/>
                <w:sz w:val="16"/>
                <w:szCs w:val="16"/>
              </w:rPr>
              <w:t>harkis</w:t>
            </w:r>
            <w:proofErr w:type="spellEnd"/>
            <w:r w:rsidRPr="007B2785">
              <w:rPr>
                <w:bCs/>
                <w:color w:val="000000" w:themeColor="text1"/>
                <w:sz w:val="16"/>
                <w:szCs w:val="16"/>
              </w:rPr>
              <w:t>) were evacuated to France</w:t>
            </w:r>
          </w:p>
        </w:tc>
        <w:tc>
          <w:tcPr>
            <w:tcW w:w="1842" w:type="dxa"/>
            <w:shd w:val="pct10" w:color="auto" w:fill="auto"/>
          </w:tcPr>
          <w:p w14:paraId="33ABD878" w14:textId="77777777" w:rsidR="00F20CC2" w:rsidRPr="007B2785" w:rsidRDefault="00E87061" w:rsidP="007B2785">
            <w:pPr>
              <w:spacing w:after="0"/>
              <w:rPr>
                <w:bCs/>
                <w:color w:val="000000" w:themeColor="text1"/>
                <w:sz w:val="16"/>
                <w:szCs w:val="16"/>
              </w:rPr>
            </w:pPr>
            <w:hyperlink r:id="rId24">
              <w:r w:rsidR="00F20CC2" w:rsidRPr="007B2785">
                <w:rPr>
                  <w:bCs/>
                  <w:color w:val="000000" w:themeColor="text1"/>
                  <w:sz w:val="16"/>
                  <w:szCs w:val="16"/>
                  <w:u w:val="single"/>
                </w:rPr>
                <w:t>Link</w:t>
              </w:r>
            </w:hyperlink>
          </w:p>
          <w:p w14:paraId="629C3860" w14:textId="77777777" w:rsidR="00F20CC2" w:rsidRPr="007B2785" w:rsidRDefault="00F20CC2" w:rsidP="007B2785">
            <w:pPr>
              <w:spacing w:after="0"/>
              <w:rPr>
                <w:bCs/>
                <w:color w:val="000000" w:themeColor="text1"/>
                <w:sz w:val="16"/>
                <w:szCs w:val="16"/>
              </w:rPr>
            </w:pPr>
          </w:p>
          <w:p w14:paraId="1E2BB15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Rahal, M., &amp; White, B. T. (2022). UNHCR and the Algerian war of independence: postcolonial sovereignty and the globalization of the international refugee regime, 1954–63. Journal of Global History, 17(2), 331–352. doi:10.1017/S1740022821000449 (pg. 344-345</w:t>
            </w:r>
          </w:p>
          <w:p w14:paraId="0D3F10C1" w14:textId="77777777" w:rsidR="00F20CC2" w:rsidRPr="007B2785" w:rsidRDefault="00F20CC2" w:rsidP="007B2785">
            <w:pPr>
              <w:spacing w:after="0"/>
              <w:rPr>
                <w:bCs/>
                <w:color w:val="000000" w:themeColor="text1"/>
                <w:sz w:val="16"/>
                <w:szCs w:val="16"/>
              </w:rPr>
            </w:pPr>
          </w:p>
        </w:tc>
        <w:tc>
          <w:tcPr>
            <w:tcW w:w="1843" w:type="dxa"/>
          </w:tcPr>
          <w:p w14:paraId="47726DC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&lt;100 Convention Refugees prior to 1994</w:t>
            </w:r>
          </w:p>
          <w:p w14:paraId="0BEAC8A2" w14:textId="77777777" w:rsidR="00F20CC2" w:rsidRPr="007B2785" w:rsidRDefault="00F20CC2" w:rsidP="007B2785">
            <w:pPr>
              <w:spacing w:after="0"/>
              <w:rPr>
                <w:bCs/>
                <w:color w:val="000000" w:themeColor="text1"/>
                <w:sz w:val="16"/>
                <w:szCs w:val="16"/>
              </w:rPr>
            </w:pPr>
          </w:p>
          <w:p w14:paraId="491FB80E" w14:textId="77777777" w:rsidR="00F20CC2" w:rsidRPr="007B2785" w:rsidRDefault="00F20CC2" w:rsidP="007B2785">
            <w:pPr>
              <w:spacing w:after="0"/>
              <w:rPr>
                <w:bCs/>
                <w:color w:val="000000" w:themeColor="text1"/>
                <w:sz w:val="16"/>
                <w:szCs w:val="16"/>
              </w:rPr>
            </w:pPr>
          </w:p>
          <w:p w14:paraId="60E4DCA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200 000 Algerians in Tunisia &amp; Morocco </w:t>
            </w:r>
          </w:p>
          <w:p w14:paraId="46F2F91F" w14:textId="77777777" w:rsidR="00F20CC2" w:rsidRPr="007B2785" w:rsidRDefault="00F20CC2" w:rsidP="007B2785">
            <w:pPr>
              <w:spacing w:after="0"/>
              <w:rPr>
                <w:bCs/>
                <w:color w:val="000000" w:themeColor="text1"/>
                <w:sz w:val="16"/>
                <w:szCs w:val="16"/>
              </w:rPr>
            </w:pPr>
          </w:p>
          <w:p w14:paraId="724BE20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1.2 m IDPs in </w:t>
            </w:r>
            <w:proofErr w:type="spellStart"/>
            <w:r w:rsidRPr="007B2785">
              <w:rPr>
                <w:bCs/>
                <w:color w:val="000000" w:themeColor="text1"/>
                <w:sz w:val="16"/>
                <w:szCs w:val="16"/>
              </w:rPr>
              <w:t>regroupement</w:t>
            </w:r>
            <w:proofErr w:type="spellEnd"/>
            <w:r w:rsidRPr="007B2785">
              <w:rPr>
                <w:bCs/>
                <w:color w:val="000000" w:themeColor="text1"/>
                <w:sz w:val="16"/>
                <w:szCs w:val="16"/>
              </w:rPr>
              <w:t xml:space="preserve"> camps</w:t>
            </w:r>
          </w:p>
          <w:p w14:paraId="642B9A4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United Nations High Commissioner for Refugees. (2009, June 12). UNHCR Archive Gallery: Algeria 1954 to 1962. </w:t>
            </w:r>
            <w:hyperlink r:id="rId25" w:history="1">
              <w:r w:rsidRPr="007B2785">
                <w:rPr>
                  <w:rStyle w:val="Hyperlink"/>
                  <w:bCs/>
                  <w:color w:val="000000" w:themeColor="text1"/>
                  <w:sz w:val="16"/>
                  <w:szCs w:val="16"/>
                </w:rPr>
                <w:t>https://www</w:t>
              </w:r>
            </w:hyperlink>
            <w:r w:rsidRPr="007B2785">
              <w:rPr>
                <w:bCs/>
                <w:color w:val="000000" w:themeColor="text1"/>
                <w:sz w:val="16"/>
                <w:szCs w:val="16"/>
              </w:rPr>
              <w:t>.unhcr.org/</w:t>
            </w:r>
          </w:p>
        </w:tc>
        <w:tc>
          <w:tcPr>
            <w:tcW w:w="1985" w:type="dxa"/>
          </w:tcPr>
          <w:p w14:paraId="77CAB7B6" w14:textId="77777777" w:rsidR="00F20CC2" w:rsidRPr="007B2785" w:rsidRDefault="00F20CC2" w:rsidP="007B2785">
            <w:pPr>
              <w:spacing w:after="0"/>
              <w:rPr>
                <w:bCs/>
                <w:color w:val="000000" w:themeColor="text1"/>
                <w:sz w:val="16"/>
                <w:szCs w:val="16"/>
              </w:rPr>
            </w:pPr>
          </w:p>
          <w:p w14:paraId="36F6AF1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Peak year: 1962. Displaced: About 120,000 Algerian refugees repatriated from Tunisia and 61,000 from Morocco in 1962</w:t>
            </w:r>
          </w:p>
          <w:p w14:paraId="30A8B7E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1,000,000 French colons (</w:t>
            </w:r>
            <w:proofErr w:type="spellStart"/>
            <w:r w:rsidRPr="007B2785">
              <w:rPr>
                <w:bCs/>
                <w:color w:val="000000" w:themeColor="text1"/>
                <w:sz w:val="16"/>
                <w:szCs w:val="16"/>
              </w:rPr>
              <w:t>pieds</w:t>
            </w:r>
            <w:proofErr w:type="spellEnd"/>
            <w:r w:rsidRPr="007B2785">
              <w:rPr>
                <w:bCs/>
                <w:color w:val="000000" w:themeColor="text1"/>
                <w:sz w:val="16"/>
                <w:szCs w:val="16"/>
              </w:rPr>
              <w:t>-noirs) left Algeria, and 160,000 pro-French Algerians (</w:t>
            </w:r>
            <w:proofErr w:type="spellStart"/>
            <w:r w:rsidRPr="007B2785">
              <w:rPr>
                <w:bCs/>
                <w:color w:val="000000" w:themeColor="text1"/>
                <w:sz w:val="16"/>
                <w:szCs w:val="16"/>
              </w:rPr>
              <w:t>harkis</w:t>
            </w:r>
            <w:proofErr w:type="spellEnd"/>
            <w:r w:rsidRPr="007B2785">
              <w:rPr>
                <w:bCs/>
                <w:color w:val="000000" w:themeColor="text1"/>
                <w:sz w:val="16"/>
                <w:szCs w:val="16"/>
              </w:rPr>
              <w:t>) were evacuated to France</w:t>
            </w:r>
          </w:p>
          <w:p w14:paraId="53A35CD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(UNHCR/ICRC repatriation records, 1962)</w:t>
            </w:r>
          </w:p>
          <w:p w14:paraId="0023B1FB" w14:textId="77777777" w:rsidR="00F20CC2" w:rsidRPr="007B2785" w:rsidRDefault="00F20CC2" w:rsidP="007B2785">
            <w:pPr>
              <w:spacing w:after="0"/>
              <w:rPr>
                <w:bCs/>
                <w:color w:val="000000" w:themeColor="text1"/>
                <w:sz w:val="16"/>
                <w:szCs w:val="16"/>
              </w:rPr>
            </w:pPr>
          </w:p>
          <w:p w14:paraId="746FA3A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The best estimate </w:t>
            </w:r>
            <w:hyperlink r:id="rId26">
              <w:r w:rsidRPr="007B2785">
                <w:rPr>
                  <w:bCs/>
                  <w:color w:val="000000" w:themeColor="text1"/>
                  <w:sz w:val="16"/>
                  <w:szCs w:val="16"/>
                  <w:u w:val="single"/>
                </w:rPr>
                <w:t>link</w:t>
              </w:r>
            </w:hyperlink>
            <w:r w:rsidRPr="007B2785">
              <w:rPr>
                <w:bCs/>
                <w:color w:val="000000" w:themeColor="text1"/>
                <w:sz w:val="16"/>
                <w:szCs w:val="16"/>
              </w:rPr>
              <w:t xml:space="preserve"> discusses much about the UNHCR’s role in sovereignty and displacement within Africa, but I don’t believe the data is from the UNHCR since 1) the UNHCR website doesn’t provide this data and 2) when I looked at citations associated with the figures, none were from the UNHCR</w:t>
            </w:r>
          </w:p>
          <w:p w14:paraId="79E623B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3) The terminology of regrouping used by the article is similar to the </w:t>
            </w:r>
            <w:r w:rsidRPr="007B2785">
              <w:rPr>
                <w:bCs/>
                <w:color w:val="000000" w:themeColor="text1"/>
                <w:sz w:val="16"/>
                <w:szCs w:val="16"/>
              </w:rPr>
              <w:lastRenderedPageBreak/>
              <w:t>Data from the ICRC, leading to some speculation the data comes from that source</w:t>
            </w:r>
          </w:p>
          <w:p w14:paraId="39CE7FCD" w14:textId="482F4CF5" w:rsidR="00F20CC2" w:rsidRPr="007B2785" w:rsidRDefault="00F20CC2" w:rsidP="007B2785">
            <w:pPr>
              <w:spacing w:after="0"/>
              <w:rPr>
                <w:bCs/>
                <w:color w:val="000000" w:themeColor="text1"/>
                <w:sz w:val="16"/>
                <w:szCs w:val="16"/>
              </w:rPr>
            </w:pPr>
          </w:p>
        </w:tc>
      </w:tr>
      <w:tr w:rsidR="00F20CC2" w:rsidRPr="007B2785" w14:paraId="187BF3EF" w14:textId="77777777" w:rsidTr="00F20CC2">
        <w:tc>
          <w:tcPr>
            <w:tcW w:w="1412" w:type="dxa"/>
            <w:gridSpan w:val="2"/>
          </w:tcPr>
          <w:p w14:paraId="0678528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Indochina wars </w:t>
            </w:r>
          </w:p>
          <w:p w14:paraId="5102B419" w14:textId="77777777" w:rsidR="00F20CC2" w:rsidRPr="007B2785" w:rsidRDefault="00F20CC2" w:rsidP="007B2785">
            <w:pPr>
              <w:spacing w:after="0"/>
              <w:rPr>
                <w:bCs/>
                <w:color w:val="000000" w:themeColor="text1"/>
                <w:sz w:val="16"/>
                <w:szCs w:val="16"/>
              </w:rPr>
            </w:pPr>
          </w:p>
          <w:p w14:paraId="6FC3FF9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(Vietnam, Laos and </w:t>
            </w:r>
            <w:r w:rsidRPr="007B2785">
              <w:rPr>
                <w:bCs/>
                <w:i/>
                <w:color w:val="000000" w:themeColor="text1"/>
                <w:sz w:val="16"/>
                <w:szCs w:val="16"/>
              </w:rPr>
              <w:t>pre</w:t>
            </w:r>
            <w:r w:rsidRPr="007B2785">
              <w:rPr>
                <w:bCs/>
                <w:color w:val="000000" w:themeColor="text1"/>
                <w:sz w:val="16"/>
                <w:szCs w:val="16"/>
              </w:rPr>
              <w:t>-1975 Cambodia)</w:t>
            </w:r>
          </w:p>
          <w:p w14:paraId="4D3236C0" w14:textId="77777777" w:rsidR="00F20CC2" w:rsidRPr="007B2785" w:rsidRDefault="00F20CC2" w:rsidP="007B2785">
            <w:pPr>
              <w:spacing w:after="0"/>
              <w:rPr>
                <w:bCs/>
                <w:color w:val="000000" w:themeColor="text1"/>
                <w:sz w:val="16"/>
                <w:szCs w:val="16"/>
              </w:rPr>
            </w:pPr>
          </w:p>
        </w:tc>
        <w:tc>
          <w:tcPr>
            <w:tcW w:w="1134" w:type="dxa"/>
          </w:tcPr>
          <w:p w14:paraId="1A6B426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1956-1975</w:t>
            </w:r>
          </w:p>
          <w:p w14:paraId="1FDE9341" w14:textId="77777777" w:rsidR="00F20CC2" w:rsidRPr="007B2785" w:rsidRDefault="00F20CC2" w:rsidP="007B2785">
            <w:pPr>
              <w:spacing w:after="0"/>
              <w:rPr>
                <w:bCs/>
                <w:color w:val="000000" w:themeColor="text1"/>
                <w:sz w:val="16"/>
                <w:szCs w:val="16"/>
              </w:rPr>
            </w:pPr>
          </w:p>
          <w:p w14:paraId="38C3DC70" w14:textId="77777777" w:rsidR="00F20CC2" w:rsidRPr="007B2785" w:rsidRDefault="00F20CC2" w:rsidP="007B2785">
            <w:pPr>
              <w:spacing w:after="0"/>
              <w:rPr>
                <w:bCs/>
                <w:color w:val="000000" w:themeColor="text1"/>
                <w:sz w:val="16"/>
                <w:szCs w:val="16"/>
              </w:rPr>
            </w:pPr>
          </w:p>
        </w:tc>
        <w:tc>
          <w:tcPr>
            <w:tcW w:w="992" w:type="dxa"/>
          </w:tcPr>
          <w:p w14:paraId="4CEC748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From Jan – Aug 1970, estimated 300,000 fled (willingly or by force into Vietnam)</w:t>
            </w:r>
          </w:p>
        </w:tc>
        <w:tc>
          <w:tcPr>
            <w:tcW w:w="992" w:type="dxa"/>
          </w:tcPr>
          <w:p w14:paraId="5B290ED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National Research Council (US) Roundtable on the Demography of Forced Migration. (2001). In H. E. Reed &amp; C. B. Keely (Eds.), The demography of forced migration. Washington, DC: National Academies Press. https://www.ncbi.nlm.nih.gov/books/NBK223346/</w:t>
            </w:r>
          </w:p>
        </w:tc>
        <w:tc>
          <w:tcPr>
            <w:tcW w:w="993" w:type="dxa"/>
          </w:tcPr>
          <w:p w14:paraId="512C5B73" w14:textId="77777777" w:rsidR="00F20CC2" w:rsidRPr="007B2785" w:rsidRDefault="00F20CC2" w:rsidP="007B2785">
            <w:pPr>
              <w:spacing w:after="0"/>
              <w:rPr>
                <w:bCs/>
                <w:color w:val="000000" w:themeColor="text1"/>
                <w:sz w:val="16"/>
                <w:szCs w:val="16"/>
              </w:rPr>
            </w:pPr>
          </w:p>
          <w:p w14:paraId="2DBD2DD6" w14:textId="77777777" w:rsidR="00F20CC2" w:rsidRPr="007B2785" w:rsidRDefault="00F20CC2" w:rsidP="007B2785">
            <w:pPr>
              <w:spacing w:after="0"/>
              <w:rPr>
                <w:bCs/>
                <w:color w:val="000000" w:themeColor="text1"/>
                <w:sz w:val="16"/>
                <w:szCs w:val="16"/>
              </w:rPr>
            </w:pPr>
          </w:p>
          <w:p w14:paraId="4D94232A" w14:textId="77777777" w:rsidR="00F20CC2" w:rsidRPr="007B2785" w:rsidRDefault="00F20CC2" w:rsidP="007B2785">
            <w:pPr>
              <w:spacing w:after="0"/>
              <w:rPr>
                <w:bCs/>
                <w:color w:val="000000" w:themeColor="text1"/>
                <w:sz w:val="16"/>
                <w:szCs w:val="16"/>
              </w:rPr>
            </w:pPr>
          </w:p>
          <w:p w14:paraId="4715D37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By the late 1960s, an estimated 10 million people, about half of South Vietnam’s population, were internally displaced</w:t>
            </w:r>
          </w:p>
          <w:p w14:paraId="2B5EEBA1" w14:textId="77777777" w:rsidR="00F20CC2" w:rsidRPr="007B2785" w:rsidRDefault="00F20CC2" w:rsidP="007B2785">
            <w:pPr>
              <w:spacing w:after="0"/>
              <w:rPr>
                <w:bCs/>
                <w:color w:val="000000" w:themeColor="text1"/>
                <w:sz w:val="16"/>
                <w:szCs w:val="16"/>
              </w:rPr>
            </w:pPr>
          </w:p>
          <w:p w14:paraId="7382401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10 million South </w:t>
            </w:r>
            <w:proofErr w:type="spellStart"/>
            <w:r w:rsidRPr="007B2785">
              <w:rPr>
                <w:bCs/>
                <w:strike/>
                <w:color w:val="000000" w:themeColor="text1"/>
                <w:sz w:val="16"/>
                <w:szCs w:val="16"/>
              </w:rPr>
              <w:t>Vietnames</w:t>
            </w:r>
            <w:proofErr w:type="spellEnd"/>
            <w:r w:rsidRPr="007B2785">
              <w:rPr>
                <w:bCs/>
                <w:strike/>
                <w:color w:val="000000" w:themeColor="text1"/>
                <w:sz w:val="16"/>
                <w:szCs w:val="16"/>
              </w:rPr>
              <w:t xml:space="preserve"> </w:t>
            </w:r>
            <w:r w:rsidRPr="007B2785">
              <w:rPr>
                <w:bCs/>
                <w:color w:val="000000" w:themeColor="text1"/>
                <w:sz w:val="16"/>
                <w:szCs w:val="16"/>
              </w:rPr>
              <w:t xml:space="preserve">Vietnamese uprooted </w:t>
            </w:r>
          </w:p>
          <w:p w14:paraId="66E108C5" w14:textId="77777777" w:rsidR="00F20CC2" w:rsidRPr="007B2785" w:rsidRDefault="00F20CC2" w:rsidP="007B2785">
            <w:pPr>
              <w:spacing w:after="0"/>
              <w:rPr>
                <w:bCs/>
                <w:color w:val="000000" w:themeColor="text1"/>
                <w:sz w:val="16"/>
                <w:szCs w:val="16"/>
              </w:rPr>
            </w:pPr>
          </w:p>
          <w:p w14:paraId="621A4EBF" w14:textId="77777777" w:rsidR="00F20CC2" w:rsidRPr="007B2785" w:rsidRDefault="00F20CC2" w:rsidP="007B2785">
            <w:pPr>
              <w:spacing w:after="0"/>
              <w:rPr>
                <w:bCs/>
                <w:color w:val="000000" w:themeColor="text1"/>
                <w:sz w:val="16"/>
                <w:szCs w:val="16"/>
              </w:rPr>
            </w:pPr>
          </w:p>
          <w:p w14:paraId="264BE5C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“millions” of Laotians and Cambodians</w:t>
            </w:r>
          </w:p>
          <w:p w14:paraId="48BAEED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t>
            </w:r>
            <w:proofErr w:type="spellStart"/>
            <w:r w:rsidRPr="007B2785">
              <w:rPr>
                <w:bCs/>
                <w:color w:val="000000" w:themeColor="text1"/>
                <w:sz w:val="16"/>
                <w:szCs w:val="16"/>
              </w:rPr>
              <w:t>Loescher</w:t>
            </w:r>
            <w:proofErr w:type="spellEnd"/>
            <w:r w:rsidRPr="007B2785">
              <w:rPr>
                <w:bCs/>
                <w:color w:val="000000" w:themeColor="text1"/>
                <w:sz w:val="16"/>
                <w:szCs w:val="16"/>
              </w:rPr>
              <w:t xml:space="preserve"> 1993, p.86)</w:t>
            </w:r>
          </w:p>
          <w:p w14:paraId="46689481" w14:textId="77777777" w:rsidR="00F20CC2" w:rsidRPr="007B2785" w:rsidRDefault="00F20CC2" w:rsidP="007B2785">
            <w:pPr>
              <w:spacing w:after="0"/>
              <w:rPr>
                <w:bCs/>
                <w:color w:val="000000" w:themeColor="text1"/>
                <w:sz w:val="16"/>
                <w:szCs w:val="16"/>
              </w:rPr>
            </w:pPr>
          </w:p>
          <w:p w14:paraId="3515E4C4" w14:textId="77777777" w:rsidR="00F20CC2" w:rsidRPr="007B2785" w:rsidRDefault="00F20CC2" w:rsidP="007B2785">
            <w:pPr>
              <w:spacing w:after="0"/>
              <w:rPr>
                <w:bCs/>
                <w:color w:val="000000" w:themeColor="text1"/>
                <w:sz w:val="16"/>
                <w:szCs w:val="16"/>
              </w:rPr>
            </w:pPr>
          </w:p>
        </w:tc>
        <w:tc>
          <w:tcPr>
            <w:tcW w:w="1134" w:type="dxa"/>
          </w:tcPr>
          <w:p w14:paraId="23F60D1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UNHCR. (2000). Flight from Indochina. UNHCR</w:t>
            </w:r>
          </w:p>
        </w:tc>
        <w:tc>
          <w:tcPr>
            <w:tcW w:w="1701" w:type="dxa"/>
            <w:shd w:val="pct10" w:color="auto" w:fill="auto"/>
          </w:tcPr>
          <w:p w14:paraId="3162108A" w14:textId="77777777" w:rsidR="00F20CC2" w:rsidRPr="007B2785" w:rsidRDefault="00F20CC2" w:rsidP="007B2785">
            <w:pPr>
              <w:spacing w:after="0"/>
              <w:rPr>
                <w:bCs/>
                <w:color w:val="000000" w:themeColor="text1"/>
                <w:sz w:val="16"/>
                <w:szCs w:val="16"/>
              </w:rPr>
            </w:pPr>
          </w:p>
          <w:p w14:paraId="1A21536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7.4-10 million</w:t>
            </w:r>
          </w:p>
          <w:p w14:paraId="0B896505" w14:textId="77777777" w:rsidR="00F20CC2" w:rsidRPr="007B2785" w:rsidRDefault="00F20CC2" w:rsidP="007B2785">
            <w:pPr>
              <w:spacing w:after="0"/>
              <w:rPr>
                <w:bCs/>
                <w:color w:val="000000" w:themeColor="text1"/>
                <w:sz w:val="16"/>
                <w:szCs w:val="16"/>
              </w:rPr>
            </w:pPr>
          </w:p>
          <w:p w14:paraId="30F5390C" w14:textId="77777777" w:rsidR="00F20CC2" w:rsidRPr="007B2785" w:rsidRDefault="00F20CC2" w:rsidP="007B2785">
            <w:pPr>
              <w:spacing w:after="0"/>
              <w:rPr>
                <w:bCs/>
                <w:color w:val="000000" w:themeColor="text1"/>
                <w:sz w:val="16"/>
                <w:szCs w:val="16"/>
              </w:rPr>
            </w:pPr>
          </w:p>
          <w:p w14:paraId="4A9A5F1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6 million in South Vietnam</w:t>
            </w:r>
          </w:p>
          <w:p w14:paraId="1F3EFE7A" w14:textId="77777777" w:rsidR="00F20CC2" w:rsidRPr="007B2785" w:rsidRDefault="00F20CC2" w:rsidP="007B2785">
            <w:pPr>
              <w:spacing w:after="0"/>
              <w:rPr>
                <w:bCs/>
                <w:color w:val="000000" w:themeColor="text1"/>
                <w:sz w:val="16"/>
                <w:szCs w:val="16"/>
              </w:rPr>
            </w:pPr>
          </w:p>
          <w:p w14:paraId="4EB5513B" w14:textId="77777777" w:rsidR="00F20CC2" w:rsidRPr="007B2785" w:rsidRDefault="00F20CC2" w:rsidP="007B2785">
            <w:pPr>
              <w:spacing w:after="0"/>
              <w:rPr>
                <w:bCs/>
                <w:color w:val="000000" w:themeColor="text1"/>
                <w:sz w:val="16"/>
                <w:szCs w:val="16"/>
              </w:rPr>
            </w:pPr>
          </w:p>
          <w:p w14:paraId="1CFA262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1.4 million out of Vietnam in 1975 fall of Saigon</w:t>
            </w:r>
          </w:p>
          <w:p w14:paraId="4396078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~1.2 million who were resettled abroad by 1982.</w:t>
            </w:r>
          </w:p>
          <w:p w14:paraId="6DAB6E5A" w14:textId="77777777" w:rsidR="00F20CC2" w:rsidRPr="007B2785" w:rsidRDefault="00F20CC2" w:rsidP="007B2785">
            <w:pPr>
              <w:spacing w:after="0"/>
              <w:rPr>
                <w:bCs/>
                <w:color w:val="000000" w:themeColor="text1"/>
                <w:sz w:val="16"/>
                <w:szCs w:val="16"/>
              </w:rPr>
            </w:pPr>
          </w:p>
          <w:p w14:paraId="64B5684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700,000</w:t>
            </w:r>
            <w:r w:rsidRPr="007B2785">
              <w:rPr>
                <w:bCs/>
                <w:color w:val="000000" w:themeColor="text1"/>
                <w:sz w:val="16"/>
                <w:szCs w:val="16"/>
                <w:lang w:val="uk-UA"/>
              </w:rPr>
              <w:t>-</w:t>
            </w:r>
            <w:r w:rsidRPr="007B2785">
              <w:rPr>
                <w:bCs/>
                <w:color w:val="000000" w:themeColor="text1"/>
                <w:sz w:val="16"/>
                <w:szCs w:val="16"/>
              </w:rPr>
              <w:t xml:space="preserve">750,000 Laotians (25% of population) </w:t>
            </w:r>
          </w:p>
          <w:p w14:paraId="1E6D85AB" w14:textId="77777777" w:rsidR="00F20CC2" w:rsidRPr="007B2785" w:rsidRDefault="00F20CC2" w:rsidP="007B2785">
            <w:pPr>
              <w:spacing w:after="0"/>
              <w:rPr>
                <w:bCs/>
                <w:color w:val="000000" w:themeColor="text1"/>
                <w:sz w:val="16"/>
                <w:szCs w:val="16"/>
              </w:rPr>
            </w:pPr>
          </w:p>
          <w:p w14:paraId="6AADB4D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(3 million people fled Vietnam, Cambodia, and Laos after 1975.</w:t>
            </w:r>
          </w:p>
          <w:p w14:paraId="25001731" w14:textId="77777777" w:rsidR="00F20CC2" w:rsidRPr="007B2785" w:rsidRDefault="00F20CC2" w:rsidP="007B2785">
            <w:pPr>
              <w:spacing w:after="0"/>
              <w:rPr>
                <w:bCs/>
                <w:color w:val="000000" w:themeColor="text1"/>
                <w:sz w:val="16"/>
                <w:szCs w:val="16"/>
              </w:rPr>
            </w:pPr>
          </w:p>
        </w:tc>
        <w:tc>
          <w:tcPr>
            <w:tcW w:w="1842" w:type="dxa"/>
            <w:shd w:val="pct10" w:color="auto" w:fill="auto"/>
          </w:tcPr>
          <w:p w14:paraId="0F86804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Dang Nguyen Anh, Forced Migration in Vietnam: Historical and Contemporary Perspectives, Asian and Pacific Migration Journal, Vol. 15, No. 1 (2006), p. 161.</w:t>
            </w:r>
          </w:p>
          <w:p w14:paraId="35F3F697" w14:textId="77777777" w:rsidR="00F20CC2" w:rsidRPr="007B2785" w:rsidRDefault="00F20CC2" w:rsidP="007B2785">
            <w:pPr>
              <w:spacing w:after="0"/>
              <w:rPr>
                <w:bCs/>
                <w:color w:val="000000" w:themeColor="text1"/>
                <w:sz w:val="16"/>
                <w:szCs w:val="16"/>
              </w:rPr>
            </w:pPr>
          </w:p>
          <w:p w14:paraId="6B47CDA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University of Wisconsin Digital Collections, Indochina War Refugees in Laos, 1954–1975—Documents and Reports.</w:t>
            </w:r>
          </w:p>
          <w:p w14:paraId="3CAA6959" w14:textId="77777777" w:rsidR="00F20CC2" w:rsidRPr="007B2785" w:rsidRDefault="00F20CC2" w:rsidP="007B2785">
            <w:pPr>
              <w:spacing w:after="0"/>
              <w:rPr>
                <w:bCs/>
                <w:color w:val="000000" w:themeColor="text1"/>
                <w:sz w:val="16"/>
                <w:szCs w:val="16"/>
              </w:rPr>
            </w:pPr>
          </w:p>
          <w:p w14:paraId="70984CC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Lee, G. Y. (n.d.). History | Refugees from Laos. Gary </w:t>
            </w:r>
            <w:proofErr w:type="spellStart"/>
            <w:r w:rsidRPr="007B2785">
              <w:rPr>
                <w:bCs/>
                <w:color w:val="000000" w:themeColor="text1"/>
                <w:sz w:val="16"/>
                <w:szCs w:val="16"/>
              </w:rPr>
              <w:t>Yia</w:t>
            </w:r>
            <w:proofErr w:type="spellEnd"/>
            <w:r w:rsidRPr="007B2785">
              <w:rPr>
                <w:bCs/>
                <w:color w:val="000000" w:themeColor="text1"/>
                <w:sz w:val="16"/>
                <w:szCs w:val="16"/>
              </w:rPr>
              <w:t xml:space="preserve"> Lee</w:t>
            </w:r>
          </w:p>
          <w:p w14:paraId="1DC65925" w14:textId="77777777" w:rsidR="00F20CC2" w:rsidRPr="007B2785" w:rsidRDefault="00F20CC2" w:rsidP="007B2785">
            <w:pPr>
              <w:spacing w:after="0"/>
              <w:rPr>
                <w:bCs/>
                <w:color w:val="000000" w:themeColor="text1"/>
                <w:sz w:val="16"/>
                <w:szCs w:val="16"/>
              </w:rPr>
            </w:pPr>
          </w:p>
          <w:p w14:paraId="5D5694D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UNHCR, </w:t>
            </w:r>
            <w:r w:rsidRPr="007B2785">
              <w:rPr>
                <w:bCs/>
                <w:i/>
                <w:iCs/>
                <w:color w:val="000000" w:themeColor="text1"/>
                <w:sz w:val="16"/>
                <w:szCs w:val="16"/>
              </w:rPr>
              <w:t>State of the World’s Refugees 2000</w:t>
            </w:r>
            <w:r w:rsidRPr="007B2785">
              <w:rPr>
                <w:bCs/>
                <w:color w:val="000000" w:themeColor="text1"/>
                <w:sz w:val="16"/>
                <w:szCs w:val="16"/>
              </w:rPr>
              <w:t>, pp. 81, 92, 96–97.</w:t>
            </w:r>
          </w:p>
        </w:tc>
        <w:tc>
          <w:tcPr>
            <w:tcW w:w="1843" w:type="dxa"/>
          </w:tcPr>
          <w:p w14:paraId="5D97EE7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Vietnamese Convention Refugees: 10,000 in 1964; 22,000 in 1968-9.</w:t>
            </w:r>
          </w:p>
          <w:p w14:paraId="28A5261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Then, </w:t>
            </w:r>
          </w:p>
          <w:p w14:paraId="62B2799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124,100 in 1978 climbs to 543,536 in 1995.</w:t>
            </w:r>
          </w:p>
          <w:p w14:paraId="73F0B6FA" w14:textId="77777777" w:rsidR="00F20CC2" w:rsidRPr="007B2785" w:rsidRDefault="00F20CC2" w:rsidP="007B2785">
            <w:pPr>
              <w:spacing w:after="0"/>
              <w:rPr>
                <w:bCs/>
                <w:color w:val="000000" w:themeColor="text1"/>
                <w:sz w:val="16"/>
                <w:szCs w:val="16"/>
              </w:rPr>
            </w:pPr>
          </w:p>
          <w:p w14:paraId="74A89C70" w14:textId="77777777" w:rsidR="00F20CC2" w:rsidRPr="007B2785" w:rsidRDefault="00F20CC2" w:rsidP="007B2785">
            <w:pPr>
              <w:spacing w:after="0"/>
              <w:rPr>
                <w:bCs/>
                <w:color w:val="000000" w:themeColor="text1"/>
                <w:sz w:val="16"/>
                <w:szCs w:val="16"/>
              </w:rPr>
            </w:pPr>
          </w:p>
          <w:p w14:paraId="03866C34" w14:textId="77777777" w:rsidR="00F20CC2" w:rsidRPr="007B2785" w:rsidRDefault="00F20CC2" w:rsidP="007B2785">
            <w:pPr>
              <w:spacing w:after="0"/>
              <w:rPr>
                <w:bCs/>
                <w:color w:val="000000" w:themeColor="text1"/>
                <w:sz w:val="16"/>
                <w:szCs w:val="16"/>
              </w:rPr>
            </w:pPr>
          </w:p>
          <w:p w14:paraId="56F1AF93" w14:textId="77777777" w:rsidR="00F20CC2" w:rsidRPr="007B2785" w:rsidRDefault="00F20CC2" w:rsidP="007B2785">
            <w:pPr>
              <w:spacing w:after="0"/>
              <w:rPr>
                <w:bCs/>
                <w:color w:val="000000" w:themeColor="text1"/>
                <w:sz w:val="16"/>
                <w:szCs w:val="16"/>
              </w:rPr>
            </w:pPr>
          </w:p>
        </w:tc>
        <w:tc>
          <w:tcPr>
            <w:tcW w:w="1985" w:type="dxa"/>
          </w:tcPr>
          <w:p w14:paraId="10E98C7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Peak period: 1954–55. Displaced: About 860,000 Vietnamese (mostly Catholics) fled the North for the South following the 1954 Geneva Accords</w:t>
            </w:r>
          </w:p>
          <w:p w14:paraId="6ABDB66C" w14:textId="77777777" w:rsidR="00F20CC2" w:rsidRPr="007B2785" w:rsidRDefault="00F20CC2" w:rsidP="007B2785">
            <w:pPr>
              <w:spacing w:after="0"/>
              <w:rPr>
                <w:bCs/>
                <w:color w:val="000000" w:themeColor="text1"/>
                <w:sz w:val="16"/>
                <w:szCs w:val="16"/>
              </w:rPr>
            </w:pPr>
          </w:p>
          <w:p w14:paraId="0B0C323E" w14:textId="77777777" w:rsidR="00F20CC2" w:rsidRPr="007B2785" w:rsidRDefault="00F20CC2" w:rsidP="007B2785">
            <w:pPr>
              <w:spacing w:after="0"/>
              <w:rPr>
                <w:bCs/>
                <w:color w:val="000000" w:themeColor="text1"/>
                <w:sz w:val="16"/>
                <w:szCs w:val="16"/>
              </w:rPr>
            </w:pPr>
          </w:p>
          <w:p w14:paraId="6DF0224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Peak period: 1978–79 (post-war “boat people” exodus), 58,000 people fleeing </w:t>
            </w:r>
            <w:r w:rsidRPr="007B2785">
              <w:rPr>
                <w:bCs/>
                <w:i/>
                <w:iCs/>
                <w:color w:val="000000" w:themeColor="text1"/>
                <w:sz w:val="16"/>
                <w:szCs w:val="16"/>
              </w:rPr>
              <w:t>per month</w:t>
            </w:r>
            <w:r w:rsidRPr="007B2785">
              <w:rPr>
                <w:bCs/>
                <w:color w:val="000000" w:themeColor="text1"/>
                <w:sz w:val="16"/>
                <w:szCs w:val="16"/>
              </w:rPr>
              <w:t xml:space="preserve"> (peak outflow) </w:t>
            </w:r>
          </w:p>
          <w:p w14:paraId="3060E38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 (U.S. General Accounting Office. (1980). Indochinese refugees: Protection, care, and processing can be improved (ID-80-46). P. 5.; UNHCR Population Data)</w:t>
            </w:r>
          </w:p>
          <w:p w14:paraId="10048556" w14:textId="77777777" w:rsidR="00F20CC2" w:rsidRPr="007B2785" w:rsidRDefault="00F20CC2" w:rsidP="007B2785">
            <w:pPr>
              <w:spacing w:after="0"/>
              <w:rPr>
                <w:bCs/>
                <w:color w:val="000000" w:themeColor="text1"/>
                <w:sz w:val="16"/>
                <w:szCs w:val="16"/>
              </w:rPr>
            </w:pPr>
          </w:p>
        </w:tc>
      </w:tr>
      <w:tr w:rsidR="00F20CC2" w:rsidRPr="007B2785" w14:paraId="2FC0013D" w14:textId="77777777" w:rsidTr="00F20CC2">
        <w:tc>
          <w:tcPr>
            <w:tcW w:w="706" w:type="dxa"/>
            <w:vMerge w:val="restart"/>
          </w:tcPr>
          <w:p w14:paraId="6649DA6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Chad Wars</w:t>
            </w:r>
          </w:p>
        </w:tc>
        <w:tc>
          <w:tcPr>
            <w:tcW w:w="706" w:type="dxa"/>
          </w:tcPr>
          <w:p w14:paraId="3A4DC08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w:t>
            </w:r>
          </w:p>
        </w:tc>
        <w:tc>
          <w:tcPr>
            <w:tcW w:w="1134" w:type="dxa"/>
          </w:tcPr>
          <w:p w14:paraId="53DF933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1965-79</w:t>
            </w:r>
          </w:p>
        </w:tc>
        <w:tc>
          <w:tcPr>
            <w:tcW w:w="992" w:type="dxa"/>
          </w:tcPr>
          <w:p w14:paraId="4320A51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60,000–70,000 </w:t>
            </w:r>
          </w:p>
          <w:p w14:paraId="5669341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Refugees </w:t>
            </w:r>
          </w:p>
          <w:p w14:paraId="1D00826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(Azevedo, 1998, p. 105)</w:t>
            </w:r>
          </w:p>
        </w:tc>
        <w:tc>
          <w:tcPr>
            <w:tcW w:w="992" w:type="dxa"/>
          </w:tcPr>
          <w:p w14:paraId="379711F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Azevedo, M. (1998). Roots of Violence: Conflict statistics on Chad (p. 105)</w:t>
            </w:r>
          </w:p>
        </w:tc>
        <w:tc>
          <w:tcPr>
            <w:tcW w:w="993" w:type="dxa"/>
          </w:tcPr>
          <w:p w14:paraId="3999103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“over 100,000 Chadians” in neighboring countries during the late 1970s turmoil </w:t>
            </w:r>
            <w:r w:rsidRPr="007B2785">
              <w:rPr>
                <w:bCs/>
                <w:color w:val="000000" w:themeColor="text1"/>
                <w:sz w:val="16"/>
                <w:szCs w:val="16"/>
              </w:rPr>
              <w:lastRenderedPageBreak/>
              <w:t>(GAO, 1983, p. 9)</w:t>
            </w:r>
          </w:p>
        </w:tc>
        <w:tc>
          <w:tcPr>
            <w:tcW w:w="1134" w:type="dxa"/>
          </w:tcPr>
          <w:p w14:paraId="0C1DFFA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U.S. Government Accountability Office (GAO). (1983). International Assistance to Refugees in </w:t>
            </w:r>
            <w:r w:rsidRPr="007B2785">
              <w:rPr>
                <w:bCs/>
                <w:color w:val="000000" w:themeColor="text1"/>
                <w:sz w:val="16"/>
                <w:szCs w:val="16"/>
              </w:rPr>
              <w:lastRenderedPageBreak/>
              <w:t>Africa Can Be Improved, Report ID-83-2, p. 9</w:t>
            </w:r>
          </w:p>
        </w:tc>
        <w:tc>
          <w:tcPr>
            <w:tcW w:w="1701" w:type="dxa"/>
            <w:shd w:val="pct10" w:color="auto" w:fill="auto"/>
          </w:tcPr>
          <w:p w14:paraId="75E5C69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100,000</w:t>
            </w:r>
          </w:p>
          <w:p w14:paraId="0949FC2B" w14:textId="77777777" w:rsidR="00F20CC2" w:rsidRPr="007B2785" w:rsidRDefault="00F20CC2" w:rsidP="007B2785">
            <w:pPr>
              <w:spacing w:after="0"/>
              <w:rPr>
                <w:bCs/>
                <w:color w:val="000000" w:themeColor="text1"/>
                <w:sz w:val="16"/>
                <w:szCs w:val="16"/>
              </w:rPr>
            </w:pPr>
          </w:p>
          <w:p w14:paraId="765BA27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60-70,000 IDPs from N’Djamena (1/3 of city population) </w:t>
            </w:r>
          </w:p>
          <w:p w14:paraId="347556F9" w14:textId="77777777" w:rsidR="00F20CC2" w:rsidRPr="007B2785" w:rsidRDefault="00F20CC2" w:rsidP="007B2785">
            <w:pPr>
              <w:spacing w:after="0"/>
              <w:rPr>
                <w:bCs/>
                <w:color w:val="000000" w:themeColor="text1"/>
                <w:sz w:val="16"/>
                <w:szCs w:val="16"/>
              </w:rPr>
            </w:pPr>
          </w:p>
          <w:p w14:paraId="149665E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Overlapping with </w:t>
            </w:r>
          </w:p>
          <w:p w14:paraId="68D0016B" w14:textId="77777777" w:rsidR="00F20CC2" w:rsidRPr="007B2785" w:rsidRDefault="00F20CC2" w:rsidP="007B2785">
            <w:pPr>
              <w:spacing w:after="0"/>
              <w:rPr>
                <w:bCs/>
                <w:color w:val="000000" w:themeColor="text1"/>
                <w:sz w:val="16"/>
                <w:szCs w:val="16"/>
              </w:rPr>
            </w:pPr>
          </w:p>
          <w:p w14:paraId="0ED3500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100,000 refugees</w:t>
            </w:r>
          </w:p>
          <w:p w14:paraId="5BB29E98" w14:textId="77777777" w:rsidR="00F20CC2" w:rsidRPr="007B2785" w:rsidRDefault="00F20CC2" w:rsidP="007B2785">
            <w:pPr>
              <w:spacing w:after="0"/>
              <w:rPr>
                <w:bCs/>
                <w:color w:val="000000" w:themeColor="text1"/>
                <w:sz w:val="16"/>
                <w:szCs w:val="16"/>
              </w:rPr>
            </w:pPr>
          </w:p>
          <w:p w14:paraId="6E7B1CE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Most in late 1970s</w:t>
            </w:r>
          </w:p>
        </w:tc>
        <w:tc>
          <w:tcPr>
            <w:tcW w:w="1842" w:type="dxa"/>
            <w:shd w:val="pct10" w:color="auto" w:fill="auto"/>
          </w:tcPr>
          <w:p w14:paraId="0411F65D"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lastRenderedPageBreak/>
              <w:t>Lemarchand</w:t>
            </w:r>
            <w:proofErr w:type="spellEnd"/>
            <w:r w:rsidRPr="007B2785">
              <w:rPr>
                <w:bCs/>
                <w:color w:val="000000" w:themeColor="text1"/>
                <w:sz w:val="16"/>
                <w:szCs w:val="16"/>
              </w:rPr>
              <w:t>, R. (1981). Chad: The Roots of Chaos. In Current history (1941) (Vol. 80, Number 470, pp. 414–438). Current History, Inc.</w:t>
            </w:r>
          </w:p>
          <w:p w14:paraId="4024F2E0" w14:textId="77777777" w:rsidR="00F20CC2" w:rsidRPr="007B2785" w:rsidRDefault="00F20CC2" w:rsidP="007B2785">
            <w:pPr>
              <w:spacing w:after="0"/>
              <w:rPr>
                <w:bCs/>
                <w:color w:val="000000" w:themeColor="text1"/>
                <w:sz w:val="16"/>
                <w:szCs w:val="16"/>
              </w:rPr>
            </w:pPr>
          </w:p>
          <w:p w14:paraId="648651D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DMC/ARB data</w:t>
            </w:r>
          </w:p>
        </w:tc>
        <w:tc>
          <w:tcPr>
            <w:tcW w:w="1843" w:type="dxa"/>
          </w:tcPr>
          <w:p w14:paraId="0FFE967A" w14:textId="77777777" w:rsidR="00F20CC2" w:rsidRPr="007B2785" w:rsidRDefault="00F20CC2" w:rsidP="007B2785">
            <w:pPr>
              <w:spacing w:after="0"/>
              <w:rPr>
                <w:bCs/>
                <w:color w:val="000000" w:themeColor="text1"/>
                <w:sz w:val="16"/>
                <w:szCs w:val="16"/>
              </w:rPr>
            </w:pPr>
          </w:p>
        </w:tc>
        <w:tc>
          <w:tcPr>
            <w:tcW w:w="1985" w:type="dxa"/>
          </w:tcPr>
          <w:p w14:paraId="1921037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 March 1979, at the time of a brief ceasefire, the OAU estimated about 100,000 people displaced by the conflict, alongside ~5,500 fatalities (Azevedo, 1998, p. 105)</w:t>
            </w:r>
          </w:p>
          <w:p w14:paraId="228F720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academia.edu</w:t>
            </w:r>
          </w:p>
          <w:p w14:paraId="7416696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Continued factional fighting after 1979 caused further flight: between 1979 and 1982 an additional outflow of refugees brought the cumulative refugee total to about 185,000 by the early 1980s</w:t>
            </w:r>
          </w:p>
          <w:p w14:paraId="1AD6A61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uca.edu</w:t>
            </w:r>
          </w:p>
          <w:p w14:paraId="37AE2B4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Major host countries for Chadian refugees in this era were Cameroon (the largest share), Nigeria, Sudan, and Central African Republic, while internally many displaced remained in southern Chad until the conflict subsided. (Sources: Azevedo, 1998, p.105; GAO, 1983, p.9; IDMC/ARB data).</w:t>
            </w:r>
          </w:p>
        </w:tc>
      </w:tr>
      <w:tr w:rsidR="00F20CC2" w:rsidRPr="007B2785" w14:paraId="5F153747" w14:textId="77777777" w:rsidTr="00F20CC2">
        <w:tc>
          <w:tcPr>
            <w:tcW w:w="706" w:type="dxa"/>
            <w:vMerge/>
            <w:vAlign w:val="bottom"/>
          </w:tcPr>
          <w:p w14:paraId="73FC59F3" w14:textId="77777777" w:rsidR="00F20CC2" w:rsidRPr="007B2785" w:rsidRDefault="00F20CC2" w:rsidP="007B2785">
            <w:pPr>
              <w:spacing w:after="0"/>
              <w:rPr>
                <w:bCs/>
                <w:color w:val="000000" w:themeColor="text1"/>
                <w:sz w:val="16"/>
                <w:szCs w:val="16"/>
              </w:rPr>
            </w:pPr>
          </w:p>
        </w:tc>
        <w:tc>
          <w:tcPr>
            <w:tcW w:w="706" w:type="dxa"/>
          </w:tcPr>
          <w:p w14:paraId="3313A27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II</w:t>
            </w:r>
          </w:p>
        </w:tc>
        <w:tc>
          <w:tcPr>
            <w:tcW w:w="1134" w:type="dxa"/>
          </w:tcPr>
          <w:p w14:paraId="134D356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2005-10</w:t>
            </w:r>
          </w:p>
        </w:tc>
        <w:tc>
          <w:tcPr>
            <w:tcW w:w="992" w:type="dxa"/>
          </w:tcPr>
          <w:p w14:paraId="14069FC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200,000</w:t>
            </w:r>
          </w:p>
        </w:tc>
        <w:tc>
          <w:tcPr>
            <w:tcW w:w="992" w:type="dxa"/>
          </w:tcPr>
          <w:p w14:paraId="5D2BD28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University of Central Arkansas (n.d.) Dynamic Analysis of Dispute Management (DADM) Project, Chad 1960-Present. https://uca.edu/politicalscience/home/research-projects/dadm-project/sub-saharan-africa-region/72-</w:t>
            </w:r>
            <w:r w:rsidRPr="007B2785">
              <w:rPr>
                <w:bCs/>
                <w:color w:val="000000" w:themeColor="text1"/>
                <w:sz w:val="16"/>
                <w:szCs w:val="16"/>
              </w:rPr>
              <w:lastRenderedPageBreak/>
              <w:t>chad-1960-present/</w:t>
            </w:r>
          </w:p>
        </w:tc>
        <w:tc>
          <w:tcPr>
            <w:tcW w:w="993" w:type="dxa"/>
          </w:tcPr>
          <w:p w14:paraId="75388B50" w14:textId="77777777" w:rsidR="00F20CC2" w:rsidRPr="007B2785" w:rsidRDefault="00F20CC2" w:rsidP="007B2785">
            <w:pPr>
              <w:spacing w:after="0"/>
              <w:rPr>
                <w:bCs/>
                <w:strike/>
                <w:color w:val="000000" w:themeColor="text1"/>
                <w:sz w:val="16"/>
                <w:szCs w:val="16"/>
              </w:rPr>
            </w:pPr>
            <w:r w:rsidRPr="007B2785">
              <w:rPr>
                <w:bCs/>
                <w:strike/>
                <w:color w:val="000000" w:themeColor="text1"/>
                <w:sz w:val="16"/>
                <w:szCs w:val="16"/>
              </w:rPr>
              <w:lastRenderedPageBreak/>
              <w:t>451,000</w:t>
            </w:r>
          </w:p>
          <w:p w14:paraId="15456916" w14:textId="77777777" w:rsidR="00F20CC2" w:rsidRPr="007B2785" w:rsidRDefault="00F20CC2" w:rsidP="007B2785">
            <w:pPr>
              <w:spacing w:after="0"/>
              <w:rPr>
                <w:bCs/>
                <w:strike/>
                <w:color w:val="000000" w:themeColor="text1"/>
                <w:sz w:val="16"/>
                <w:szCs w:val="16"/>
              </w:rPr>
            </w:pPr>
          </w:p>
          <w:p w14:paraId="22DD2F8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(this estimate conflates 280,000 Darfuri/Sudanese refugees in Eastern Chad with 171,000 Chadian refugees)  </w:t>
            </w:r>
          </w:p>
          <w:p w14:paraId="1A764E21" w14:textId="77777777" w:rsidR="00F20CC2" w:rsidRPr="007B2785" w:rsidRDefault="00F20CC2" w:rsidP="007B2785">
            <w:pPr>
              <w:spacing w:after="0"/>
              <w:rPr>
                <w:bCs/>
                <w:color w:val="000000" w:themeColor="text1"/>
                <w:sz w:val="16"/>
                <w:szCs w:val="16"/>
              </w:rPr>
            </w:pPr>
          </w:p>
          <w:p w14:paraId="479FFEE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409,000</w:t>
            </w:r>
          </w:p>
          <w:p w14:paraId="60030FF4" w14:textId="77777777" w:rsidR="00F20CC2" w:rsidRPr="007B2785" w:rsidRDefault="00F20CC2" w:rsidP="007B2785">
            <w:pPr>
              <w:spacing w:after="0"/>
              <w:rPr>
                <w:bCs/>
                <w:color w:val="000000" w:themeColor="text1"/>
                <w:sz w:val="16"/>
                <w:szCs w:val="16"/>
              </w:rPr>
            </w:pPr>
          </w:p>
          <w:p w14:paraId="7087DF4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278D8641" w14:textId="77777777" w:rsidR="00F20CC2" w:rsidRPr="007B2785" w:rsidRDefault="00F20CC2" w:rsidP="007B2785">
            <w:pPr>
              <w:spacing w:after="0"/>
              <w:rPr>
                <w:bCs/>
                <w:color w:val="000000" w:themeColor="text1"/>
                <w:sz w:val="16"/>
                <w:szCs w:val="16"/>
              </w:rPr>
            </w:pPr>
          </w:p>
          <w:p w14:paraId="7B642EF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173,000 displaced, 236,000 refugees</w:t>
            </w:r>
          </w:p>
        </w:tc>
        <w:tc>
          <w:tcPr>
            <w:tcW w:w="1134" w:type="dxa"/>
          </w:tcPr>
          <w:p w14:paraId="4D6AEB9C" w14:textId="77777777" w:rsidR="00F20CC2" w:rsidRPr="007B2785" w:rsidRDefault="00F20CC2" w:rsidP="007B2785">
            <w:pPr>
              <w:spacing w:after="0"/>
              <w:rPr>
                <w:bCs/>
                <w:strike/>
                <w:color w:val="000000" w:themeColor="text1"/>
                <w:sz w:val="16"/>
                <w:szCs w:val="16"/>
              </w:rPr>
            </w:pPr>
            <w:r w:rsidRPr="007B2785">
              <w:rPr>
                <w:bCs/>
                <w:strike/>
                <w:color w:val="000000" w:themeColor="text1"/>
                <w:sz w:val="16"/>
                <w:szCs w:val="16"/>
              </w:rPr>
              <w:t>Various sources.</w:t>
            </w:r>
          </w:p>
          <w:p w14:paraId="19DDA1E8" w14:textId="77777777" w:rsidR="00F20CC2" w:rsidRPr="007B2785" w:rsidRDefault="00F20CC2" w:rsidP="007B2785">
            <w:pPr>
              <w:spacing w:after="0"/>
              <w:rPr>
                <w:bCs/>
                <w:strike/>
                <w:color w:val="000000" w:themeColor="text1"/>
                <w:sz w:val="16"/>
                <w:szCs w:val="16"/>
              </w:rPr>
            </w:pPr>
          </w:p>
          <w:p w14:paraId="6698F9C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Escola de </w:t>
            </w:r>
            <w:proofErr w:type="spellStart"/>
            <w:r w:rsidRPr="007B2785">
              <w:rPr>
                <w:bCs/>
                <w:color w:val="000000" w:themeColor="text1"/>
                <w:sz w:val="16"/>
                <w:szCs w:val="16"/>
              </w:rPr>
              <w:t>Cultura</w:t>
            </w:r>
            <w:proofErr w:type="spellEnd"/>
            <w:r w:rsidRPr="007B2785">
              <w:rPr>
                <w:bCs/>
                <w:color w:val="000000" w:themeColor="text1"/>
                <w:sz w:val="16"/>
                <w:szCs w:val="16"/>
              </w:rPr>
              <w:t xml:space="preserve"> de Pau. (2008). </w:t>
            </w:r>
            <w:proofErr w:type="spellStart"/>
            <w:r w:rsidRPr="007B2785">
              <w:rPr>
                <w:bCs/>
                <w:color w:val="000000" w:themeColor="text1"/>
                <w:sz w:val="16"/>
                <w:szCs w:val="16"/>
              </w:rPr>
              <w:t>Alerta</w:t>
            </w:r>
            <w:proofErr w:type="spellEnd"/>
            <w:r w:rsidRPr="007B2785">
              <w:rPr>
                <w:bCs/>
                <w:color w:val="000000" w:themeColor="text1"/>
                <w:sz w:val="16"/>
                <w:szCs w:val="16"/>
              </w:rPr>
              <w:t xml:space="preserve"> 2008! Informe </w:t>
            </w:r>
            <w:proofErr w:type="spellStart"/>
            <w:r w:rsidRPr="007B2785">
              <w:rPr>
                <w:bCs/>
                <w:color w:val="000000" w:themeColor="text1"/>
                <w:sz w:val="16"/>
                <w:szCs w:val="16"/>
              </w:rPr>
              <w:t>sobre</w:t>
            </w:r>
            <w:proofErr w:type="spellEnd"/>
            <w:r w:rsidRPr="007B2785">
              <w:rPr>
                <w:bCs/>
                <w:color w:val="000000" w:themeColor="text1"/>
                <w:sz w:val="16"/>
                <w:szCs w:val="16"/>
              </w:rPr>
              <w:t xml:space="preserve"> </w:t>
            </w:r>
            <w:proofErr w:type="spellStart"/>
            <w:r w:rsidRPr="007B2785">
              <w:rPr>
                <w:bCs/>
                <w:color w:val="000000" w:themeColor="text1"/>
                <w:sz w:val="16"/>
                <w:szCs w:val="16"/>
              </w:rPr>
              <w:t>conflictos</w:t>
            </w:r>
            <w:proofErr w:type="spellEnd"/>
            <w:r w:rsidRPr="007B2785">
              <w:rPr>
                <w:bCs/>
                <w:color w:val="000000" w:themeColor="text1"/>
                <w:sz w:val="16"/>
                <w:szCs w:val="16"/>
              </w:rPr>
              <w:t xml:space="preserve">, derechos </w:t>
            </w:r>
            <w:proofErr w:type="spellStart"/>
            <w:r w:rsidRPr="007B2785">
              <w:rPr>
                <w:bCs/>
                <w:color w:val="000000" w:themeColor="text1"/>
                <w:sz w:val="16"/>
                <w:szCs w:val="16"/>
              </w:rPr>
              <w:t>humanos</w:t>
            </w:r>
            <w:proofErr w:type="spellEnd"/>
            <w:r w:rsidRPr="007B2785">
              <w:rPr>
                <w:bCs/>
                <w:color w:val="000000" w:themeColor="text1"/>
                <w:sz w:val="16"/>
                <w:szCs w:val="16"/>
              </w:rPr>
              <w:t xml:space="preserve"> y </w:t>
            </w:r>
            <w:proofErr w:type="spellStart"/>
            <w:r w:rsidRPr="007B2785">
              <w:rPr>
                <w:bCs/>
                <w:color w:val="000000" w:themeColor="text1"/>
                <w:sz w:val="16"/>
                <w:szCs w:val="16"/>
              </w:rPr>
              <w:t>construcción</w:t>
            </w:r>
            <w:proofErr w:type="spellEnd"/>
            <w:r w:rsidRPr="007B2785">
              <w:rPr>
                <w:bCs/>
                <w:color w:val="000000" w:themeColor="text1"/>
                <w:sz w:val="16"/>
                <w:szCs w:val="16"/>
              </w:rPr>
              <w:t xml:space="preserve"> de </w:t>
            </w:r>
            <w:proofErr w:type="spellStart"/>
            <w:r w:rsidRPr="007B2785">
              <w:rPr>
                <w:bCs/>
                <w:color w:val="000000" w:themeColor="text1"/>
                <w:sz w:val="16"/>
                <w:szCs w:val="16"/>
              </w:rPr>
              <w:t>paz</w:t>
            </w:r>
            <w:proofErr w:type="spellEnd"/>
            <w:r w:rsidRPr="007B2785">
              <w:rPr>
                <w:bCs/>
                <w:color w:val="000000" w:themeColor="text1"/>
                <w:sz w:val="16"/>
                <w:szCs w:val="16"/>
              </w:rPr>
              <w:t>. Icaria Editorial. https://web.archive.org/web/20120201075635/http://escolapau.uab.cat/img/programas/procesos/08anuarie.pdf</w:t>
            </w:r>
          </w:p>
          <w:p w14:paraId="15B31F7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(pg. 58)</w:t>
            </w:r>
          </w:p>
        </w:tc>
        <w:tc>
          <w:tcPr>
            <w:tcW w:w="1701" w:type="dxa"/>
            <w:shd w:val="pct10" w:color="auto" w:fill="auto"/>
          </w:tcPr>
          <w:p w14:paraId="13CBA9D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230,000–240,000</w:t>
            </w:r>
          </w:p>
          <w:p w14:paraId="074090FA" w14:textId="77777777" w:rsidR="00F20CC2" w:rsidRPr="007B2785" w:rsidRDefault="00F20CC2" w:rsidP="007B2785">
            <w:pPr>
              <w:spacing w:after="0"/>
              <w:rPr>
                <w:bCs/>
                <w:color w:val="000000" w:themeColor="text1"/>
                <w:sz w:val="16"/>
                <w:szCs w:val="16"/>
              </w:rPr>
            </w:pPr>
          </w:p>
          <w:p w14:paraId="53068CC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3D54875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185,000 IDPs in eastern camps (1/5 people in the conflict-affected eastern zones displaced at peak);</w:t>
            </w:r>
          </w:p>
          <w:p w14:paraId="6ED8D98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t>
            </w:r>
          </w:p>
          <w:p w14:paraId="101E612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55,000 refugees in neighboring countries, 45,000</w:t>
            </w:r>
          </w:p>
          <w:p w14:paraId="788286F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of whom in Sudan (IDMC, 2010, p.4)</w:t>
            </w:r>
          </w:p>
          <w:p w14:paraId="42806B20" w14:textId="77777777" w:rsidR="00F20CC2" w:rsidRPr="007B2785" w:rsidRDefault="00F20CC2" w:rsidP="007B2785">
            <w:pPr>
              <w:spacing w:after="0"/>
              <w:rPr>
                <w:bCs/>
                <w:color w:val="000000" w:themeColor="text1"/>
                <w:sz w:val="16"/>
                <w:szCs w:val="16"/>
              </w:rPr>
            </w:pPr>
          </w:p>
          <w:p w14:paraId="539A89D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30,000 in early 2008, a major spike, fleeing rebel attacks on N’Djamena, fled into Cameroon (UNHCR 2008)</w:t>
            </w:r>
          </w:p>
          <w:p w14:paraId="6AA79197" w14:textId="77777777" w:rsidR="00F20CC2" w:rsidRPr="007B2785" w:rsidRDefault="00F20CC2" w:rsidP="007B2785">
            <w:pPr>
              <w:spacing w:after="0"/>
              <w:rPr>
                <w:bCs/>
                <w:color w:val="000000" w:themeColor="text1"/>
                <w:sz w:val="16"/>
                <w:szCs w:val="16"/>
              </w:rPr>
            </w:pPr>
          </w:p>
        </w:tc>
        <w:tc>
          <w:tcPr>
            <w:tcW w:w="1842" w:type="dxa"/>
            <w:shd w:val="pct10" w:color="auto" w:fill="auto"/>
          </w:tcPr>
          <w:p w14:paraId="39893170" w14:textId="77777777" w:rsidR="00F20CC2" w:rsidRPr="007B2785" w:rsidRDefault="00F20CC2" w:rsidP="007B2785">
            <w:pPr>
              <w:spacing w:after="0"/>
              <w:rPr>
                <w:bCs/>
                <w:color w:val="000000" w:themeColor="text1"/>
                <w:sz w:val="16"/>
                <w:szCs w:val="16"/>
              </w:rPr>
            </w:pPr>
          </w:p>
          <w:p w14:paraId="5F3A588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UNHCR. (2008, Feb. 15). Chad: UNHCR very disturbed by block on Darfur refugee relocation – UNHCR Briefing Note.</w:t>
            </w:r>
          </w:p>
          <w:p w14:paraId="5C62E76B" w14:textId="77777777" w:rsidR="00F20CC2" w:rsidRPr="007B2785" w:rsidRDefault="00F20CC2" w:rsidP="007B2785">
            <w:pPr>
              <w:spacing w:after="0"/>
              <w:rPr>
                <w:bCs/>
                <w:color w:val="000000" w:themeColor="text1"/>
                <w:sz w:val="16"/>
                <w:szCs w:val="16"/>
              </w:rPr>
            </w:pPr>
          </w:p>
          <w:p w14:paraId="5954CC6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 Internal Displacement Monitoring Centre (IDMC). (2010). National Outrage: Violence against internally displaced women and girls in eastern Chad (Summary Report), pp. 4–5</w:t>
            </w:r>
          </w:p>
          <w:p w14:paraId="2533B2FD" w14:textId="77777777" w:rsidR="00F20CC2" w:rsidRPr="007B2785" w:rsidRDefault="00F20CC2" w:rsidP="007B2785">
            <w:pPr>
              <w:spacing w:after="0"/>
              <w:rPr>
                <w:bCs/>
                <w:color w:val="000000" w:themeColor="text1"/>
                <w:sz w:val="16"/>
                <w:szCs w:val="16"/>
              </w:rPr>
            </w:pPr>
          </w:p>
          <w:p w14:paraId="4B6666A1" w14:textId="77777777" w:rsidR="00F20CC2" w:rsidRPr="007B2785" w:rsidRDefault="00F20CC2" w:rsidP="007B2785">
            <w:pPr>
              <w:spacing w:after="0"/>
              <w:rPr>
                <w:bCs/>
                <w:color w:val="000000" w:themeColor="text1"/>
                <w:sz w:val="16"/>
                <w:szCs w:val="16"/>
              </w:rPr>
            </w:pPr>
          </w:p>
        </w:tc>
        <w:tc>
          <w:tcPr>
            <w:tcW w:w="1843" w:type="dxa"/>
          </w:tcPr>
          <w:p w14:paraId="327C1CB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172,600 IDPs+ 45,000 refugees to Darfur</w:t>
            </w:r>
          </w:p>
          <w:p w14:paraId="5E662D02" w14:textId="77777777" w:rsidR="00F20CC2" w:rsidRPr="007B2785" w:rsidRDefault="00F20CC2" w:rsidP="007B2785">
            <w:pPr>
              <w:spacing w:after="0"/>
              <w:rPr>
                <w:bCs/>
                <w:color w:val="000000" w:themeColor="text1"/>
                <w:sz w:val="16"/>
                <w:szCs w:val="16"/>
              </w:rPr>
            </w:pPr>
          </w:p>
          <w:p w14:paraId="10D99D1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UNHCR/IDMC. (2007). Data on Chadian IDPs and refugees in IDMC report “Trapped between civil conflict and Sudan’s Darfur crisis,” p. 11</w:t>
            </w:r>
          </w:p>
          <w:p w14:paraId="076C3C66" w14:textId="77777777" w:rsidR="00F20CC2" w:rsidRPr="007B2785" w:rsidRDefault="00F20CC2" w:rsidP="007B2785">
            <w:pPr>
              <w:spacing w:after="0"/>
              <w:rPr>
                <w:bCs/>
                <w:color w:val="000000" w:themeColor="text1"/>
                <w:sz w:val="16"/>
                <w:szCs w:val="16"/>
              </w:rPr>
            </w:pPr>
          </w:p>
          <w:p w14:paraId="5E55BBA4" w14:textId="77777777" w:rsidR="00F20CC2" w:rsidRPr="007B2785" w:rsidRDefault="00F20CC2" w:rsidP="007B2785">
            <w:pPr>
              <w:spacing w:after="0"/>
              <w:rPr>
                <w:bCs/>
                <w:color w:val="000000" w:themeColor="text1"/>
                <w:sz w:val="16"/>
                <w:szCs w:val="16"/>
              </w:rPr>
            </w:pPr>
          </w:p>
        </w:tc>
        <w:tc>
          <w:tcPr>
            <w:tcW w:w="1985" w:type="dxa"/>
          </w:tcPr>
          <w:p w14:paraId="1A0C715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Peak April 2008 </w:t>
            </w:r>
          </w:p>
          <w:p w14:paraId="6A64427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~185,000 IDPs and tens of thousands of refugees abroad</w:t>
            </w:r>
          </w:p>
          <w:p w14:paraId="23568362" w14:textId="77777777" w:rsidR="00F20CC2" w:rsidRPr="007B2785" w:rsidRDefault="00F20CC2" w:rsidP="007B2785">
            <w:pPr>
              <w:spacing w:after="0"/>
              <w:rPr>
                <w:bCs/>
                <w:color w:val="000000" w:themeColor="text1"/>
                <w:sz w:val="16"/>
                <w:szCs w:val="16"/>
              </w:rPr>
            </w:pPr>
          </w:p>
          <w:p w14:paraId="48FB0A4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By the end of 2010, the total still stood around 225,000 (roughly 170k IDPs + 55k refugees).</w:t>
            </w:r>
          </w:p>
          <w:p w14:paraId="61C58700" w14:textId="77777777" w:rsidR="00F20CC2" w:rsidRPr="007B2785" w:rsidRDefault="00F20CC2" w:rsidP="007B2785">
            <w:pPr>
              <w:spacing w:after="0"/>
              <w:rPr>
                <w:bCs/>
                <w:color w:val="000000" w:themeColor="text1"/>
                <w:sz w:val="16"/>
                <w:szCs w:val="16"/>
              </w:rPr>
            </w:pPr>
          </w:p>
          <w:p w14:paraId="71D902F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Waning after 2010</w:t>
            </w:r>
          </w:p>
          <w:p w14:paraId="2D5369CA" w14:textId="77777777" w:rsidR="00F20CC2" w:rsidRPr="007B2785" w:rsidRDefault="00F20CC2" w:rsidP="007B2785">
            <w:pPr>
              <w:spacing w:after="0"/>
              <w:rPr>
                <w:bCs/>
                <w:color w:val="000000" w:themeColor="text1"/>
                <w:sz w:val="16"/>
                <w:szCs w:val="16"/>
              </w:rPr>
            </w:pPr>
          </w:p>
          <w:p w14:paraId="740E3CB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Internal Displacement Monitoring Centre (IDMC). (2010). National Outrage: Violence against internally displaced women and girls in eastern Chad (Summary Report), pp. 4–5</w:t>
            </w:r>
          </w:p>
          <w:p w14:paraId="613C9D4F" w14:textId="77777777" w:rsidR="00F20CC2" w:rsidRPr="007B2785" w:rsidRDefault="00F20CC2" w:rsidP="007B2785">
            <w:pPr>
              <w:spacing w:after="0"/>
              <w:rPr>
                <w:bCs/>
                <w:color w:val="000000" w:themeColor="text1"/>
                <w:sz w:val="16"/>
                <w:szCs w:val="16"/>
              </w:rPr>
            </w:pPr>
          </w:p>
          <w:p w14:paraId="5EC5A343" w14:textId="3CD6C832"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skyrocketed from virtually zero in 2005 to well over 100,000 within two years. By mid-2007, UNHCR </w:t>
            </w:r>
            <w:r w:rsidRPr="007B2785">
              <w:rPr>
                <w:bCs/>
                <w:color w:val="000000" w:themeColor="text1"/>
                <w:sz w:val="16"/>
                <w:szCs w:val="16"/>
              </w:rPr>
              <w:lastRenderedPageBreak/>
              <w:t>estimated around 172,600 Chadians were internally displaced in the eastern provinces bordering Darfur (UNHCR, 2007, cited in IDMC)</w:t>
            </w:r>
          </w:p>
        </w:tc>
      </w:tr>
      <w:tr w:rsidR="00F20CC2" w:rsidRPr="007B2785" w14:paraId="244FD95C" w14:textId="77777777" w:rsidTr="00F67B22">
        <w:trPr>
          <w:trHeight w:val="60"/>
        </w:trPr>
        <w:tc>
          <w:tcPr>
            <w:tcW w:w="1412" w:type="dxa"/>
            <w:gridSpan w:val="2"/>
          </w:tcPr>
          <w:p w14:paraId="4BF674E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Cambodia Pol Pot and Civil War</w:t>
            </w:r>
          </w:p>
          <w:p w14:paraId="48EEF6FD" w14:textId="77777777" w:rsidR="00F20CC2" w:rsidRPr="007B2785" w:rsidRDefault="00F20CC2" w:rsidP="007B2785">
            <w:pPr>
              <w:spacing w:after="0"/>
              <w:rPr>
                <w:bCs/>
                <w:color w:val="000000" w:themeColor="text1"/>
                <w:sz w:val="16"/>
                <w:szCs w:val="16"/>
              </w:rPr>
            </w:pPr>
          </w:p>
          <w:p w14:paraId="12862F8A" w14:textId="77777777" w:rsidR="00F20CC2" w:rsidRPr="007B2785" w:rsidRDefault="00F20CC2" w:rsidP="007B2785">
            <w:pPr>
              <w:spacing w:after="0"/>
              <w:rPr>
                <w:bCs/>
                <w:color w:val="000000" w:themeColor="text1"/>
                <w:sz w:val="16"/>
                <w:szCs w:val="16"/>
              </w:rPr>
            </w:pPr>
          </w:p>
        </w:tc>
        <w:tc>
          <w:tcPr>
            <w:tcW w:w="1134" w:type="dxa"/>
          </w:tcPr>
          <w:p w14:paraId="40DA7CA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1975-97</w:t>
            </w:r>
          </w:p>
        </w:tc>
        <w:tc>
          <w:tcPr>
            <w:tcW w:w="992" w:type="dxa"/>
          </w:tcPr>
          <w:p w14:paraId="18EBE88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218,000 – 268,000</w:t>
            </w:r>
          </w:p>
          <w:p w14:paraId="2D4389A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[1975-9]</w:t>
            </w:r>
          </w:p>
          <w:p w14:paraId="1304E859" w14:textId="77777777" w:rsidR="00F20CC2" w:rsidRPr="007B2785" w:rsidRDefault="00F20CC2" w:rsidP="007B2785">
            <w:pPr>
              <w:spacing w:after="0"/>
              <w:rPr>
                <w:bCs/>
                <w:color w:val="000000" w:themeColor="text1"/>
                <w:sz w:val="16"/>
                <w:szCs w:val="16"/>
              </w:rPr>
            </w:pPr>
          </w:p>
          <w:p w14:paraId="3E524A8A" w14:textId="77777777" w:rsidR="00F20CC2" w:rsidRPr="007B2785" w:rsidRDefault="00F20CC2" w:rsidP="007B2785">
            <w:pPr>
              <w:spacing w:after="0"/>
              <w:rPr>
                <w:bCs/>
                <w:color w:val="000000" w:themeColor="text1"/>
                <w:sz w:val="16"/>
                <w:szCs w:val="16"/>
              </w:rPr>
            </w:pPr>
          </w:p>
          <w:p w14:paraId="7602706A" w14:textId="77777777" w:rsidR="00F20CC2" w:rsidRPr="007B2785" w:rsidRDefault="00F20CC2" w:rsidP="007B2785">
            <w:pPr>
              <w:spacing w:after="0"/>
              <w:rPr>
                <w:bCs/>
                <w:color w:val="000000" w:themeColor="text1"/>
                <w:sz w:val="16"/>
                <w:szCs w:val="16"/>
              </w:rPr>
            </w:pPr>
          </w:p>
          <w:p w14:paraId="569F7C01" w14:textId="77777777" w:rsidR="00F20CC2" w:rsidRPr="007B2785" w:rsidRDefault="00F20CC2" w:rsidP="007B2785">
            <w:pPr>
              <w:spacing w:after="0"/>
              <w:rPr>
                <w:bCs/>
                <w:color w:val="000000" w:themeColor="text1"/>
                <w:sz w:val="16"/>
                <w:szCs w:val="16"/>
              </w:rPr>
            </w:pPr>
          </w:p>
          <w:p w14:paraId="3F6528FA" w14:textId="77777777" w:rsidR="00F20CC2" w:rsidRPr="007B2785" w:rsidRDefault="00F20CC2" w:rsidP="007B2785">
            <w:pPr>
              <w:spacing w:after="0"/>
              <w:rPr>
                <w:bCs/>
                <w:color w:val="000000" w:themeColor="text1"/>
                <w:sz w:val="16"/>
                <w:szCs w:val="16"/>
              </w:rPr>
            </w:pPr>
          </w:p>
          <w:p w14:paraId="26E1C6E7" w14:textId="77777777" w:rsidR="00F20CC2" w:rsidRPr="007B2785" w:rsidRDefault="00F20CC2" w:rsidP="007B2785">
            <w:pPr>
              <w:spacing w:after="0"/>
              <w:rPr>
                <w:bCs/>
                <w:color w:val="000000" w:themeColor="text1"/>
                <w:sz w:val="16"/>
                <w:szCs w:val="16"/>
              </w:rPr>
            </w:pPr>
          </w:p>
          <w:p w14:paraId="3E985BB8" w14:textId="77777777" w:rsidR="00F20CC2" w:rsidRPr="007B2785" w:rsidRDefault="00F20CC2" w:rsidP="007B2785">
            <w:pPr>
              <w:spacing w:after="0"/>
              <w:rPr>
                <w:bCs/>
                <w:color w:val="000000" w:themeColor="text1"/>
                <w:sz w:val="16"/>
                <w:szCs w:val="16"/>
              </w:rPr>
            </w:pPr>
          </w:p>
          <w:p w14:paraId="7603667A" w14:textId="77777777" w:rsidR="00F20CC2" w:rsidRPr="007B2785" w:rsidRDefault="00F20CC2" w:rsidP="007B2785">
            <w:pPr>
              <w:spacing w:after="0"/>
              <w:rPr>
                <w:bCs/>
                <w:color w:val="000000" w:themeColor="text1"/>
                <w:sz w:val="16"/>
                <w:szCs w:val="16"/>
              </w:rPr>
            </w:pPr>
          </w:p>
          <w:p w14:paraId="7B7F3ED8" w14:textId="77777777" w:rsidR="00F20CC2" w:rsidRPr="007B2785" w:rsidRDefault="00F20CC2" w:rsidP="007B2785">
            <w:pPr>
              <w:spacing w:after="0"/>
              <w:rPr>
                <w:bCs/>
                <w:color w:val="000000" w:themeColor="text1"/>
                <w:sz w:val="16"/>
                <w:szCs w:val="16"/>
              </w:rPr>
            </w:pPr>
          </w:p>
          <w:p w14:paraId="5B9ACD4B" w14:textId="77777777" w:rsidR="00F20CC2" w:rsidRPr="007B2785" w:rsidRDefault="00F20CC2" w:rsidP="007B2785">
            <w:pPr>
              <w:spacing w:after="0"/>
              <w:rPr>
                <w:bCs/>
                <w:color w:val="000000" w:themeColor="text1"/>
                <w:sz w:val="16"/>
                <w:szCs w:val="16"/>
              </w:rPr>
            </w:pPr>
          </w:p>
          <w:p w14:paraId="5CC29494" w14:textId="77777777" w:rsidR="00F20CC2" w:rsidRPr="007B2785" w:rsidRDefault="00F20CC2" w:rsidP="007B2785">
            <w:pPr>
              <w:spacing w:after="0"/>
              <w:rPr>
                <w:bCs/>
                <w:color w:val="000000" w:themeColor="text1"/>
                <w:sz w:val="16"/>
                <w:szCs w:val="16"/>
              </w:rPr>
            </w:pPr>
          </w:p>
          <w:p w14:paraId="2FCAE5E8" w14:textId="77777777" w:rsidR="00F20CC2" w:rsidRPr="007B2785" w:rsidRDefault="00F20CC2" w:rsidP="007B2785">
            <w:pPr>
              <w:spacing w:after="0"/>
              <w:rPr>
                <w:bCs/>
                <w:color w:val="000000" w:themeColor="text1"/>
                <w:sz w:val="16"/>
                <w:szCs w:val="16"/>
              </w:rPr>
            </w:pPr>
          </w:p>
          <w:p w14:paraId="15E2BD97" w14:textId="77777777" w:rsidR="00F20CC2" w:rsidRPr="007B2785" w:rsidRDefault="00F20CC2" w:rsidP="007B2785">
            <w:pPr>
              <w:spacing w:after="0"/>
              <w:rPr>
                <w:bCs/>
                <w:color w:val="000000" w:themeColor="text1"/>
                <w:sz w:val="16"/>
                <w:szCs w:val="16"/>
              </w:rPr>
            </w:pPr>
          </w:p>
          <w:p w14:paraId="36900832" w14:textId="77777777" w:rsidR="00F20CC2" w:rsidRPr="007B2785" w:rsidRDefault="00F20CC2" w:rsidP="007B2785">
            <w:pPr>
              <w:spacing w:after="0"/>
              <w:rPr>
                <w:bCs/>
                <w:color w:val="000000" w:themeColor="text1"/>
                <w:sz w:val="16"/>
                <w:szCs w:val="16"/>
              </w:rPr>
            </w:pPr>
          </w:p>
          <w:p w14:paraId="4E9744CC" w14:textId="77777777" w:rsidR="00F20CC2" w:rsidRPr="007B2785" w:rsidRDefault="00F20CC2" w:rsidP="007B2785">
            <w:pPr>
              <w:spacing w:after="0"/>
              <w:rPr>
                <w:bCs/>
                <w:color w:val="000000" w:themeColor="text1"/>
                <w:sz w:val="16"/>
                <w:szCs w:val="16"/>
              </w:rPr>
            </w:pPr>
          </w:p>
          <w:p w14:paraId="1C372FC3" w14:textId="77777777" w:rsidR="00F20CC2" w:rsidRPr="007B2785" w:rsidRDefault="00F20CC2" w:rsidP="007B2785">
            <w:pPr>
              <w:spacing w:after="0"/>
              <w:rPr>
                <w:bCs/>
                <w:color w:val="000000" w:themeColor="text1"/>
                <w:sz w:val="16"/>
                <w:szCs w:val="16"/>
              </w:rPr>
            </w:pPr>
          </w:p>
          <w:p w14:paraId="0C3003AA" w14:textId="77777777" w:rsidR="00F20CC2" w:rsidRPr="007B2785" w:rsidRDefault="00F20CC2" w:rsidP="007B2785">
            <w:pPr>
              <w:spacing w:after="0"/>
              <w:rPr>
                <w:bCs/>
                <w:color w:val="000000" w:themeColor="text1"/>
                <w:sz w:val="16"/>
                <w:szCs w:val="16"/>
              </w:rPr>
            </w:pPr>
          </w:p>
          <w:p w14:paraId="2F8639DE" w14:textId="77777777" w:rsidR="00F20CC2" w:rsidRPr="007B2785" w:rsidRDefault="00F20CC2" w:rsidP="007B2785">
            <w:pPr>
              <w:spacing w:after="0"/>
              <w:rPr>
                <w:bCs/>
                <w:color w:val="000000" w:themeColor="text1"/>
                <w:sz w:val="16"/>
                <w:szCs w:val="16"/>
              </w:rPr>
            </w:pPr>
          </w:p>
          <w:p w14:paraId="4B66BC1C" w14:textId="77777777" w:rsidR="00F20CC2" w:rsidRPr="007B2785" w:rsidRDefault="00F20CC2" w:rsidP="007B2785">
            <w:pPr>
              <w:spacing w:after="0"/>
              <w:rPr>
                <w:bCs/>
                <w:color w:val="000000" w:themeColor="text1"/>
                <w:sz w:val="16"/>
                <w:szCs w:val="16"/>
              </w:rPr>
            </w:pPr>
          </w:p>
          <w:p w14:paraId="3F4B5C6F" w14:textId="77777777" w:rsidR="00F20CC2" w:rsidRPr="007B2785" w:rsidRDefault="00F20CC2" w:rsidP="007B2785">
            <w:pPr>
              <w:spacing w:after="0"/>
              <w:rPr>
                <w:bCs/>
                <w:color w:val="000000" w:themeColor="text1"/>
                <w:sz w:val="16"/>
                <w:szCs w:val="16"/>
              </w:rPr>
            </w:pPr>
          </w:p>
          <w:p w14:paraId="4925D522" w14:textId="77777777" w:rsidR="00F20CC2" w:rsidRPr="007B2785" w:rsidRDefault="00F20CC2" w:rsidP="007B2785">
            <w:pPr>
              <w:spacing w:after="0"/>
              <w:rPr>
                <w:bCs/>
                <w:color w:val="000000" w:themeColor="text1"/>
                <w:sz w:val="16"/>
                <w:szCs w:val="16"/>
              </w:rPr>
            </w:pPr>
          </w:p>
          <w:p w14:paraId="4B6E45C7" w14:textId="77777777" w:rsidR="00F20CC2" w:rsidRPr="007B2785" w:rsidRDefault="00F20CC2" w:rsidP="007B2785">
            <w:pPr>
              <w:spacing w:after="0"/>
              <w:rPr>
                <w:bCs/>
                <w:color w:val="000000" w:themeColor="text1"/>
                <w:sz w:val="16"/>
                <w:szCs w:val="16"/>
              </w:rPr>
            </w:pPr>
          </w:p>
          <w:p w14:paraId="6077C79F" w14:textId="77777777" w:rsidR="00F20CC2" w:rsidRPr="007B2785" w:rsidRDefault="00F20CC2" w:rsidP="007B2785">
            <w:pPr>
              <w:spacing w:after="0"/>
              <w:rPr>
                <w:bCs/>
                <w:color w:val="000000" w:themeColor="text1"/>
                <w:sz w:val="16"/>
                <w:szCs w:val="16"/>
              </w:rPr>
            </w:pPr>
          </w:p>
          <w:p w14:paraId="6E3200EA" w14:textId="77777777" w:rsidR="00F20CC2" w:rsidRPr="007B2785" w:rsidRDefault="00F20CC2" w:rsidP="007B2785">
            <w:pPr>
              <w:spacing w:after="0"/>
              <w:rPr>
                <w:bCs/>
                <w:color w:val="000000" w:themeColor="text1"/>
                <w:sz w:val="16"/>
                <w:szCs w:val="16"/>
              </w:rPr>
            </w:pPr>
          </w:p>
          <w:p w14:paraId="0F5A0F44" w14:textId="77777777" w:rsidR="00F20CC2" w:rsidRPr="007B2785" w:rsidRDefault="00F20CC2" w:rsidP="007B2785">
            <w:pPr>
              <w:spacing w:after="0"/>
              <w:rPr>
                <w:bCs/>
                <w:color w:val="000000" w:themeColor="text1"/>
                <w:sz w:val="16"/>
                <w:szCs w:val="16"/>
              </w:rPr>
            </w:pPr>
          </w:p>
        </w:tc>
        <w:tc>
          <w:tcPr>
            <w:tcW w:w="992" w:type="dxa"/>
          </w:tcPr>
          <w:p w14:paraId="0D0859BB" w14:textId="77777777" w:rsidR="00F20CC2" w:rsidRPr="007B2785" w:rsidRDefault="00F20CC2" w:rsidP="007B2785">
            <w:pPr>
              <w:spacing w:after="0"/>
              <w:rPr>
                <w:bCs/>
                <w:color w:val="000000" w:themeColor="text1"/>
                <w:sz w:val="16"/>
                <w:szCs w:val="16"/>
              </w:rPr>
            </w:pPr>
          </w:p>
          <w:p w14:paraId="14670CFD"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Tabeau</w:t>
            </w:r>
            <w:proofErr w:type="spellEnd"/>
            <w:r w:rsidRPr="007B2785">
              <w:rPr>
                <w:bCs/>
                <w:color w:val="000000" w:themeColor="text1"/>
                <w:sz w:val="16"/>
                <w:szCs w:val="16"/>
              </w:rPr>
              <w:t xml:space="preserve">, </w:t>
            </w:r>
          </w:p>
          <w:p w14:paraId="506A064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E., and T. </w:t>
            </w:r>
            <w:proofErr w:type="spellStart"/>
            <w:r w:rsidRPr="007B2785">
              <w:rPr>
                <w:bCs/>
                <w:color w:val="000000" w:themeColor="text1"/>
                <w:sz w:val="16"/>
                <w:szCs w:val="16"/>
              </w:rPr>
              <w:t>Khem</w:t>
            </w:r>
            <w:proofErr w:type="spellEnd"/>
            <w:r w:rsidRPr="007B2785">
              <w:rPr>
                <w:bCs/>
                <w:color w:val="000000" w:themeColor="text1"/>
                <w:sz w:val="16"/>
                <w:szCs w:val="16"/>
              </w:rPr>
              <w:t xml:space="preserve">. (2009) “Khmer Rouge Victims in Cambodia, April 1975–January 1979: A Critical Assessment of Major Estimates,” Office of the Co-Investigative Judges, Extraordinary Chambers in the Courts of Cambodia. </w:t>
            </w:r>
          </w:p>
          <w:p w14:paraId="0E7F8665" w14:textId="77777777" w:rsidR="00F20CC2" w:rsidRPr="007B2785" w:rsidRDefault="00F20CC2" w:rsidP="007B2785">
            <w:pPr>
              <w:spacing w:after="0"/>
              <w:rPr>
                <w:bCs/>
                <w:color w:val="000000" w:themeColor="text1"/>
                <w:sz w:val="16"/>
                <w:szCs w:val="16"/>
              </w:rPr>
            </w:pPr>
          </w:p>
          <w:p w14:paraId="4D5397CC" w14:textId="77777777" w:rsidR="00F20CC2" w:rsidRPr="007B2785" w:rsidRDefault="00F20CC2" w:rsidP="007B2785">
            <w:pPr>
              <w:spacing w:after="0"/>
              <w:rPr>
                <w:bCs/>
                <w:color w:val="000000" w:themeColor="text1"/>
                <w:sz w:val="16"/>
                <w:szCs w:val="16"/>
              </w:rPr>
            </w:pPr>
          </w:p>
        </w:tc>
        <w:tc>
          <w:tcPr>
            <w:tcW w:w="993" w:type="dxa"/>
          </w:tcPr>
          <w:p w14:paraId="1AF3556A" w14:textId="77777777" w:rsidR="00F20CC2" w:rsidRPr="007B2785" w:rsidRDefault="00F20CC2" w:rsidP="007B2785">
            <w:pPr>
              <w:spacing w:after="0"/>
              <w:rPr>
                <w:bCs/>
                <w:color w:val="000000" w:themeColor="text1"/>
                <w:sz w:val="16"/>
                <w:szCs w:val="16"/>
              </w:rPr>
            </w:pPr>
          </w:p>
          <w:p w14:paraId="042070F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5.6 million</w:t>
            </w:r>
          </w:p>
          <w:p w14:paraId="6B9B7D90" w14:textId="77777777" w:rsidR="00F20CC2" w:rsidRPr="007B2785" w:rsidRDefault="00F20CC2" w:rsidP="007B2785">
            <w:pPr>
              <w:spacing w:after="0"/>
              <w:rPr>
                <w:bCs/>
                <w:color w:val="000000" w:themeColor="text1"/>
                <w:sz w:val="16"/>
                <w:szCs w:val="16"/>
              </w:rPr>
            </w:pPr>
          </w:p>
          <w:p w14:paraId="472CED7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219F5E61" w14:textId="77777777" w:rsidR="00F20CC2" w:rsidRPr="007B2785" w:rsidRDefault="00F20CC2" w:rsidP="007B2785">
            <w:pPr>
              <w:spacing w:after="0"/>
              <w:rPr>
                <w:bCs/>
                <w:color w:val="000000" w:themeColor="text1"/>
                <w:sz w:val="16"/>
                <w:szCs w:val="16"/>
              </w:rPr>
            </w:pPr>
          </w:p>
          <w:p w14:paraId="79F468C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70-80% of 7 million </w:t>
            </w:r>
            <w:proofErr w:type="spellStart"/>
            <w:r w:rsidRPr="007B2785">
              <w:rPr>
                <w:bCs/>
                <w:color w:val="000000" w:themeColor="text1"/>
                <w:sz w:val="16"/>
                <w:szCs w:val="16"/>
              </w:rPr>
              <w:t>populaition</w:t>
            </w:r>
            <w:proofErr w:type="spellEnd"/>
            <w:r w:rsidRPr="007B2785">
              <w:rPr>
                <w:bCs/>
                <w:color w:val="000000" w:themeColor="text1"/>
                <w:sz w:val="16"/>
                <w:szCs w:val="16"/>
              </w:rPr>
              <w:t xml:space="preserve"> that was enslaved </w:t>
            </w:r>
          </w:p>
          <w:p w14:paraId="3064ADA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Through collectivization, </w:t>
            </w:r>
            <w:proofErr w:type="gramStart"/>
            <w:r w:rsidRPr="007B2785">
              <w:rPr>
                <w:bCs/>
                <w:color w:val="000000" w:themeColor="text1"/>
                <w:sz w:val="16"/>
                <w:szCs w:val="16"/>
              </w:rPr>
              <w:t>hundreds</w:t>
            </w:r>
            <w:proofErr w:type="gramEnd"/>
            <w:r w:rsidRPr="007B2785">
              <w:rPr>
                <w:bCs/>
                <w:color w:val="000000" w:themeColor="text1"/>
                <w:sz w:val="16"/>
                <w:szCs w:val="16"/>
              </w:rPr>
              <w:t xml:space="preserve"> thousands more crossed border then and later</w:t>
            </w:r>
          </w:p>
        </w:tc>
        <w:tc>
          <w:tcPr>
            <w:tcW w:w="1134" w:type="dxa"/>
          </w:tcPr>
          <w:p w14:paraId="2167AAC7" w14:textId="77777777" w:rsidR="00F20CC2" w:rsidRPr="007B2785" w:rsidRDefault="00F20CC2" w:rsidP="007B2785">
            <w:pPr>
              <w:spacing w:after="0"/>
              <w:rPr>
                <w:bCs/>
                <w:color w:val="000000" w:themeColor="text1"/>
                <w:sz w:val="16"/>
                <w:szCs w:val="16"/>
              </w:rPr>
            </w:pPr>
          </w:p>
          <w:p w14:paraId="210F6179" w14:textId="77777777" w:rsidR="00F20CC2" w:rsidRPr="007B2785" w:rsidRDefault="00F20CC2" w:rsidP="007B2785">
            <w:pPr>
              <w:spacing w:after="0"/>
              <w:rPr>
                <w:bCs/>
                <w:color w:val="000000" w:themeColor="text1"/>
                <w:sz w:val="16"/>
                <w:szCs w:val="16"/>
              </w:rPr>
            </w:pPr>
          </w:p>
          <w:p w14:paraId="661B15E1" w14:textId="77777777" w:rsidR="00F20CC2" w:rsidRPr="007B2785" w:rsidRDefault="00F20CC2" w:rsidP="007B2785">
            <w:pPr>
              <w:spacing w:after="0"/>
              <w:rPr>
                <w:bCs/>
                <w:color w:val="000000" w:themeColor="text1"/>
                <w:sz w:val="16"/>
                <w:szCs w:val="16"/>
              </w:rPr>
            </w:pPr>
          </w:p>
          <w:p w14:paraId="3823380C"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Kiljunen</w:t>
            </w:r>
            <w:proofErr w:type="spellEnd"/>
            <w:r w:rsidRPr="007B2785">
              <w:rPr>
                <w:bCs/>
                <w:color w:val="000000" w:themeColor="text1"/>
                <w:sz w:val="16"/>
                <w:szCs w:val="16"/>
              </w:rPr>
              <w:t xml:space="preserve">, </w:t>
            </w:r>
            <w:proofErr w:type="gramStart"/>
            <w:r w:rsidRPr="007B2785">
              <w:rPr>
                <w:bCs/>
                <w:color w:val="000000" w:themeColor="text1"/>
                <w:sz w:val="16"/>
                <w:szCs w:val="16"/>
              </w:rPr>
              <w:t>K.,.</w:t>
            </w:r>
            <w:proofErr w:type="gramEnd"/>
            <w:r w:rsidRPr="007B2785">
              <w:rPr>
                <w:bCs/>
                <w:color w:val="000000" w:themeColor="text1"/>
                <w:sz w:val="16"/>
                <w:szCs w:val="16"/>
              </w:rPr>
              <w:t xml:space="preserve"> (1984). </w:t>
            </w:r>
            <w:r w:rsidRPr="007B2785">
              <w:rPr>
                <w:bCs/>
                <w:i/>
                <w:color w:val="000000" w:themeColor="text1"/>
                <w:sz w:val="16"/>
                <w:szCs w:val="16"/>
              </w:rPr>
              <w:t xml:space="preserve">Kampuchea, decade of the </w:t>
            </w:r>
            <w:proofErr w:type="gramStart"/>
            <w:r w:rsidRPr="007B2785">
              <w:rPr>
                <w:bCs/>
                <w:i/>
                <w:color w:val="000000" w:themeColor="text1"/>
                <w:sz w:val="16"/>
                <w:szCs w:val="16"/>
              </w:rPr>
              <w:t>genocide :</w:t>
            </w:r>
            <w:proofErr w:type="gramEnd"/>
            <w:r w:rsidRPr="007B2785">
              <w:rPr>
                <w:bCs/>
                <w:i/>
                <w:color w:val="000000" w:themeColor="text1"/>
                <w:sz w:val="16"/>
                <w:szCs w:val="16"/>
              </w:rPr>
              <w:t xml:space="preserve"> report of a Finnish inquiry commission</w:t>
            </w:r>
            <w:r w:rsidRPr="007B2785">
              <w:rPr>
                <w:bCs/>
                <w:color w:val="000000" w:themeColor="text1"/>
                <w:sz w:val="16"/>
                <w:szCs w:val="16"/>
              </w:rPr>
              <w:t xml:space="preserve">. Zed </w:t>
            </w:r>
            <w:proofErr w:type="gramStart"/>
            <w:r w:rsidRPr="007B2785">
              <w:rPr>
                <w:bCs/>
                <w:color w:val="000000" w:themeColor="text1"/>
                <w:sz w:val="16"/>
                <w:szCs w:val="16"/>
              </w:rPr>
              <w:t>Books ;</w:t>
            </w:r>
            <w:proofErr w:type="gramEnd"/>
            <w:r w:rsidRPr="007B2785">
              <w:rPr>
                <w:bCs/>
                <w:color w:val="000000" w:themeColor="text1"/>
                <w:sz w:val="16"/>
                <w:szCs w:val="16"/>
              </w:rPr>
              <w:t xml:space="preserve"> </w:t>
            </w:r>
            <w:proofErr w:type="spellStart"/>
            <w:r w:rsidRPr="007B2785">
              <w:rPr>
                <w:bCs/>
                <w:color w:val="000000" w:themeColor="text1"/>
                <w:sz w:val="16"/>
                <w:szCs w:val="16"/>
              </w:rPr>
              <w:t>Biblio</w:t>
            </w:r>
            <w:proofErr w:type="spellEnd"/>
            <w:r w:rsidRPr="007B2785">
              <w:rPr>
                <w:bCs/>
                <w:color w:val="000000" w:themeColor="text1"/>
                <w:sz w:val="16"/>
                <w:szCs w:val="16"/>
              </w:rPr>
              <w:t xml:space="preserve"> Distribution Center.</w:t>
            </w:r>
          </w:p>
          <w:p w14:paraId="3A29FFFF" w14:textId="77777777" w:rsidR="00F20CC2" w:rsidRPr="007B2785" w:rsidRDefault="00F20CC2" w:rsidP="007B2785">
            <w:pPr>
              <w:spacing w:after="0"/>
              <w:rPr>
                <w:bCs/>
                <w:color w:val="000000" w:themeColor="text1"/>
                <w:sz w:val="16"/>
                <w:szCs w:val="16"/>
              </w:rPr>
            </w:pPr>
          </w:p>
          <w:p w14:paraId="784EB91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p.46.</w:t>
            </w:r>
          </w:p>
          <w:p w14:paraId="7F1FB74A" w14:textId="77777777" w:rsidR="00F20CC2" w:rsidRPr="007B2785" w:rsidRDefault="00F20CC2" w:rsidP="007B2785">
            <w:pPr>
              <w:spacing w:after="0"/>
              <w:rPr>
                <w:bCs/>
                <w:color w:val="000000" w:themeColor="text1"/>
                <w:sz w:val="16"/>
                <w:szCs w:val="16"/>
              </w:rPr>
            </w:pPr>
          </w:p>
          <w:p w14:paraId="7EC78F89" w14:textId="77777777" w:rsidR="00F20CC2" w:rsidRPr="007B2785" w:rsidRDefault="00F20CC2" w:rsidP="007B2785">
            <w:pPr>
              <w:spacing w:after="0"/>
              <w:rPr>
                <w:bCs/>
                <w:color w:val="000000" w:themeColor="text1"/>
                <w:sz w:val="16"/>
                <w:szCs w:val="16"/>
              </w:rPr>
            </w:pPr>
          </w:p>
          <w:p w14:paraId="48DA6C2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Kiernan, B. (2002). The Pol Pot regime: Race, power, and genocide in Cambodia under the Khmer Rouge, 1975-79. Yale University Press.</w:t>
            </w:r>
          </w:p>
          <w:p w14:paraId="7E734DCF" w14:textId="77777777" w:rsidR="00F20CC2" w:rsidRPr="007B2785" w:rsidRDefault="00F20CC2" w:rsidP="007B2785">
            <w:pPr>
              <w:spacing w:after="0"/>
              <w:rPr>
                <w:bCs/>
                <w:color w:val="000000" w:themeColor="text1"/>
                <w:sz w:val="16"/>
                <w:szCs w:val="16"/>
              </w:rPr>
            </w:pPr>
          </w:p>
          <w:p w14:paraId="287CE8E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p.270-3, p.287-8).</w:t>
            </w:r>
          </w:p>
          <w:p w14:paraId="5AFF8C34" w14:textId="77777777" w:rsidR="00F20CC2" w:rsidRPr="007B2785" w:rsidRDefault="00F20CC2" w:rsidP="007B2785">
            <w:pPr>
              <w:spacing w:after="0"/>
              <w:rPr>
                <w:bCs/>
                <w:color w:val="000000" w:themeColor="text1"/>
                <w:sz w:val="16"/>
                <w:szCs w:val="16"/>
              </w:rPr>
            </w:pPr>
          </w:p>
        </w:tc>
        <w:tc>
          <w:tcPr>
            <w:tcW w:w="1701" w:type="dxa"/>
            <w:shd w:val="pct10" w:color="auto" w:fill="auto"/>
          </w:tcPr>
          <w:p w14:paraId="18B2A021" w14:textId="77777777" w:rsidR="00F20CC2" w:rsidRPr="007B2785" w:rsidRDefault="00F20CC2" w:rsidP="007B2785">
            <w:pPr>
              <w:spacing w:after="0"/>
              <w:rPr>
                <w:bCs/>
                <w:color w:val="000000" w:themeColor="text1"/>
                <w:sz w:val="16"/>
                <w:szCs w:val="16"/>
              </w:rPr>
            </w:pPr>
          </w:p>
          <w:p w14:paraId="17B5C16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850,000 – 2.85 million</w:t>
            </w:r>
          </w:p>
          <w:p w14:paraId="32C9FEE3" w14:textId="77777777" w:rsidR="00F20CC2" w:rsidRPr="007B2785" w:rsidRDefault="00F20CC2" w:rsidP="007B2785">
            <w:pPr>
              <w:spacing w:after="0"/>
              <w:rPr>
                <w:bCs/>
                <w:color w:val="000000" w:themeColor="text1"/>
                <w:sz w:val="16"/>
                <w:szCs w:val="16"/>
              </w:rPr>
            </w:pPr>
          </w:p>
          <w:p w14:paraId="0A441C37" w14:textId="77777777" w:rsidR="00F20CC2" w:rsidRPr="007B2785" w:rsidRDefault="00F20CC2" w:rsidP="007B2785">
            <w:pPr>
              <w:spacing w:after="0"/>
              <w:rPr>
                <w:bCs/>
                <w:color w:val="000000" w:themeColor="text1"/>
                <w:sz w:val="16"/>
                <w:szCs w:val="16"/>
              </w:rPr>
            </w:pPr>
          </w:p>
          <w:p w14:paraId="71FB23F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4A9FF7ED" w14:textId="77777777" w:rsidR="00F20CC2" w:rsidRPr="007B2785" w:rsidRDefault="00F20CC2" w:rsidP="007B2785">
            <w:pPr>
              <w:spacing w:after="0"/>
              <w:rPr>
                <w:bCs/>
                <w:color w:val="000000" w:themeColor="text1"/>
                <w:sz w:val="16"/>
                <w:szCs w:val="16"/>
              </w:rPr>
            </w:pPr>
          </w:p>
          <w:p w14:paraId="75F70B4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 million forcibly migrated from Phnom Penh, transferred from capitol in collectivization</w:t>
            </w:r>
          </w:p>
          <w:p w14:paraId="21795866" w14:textId="77777777" w:rsidR="00F20CC2" w:rsidRPr="007B2785" w:rsidRDefault="00F20CC2" w:rsidP="007B2785">
            <w:pPr>
              <w:spacing w:after="0"/>
              <w:rPr>
                <w:bCs/>
                <w:color w:val="000000" w:themeColor="text1"/>
                <w:sz w:val="16"/>
                <w:szCs w:val="16"/>
              </w:rPr>
            </w:pPr>
          </w:p>
          <w:p w14:paraId="4741093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850,000 refugees, most of them (680,000) to Thailand </w:t>
            </w:r>
          </w:p>
          <w:p w14:paraId="250B336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[1975-81], 140,000 in Khao Dang Camp</w:t>
            </w:r>
          </w:p>
          <w:p w14:paraId="39BF1D7B" w14:textId="77777777" w:rsidR="00F20CC2" w:rsidRPr="007B2785" w:rsidRDefault="00F20CC2" w:rsidP="007B2785">
            <w:pPr>
              <w:spacing w:after="0"/>
              <w:rPr>
                <w:bCs/>
                <w:color w:val="000000" w:themeColor="text1"/>
                <w:sz w:val="16"/>
                <w:szCs w:val="16"/>
              </w:rPr>
            </w:pPr>
          </w:p>
          <w:p w14:paraId="73DABA3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150,000 Khmers to Vietnam </w:t>
            </w:r>
          </w:p>
          <w:p w14:paraId="2926DB93" w14:textId="77777777" w:rsidR="00F20CC2" w:rsidRPr="007B2785" w:rsidRDefault="00F20CC2" w:rsidP="007B2785">
            <w:pPr>
              <w:spacing w:after="0"/>
              <w:rPr>
                <w:bCs/>
                <w:color w:val="000000" w:themeColor="text1"/>
                <w:sz w:val="16"/>
                <w:szCs w:val="16"/>
              </w:rPr>
            </w:pPr>
          </w:p>
          <w:p w14:paraId="52C2592A" w14:textId="77777777" w:rsidR="00F20CC2" w:rsidRPr="007B2785" w:rsidRDefault="00F20CC2" w:rsidP="007B2785">
            <w:pPr>
              <w:spacing w:after="0"/>
              <w:rPr>
                <w:bCs/>
                <w:color w:val="000000" w:themeColor="text1"/>
                <w:sz w:val="16"/>
                <w:szCs w:val="16"/>
              </w:rPr>
            </w:pPr>
          </w:p>
          <w:p w14:paraId="04E3740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Also among the refugees were persecuted ethnic minority Vietnamese</w:t>
            </w:r>
            <w:proofErr w:type="gramStart"/>
            <w:r w:rsidRPr="007B2785">
              <w:rPr>
                <w:bCs/>
                <w:color w:val="000000" w:themeColor="text1"/>
                <w:sz w:val="16"/>
                <w:szCs w:val="16"/>
              </w:rPr>
              <w:t>/”Viet</w:t>
            </w:r>
            <w:proofErr w:type="gramEnd"/>
            <w:r w:rsidRPr="007B2785">
              <w:rPr>
                <w:bCs/>
                <w:color w:val="000000" w:themeColor="text1"/>
                <w:sz w:val="16"/>
                <w:szCs w:val="16"/>
              </w:rPr>
              <w:t xml:space="preserve">-Khmer” (250,000 fled to Vietnam) and Chinese (fewer, but who “suffered the </w:t>
            </w:r>
          </w:p>
          <w:p w14:paraId="24E70D3B" w14:textId="77777777" w:rsidR="00F20CC2" w:rsidRPr="007B2785" w:rsidRDefault="00F20CC2" w:rsidP="007B2785">
            <w:pPr>
              <w:spacing w:after="0"/>
              <w:rPr>
                <w:bCs/>
                <w:color w:val="000000" w:themeColor="text1"/>
                <w:sz w:val="16"/>
                <w:szCs w:val="16"/>
              </w:rPr>
            </w:pPr>
          </w:p>
          <w:p w14:paraId="4EF35E5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 (</w:t>
            </w:r>
            <w:proofErr w:type="spellStart"/>
            <w:r w:rsidRPr="007B2785">
              <w:rPr>
                <w:bCs/>
                <w:color w:val="000000" w:themeColor="text1"/>
                <w:sz w:val="16"/>
                <w:szCs w:val="16"/>
              </w:rPr>
              <w:t>Kiljunen</w:t>
            </w:r>
            <w:proofErr w:type="spellEnd"/>
            <w:r w:rsidRPr="007B2785">
              <w:rPr>
                <w:bCs/>
                <w:color w:val="000000" w:themeColor="text1"/>
                <w:sz w:val="16"/>
                <w:szCs w:val="16"/>
              </w:rPr>
              <w:t xml:space="preserve"> 1984, p.47, p.3</w:t>
            </w:r>
            <w:proofErr w:type="gramStart"/>
            <w:r w:rsidRPr="007B2785">
              <w:rPr>
                <w:bCs/>
                <w:color w:val="000000" w:themeColor="text1"/>
                <w:sz w:val="16"/>
                <w:szCs w:val="16"/>
              </w:rPr>
              <w:t>; .Kiernan</w:t>
            </w:r>
            <w:proofErr w:type="gramEnd"/>
            <w:r w:rsidRPr="007B2785">
              <w:rPr>
                <w:bCs/>
                <w:color w:val="000000" w:themeColor="text1"/>
                <w:sz w:val="16"/>
                <w:szCs w:val="16"/>
              </w:rPr>
              <w:t xml:space="preserve"> 2008</w:t>
            </w:r>
          </w:p>
          <w:p w14:paraId="6977C5AA" w14:textId="77777777" w:rsidR="00F20CC2" w:rsidRPr="007B2785" w:rsidRDefault="00F20CC2" w:rsidP="007B2785">
            <w:pPr>
              <w:spacing w:after="0"/>
              <w:rPr>
                <w:bCs/>
                <w:color w:val="000000" w:themeColor="text1"/>
                <w:sz w:val="16"/>
                <w:szCs w:val="16"/>
              </w:rPr>
            </w:pPr>
          </w:p>
        </w:tc>
        <w:tc>
          <w:tcPr>
            <w:tcW w:w="1842" w:type="dxa"/>
            <w:shd w:val="pct10" w:color="auto" w:fill="auto"/>
          </w:tcPr>
          <w:p w14:paraId="32E6E738" w14:textId="77777777" w:rsidR="00F20CC2" w:rsidRPr="007B2785" w:rsidRDefault="00F20CC2" w:rsidP="007B2785">
            <w:pPr>
              <w:spacing w:after="0"/>
              <w:rPr>
                <w:bCs/>
                <w:color w:val="000000" w:themeColor="text1"/>
                <w:sz w:val="16"/>
                <w:szCs w:val="16"/>
              </w:rPr>
            </w:pPr>
          </w:p>
          <w:p w14:paraId="5F412EBA" w14:textId="77777777" w:rsidR="00F20CC2" w:rsidRPr="007B2785" w:rsidRDefault="00F20CC2" w:rsidP="007B2785">
            <w:pPr>
              <w:spacing w:after="0"/>
              <w:rPr>
                <w:bCs/>
                <w:color w:val="000000" w:themeColor="text1"/>
                <w:sz w:val="16"/>
                <w:szCs w:val="16"/>
              </w:rPr>
            </w:pPr>
          </w:p>
          <w:p w14:paraId="62AA782D" w14:textId="77777777" w:rsidR="00F20CC2" w:rsidRPr="007B2785" w:rsidRDefault="00F20CC2" w:rsidP="007B2785">
            <w:pPr>
              <w:spacing w:after="0"/>
              <w:rPr>
                <w:bCs/>
                <w:color w:val="000000" w:themeColor="text1"/>
                <w:sz w:val="16"/>
                <w:szCs w:val="16"/>
              </w:rPr>
            </w:pPr>
          </w:p>
          <w:p w14:paraId="40D131AF" w14:textId="77777777" w:rsidR="00F20CC2" w:rsidRPr="007B2785" w:rsidRDefault="00F20CC2" w:rsidP="007B2785">
            <w:pPr>
              <w:spacing w:after="0"/>
              <w:rPr>
                <w:bCs/>
                <w:color w:val="000000" w:themeColor="text1"/>
                <w:sz w:val="16"/>
                <w:szCs w:val="16"/>
              </w:rPr>
            </w:pPr>
          </w:p>
          <w:p w14:paraId="346BF08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Kiernan, B. (2002). </w:t>
            </w:r>
            <w:r w:rsidRPr="007B2785">
              <w:rPr>
                <w:bCs/>
                <w:i/>
                <w:color w:val="000000" w:themeColor="text1"/>
                <w:sz w:val="16"/>
                <w:szCs w:val="16"/>
              </w:rPr>
              <w:t>The Pol Pot regime: Race, power, and genocide in Cambodia under the Khmer Rouge, 1975-79.</w:t>
            </w:r>
            <w:r w:rsidRPr="007B2785">
              <w:rPr>
                <w:bCs/>
                <w:color w:val="000000" w:themeColor="text1"/>
                <w:sz w:val="16"/>
                <w:szCs w:val="16"/>
              </w:rPr>
              <w:t xml:space="preserve"> Yale University Press, p.456-7.</w:t>
            </w:r>
          </w:p>
          <w:p w14:paraId="2BF71860" w14:textId="77777777" w:rsidR="00F20CC2" w:rsidRPr="007B2785" w:rsidRDefault="00F20CC2" w:rsidP="007B2785">
            <w:pPr>
              <w:spacing w:after="0"/>
              <w:rPr>
                <w:bCs/>
                <w:color w:val="000000" w:themeColor="text1"/>
                <w:sz w:val="16"/>
                <w:szCs w:val="16"/>
              </w:rPr>
            </w:pPr>
          </w:p>
          <w:p w14:paraId="416EF098"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Kiljunen</w:t>
            </w:r>
            <w:proofErr w:type="spellEnd"/>
            <w:r w:rsidRPr="007B2785">
              <w:rPr>
                <w:bCs/>
                <w:color w:val="000000" w:themeColor="text1"/>
                <w:sz w:val="16"/>
                <w:szCs w:val="16"/>
              </w:rPr>
              <w:t xml:space="preserve">, </w:t>
            </w:r>
            <w:proofErr w:type="gramStart"/>
            <w:r w:rsidRPr="007B2785">
              <w:rPr>
                <w:bCs/>
                <w:color w:val="000000" w:themeColor="text1"/>
                <w:sz w:val="16"/>
                <w:szCs w:val="16"/>
              </w:rPr>
              <w:t>K.,.</w:t>
            </w:r>
            <w:proofErr w:type="gramEnd"/>
            <w:r w:rsidRPr="007B2785">
              <w:rPr>
                <w:bCs/>
                <w:color w:val="000000" w:themeColor="text1"/>
                <w:sz w:val="16"/>
                <w:szCs w:val="16"/>
              </w:rPr>
              <w:t xml:space="preserve"> (1984). </w:t>
            </w:r>
            <w:r w:rsidRPr="007B2785">
              <w:rPr>
                <w:bCs/>
                <w:i/>
                <w:color w:val="000000" w:themeColor="text1"/>
                <w:sz w:val="16"/>
                <w:szCs w:val="16"/>
              </w:rPr>
              <w:t xml:space="preserve">Kampuchea, decade of the </w:t>
            </w:r>
            <w:proofErr w:type="gramStart"/>
            <w:r w:rsidRPr="007B2785">
              <w:rPr>
                <w:bCs/>
                <w:i/>
                <w:color w:val="000000" w:themeColor="text1"/>
                <w:sz w:val="16"/>
                <w:szCs w:val="16"/>
              </w:rPr>
              <w:t>genocide :</w:t>
            </w:r>
            <w:proofErr w:type="gramEnd"/>
            <w:r w:rsidRPr="007B2785">
              <w:rPr>
                <w:bCs/>
                <w:i/>
                <w:color w:val="000000" w:themeColor="text1"/>
                <w:sz w:val="16"/>
                <w:szCs w:val="16"/>
              </w:rPr>
              <w:t xml:space="preserve"> report of a Finnish inquiry commission</w:t>
            </w:r>
            <w:r w:rsidRPr="007B2785">
              <w:rPr>
                <w:bCs/>
                <w:color w:val="000000" w:themeColor="text1"/>
                <w:sz w:val="16"/>
                <w:szCs w:val="16"/>
              </w:rPr>
              <w:t xml:space="preserve">. Zed </w:t>
            </w:r>
            <w:proofErr w:type="gramStart"/>
            <w:r w:rsidRPr="007B2785">
              <w:rPr>
                <w:bCs/>
                <w:color w:val="000000" w:themeColor="text1"/>
                <w:sz w:val="16"/>
                <w:szCs w:val="16"/>
              </w:rPr>
              <w:t>Books ;</w:t>
            </w:r>
            <w:proofErr w:type="gramEnd"/>
            <w:r w:rsidRPr="007B2785">
              <w:rPr>
                <w:bCs/>
                <w:color w:val="000000" w:themeColor="text1"/>
                <w:sz w:val="16"/>
                <w:szCs w:val="16"/>
              </w:rPr>
              <w:t xml:space="preserve"> </w:t>
            </w:r>
            <w:proofErr w:type="spellStart"/>
            <w:r w:rsidRPr="007B2785">
              <w:rPr>
                <w:bCs/>
                <w:color w:val="000000" w:themeColor="text1"/>
                <w:sz w:val="16"/>
                <w:szCs w:val="16"/>
              </w:rPr>
              <w:t>Biblio</w:t>
            </w:r>
            <w:proofErr w:type="spellEnd"/>
            <w:r w:rsidRPr="007B2785">
              <w:rPr>
                <w:bCs/>
                <w:color w:val="000000" w:themeColor="text1"/>
                <w:sz w:val="16"/>
                <w:szCs w:val="16"/>
              </w:rPr>
              <w:t xml:space="preserve"> Distribution Center.</w:t>
            </w:r>
          </w:p>
          <w:p w14:paraId="5810C944" w14:textId="77777777" w:rsidR="00F20CC2" w:rsidRPr="007B2785" w:rsidRDefault="00F20CC2" w:rsidP="007B2785">
            <w:pPr>
              <w:spacing w:after="0"/>
              <w:rPr>
                <w:bCs/>
                <w:color w:val="000000" w:themeColor="text1"/>
                <w:sz w:val="16"/>
                <w:szCs w:val="16"/>
              </w:rPr>
            </w:pPr>
          </w:p>
          <w:p w14:paraId="17060B9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p.46-7, p.3, p.33.</w:t>
            </w:r>
          </w:p>
          <w:p w14:paraId="5DF6C005" w14:textId="77777777" w:rsidR="00F20CC2" w:rsidRPr="007B2785" w:rsidRDefault="00F20CC2" w:rsidP="007B2785">
            <w:pPr>
              <w:spacing w:after="0"/>
              <w:rPr>
                <w:bCs/>
                <w:color w:val="000000" w:themeColor="text1"/>
                <w:sz w:val="16"/>
                <w:szCs w:val="16"/>
              </w:rPr>
            </w:pPr>
          </w:p>
          <w:p w14:paraId="5E3173CE" w14:textId="77777777" w:rsidR="00F20CC2" w:rsidRPr="007B2785" w:rsidRDefault="00F20CC2" w:rsidP="007B2785">
            <w:pPr>
              <w:spacing w:after="0"/>
              <w:rPr>
                <w:bCs/>
                <w:color w:val="000000" w:themeColor="text1"/>
                <w:sz w:val="16"/>
                <w:szCs w:val="16"/>
              </w:rPr>
            </w:pPr>
          </w:p>
          <w:p w14:paraId="2A348692" w14:textId="77777777" w:rsidR="00F20CC2" w:rsidRPr="007B2785" w:rsidRDefault="00F20CC2" w:rsidP="007B2785">
            <w:pPr>
              <w:spacing w:after="0"/>
              <w:rPr>
                <w:bCs/>
                <w:color w:val="000000" w:themeColor="text1"/>
                <w:sz w:val="16"/>
                <w:szCs w:val="16"/>
              </w:rPr>
            </w:pPr>
          </w:p>
          <w:p w14:paraId="3C1B559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Cambodian Refugees in Thailand: Approximately 750,000 by End of 1979</w:t>
            </w:r>
          </w:p>
          <w:p w14:paraId="7FB092A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Estimate: By the end of 1979, about 750,000 Cambodians were in Thailand, either in border camps or attempting to cross into </w:t>
            </w:r>
            <w:proofErr w:type="gramStart"/>
            <w:r w:rsidRPr="007B2785">
              <w:rPr>
                <w:bCs/>
                <w:color w:val="000000" w:themeColor="text1"/>
                <w:sz w:val="16"/>
                <w:szCs w:val="16"/>
              </w:rPr>
              <w:t>Thailand.​</w:t>
            </w:r>
            <w:proofErr w:type="gramEnd"/>
          </w:p>
          <w:p w14:paraId="33F6B4A2" w14:textId="77777777" w:rsidR="00F20CC2" w:rsidRPr="007B2785" w:rsidRDefault="00F20CC2" w:rsidP="007B2785">
            <w:pPr>
              <w:spacing w:after="0"/>
              <w:rPr>
                <w:bCs/>
                <w:color w:val="000000" w:themeColor="text1"/>
                <w:sz w:val="16"/>
                <w:szCs w:val="16"/>
              </w:rPr>
            </w:pPr>
          </w:p>
          <w:p w14:paraId="1A7C8BE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Source: UNHCR, State of the World’s Refugees 2000, p. 92.</w:t>
            </w:r>
          </w:p>
        </w:tc>
        <w:tc>
          <w:tcPr>
            <w:tcW w:w="1843" w:type="dxa"/>
          </w:tcPr>
          <w:p w14:paraId="370F3F8F" w14:textId="77777777" w:rsidR="00F20CC2" w:rsidRPr="007B2785" w:rsidRDefault="00F20CC2" w:rsidP="007B2785">
            <w:pPr>
              <w:spacing w:after="0"/>
              <w:rPr>
                <w:bCs/>
                <w:color w:val="000000" w:themeColor="text1"/>
                <w:sz w:val="16"/>
                <w:szCs w:val="16"/>
              </w:rPr>
            </w:pPr>
          </w:p>
          <w:p w14:paraId="5F061E59" w14:textId="77777777" w:rsidR="00F20CC2" w:rsidRPr="007B2785" w:rsidRDefault="00F20CC2" w:rsidP="007B2785">
            <w:pPr>
              <w:spacing w:after="0"/>
              <w:rPr>
                <w:bCs/>
                <w:color w:val="000000" w:themeColor="text1"/>
                <w:sz w:val="16"/>
                <w:szCs w:val="16"/>
              </w:rPr>
            </w:pPr>
          </w:p>
          <w:p w14:paraId="08C72E8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1980 peak 192,843 Convention Refugees</w:t>
            </w:r>
            <w:r w:rsidRPr="007B2785">
              <w:rPr>
                <w:bCs/>
                <w:color w:val="000000" w:themeColor="text1"/>
                <w:sz w:val="16"/>
                <w:szCs w:val="16"/>
              </w:rPr>
              <w:tab/>
            </w:r>
          </w:p>
          <w:p w14:paraId="5C509DA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Spike in 1997 103,239</w:t>
            </w:r>
          </w:p>
          <w:p w14:paraId="1BBBDFE4" w14:textId="77777777" w:rsidR="00F20CC2" w:rsidRPr="007B2785" w:rsidRDefault="00F20CC2" w:rsidP="007B2785">
            <w:pPr>
              <w:spacing w:after="0"/>
              <w:rPr>
                <w:bCs/>
                <w:color w:val="000000" w:themeColor="text1"/>
                <w:sz w:val="16"/>
                <w:szCs w:val="16"/>
              </w:rPr>
            </w:pPr>
          </w:p>
          <w:p w14:paraId="1188DC5D" w14:textId="77777777" w:rsidR="00F20CC2" w:rsidRPr="007B2785" w:rsidRDefault="00F20CC2" w:rsidP="007B2785">
            <w:pPr>
              <w:spacing w:after="0"/>
              <w:rPr>
                <w:bCs/>
                <w:color w:val="000000" w:themeColor="text1"/>
                <w:sz w:val="16"/>
                <w:szCs w:val="16"/>
              </w:rPr>
            </w:pPr>
          </w:p>
          <w:p w14:paraId="4A7A878B" w14:textId="77777777" w:rsidR="00F20CC2" w:rsidRPr="007B2785" w:rsidRDefault="00F20CC2" w:rsidP="007B2785">
            <w:pPr>
              <w:spacing w:after="0"/>
              <w:rPr>
                <w:bCs/>
                <w:color w:val="000000" w:themeColor="text1"/>
                <w:sz w:val="16"/>
                <w:szCs w:val="16"/>
              </w:rPr>
            </w:pPr>
          </w:p>
          <w:p w14:paraId="59AEBC5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United Nations High Commissioner for Refugees. (2016, May 31). Famed Cambodian refugee camp reopens as educational </w:t>
            </w:r>
            <w:proofErr w:type="spellStart"/>
            <w:r w:rsidRPr="007B2785">
              <w:rPr>
                <w:bCs/>
                <w:color w:val="000000" w:themeColor="text1"/>
                <w:sz w:val="16"/>
                <w:szCs w:val="16"/>
              </w:rPr>
              <w:t>centre</w:t>
            </w:r>
            <w:proofErr w:type="spellEnd"/>
            <w:r w:rsidRPr="007B2785">
              <w:rPr>
                <w:bCs/>
                <w:color w:val="000000" w:themeColor="text1"/>
                <w:sz w:val="16"/>
                <w:szCs w:val="16"/>
              </w:rPr>
              <w:t xml:space="preserve">. (News story). </w:t>
            </w:r>
            <w:hyperlink r:id="rId27" w:history="1">
              <w:r w:rsidRPr="007B2785">
                <w:rPr>
                  <w:rStyle w:val="Hyperlink"/>
                  <w:bCs/>
                  <w:color w:val="000000" w:themeColor="text1"/>
                  <w:sz w:val="16"/>
                  <w:szCs w:val="16"/>
                </w:rPr>
                <w:t>https://www</w:t>
              </w:r>
            </w:hyperlink>
            <w:r w:rsidRPr="007B2785">
              <w:rPr>
                <w:bCs/>
                <w:color w:val="000000" w:themeColor="text1"/>
                <w:sz w:val="16"/>
                <w:szCs w:val="16"/>
              </w:rPr>
              <w:t>.unhcr.org/</w:t>
            </w:r>
          </w:p>
        </w:tc>
        <w:tc>
          <w:tcPr>
            <w:tcW w:w="1985" w:type="dxa"/>
          </w:tcPr>
          <w:p w14:paraId="1F7BE4B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1979 peak: 270,000 flee to Thailand</w:t>
            </w:r>
          </w:p>
          <w:p w14:paraId="6F031B05" w14:textId="77777777" w:rsidR="00F20CC2" w:rsidRPr="007B2785" w:rsidRDefault="00F20CC2" w:rsidP="007B2785">
            <w:pPr>
              <w:spacing w:after="0"/>
              <w:rPr>
                <w:bCs/>
                <w:color w:val="000000" w:themeColor="text1"/>
                <w:sz w:val="16"/>
                <w:szCs w:val="16"/>
              </w:rPr>
            </w:pPr>
          </w:p>
          <w:p w14:paraId="65309263" w14:textId="77777777" w:rsidR="00F20CC2" w:rsidRPr="007B2785" w:rsidRDefault="00F20CC2" w:rsidP="007B2785">
            <w:pPr>
              <w:spacing w:after="0"/>
              <w:rPr>
                <w:bCs/>
                <w:color w:val="000000" w:themeColor="text1"/>
                <w:sz w:val="16"/>
                <w:szCs w:val="16"/>
              </w:rPr>
            </w:pPr>
          </w:p>
          <w:p w14:paraId="136CDEAC" w14:textId="77777777" w:rsidR="00F20CC2" w:rsidRPr="007B2785" w:rsidRDefault="00F20CC2" w:rsidP="007B2785">
            <w:pPr>
              <w:spacing w:after="0"/>
              <w:rPr>
                <w:bCs/>
                <w:color w:val="000000" w:themeColor="text1"/>
                <w:sz w:val="16"/>
                <w:szCs w:val="16"/>
              </w:rPr>
            </w:pPr>
          </w:p>
          <w:p w14:paraId="52A725E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Cambodian displacement in two phases: the Khmer Rouge period (1975-8), and the Vietnamese occupation and civil war aftermath (1979-1993). Cross-border outflow estimates range from 218-220 thousand for the Pol Pot period (1975-8), and between 172-630 thousand in post-Khmer Rouge period (1979-81) (</w:t>
            </w:r>
            <w:proofErr w:type="spellStart"/>
            <w:r w:rsidRPr="007B2785">
              <w:rPr>
                <w:bCs/>
                <w:color w:val="000000" w:themeColor="text1"/>
                <w:sz w:val="16"/>
                <w:szCs w:val="16"/>
              </w:rPr>
              <w:t>Tabeau</w:t>
            </w:r>
            <w:proofErr w:type="spellEnd"/>
            <w:r w:rsidRPr="007B2785">
              <w:rPr>
                <w:bCs/>
                <w:color w:val="000000" w:themeColor="text1"/>
                <w:sz w:val="16"/>
                <w:szCs w:val="16"/>
              </w:rPr>
              <w:t xml:space="preserve"> &amp; </w:t>
            </w:r>
            <w:proofErr w:type="spellStart"/>
            <w:r w:rsidRPr="007B2785">
              <w:rPr>
                <w:bCs/>
                <w:color w:val="000000" w:themeColor="text1"/>
                <w:sz w:val="16"/>
                <w:szCs w:val="16"/>
              </w:rPr>
              <w:t>Khem</w:t>
            </w:r>
            <w:proofErr w:type="spellEnd"/>
            <w:r w:rsidRPr="007B2785">
              <w:rPr>
                <w:bCs/>
                <w:color w:val="000000" w:themeColor="text1"/>
                <w:sz w:val="16"/>
                <w:szCs w:val="16"/>
              </w:rPr>
              <w:t xml:space="preserve"> 2009, p.39-40).</w:t>
            </w:r>
          </w:p>
          <w:p w14:paraId="716507D2" w14:textId="77777777" w:rsidR="00F20CC2" w:rsidRPr="007B2785" w:rsidRDefault="00F20CC2" w:rsidP="007B2785">
            <w:pPr>
              <w:spacing w:after="0"/>
              <w:rPr>
                <w:bCs/>
                <w:color w:val="000000" w:themeColor="text1"/>
                <w:sz w:val="16"/>
                <w:szCs w:val="16"/>
              </w:rPr>
            </w:pPr>
          </w:p>
          <w:p w14:paraId="4BE9F06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Problem is how to count forced migrants collectivized into farms 1975-9, including roughly 2 million forced from capitol into rural countryside when Pol Pot takes over.</w:t>
            </w:r>
          </w:p>
          <w:p w14:paraId="68B7CB6C" w14:textId="77777777" w:rsidR="00F20CC2" w:rsidRPr="007B2785" w:rsidRDefault="00F20CC2" w:rsidP="007B2785">
            <w:pPr>
              <w:spacing w:after="0"/>
              <w:rPr>
                <w:bCs/>
                <w:color w:val="000000" w:themeColor="text1"/>
                <w:sz w:val="16"/>
                <w:szCs w:val="16"/>
              </w:rPr>
            </w:pPr>
          </w:p>
          <w:p w14:paraId="6E03D6AF" w14:textId="77777777" w:rsidR="00F20CC2" w:rsidRPr="007B2785" w:rsidRDefault="00F20CC2" w:rsidP="007B2785">
            <w:pPr>
              <w:spacing w:after="0"/>
              <w:rPr>
                <w:bCs/>
                <w:color w:val="000000" w:themeColor="text1"/>
                <w:sz w:val="16"/>
                <w:szCs w:val="16"/>
              </w:rPr>
            </w:pPr>
          </w:p>
        </w:tc>
      </w:tr>
      <w:tr w:rsidR="00F20CC2" w:rsidRPr="007B2785" w14:paraId="69AA9ECD" w14:textId="77777777" w:rsidTr="00F20CC2">
        <w:tc>
          <w:tcPr>
            <w:tcW w:w="1412" w:type="dxa"/>
            <w:gridSpan w:val="2"/>
          </w:tcPr>
          <w:p w14:paraId="2652538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Ugandan Purges </w:t>
            </w:r>
          </w:p>
        </w:tc>
        <w:tc>
          <w:tcPr>
            <w:tcW w:w="1134" w:type="dxa"/>
          </w:tcPr>
          <w:p w14:paraId="3F5BF36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1972</w:t>
            </w:r>
          </w:p>
          <w:p w14:paraId="4594C20E" w14:textId="77777777" w:rsidR="00F20CC2" w:rsidRPr="007B2785" w:rsidRDefault="00F20CC2" w:rsidP="007B2785">
            <w:pPr>
              <w:spacing w:after="0"/>
              <w:rPr>
                <w:bCs/>
                <w:color w:val="000000" w:themeColor="text1"/>
                <w:sz w:val="16"/>
                <w:szCs w:val="16"/>
              </w:rPr>
            </w:pPr>
          </w:p>
          <w:p w14:paraId="76E5698D" w14:textId="77777777" w:rsidR="00F20CC2" w:rsidRPr="007B2785" w:rsidRDefault="00F20CC2" w:rsidP="007B2785">
            <w:pPr>
              <w:spacing w:after="0"/>
              <w:rPr>
                <w:bCs/>
                <w:color w:val="000000" w:themeColor="text1"/>
                <w:sz w:val="16"/>
                <w:szCs w:val="16"/>
              </w:rPr>
            </w:pPr>
          </w:p>
          <w:p w14:paraId="5A0F3797" w14:textId="77777777" w:rsidR="00F20CC2" w:rsidRPr="007B2785" w:rsidRDefault="00F20CC2" w:rsidP="007B2785">
            <w:pPr>
              <w:spacing w:after="0"/>
              <w:rPr>
                <w:bCs/>
                <w:color w:val="000000" w:themeColor="text1"/>
                <w:sz w:val="16"/>
                <w:szCs w:val="16"/>
              </w:rPr>
            </w:pPr>
          </w:p>
        </w:tc>
        <w:tc>
          <w:tcPr>
            <w:tcW w:w="992" w:type="dxa"/>
          </w:tcPr>
          <w:p w14:paraId="14D46EF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Estimated 50,000</w:t>
            </w:r>
          </w:p>
        </w:tc>
        <w:tc>
          <w:tcPr>
            <w:tcW w:w="992" w:type="dxa"/>
          </w:tcPr>
          <w:p w14:paraId="34B14AFA"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Nayenga</w:t>
            </w:r>
            <w:proofErr w:type="spellEnd"/>
            <w:r w:rsidRPr="007B2785">
              <w:rPr>
                <w:bCs/>
                <w:color w:val="000000" w:themeColor="text1"/>
                <w:sz w:val="16"/>
                <w:szCs w:val="16"/>
              </w:rPr>
              <w:t>, P. F. B. (1979). </w:t>
            </w:r>
            <w:r w:rsidRPr="007B2785">
              <w:rPr>
                <w:bCs/>
                <w:i/>
                <w:color w:val="000000" w:themeColor="text1"/>
                <w:sz w:val="16"/>
                <w:szCs w:val="16"/>
              </w:rPr>
              <w:t>Myths and realities of Idi Amin Dada’s Uganda</w:t>
            </w:r>
            <w:r w:rsidRPr="007B2785">
              <w:rPr>
                <w:bCs/>
                <w:color w:val="000000" w:themeColor="text1"/>
                <w:sz w:val="16"/>
                <w:szCs w:val="16"/>
              </w:rPr>
              <w:t> [Review of the books </w:t>
            </w:r>
            <w:r w:rsidRPr="007B2785">
              <w:rPr>
                <w:bCs/>
                <w:i/>
                <w:color w:val="000000" w:themeColor="text1"/>
                <w:sz w:val="16"/>
                <w:szCs w:val="16"/>
              </w:rPr>
              <w:t>Idi Amin: Death-Light of Africa</w:t>
            </w:r>
            <w:r w:rsidRPr="007B2785">
              <w:rPr>
                <w:bCs/>
                <w:color w:val="000000" w:themeColor="text1"/>
                <w:sz w:val="16"/>
                <w:szCs w:val="16"/>
              </w:rPr>
              <w:t>, by D. Gwyn; </w:t>
            </w:r>
            <w:r w:rsidRPr="007B2785">
              <w:rPr>
                <w:bCs/>
                <w:i/>
                <w:color w:val="000000" w:themeColor="text1"/>
                <w:sz w:val="16"/>
                <w:szCs w:val="16"/>
              </w:rPr>
              <w:t>A State of Blood</w:t>
            </w:r>
            <w:r w:rsidRPr="007B2785">
              <w:rPr>
                <w:bCs/>
                <w:color w:val="000000" w:themeColor="text1"/>
                <w:sz w:val="16"/>
                <w:szCs w:val="16"/>
              </w:rPr>
              <w:t xml:space="preserve">, by H. </w:t>
            </w:r>
            <w:proofErr w:type="spellStart"/>
            <w:r w:rsidRPr="007B2785">
              <w:rPr>
                <w:bCs/>
                <w:color w:val="000000" w:themeColor="text1"/>
                <w:sz w:val="16"/>
                <w:szCs w:val="16"/>
              </w:rPr>
              <w:t>Kyemba</w:t>
            </w:r>
            <w:proofErr w:type="spellEnd"/>
            <w:r w:rsidRPr="007B2785">
              <w:rPr>
                <w:bCs/>
                <w:color w:val="000000" w:themeColor="text1"/>
                <w:sz w:val="16"/>
                <w:szCs w:val="16"/>
              </w:rPr>
              <w:t>; &amp; </w:t>
            </w:r>
            <w:r w:rsidRPr="007B2785">
              <w:rPr>
                <w:bCs/>
                <w:i/>
                <w:color w:val="000000" w:themeColor="text1"/>
                <w:sz w:val="16"/>
                <w:szCs w:val="16"/>
              </w:rPr>
              <w:t>Idi Amin Dada: Hitler in Africa</w:t>
            </w:r>
            <w:r w:rsidRPr="007B2785">
              <w:rPr>
                <w:bCs/>
                <w:color w:val="000000" w:themeColor="text1"/>
                <w:sz w:val="16"/>
                <w:szCs w:val="16"/>
              </w:rPr>
              <w:t xml:space="preserve">, by T. </w:t>
            </w:r>
            <w:proofErr w:type="spellStart"/>
            <w:r w:rsidRPr="007B2785">
              <w:rPr>
                <w:bCs/>
                <w:color w:val="000000" w:themeColor="text1"/>
                <w:sz w:val="16"/>
                <w:szCs w:val="16"/>
              </w:rPr>
              <w:t>Melady</w:t>
            </w:r>
            <w:proofErr w:type="spellEnd"/>
            <w:r w:rsidRPr="007B2785">
              <w:rPr>
                <w:bCs/>
                <w:color w:val="000000" w:themeColor="text1"/>
                <w:sz w:val="16"/>
                <w:szCs w:val="16"/>
              </w:rPr>
              <w:t xml:space="preserve"> &amp; M. </w:t>
            </w:r>
            <w:proofErr w:type="spellStart"/>
            <w:r w:rsidRPr="007B2785">
              <w:rPr>
                <w:bCs/>
                <w:color w:val="000000" w:themeColor="text1"/>
                <w:sz w:val="16"/>
                <w:szCs w:val="16"/>
              </w:rPr>
              <w:t>Melady</w:t>
            </w:r>
            <w:proofErr w:type="spellEnd"/>
            <w:r w:rsidRPr="007B2785">
              <w:rPr>
                <w:bCs/>
                <w:color w:val="000000" w:themeColor="text1"/>
                <w:sz w:val="16"/>
                <w:szCs w:val="16"/>
              </w:rPr>
              <w:t>]. </w:t>
            </w:r>
            <w:r w:rsidRPr="007B2785">
              <w:rPr>
                <w:bCs/>
                <w:i/>
                <w:color w:val="000000" w:themeColor="text1"/>
                <w:sz w:val="16"/>
                <w:szCs w:val="16"/>
              </w:rPr>
              <w:t>African Studies Review, 22</w:t>
            </w:r>
            <w:r w:rsidRPr="007B2785">
              <w:rPr>
                <w:bCs/>
                <w:color w:val="000000" w:themeColor="text1"/>
                <w:sz w:val="16"/>
                <w:szCs w:val="16"/>
              </w:rPr>
              <w:t>(2), 127–138. </w:t>
            </w:r>
            <w:hyperlink r:id="rId28" w:history="1">
              <w:r w:rsidRPr="007B2785">
                <w:rPr>
                  <w:rStyle w:val="Hyperlink"/>
                  <w:bCs/>
                  <w:color w:val="000000" w:themeColor="text1"/>
                  <w:sz w:val="16"/>
                  <w:szCs w:val="16"/>
                </w:rPr>
                <w:t>https://doi</w:t>
              </w:r>
            </w:hyperlink>
            <w:r w:rsidRPr="007B2785">
              <w:rPr>
                <w:bCs/>
                <w:color w:val="000000" w:themeColor="text1"/>
                <w:sz w:val="16"/>
                <w:szCs w:val="16"/>
              </w:rPr>
              <w:t>.org/10.2307/523817</w:t>
            </w:r>
          </w:p>
          <w:p w14:paraId="1096257A" w14:textId="77777777" w:rsidR="00F20CC2" w:rsidRPr="007B2785" w:rsidRDefault="00F20CC2" w:rsidP="007B2785">
            <w:pPr>
              <w:tabs>
                <w:tab w:val="left" w:pos="5550"/>
              </w:tabs>
              <w:spacing w:after="0"/>
              <w:rPr>
                <w:bCs/>
                <w:color w:val="000000" w:themeColor="text1"/>
                <w:sz w:val="16"/>
                <w:szCs w:val="16"/>
              </w:rPr>
            </w:pPr>
            <w:proofErr w:type="spellStart"/>
            <w:r w:rsidRPr="007B2785">
              <w:rPr>
                <w:bCs/>
                <w:color w:val="000000" w:themeColor="text1"/>
                <w:sz w:val="16"/>
                <w:szCs w:val="16"/>
              </w:rPr>
              <w:t>Pg</w:t>
            </w:r>
            <w:proofErr w:type="spellEnd"/>
            <w:r w:rsidRPr="007B2785">
              <w:rPr>
                <w:bCs/>
                <w:color w:val="000000" w:themeColor="text1"/>
                <w:sz w:val="16"/>
                <w:szCs w:val="16"/>
              </w:rPr>
              <w:t xml:space="preserve"> 129</w:t>
            </w:r>
          </w:p>
        </w:tc>
        <w:tc>
          <w:tcPr>
            <w:tcW w:w="993" w:type="dxa"/>
          </w:tcPr>
          <w:p w14:paraId="6B2865D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Around 76,000 people</w:t>
            </w:r>
          </w:p>
          <w:p w14:paraId="07D74BD0" w14:textId="77777777" w:rsidR="00F20CC2" w:rsidRPr="007B2785" w:rsidRDefault="00F20CC2" w:rsidP="007B2785">
            <w:pPr>
              <w:spacing w:after="0"/>
              <w:rPr>
                <w:bCs/>
                <w:color w:val="000000" w:themeColor="text1"/>
                <w:sz w:val="16"/>
                <w:szCs w:val="16"/>
              </w:rPr>
            </w:pPr>
          </w:p>
          <w:p w14:paraId="69841D49" w14:textId="77777777" w:rsidR="00F20CC2" w:rsidRPr="007B2785" w:rsidRDefault="00F20CC2" w:rsidP="007B2785">
            <w:pPr>
              <w:spacing w:after="0"/>
              <w:rPr>
                <w:bCs/>
                <w:color w:val="000000" w:themeColor="text1"/>
                <w:sz w:val="16"/>
                <w:szCs w:val="16"/>
              </w:rPr>
            </w:pPr>
          </w:p>
          <w:p w14:paraId="0C64789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80,000</w:t>
            </w:r>
          </w:p>
        </w:tc>
        <w:tc>
          <w:tcPr>
            <w:tcW w:w="1134" w:type="dxa"/>
          </w:tcPr>
          <w:p w14:paraId="057361D3" w14:textId="77777777" w:rsidR="00F20CC2" w:rsidRPr="007B2785" w:rsidRDefault="00E87061" w:rsidP="007B2785">
            <w:pPr>
              <w:spacing w:after="0"/>
              <w:rPr>
                <w:bCs/>
                <w:color w:val="000000" w:themeColor="text1"/>
                <w:sz w:val="16"/>
                <w:szCs w:val="16"/>
                <w:u w:val="single"/>
              </w:rPr>
            </w:pPr>
            <w:hyperlink r:id="rId29">
              <w:r w:rsidR="00F20CC2" w:rsidRPr="007B2785">
                <w:rPr>
                  <w:bCs/>
                  <w:color w:val="000000" w:themeColor="text1"/>
                  <w:sz w:val="16"/>
                  <w:szCs w:val="16"/>
                  <w:u w:val="single"/>
                </w:rPr>
                <w:t>Link</w:t>
              </w:r>
            </w:hyperlink>
          </w:p>
          <w:p w14:paraId="367C7FC5" w14:textId="77777777" w:rsidR="00F20CC2" w:rsidRPr="007B2785" w:rsidRDefault="00F20CC2" w:rsidP="007B2785">
            <w:pPr>
              <w:spacing w:after="0"/>
              <w:rPr>
                <w:bCs/>
                <w:color w:val="000000" w:themeColor="text1"/>
                <w:sz w:val="16"/>
                <w:szCs w:val="16"/>
                <w:u w:val="single"/>
              </w:rPr>
            </w:pPr>
          </w:p>
          <w:p w14:paraId="613E712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The Economist. (2022, August 18). 50 years on from the arrival of the Ugandan Asians. The Economist. https://www.economist.com/britain/2022/08/18/50-years-on-from-the-arrival-of-the-ugandan-asians</w:t>
            </w:r>
          </w:p>
          <w:p w14:paraId="33887F33" w14:textId="77777777" w:rsidR="00F20CC2" w:rsidRPr="007B2785" w:rsidRDefault="00F20CC2" w:rsidP="007B2785">
            <w:pPr>
              <w:spacing w:after="0"/>
              <w:rPr>
                <w:bCs/>
                <w:color w:val="000000" w:themeColor="text1"/>
                <w:sz w:val="16"/>
                <w:szCs w:val="16"/>
              </w:rPr>
            </w:pPr>
          </w:p>
          <w:p w14:paraId="168495A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UK Hansard record, 2022)</w:t>
            </w:r>
          </w:p>
        </w:tc>
        <w:tc>
          <w:tcPr>
            <w:tcW w:w="1701" w:type="dxa"/>
            <w:shd w:val="pct10" w:color="auto" w:fill="auto"/>
          </w:tcPr>
          <w:p w14:paraId="776EF8F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50,000-80,000</w:t>
            </w:r>
          </w:p>
          <w:p w14:paraId="77531EBB" w14:textId="77777777" w:rsidR="00F20CC2" w:rsidRPr="007B2785" w:rsidRDefault="00F20CC2" w:rsidP="007B2785">
            <w:pPr>
              <w:spacing w:after="0"/>
              <w:rPr>
                <w:bCs/>
                <w:color w:val="000000" w:themeColor="text1"/>
                <w:sz w:val="16"/>
                <w:szCs w:val="16"/>
              </w:rPr>
            </w:pPr>
          </w:p>
          <w:p w14:paraId="4ACEF2E1" w14:textId="77777777" w:rsidR="00F20CC2" w:rsidRPr="007B2785" w:rsidRDefault="00F20CC2" w:rsidP="007B2785">
            <w:pPr>
              <w:spacing w:after="0"/>
              <w:rPr>
                <w:bCs/>
                <w:color w:val="000000" w:themeColor="text1"/>
                <w:sz w:val="16"/>
                <w:szCs w:val="16"/>
              </w:rPr>
            </w:pPr>
          </w:p>
          <w:p w14:paraId="004880D4" w14:textId="77777777" w:rsidR="00F20CC2" w:rsidRPr="007B2785" w:rsidRDefault="00F20CC2" w:rsidP="007B2785">
            <w:pPr>
              <w:spacing w:after="0"/>
              <w:rPr>
                <w:bCs/>
                <w:color w:val="000000" w:themeColor="text1"/>
                <w:sz w:val="16"/>
                <w:szCs w:val="16"/>
              </w:rPr>
            </w:pPr>
          </w:p>
          <w:p w14:paraId="7882E56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people of Asian (Indian) origin were expelled, with the U.K., India, Canada and other countries accepting most refugees</w:t>
            </w:r>
          </w:p>
        </w:tc>
        <w:tc>
          <w:tcPr>
            <w:tcW w:w="1842" w:type="dxa"/>
            <w:shd w:val="pct10" w:color="auto" w:fill="auto"/>
          </w:tcPr>
          <w:p w14:paraId="50A6CC6D"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Nayenga</w:t>
            </w:r>
            <w:proofErr w:type="spellEnd"/>
            <w:r w:rsidRPr="007B2785">
              <w:rPr>
                <w:bCs/>
                <w:color w:val="000000" w:themeColor="text1"/>
                <w:sz w:val="16"/>
                <w:szCs w:val="16"/>
              </w:rPr>
              <w:t>, P. F. B. (1979). </w:t>
            </w:r>
            <w:r w:rsidRPr="007B2785">
              <w:rPr>
                <w:bCs/>
                <w:i/>
                <w:color w:val="000000" w:themeColor="text1"/>
                <w:sz w:val="16"/>
                <w:szCs w:val="16"/>
              </w:rPr>
              <w:t>Myths and realities of Idi Amin Dada’s Uganda</w:t>
            </w:r>
            <w:r w:rsidRPr="007B2785">
              <w:rPr>
                <w:bCs/>
                <w:color w:val="000000" w:themeColor="text1"/>
                <w:sz w:val="16"/>
                <w:szCs w:val="16"/>
              </w:rPr>
              <w:t> [Review of the books </w:t>
            </w:r>
            <w:r w:rsidRPr="007B2785">
              <w:rPr>
                <w:bCs/>
                <w:i/>
                <w:color w:val="000000" w:themeColor="text1"/>
                <w:sz w:val="16"/>
                <w:szCs w:val="16"/>
              </w:rPr>
              <w:t>Idi Amin: Death-Light of Africa</w:t>
            </w:r>
            <w:r w:rsidRPr="007B2785">
              <w:rPr>
                <w:bCs/>
                <w:color w:val="000000" w:themeColor="text1"/>
                <w:sz w:val="16"/>
                <w:szCs w:val="16"/>
              </w:rPr>
              <w:t>, by D. Gwyn; </w:t>
            </w:r>
            <w:r w:rsidRPr="007B2785">
              <w:rPr>
                <w:bCs/>
                <w:i/>
                <w:color w:val="000000" w:themeColor="text1"/>
                <w:sz w:val="16"/>
                <w:szCs w:val="16"/>
              </w:rPr>
              <w:t>A State of Blood</w:t>
            </w:r>
            <w:r w:rsidRPr="007B2785">
              <w:rPr>
                <w:bCs/>
                <w:color w:val="000000" w:themeColor="text1"/>
                <w:sz w:val="16"/>
                <w:szCs w:val="16"/>
              </w:rPr>
              <w:t xml:space="preserve">, by H. </w:t>
            </w:r>
            <w:proofErr w:type="spellStart"/>
            <w:r w:rsidRPr="007B2785">
              <w:rPr>
                <w:bCs/>
                <w:color w:val="000000" w:themeColor="text1"/>
                <w:sz w:val="16"/>
                <w:szCs w:val="16"/>
              </w:rPr>
              <w:t>Kyemba</w:t>
            </w:r>
            <w:proofErr w:type="spellEnd"/>
            <w:r w:rsidRPr="007B2785">
              <w:rPr>
                <w:bCs/>
                <w:color w:val="000000" w:themeColor="text1"/>
                <w:sz w:val="16"/>
                <w:szCs w:val="16"/>
              </w:rPr>
              <w:t>; &amp; </w:t>
            </w:r>
            <w:r w:rsidRPr="007B2785">
              <w:rPr>
                <w:bCs/>
                <w:i/>
                <w:color w:val="000000" w:themeColor="text1"/>
                <w:sz w:val="16"/>
                <w:szCs w:val="16"/>
              </w:rPr>
              <w:t>Idi Amin Dada: Hitler in Africa</w:t>
            </w:r>
            <w:r w:rsidRPr="007B2785">
              <w:rPr>
                <w:bCs/>
                <w:color w:val="000000" w:themeColor="text1"/>
                <w:sz w:val="16"/>
                <w:szCs w:val="16"/>
              </w:rPr>
              <w:t xml:space="preserve">, by T. </w:t>
            </w:r>
            <w:proofErr w:type="spellStart"/>
            <w:r w:rsidRPr="007B2785">
              <w:rPr>
                <w:bCs/>
                <w:color w:val="000000" w:themeColor="text1"/>
                <w:sz w:val="16"/>
                <w:szCs w:val="16"/>
              </w:rPr>
              <w:t>Melady</w:t>
            </w:r>
            <w:proofErr w:type="spellEnd"/>
            <w:r w:rsidRPr="007B2785">
              <w:rPr>
                <w:bCs/>
                <w:color w:val="000000" w:themeColor="text1"/>
                <w:sz w:val="16"/>
                <w:szCs w:val="16"/>
              </w:rPr>
              <w:t xml:space="preserve"> &amp; M. </w:t>
            </w:r>
            <w:proofErr w:type="spellStart"/>
            <w:r w:rsidRPr="007B2785">
              <w:rPr>
                <w:bCs/>
                <w:color w:val="000000" w:themeColor="text1"/>
                <w:sz w:val="16"/>
                <w:szCs w:val="16"/>
              </w:rPr>
              <w:t>Melady</w:t>
            </w:r>
            <w:proofErr w:type="spellEnd"/>
            <w:r w:rsidRPr="007B2785">
              <w:rPr>
                <w:bCs/>
                <w:color w:val="000000" w:themeColor="text1"/>
                <w:sz w:val="16"/>
                <w:szCs w:val="16"/>
              </w:rPr>
              <w:t>]. </w:t>
            </w:r>
            <w:r w:rsidRPr="007B2785">
              <w:rPr>
                <w:bCs/>
                <w:i/>
                <w:color w:val="000000" w:themeColor="text1"/>
                <w:sz w:val="16"/>
                <w:szCs w:val="16"/>
              </w:rPr>
              <w:t>African Studies Review, 22</w:t>
            </w:r>
            <w:r w:rsidRPr="007B2785">
              <w:rPr>
                <w:bCs/>
                <w:color w:val="000000" w:themeColor="text1"/>
                <w:sz w:val="16"/>
                <w:szCs w:val="16"/>
              </w:rPr>
              <w:t>(2), 127–138. </w:t>
            </w:r>
            <w:hyperlink r:id="rId30" w:history="1">
              <w:r w:rsidRPr="007B2785">
                <w:rPr>
                  <w:rStyle w:val="Hyperlink"/>
                  <w:bCs/>
                  <w:color w:val="000000" w:themeColor="text1"/>
                  <w:sz w:val="16"/>
                  <w:szCs w:val="16"/>
                </w:rPr>
                <w:t>https://doi</w:t>
              </w:r>
            </w:hyperlink>
            <w:r w:rsidRPr="007B2785">
              <w:rPr>
                <w:bCs/>
                <w:color w:val="000000" w:themeColor="text1"/>
                <w:sz w:val="16"/>
                <w:szCs w:val="16"/>
              </w:rPr>
              <w:t>.org/10.2307/523817</w:t>
            </w:r>
          </w:p>
          <w:p w14:paraId="29FD4226"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Pg</w:t>
            </w:r>
            <w:proofErr w:type="spellEnd"/>
            <w:r w:rsidRPr="007B2785">
              <w:rPr>
                <w:bCs/>
                <w:color w:val="000000" w:themeColor="text1"/>
                <w:sz w:val="16"/>
                <w:szCs w:val="16"/>
              </w:rPr>
              <w:t xml:space="preserve"> 129</w:t>
            </w:r>
          </w:p>
        </w:tc>
        <w:tc>
          <w:tcPr>
            <w:tcW w:w="1843" w:type="dxa"/>
          </w:tcPr>
          <w:p w14:paraId="73DF696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Low until 1980 2224,301 Convention Refugees</w:t>
            </w:r>
          </w:p>
          <w:p w14:paraId="5CDB2D5E" w14:textId="77777777" w:rsidR="00F20CC2" w:rsidRPr="007B2785" w:rsidRDefault="00F20CC2" w:rsidP="007B2785">
            <w:pPr>
              <w:spacing w:after="0"/>
              <w:rPr>
                <w:bCs/>
                <w:color w:val="000000" w:themeColor="text1"/>
                <w:sz w:val="16"/>
                <w:szCs w:val="16"/>
              </w:rPr>
            </w:pPr>
          </w:p>
          <w:p w14:paraId="5F685BB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Peak 1983 315,346</w:t>
            </w:r>
          </w:p>
          <w:p w14:paraId="41938340" w14:textId="77777777" w:rsidR="00F20CC2" w:rsidRPr="007B2785" w:rsidRDefault="00F20CC2" w:rsidP="007B2785">
            <w:pPr>
              <w:spacing w:after="0"/>
              <w:rPr>
                <w:bCs/>
                <w:color w:val="000000" w:themeColor="text1"/>
                <w:sz w:val="16"/>
                <w:szCs w:val="16"/>
              </w:rPr>
            </w:pPr>
          </w:p>
          <w:p w14:paraId="531F0D2F" w14:textId="77777777" w:rsidR="00F20CC2" w:rsidRPr="007B2785" w:rsidRDefault="00F20CC2" w:rsidP="007B2785">
            <w:pPr>
              <w:spacing w:after="0"/>
              <w:rPr>
                <w:bCs/>
                <w:color w:val="000000" w:themeColor="text1"/>
                <w:sz w:val="16"/>
                <w:szCs w:val="16"/>
              </w:rPr>
            </w:pPr>
          </w:p>
          <w:p w14:paraId="6949A33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55,000</w:t>
            </w:r>
          </w:p>
          <w:p w14:paraId="4908027F" w14:textId="77777777" w:rsidR="00F20CC2" w:rsidRPr="007B2785" w:rsidRDefault="00F20CC2" w:rsidP="007B2785">
            <w:pPr>
              <w:spacing w:after="0"/>
              <w:rPr>
                <w:bCs/>
                <w:color w:val="000000" w:themeColor="text1"/>
                <w:sz w:val="16"/>
                <w:szCs w:val="16"/>
              </w:rPr>
            </w:pPr>
          </w:p>
          <w:p w14:paraId="5354A9D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United Nations High Commissioner for Refugees. (1973). Report of the United Nations High Commissioner for Refugees (A/28/12). ¶ 146–152.</w:t>
            </w:r>
          </w:p>
        </w:tc>
        <w:tc>
          <w:tcPr>
            <w:tcW w:w="1985" w:type="dxa"/>
          </w:tcPr>
          <w:p w14:paraId="39E38D25" w14:textId="26EB3D1C"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Over 50,000 , </w:t>
            </w:r>
            <w:r w:rsidRPr="007B2785">
              <w:rPr>
                <w:bCs/>
                <w:color w:val="000000" w:themeColor="text1"/>
                <w:sz w:val="16"/>
                <w:szCs w:val="16"/>
                <w:highlight w:val="white"/>
              </w:rPr>
              <w:t>Nicholas Van Hear, Editorial Introduction to the Ugandan Asian Theme Papers, </w:t>
            </w:r>
            <w:r w:rsidRPr="007B2785">
              <w:rPr>
                <w:bCs/>
                <w:i/>
                <w:color w:val="000000" w:themeColor="text1"/>
                <w:sz w:val="16"/>
                <w:szCs w:val="16"/>
              </w:rPr>
              <w:t>Journal of Refugee Studies</w:t>
            </w:r>
            <w:r w:rsidRPr="007B2785">
              <w:rPr>
                <w:bCs/>
                <w:color w:val="000000" w:themeColor="text1"/>
                <w:sz w:val="16"/>
                <w:szCs w:val="16"/>
                <w:highlight w:val="white"/>
              </w:rPr>
              <w:t>, Volume 6, Issue 3, 1993, Pages 226–229, </w:t>
            </w:r>
            <w:hyperlink r:id="rId31">
              <w:r w:rsidRPr="007B2785">
                <w:rPr>
                  <w:bCs/>
                  <w:color w:val="000000" w:themeColor="text1"/>
                  <w:sz w:val="16"/>
                  <w:szCs w:val="16"/>
                  <w:u w:val="single"/>
                </w:rPr>
                <w:t>https://doi.org/10.1093/jrs/6.3.226</w:t>
              </w:r>
            </w:hyperlink>
          </w:p>
        </w:tc>
      </w:tr>
      <w:tr w:rsidR="00F20CC2" w:rsidRPr="007B2785" w14:paraId="73470BAD" w14:textId="77777777" w:rsidTr="00F20CC2">
        <w:tc>
          <w:tcPr>
            <w:tcW w:w="1412" w:type="dxa"/>
            <w:gridSpan w:val="2"/>
          </w:tcPr>
          <w:p w14:paraId="519B20E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Chile Coup </w:t>
            </w:r>
          </w:p>
        </w:tc>
        <w:tc>
          <w:tcPr>
            <w:tcW w:w="1134" w:type="dxa"/>
          </w:tcPr>
          <w:p w14:paraId="474AE0A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1973-4</w:t>
            </w:r>
          </w:p>
        </w:tc>
        <w:tc>
          <w:tcPr>
            <w:tcW w:w="992" w:type="dxa"/>
          </w:tcPr>
          <w:p w14:paraId="1E98C46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200,000</w:t>
            </w:r>
          </w:p>
        </w:tc>
        <w:tc>
          <w:tcPr>
            <w:tcW w:w="992" w:type="dxa"/>
          </w:tcPr>
          <w:p w14:paraId="65B4630F" w14:textId="26E264AB" w:rsidR="00F20CC2" w:rsidRPr="007B2785" w:rsidRDefault="00F67B22" w:rsidP="007B2785">
            <w:pPr>
              <w:spacing w:after="0"/>
              <w:rPr>
                <w:bCs/>
                <w:color w:val="000000" w:themeColor="text1"/>
                <w:sz w:val="16"/>
                <w:szCs w:val="16"/>
              </w:rPr>
            </w:pPr>
            <w:r w:rsidRPr="007B2785">
              <w:rPr>
                <w:bCs/>
                <w:color w:val="000000" w:themeColor="text1"/>
                <w:sz w:val="16"/>
                <w:szCs w:val="16"/>
              </w:rPr>
              <w:t>Ibid</w:t>
            </w:r>
          </w:p>
        </w:tc>
        <w:tc>
          <w:tcPr>
            <w:tcW w:w="993" w:type="dxa"/>
          </w:tcPr>
          <w:p w14:paraId="5449320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“hundreds of thousands” (Girard 2015, p.2)</w:t>
            </w:r>
          </w:p>
        </w:tc>
        <w:tc>
          <w:tcPr>
            <w:tcW w:w="1134" w:type="dxa"/>
          </w:tcPr>
          <w:p w14:paraId="17103E5C" w14:textId="77777777" w:rsidR="00F20CC2" w:rsidRPr="007B2785" w:rsidRDefault="00F20CC2" w:rsidP="007B2785">
            <w:pPr>
              <w:spacing w:after="0"/>
              <w:rPr>
                <w:bCs/>
                <w:color w:val="000000" w:themeColor="text1"/>
                <w:sz w:val="16"/>
                <w:szCs w:val="16"/>
              </w:rPr>
            </w:pPr>
          </w:p>
          <w:p w14:paraId="65351BC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Girard, G. (2015). Disillusionment in action: The origins and outcomes of US solidarity </w:t>
            </w:r>
            <w:r w:rsidRPr="007B2785">
              <w:rPr>
                <w:bCs/>
                <w:color w:val="000000" w:themeColor="text1"/>
                <w:sz w:val="16"/>
                <w:szCs w:val="16"/>
              </w:rPr>
              <w:lastRenderedPageBreak/>
              <w:t>with Chilean refugees.</w:t>
            </w:r>
          </w:p>
          <w:p w14:paraId="4177584A" w14:textId="77777777" w:rsidR="00F20CC2" w:rsidRPr="007B2785" w:rsidRDefault="00F20CC2" w:rsidP="007B2785">
            <w:pPr>
              <w:spacing w:after="0"/>
              <w:rPr>
                <w:bCs/>
                <w:color w:val="000000" w:themeColor="text1"/>
                <w:sz w:val="16"/>
                <w:szCs w:val="16"/>
              </w:rPr>
            </w:pPr>
          </w:p>
          <w:p w14:paraId="1A82F52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p.2</w:t>
            </w:r>
          </w:p>
        </w:tc>
        <w:tc>
          <w:tcPr>
            <w:tcW w:w="1701" w:type="dxa"/>
            <w:shd w:val="pct10" w:color="auto" w:fill="auto"/>
          </w:tcPr>
          <w:p w14:paraId="2D03FD6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200,000</w:t>
            </w:r>
          </w:p>
          <w:p w14:paraId="0D1D84FB" w14:textId="77777777" w:rsidR="00F20CC2" w:rsidRPr="007B2785" w:rsidRDefault="00F20CC2" w:rsidP="007B2785">
            <w:pPr>
              <w:spacing w:after="0"/>
              <w:rPr>
                <w:bCs/>
                <w:color w:val="000000" w:themeColor="text1"/>
                <w:sz w:val="16"/>
                <w:szCs w:val="16"/>
              </w:rPr>
            </w:pPr>
          </w:p>
          <w:p w14:paraId="408350D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Almost all refugees</w:t>
            </w:r>
          </w:p>
          <w:p w14:paraId="08C263FD" w14:textId="77777777" w:rsidR="00F20CC2" w:rsidRPr="007B2785" w:rsidRDefault="00F20CC2" w:rsidP="007B2785">
            <w:pPr>
              <w:spacing w:after="0"/>
              <w:rPr>
                <w:bCs/>
                <w:color w:val="000000" w:themeColor="text1"/>
                <w:sz w:val="16"/>
                <w:szCs w:val="16"/>
              </w:rPr>
            </w:pPr>
          </w:p>
          <w:p w14:paraId="2482A6B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 30,000 in Sweden,</w:t>
            </w:r>
          </w:p>
          <w:p w14:paraId="4343ABF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7,000 in Canada</w:t>
            </w:r>
          </w:p>
          <w:p w14:paraId="16287CD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3,000 in Britain</w:t>
            </w:r>
          </w:p>
          <w:p w14:paraId="2A493B37" w14:textId="77777777" w:rsidR="00F20CC2" w:rsidRPr="007B2785" w:rsidRDefault="00F20CC2" w:rsidP="007B2785">
            <w:pPr>
              <w:spacing w:after="0"/>
              <w:rPr>
                <w:bCs/>
                <w:color w:val="000000" w:themeColor="text1"/>
                <w:sz w:val="16"/>
                <w:szCs w:val="16"/>
              </w:rPr>
            </w:pPr>
          </w:p>
          <w:p w14:paraId="567165ED" w14:textId="77777777" w:rsidR="00F20CC2" w:rsidRPr="007B2785" w:rsidRDefault="00F20CC2" w:rsidP="007B2785">
            <w:pPr>
              <w:spacing w:after="0"/>
              <w:rPr>
                <w:bCs/>
                <w:color w:val="000000" w:themeColor="text1"/>
                <w:sz w:val="16"/>
                <w:szCs w:val="16"/>
              </w:rPr>
            </w:pPr>
          </w:p>
          <w:p w14:paraId="576010B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(Hirsch 2016, p.3)</w:t>
            </w:r>
          </w:p>
        </w:tc>
        <w:tc>
          <w:tcPr>
            <w:tcW w:w="1842" w:type="dxa"/>
            <w:shd w:val="pct10" w:color="auto" w:fill="auto"/>
          </w:tcPr>
          <w:p w14:paraId="1B6EDBC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Hirsch, S. (2016). Chilean Exiles, Reconciliation and Return: An Alternative View from Below. Journal of Refugee Studies, 29(1), 82–97.</w:t>
            </w:r>
          </w:p>
          <w:p w14:paraId="06F164B1" w14:textId="77777777" w:rsidR="00F20CC2" w:rsidRPr="007B2785" w:rsidRDefault="00F20CC2" w:rsidP="007B2785">
            <w:pPr>
              <w:spacing w:after="0"/>
              <w:rPr>
                <w:bCs/>
                <w:color w:val="000000" w:themeColor="text1"/>
                <w:sz w:val="16"/>
                <w:szCs w:val="16"/>
              </w:rPr>
            </w:pPr>
          </w:p>
          <w:p w14:paraId="75B08B27" w14:textId="77777777" w:rsidR="00F20CC2" w:rsidRPr="007B2785" w:rsidRDefault="00F20CC2" w:rsidP="007B2785">
            <w:pPr>
              <w:spacing w:after="0"/>
              <w:rPr>
                <w:bCs/>
                <w:color w:val="000000" w:themeColor="text1"/>
                <w:sz w:val="16"/>
                <w:szCs w:val="16"/>
              </w:rPr>
            </w:pPr>
          </w:p>
          <w:p w14:paraId="10D7417F"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lastRenderedPageBreak/>
              <w:t>Raska</w:t>
            </w:r>
            <w:proofErr w:type="spellEnd"/>
            <w:r w:rsidRPr="007B2785">
              <w:rPr>
                <w:bCs/>
                <w:color w:val="000000" w:themeColor="text1"/>
                <w:sz w:val="16"/>
                <w:szCs w:val="16"/>
              </w:rPr>
              <w:t xml:space="preserve">, </w:t>
            </w:r>
            <w:proofErr w:type="gramStart"/>
            <w:r w:rsidRPr="007B2785">
              <w:rPr>
                <w:bCs/>
                <w:color w:val="000000" w:themeColor="text1"/>
                <w:sz w:val="16"/>
                <w:szCs w:val="16"/>
              </w:rPr>
              <w:t>J..</w:t>
            </w:r>
            <w:proofErr w:type="gramEnd"/>
            <w:r w:rsidRPr="007B2785">
              <w:rPr>
                <w:bCs/>
                <w:color w:val="000000" w:themeColor="text1"/>
                <w:sz w:val="16"/>
                <w:szCs w:val="16"/>
              </w:rPr>
              <w:t xml:space="preserve"> (2020, July 6). 1973: Canada’s Response to the Chilean Refugees. Canadian Museum of Immigration at Pier 21.</w:t>
            </w:r>
          </w:p>
        </w:tc>
        <w:tc>
          <w:tcPr>
            <w:tcW w:w="1843" w:type="dxa"/>
          </w:tcPr>
          <w:p w14:paraId="2CF84F06" w14:textId="77777777" w:rsidR="00F20CC2" w:rsidRPr="007B2785" w:rsidRDefault="00F20CC2" w:rsidP="007B2785">
            <w:pPr>
              <w:spacing w:after="0"/>
              <w:rPr>
                <w:bCs/>
                <w:color w:val="000000" w:themeColor="text1"/>
                <w:sz w:val="16"/>
                <w:szCs w:val="16"/>
              </w:rPr>
            </w:pPr>
          </w:p>
        </w:tc>
        <w:tc>
          <w:tcPr>
            <w:tcW w:w="1985" w:type="dxa"/>
          </w:tcPr>
          <w:p w14:paraId="4CFC6143"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efugees</w:t>
            </w:r>
            <w:proofErr w:type="spellEnd"/>
            <w:r w:rsidRPr="007B2785">
              <w:rPr>
                <w:bCs/>
                <w:color w:val="000000" w:themeColor="text1"/>
                <w:sz w:val="16"/>
                <w:szCs w:val="16"/>
              </w:rPr>
              <w:t xml:space="preserve"> who scattered to North America, Europe, and elsewhere, where they formed expatriate communities that would, in many cases, remain until the dictatorship ended (</w:t>
            </w:r>
            <w:proofErr w:type="spellStart"/>
            <w:r w:rsidRPr="007B2785">
              <w:rPr>
                <w:bCs/>
                <w:color w:val="000000" w:themeColor="text1"/>
                <w:sz w:val="16"/>
                <w:szCs w:val="16"/>
              </w:rPr>
              <w:t>Raska</w:t>
            </w:r>
            <w:proofErr w:type="spellEnd"/>
            <w:r w:rsidRPr="007B2785">
              <w:rPr>
                <w:bCs/>
                <w:color w:val="000000" w:themeColor="text1"/>
                <w:sz w:val="16"/>
                <w:szCs w:val="16"/>
              </w:rPr>
              <w:t>, 2020)</w:t>
            </w:r>
          </w:p>
          <w:p w14:paraId="092C1724" w14:textId="77777777" w:rsidR="00F20CC2" w:rsidRPr="007B2785" w:rsidRDefault="00F20CC2" w:rsidP="007B2785">
            <w:pPr>
              <w:spacing w:after="0"/>
              <w:rPr>
                <w:bCs/>
                <w:color w:val="000000" w:themeColor="text1"/>
                <w:sz w:val="16"/>
                <w:szCs w:val="16"/>
              </w:rPr>
            </w:pPr>
          </w:p>
          <w:p w14:paraId="44EDD667" w14:textId="310B3C14"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educated professionals, students, left-wing activists, and others targeted by the dictatorship</w:t>
            </w:r>
          </w:p>
        </w:tc>
      </w:tr>
      <w:tr w:rsidR="00F20CC2" w:rsidRPr="007B2785" w14:paraId="0ADBF765" w14:textId="77777777" w:rsidTr="00F20CC2">
        <w:tc>
          <w:tcPr>
            <w:tcW w:w="1412" w:type="dxa"/>
            <w:gridSpan w:val="2"/>
          </w:tcPr>
          <w:p w14:paraId="0797D90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Israel’s Six-Day War </w:t>
            </w:r>
          </w:p>
          <w:p w14:paraId="676D6151" w14:textId="77777777" w:rsidR="00F20CC2" w:rsidRPr="007B2785" w:rsidRDefault="00F20CC2" w:rsidP="007B2785">
            <w:pPr>
              <w:spacing w:after="0"/>
              <w:rPr>
                <w:bCs/>
                <w:color w:val="000000" w:themeColor="text1"/>
                <w:sz w:val="16"/>
                <w:szCs w:val="16"/>
              </w:rPr>
            </w:pPr>
          </w:p>
          <w:p w14:paraId="6A3B4BB9" w14:textId="77777777" w:rsidR="00F20CC2" w:rsidRPr="007B2785" w:rsidRDefault="00F20CC2" w:rsidP="007B2785">
            <w:pPr>
              <w:spacing w:after="0"/>
              <w:rPr>
                <w:bCs/>
                <w:color w:val="000000" w:themeColor="text1"/>
                <w:sz w:val="16"/>
                <w:szCs w:val="16"/>
              </w:rPr>
            </w:pPr>
          </w:p>
          <w:p w14:paraId="7FD4D63D" w14:textId="77777777" w:rsidR="00F20CC2" w:rsidRPr="007B2785" w:rsidRDefault="00F20CC2" w:rsidP="007B2785">
            <w:pPr>
              <w:spacing w:after="0"/>
              <w:rPr>
                <w:bCs/>
                <w:color w:val="000000" w:themeColor="text1"/>
                <w:sz w:val="16"/>
                <w:szCs w:val="16"/>
              </w:rPr>
            </w:pPr>
          </w:p>
          <w:p w14:paraId="232BE0CB" w14:textId="77777777" w:rsidR="00F20CC2" w:rsidRPr="007B2785" w:rsidRDefault="00F20CC2" w:rsidP="007B2785">
            <w:pPr>
              <w:spacing w:after="0"/>
              <w:rPr>
                <w:bCs/>
                <w:color w:val="000000" w:themeColor="text1"/>
                <w:sz w:val="16"/>
                <w:szCs w:val="16"/>
              </w:rPr>
            </w:pPr>
          </w:p>
          <w:p w14:paraId="655B7E52" w14:textId="77777777" w:rsidR="00F20CC2" w:rsidRPr="007B2785" w:rsidRDefault="00F20CC2" w:rsidP="007B2785">
            <w:pPr>
              <w:spacing w:after="0"/>
              <w:rPr>
                <w:bCs/>
                <w:color w:val="000000" w:themeColor="text1"/>
                <w:sz w:val="16"/>
                <w:szCs w:val="16"/>
              </w:rPr>
            </w:pPr>
          </w:p>
          <w:p w14:paraId="020A00EF" w14:textId="77777777" w:rsidR="00F20CC2" w:rsidRPr="007B2785" w:rsidRDefault="00F20CC2" w:rsidP="007B2785">
            <w:pPr>
              <w:spacing w:after="0"/>
              <w:rPr>
                <w:bCs/>
                <w:color w:val="000000" w:themeColor="text1"/>
                <w:sz w:val="16"/>
                <w:szCs w:val="16"/>
              </w:rPr>
            </w:pPr>
          </w:p>
          <w:p w14:paraId="54D28EF0" w14:textId="77777777" w:rsidR="00F20CC2" w:rsidRPr="007B2785" w:rsidRDefault="00F20CC2" w:rsidP="007B2785">
            <w:pPr>
              <w:spacing w:after="0"/>
              <w:rPr>
                <w:bCs/>
                <w:color w:val="000000" w:themeColor="text1"/>
                <w:sz w:val="16"/>
                <w:szCs w:val="16"/>
              </w:rPr>
            </w:pPr>
          </w:p>
          <w:p w14:paraId="2CC27D49" w14:textId="77777777" w:rsidR="00F20CC2" w:rsidRPr="007B2785" w:rsidRDefault="00F20CC2" w:rsidP="007B2785">
            <w:pPr>
              <w:spacing w:after="0"/>
              <w:rPr>
                <w:bCs/>
                <w:color w:val="000000" w:themeColor="text1"/>
                <w:sz w:val="16"/>
                <w:szCs w:val="16"/>
              </w:rPr>
            </w:pPr>
          </w:p>
        </w:tc>
        <w:tc>
          <w:tcPr>
            <w:tcW w:w="1134" w:type="dxa"/>
          </w:tcPr>
          <w:p w14:paraId="3C4D19C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1967</w:t>
            </w:r>
          </w:p>
        </w:tc>
        <w:tc>
          <w:tcPr>
            <w:tcW w:w="992" w:type="dxa"/>
          </w:tcPr>
          <w:p w14:paraId="74E3EE3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245,000 </w:t>
            </w:r>
          </w:p>
          <w:p w14:paraId="6735BF64" w14:textId="77777777" w:rsidR="00F20CC2" w:rsidRPr="007B2785" w:rsidRDefault="00F20CC2" w:rsidP="007B2785">
            <w:pPr>
              <w:spacing w:after="0"/>
              <w:rPr>
                <w:bCs/>
                <w:color w:val="000000" w:themeColor="text1"/>
                <w:sz w:val="16"/>
                <w:szCs w:val="16"/>
              </w:rPr>
            </w:pPr>
          </w:p>
          <w:p w14:paraId="13FC474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from the West Bank and Gaza Strip into Jordan </w:t>
            </w:r>
            <w:r w:rsidRPr="007B2785">
              <w:rPr>
                <w:bCs/>
                <w:color w:val="000000" w:themeColor="text1"/>
                <w:sz w:val="16"/>
                <w:szCs w:val="16"/>
              </w:rPr>
              <w:pgNum/>
            </w:r>
            <w:proofErr w:type="spellStart"/>
            <w:r w:rsidRPr="007B2785">
              <w:rPr>
                <w:bCs/>
                <w:color w:val="000000" w:themeColor="text1"/>
                <w:sz w:val="16"/>
                <w:szCs w:val="16"/>
              </w:rPr>
              <w:t>olombia</w:t>
            </w:r>
            <w:proofErr w:type="spellEnd"/>
            <w:r w:rsidRPr="007B2785">
              <w:rPr>
                <w:bCs/>
                <w:color w:val="000000" w:themeColor="text1"/>
                <w:sz w:val="16"/>
                <w:szCs w:val="16"/>
              </w:rPr>
              <w:pgNum/>
            </w:r>
            <w:r w:rsidRPr="007B2785">
              <w:rPr>
                <w:bCs/>
                <w:color w:val="000000" w:themeColor="text1"/>
                <w:sz w:val="16"/>
                <w:szCs w:val="16"/>
              </w:rPr>
              <w:t xml:space="preserve"> the war.</w:t>
            </w:r>
          </w:p>
          <w:p w14:paraId="50465FFB" w14:textId="77777777" w:rsidR="00F20CC2" w:rsidRPr="007B2785" w:rsidRDefault="00F20CC2" w:rsidP="007B2785">
            <w:pPr>
              <w:spacing w:after="0"/>
              <w:rPr>
                <w:bCs/>
                <w:color w:val="000000" w:themeColor="text1"/>
                <w:sz w:val="16"/>
                <w:szCs w:val="16"/>
              </w:rPr>
            </w:pPr>
          </w:p>
        </w:tc>
        <w:tc>
          <w:tcPr>
            <w:tcW w:w="992" w:type="dxa"/>
          </w:tcPr>
          <w:p w14:paraId="36DCF21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United Nations Special Committee to Investigate Israeli Practices Affecting the Human Rights of the Population of the Occupied Territories, Report A/8389, 5 October 1971.</w:t>
            </w:r>
          </w:p>
        </w:tc>
        <w:tc>
          <w:tcPr>
            <w:tcW w:w="993" w:type="dxa"/>
          </w:tcPr>
          <w:p w14:paraId="553FD78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“nearly 400,000”</w:t>
            </w:r>
          </w:p>
          <w:p w14:paraId="0D3D712E" w14:textId="77777777" w:rsidR="00F20CC2" w:rsidRPr="007B2785" w:rsidRDefault="00F20CC2" w:rsidP="007B2785">
            <w:pPr>
              <w:spacing w:after="0"/>
              <w:rPr>
                <w:bCs/>
                <w:color w:val="000000" w:themeColor="text1"/>
                <w:sz w:val="16"/>
                <w:szCs w:val="16"/>
              </w:rPr>
            </w:pPr>
          </w:p>
          <w:p w14:paraId="092B983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“hundreds of thousands” displaced for the second time since 1948</w:t>
            </w:r>
          </w:p>
          <w:p w14:paraId="687BAA7B" w14:textId="77777777" w:rsidR="00F20CC2" w:rsidRPr="007B2785" w:rsidRDefault="00F20CC2" w:rsidP="007B2785">
            <w:pPr>
              <w:spacing w:after="0"/>
              <w:rPr>
                <w:bCs/>
                <w:color w:val="000000" w:themeColor="text1"/>
                <w:sz w:val="16"/>
                <w:szCs w:val="16"/>
              </w:rPr>
            </w:pPr>
          </w:p>
          <w:p w14:paraId="6B482079" w14:textId="77777777" w:rsidR="00F20CC2" w:rsidRPr="007B2785" w:rsidRDefault="00F20CC2" w:rsidP="007B2785">
            <w:pPr>
              <w:spacing w:after="0"/>
              <w:rPr>
                <w:bCs/>
                <w:color w:val="000000" w:themeColor="text1"/>
                <w:sz w:val="16"/>
                <w:szCs w:val="16"/>
              </w:rPr>
            </w:pPr>
          </w:p>
        </w:tc>
        <w:tc>
          <w:tcPr>
            <w:tcW w:w="1134" w:type="dxa"/>
          </w:tcPr>
          <w:p w14:paraId="4912C275" w14:textId="77777777" w:rsidR="00F20CC2" w:rsidRPr="007B2785" w:rsidRDefault="00F20CC2" w:rsidP="007B2785">
            <w:pPr>
              <w:spacing w:after="0"/>
              <w:rPr>
                <w:bCs/>
                <w:color w:val="000000" w:themeColor="text1"/>
                <w:sz w:val="16"/>
                <w:szCs w:val="16"/>
              </w:rPr>
            </w:pPr>
          </w:p>
          <w:p w14:paraId="6FBAF01F" w14:textId="77777777" w:rsidR="00F20CC2" w:rsidRPr="007B2785" w:rsidRDefault="00F20CC2" w:rsidP="007B2785">
            <w:pPr>
              <w:spacing w:after="0"/>
              <w:rPr>
                <w:bCs/>
                <w:color w:val="000000" w:themeColor="text1"/>
                <w:sz w:val="16"/>
                <w:szCs w:val="16"/>
              </w:rPr>
            </w:pPr>
          </w:p>
          <w:p w14:paraId="719ACB7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Palestinian Return Centre, “56 Years On…Palestinians Remember Israeli-Inflicted </w:t>
            </w:r>
            <w:proofErr w:type="spellStart"/>
            <w:r w:rsidRPr="007B2785">
              <w:rPr>
                <w:bCs/>
                <w:color w:val="000000" w:themeColor="text1"/>
                <w:sz w:val="16"/>
                <w:szCs w:val="16"/>
              </w:rPr>
              <w:t>Naksa</w:t>
            </w:r>
            <w:proofErr w:type="spellEnd"/>
            <w:r w:rsidRPr="007B2785">
              <w:rPr>
                <w:bCs/>
                <w:color w:val="000000" w:themeColor="text1"/>
                <w:sz w:val="16"/>
                <w:szCs w:val="16"/>
              </w:rPr>
              <w:t>”, 4 June 2023</w:t>
            </w:r>
          </w:p>
        </w:tc>
        <w:tc>
          <w:tcPr>
            <w:tcW w:w="1701" w:type="dxa"/>
            <w:shd w:val="pct10" w:color="auto" w:fill="auto"/>
          </w:tcPr>
          <w:p w14:paraId="5A7DB94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280,000 to 325,000 Palestinians were </w:t>
            </w:r>
            <w:r w:rsidRPr="007B2785">
              <w:rPr>
                <w:bCs/>
                <w:i/>
                <w:iCs/>
                <w:color w:val="000000" w:themeColor="text1"/>
                <w:sz w:val="16"/>
                <w:szCs w:val="16"/>
              </w:rPr>
              <w:t xml:space="preserve">newly </w:t>
            </w:r>
            <w:r w:rsidRPr="007B2785">
              <w:rPr>
                <w:bCs/>
                <w:color w:val="000000" w:themeColor="text1"/>
                <w:sz w:val="16"/>
                <w:szCs w:val="16"/>
              </w:rPr>
              <w:t>displaced during the 1967 war, with about 120,000–170,000 of them being second-time refugees who had previously been displaced in 1948</w:t>
            </w:r>
          </w:p>
          <w:p w14:paraId="2438BEAB" w14:textId="77777777" w:rsidR="00F20CC2" w:rsidRPr="007B2785" w:rsidRDefault="00F20CC2" w:rsidP="007B2785">
            <w:pPr>
              <w:spacing w:after="0"/>
              <w:rPr>
                <w:bCs/>
                <w:color w:val="000000" w:themeColor="text1"/>
                <w:sz w:val="16"/>
                <w:szCs w:val="16"/>
              </w:rPr>
            </w:pPr>
          </w:p>
          <w:p w14:paraId="2FF7679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Out of population of 1 million) </w:t>
            </w:r>
          </w:p>
          <w:p w14:paraId="414E9C1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100,000 Syrians from the Golan Heights</w:t>
            </w:r>
          </w:p>
        </w:tc>
        <w:tc>
          <w:tcPr>
            <w:tcW w:w="1842" w:type="dxa"/>
            <w:shd w:val="pct10" w:color="auto" w:fill="auto"/>
          </w:tcPr>
          <w:p w14:paraId="7FC6348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Robert Bowker, Palestinian Refugees: Mythology, Identity, and the Search for Peace, Lynne </w:t>
            </w:r>
            <w:proofErr w:type="spellStart"/>
            <w:r w:rsidRPr="007B2785">
              <w:rPr>
                <w:bCs/>
                <w:color w:val="000000" w:themeColor="text1"/>
                <w:sz w:val="16"/>
                <w:szCs w:val="16"/>
              </w:rPr>
              <w:t>Rienner</w:t>
            </w:r>
            <w:proofErr w:type="spellEnd"/>
            <w:r w:rsidRPr="007B2785">
              <w:rPr>
                <w:bCs/>
                <w:color w:val="000000" w:themeColor="text1"/>
                <w:sz w:val="16"/>
                <w:szCs w:val="16"/>
              </w:rPr>
              <w:t xml:space="preserve"> Publishers, 2003, p. 81-2fn3.</w:t>
            </w:r>
          </w:p>
          <w:p w14:paraId="71DB1981" w14:textId="77777777" w:rsidR="00F20CC2" w:rsidRPr="007B2785" w:rsidRDefault="00F20CC2" w:rsidP="007B2785">
            <w:pPr>
              <w:spacing w:after="0"/>
              <w:rPr>
                <w:bCs/>
                <w:color w:val="000000" w:themeColor="text1"/>
                <w:sz w:val="16"/>
                <w:szCs w:val="16"/>
              </w:rPr>
            </w:pPr>
          </w:p>
          <w:p w14:paraId="7D6E55AF" w14:textId="77777777" w:rsidR="00F20CC2" w:rsidRPr="007B2785" w:rsidRDefault="00F20CC2" w:rsidP="007B2785">
            <w:pPr>
              <w:spacing w:after="0"/>
              <w:rPr>
                <w:bCs/>
                <w:color w:val="000000" w:themeColor="text1"/>
                <w:sz w:val="16"/>
                <w:szCs w:val="16"/>
              </w:rPr>
            </w:pPr>
          </w:p>
          <w:p w14:paraId="0CDA031A" w14:textId="77777777" w:rsidR="00F20CC2" w:rsidRPr="007B2785" w:rsidRDefault="00F20CC2" w:rsidP="007B2785">
            <w:pPr>
              <w:spacing w:after="0"/>
              <w:rPr>
                <w:bCs/>
                <w:color w:val="000000" w:themeColor="text1"/>
                <w:sz w:val="16"/>
                <w:szCs w:val="16"/>
              </w:rPr>
            </w:pPr>
          </w:p>
        </w:tc>
        <w:tc>
          <w:tcPr>
            <w:tcW w:w="1843" w:type="dxa"/>
          </w:tcPr>
          <w:p w14:paraId="22B5BEE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UNHCR n/a</w:t>
            </w:r>
          </w:p>
          <w:p w14:paraId="3169A88B" w14:textId="77777777" w:rsidR="00F20CC2" w:rsidRPr="007B2785" w:rsidRDefault="00F20CC2" w:rsidP="007B2785">
            <w:pPr>
              <w:spacing w:after="0"/>
              <w:rPr>
                <w:bCs/>
                <w:color w:val="000000" w:themeColor="text1"/>
                <w:sz w:val="16"/>
                <w:szCs w:val="16"/>
              </w:rPr>
            </w:pPr>
          </w:p>
          <w:p w14:paraId="3D73A34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245,000 Palestinians</w:t>
            </w:r>
          </w:p>
          <w:p w14:paraId="184CB3C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And</w:t>
            </w:r>
          </w:p>
          <w:p w14:paraId="5199242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110,000 Syrians (Golan Heights)</w:t>
            </w:r>
          </w:p>
          <w:p w14:paraId="7B0D67C6" w14:textId="77777777" w:rsidR="00F20CC2" w:rsidRPr="007B2785" w:rsidRDefault="00F20CC2" w:rsidP="007B2785">
            <w:pPr>
              <w:spacing w:after="0"/>
              <w:rPr>
                <w:bCs/>
                <w:color w:val="000000" w:themeColor="text1"/>
                <w:sz w:val="16"/>
                <w:szCs w:val="16"/>
              </w:rPr>
            </w:pPr>
          </w:p>
          <w:p w14:paraId="4C53152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United Nations Relief and Works Agency. (2014). UN GA Res. 69/87: Persons displaced as a result of the June 1967 and subsequent hostilities.</w:t>
            </w:r>
          </w:p>
          <w:p w14:paraId="2A608876" w14:textId="77777777" w:rsidR="00F20CC2" w:rsidRPr="007B2785" w:rsidRDefault="00F20CC2" w:rsidP="007B2785">
            <w:pPr>
              <w:spacing w:after="0"/>
              <w:rPr>
                <w:bCs/>
                <w:color w:val="000000" w:themeColor="text1"/>
                <w:sz w:val="16"/>
                <w:szCs w:val="16"/>
              </w:rPr>
            </w:pPr>
          </w:p>
          <w:p w14:paraId="545FEF48" w14:textId="739CA038"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UN Secretary-General’s report A/69/345:  </w:t>
            </w:r>
            <w:hyperlink r:id="rId32" w:history="1">
              <w:r w:rsidRPr="007B2785">
                <w:rPr>
                  <w:rStyle w:val="Hyperlink"/>
                  <w:bCs/>
                  <w:color w:val="000000" w:themeColor="text1"/>
                  <w:sz w:val="16"/>
                  <w:szCs w:val="16"/>
                </w:rPr>
                <w:t>https://digitallibrary</w:t>
              </w:r>
            </w:hyperlink>
            <w:r w:rsidRPr="007B2785">
              <w:rPr>
                <w:bCs/>
                <w:color w:val="000000" w:themeColor="text1"/>
                <w:sz w:val="16"/>
                <w:szCs w:val="16"/>
              </w:rPr>
              <w:t>.un.org/record/779645</w:t>
            </w:r>
          </w:p>
        </w:tc>
        <w:tc>
          <w:tcPr>
            <w:tcW w:w="1985" w:type="dxa"/>
          </w:tcPr>
          <w:p w14:paraId="7BEE9520" w14:textId="563CBFF3" w:rsidR="00F20CC2" w:rsidRPr="007B2785" w:rsidRDefault="00F20CC2" w:rsidP="007B2785">
            <w:pPr>
              <w:spacing w:after="0"/>
              <w:rPr>
                <w:bCs/>
                <w:color w:val="000000" w:themeColor="text1"/>
                <w:sz w:val="16"/>
                <w:szCs w:val="16"/>
              </w:rPr>
            </w:pPr>
          </w:p>
        </w:tc>
      </w:tr>
      <w:tr w:rsidR="00F20CC2" w:rsidRPr="007B2785" w14:paraId="2885C5C8" w14:textId="77777777" w:rsidTr="00F20CC2">
        <w:tc>
          <w:tcPr>
            <w:tcW w:w="1412" w:type="dxa"/>
            <w:gridSpan w:val="2"/>
          </w:tcPr>
          <w:p w14:paraId="33AEA07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Biafra War </w:t>
            </w:r>
          </w:p>
          <w:p w14:paraId="4D4E55E9" w14:textId="77777777" w:rsidR="00F20CC2" w:rsidRPr="007B2785" w:rsidRDefault="00F20CC2" w:rsidP="007B2785">
            <w:pPr>
              <w:spacing w:after="0"/>
              <w:rPr>
                <w:bCs/>
                <w:color w:val="000000" w:themeColor="text1"/>
                <w:sz w:val="16"/>
                <w:szCs w:val="16"/>
              </w:rPr>
            </w:pPr>
          </w:p>
          <w:p w14:paraId="5142A855" w14:textId="77777777" w:rsidR="00F20CC2" w:rsidRPr="007B2785" w:rsidRDefault="00F20CC2" w:rsidP="007B2785">
            <w:pPr>
              <w:spacing w:after="0"/>
              <w:rPr>
                <w:bCs/>
                <w:color w:val="000000" w:themeColor="text1"/>
                <w:sz w:val="16"/>
                <w:szCs w:val="16"/>
              </w:rPr>
            </w:pPr>
          </w:p>
          <w:p w14:paraId="054092CF" w14:textId="77777777" w:rsidR="00F20CC2" w:rsidRPr="007B2785" w:rsidRDefault="00F20CC2" w:rsidP="007B2785">
            <w:pPr>
              <w:spacing w:after="0"/>
              <w:rPr>
                <w:bCs/>
                <w:color w:val="000000" w:themeColor="text1"/>
                <w:sz w:val="16"/>
                <w:szCs w:val="16"/>
              </w:rPr>
            </w:pPr>
          </w:p>
          <w:p w14:paraId="194CBF15" w14:textId="77777777" w:rsidR="00F20CC2" w:rsidRPr="007B2785" w:rsidRDefault="00F20CC2" w:rsidP="007B2785">
            <w:pPr>
              <w:spacing w:after="0"/>
              <w:rPr>
                <w:bCs/>
                <w:color w:val="000000" w:themeColor="text1"/>
                <w:sz w:val="16"/>
                <w:szCs w:val="16"/>
              </w:rPr>
            </w:pPr>
          </w:p>
          <w:p w14:paraId="304B3EBA" w14:textId="77777777" w:rsidR="00F20CC2" w:rsidRPr="007B2785" w:rsidRDefault="00F20CC2" w:rsidP="007B2785">
            <w:pPr>
              <w:spacing w:after="0"/>
              <w:rPr>
                <w:bCs/>
                <w:color w:val="000000" w:themeColor="text1"/>
                <w:sz w:val="16"/>
                <w:szCs w:val="16"/>
              </w:rPr>
            </w:pPr>
          </w:p>
          <w:p w14:paraId="51B244F4" w14:textId="77777777" w:rsidR="00F20CC2" w:rsidRPr="007B2785" w:rsidRDefault="00F20CC2" w:rsidP="007B2785">
            <w:pPr>
              <w:spacing w:after="0"/>
              <w:rPr>
                <w:bCs/>
                <w:color w:val="000000" w:themeColor="text1"/>
                <w:sz w:val="16"/>
                <w:szCs w:val="16"/>
              </w:rPr>
            </w:pPr>
          </w:p>
          <w:p w14:paraId="3F0C273F" w14:textId="77777777" w:rsidR="00F20CC2" w:rsidRPr="007B2785" w:rsidRDefault="00F20CC2" w:rsidP="007B2785">
            <w:pPr>
              <w:spacing w:after="0"/>
              <w:rPr>
                <w:bCs/>
                <w:color w:val="000000" w:themeColor="text1"/>
                <w:sz w:val="16"/>
                <w:szCs w:val="16"/>
              </w:rPr>
            </w:pPr>
          </w:p>
          <w:p w14:paraId="504A7739" w14:textId="77777777" w:rsidR="00F20CC2" w:rsidRPr="007B2785" w:rsidRDefault="00F20CC2" w:rsidP="007B2785">
            <w:pPr>
              <w:spacing w:after="0"/>
              <w:rPr>
                <w:bCs/>
                <w:color w:val="000000" w:themeColor="text1"/>
                <w:sz w:val="16"/>
                <w:szCs w:val="16"/>
              </w:rPr>
            </w:pPr>
          </w:p>
          <w:p w14:paraId="53CCAFA8" w14:textId="77777777" w:rsidR="00F20CC2" w:rsidRPr="007B2785" w:rsidRDefault="00F20CC2" w:rsidP="007B2785">
            <w:pPr>
              <w:spacing w:after="0"/>
              <w:rPr>
                <w:bCs/>
                <w:color w:val="000000" w:themeColor="text1"/>
                <w:sz w:val="16"/>
                <w:szCs w:val="16"/>
              </w:rPr>
            </w:pPr>
          </w:p>
          <w:p w14:paraId="6E7B93B9" w14:textId="77777777" w:rsidR="00F20CC2" w:rsidRPr="007B2785" w:rsidRDefault="00F20CC2" w:rsidP="007B2785">
            <w:pPr>
              <w:spacing w:after="0"/>
              <w:rPr>
                <w:bCs/>
                <w:color w:val="000000" w:themeColor="text1"/>
                <w:sz w:val="16"/>
                <w:szCs w:val="16"/>
              </w:rPr>
            </w:pPr>
          </w:p>
        </w:tc>
        <w:tc>
          <w:tcPr>
            <w:tcW w:w="1134" w:type="dxa"/>
          </w:tcPr>
          <w:p w14:paraId="15DF1C4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1967-70</w:t>
            </w:r>
          </w:p>
          <w:p w14:paraId="2B4D14EE" w14:textId="77777777" w:rsidR="00F20CC2" w:rsidRPr="007B2785" w:rsidRDefault="00F20CC2" w:rsidP="007B2785">
            <w:pPr>
              <w:spacing w:after="0"/>
              <w:rPr>
                <w:bCs/>
                <w:color w:val="000000" w:themeColor="text1"/>
                <w:sz w:val="16"/>
                <w:szCs w:val="16"/>
              </w:rPr>
            </w:pPr>
          </w:p>
          <w:p w14:paraId="4728C454" w14:textId="77777777" w:rsidR="00F20CC2" w:rsidRPr="007B2785" w:rsidRDefault="00F20CC2" w:rsidP="007B2785">
            <w:pPr>
              <w:spacing w:after="0"/>
              <w:rPr>
                <w:bCs/>
                <w:color w:val="000000" w:themeColor="text1"/>
                <w:sz w:val="16"/>
                <w:szCs w:val="16"/>
              </w:rPr>
            </w:pPr>
          </w:p>
          <w:p w14:paraId="0200AA81" w14:textId="77777777" w:rsidR="00F20CC2" w:rsidRPr="007B2785" w:rsidRDefault="00F20CC2" w:rsidP="007B2785">
            <w:pPr>
              <w:spacing w:after="0"/>
              <w:rPr>
                <w:bCs/>
                <w:color w:val="000000" w:themeColor="text1"/>
                <w:sz w:val="16"/>
                <w:szCs w:val="16"/>
              </w:rPr>
            </w:pPr>
          </w:p>
          <w:p w14:paraId="6E99BE20" w14:textId="77777777" w:rsidR="00F20CC2" w:rsidRPr="007B2785" w:rsidRDefault="00F20CC2" w:rsidP="007B2785">
            <w:pPr>
              <w:spacing w:after="0"/>
              <w:rPr>
                <w:bCs/>
                <w:color w:val="000000" w:themeColor="text1"/>
                <w:sz w:val="16"/>
                <w:szCs w:val="16"/>
              </w:rPr>
            </w:pPr>
          </w:p>
          <w:p w14:paraId="1B1FB25D" w14:textId="77777777" w:rsidR="00F20CC2" w:rsidRPr="007B2785" w:rsidRDefault="00F20CC2" w:rsidP="007B2785">
            <w:pPr>
              <w:spacing w:after="0"/>
              <w:rPr>
                <w:bCs/>
                <w:color w:val="000000" w:themeColor="text1"/>
                <w:sz w:val="16"/>
                <w:szCs w:val="16"/>
              </w:rPr>
            </w:pPr>
          </w:p>
          <w:p w14:paraId="2A0A5102" w14:textId="77777777" w:rsidR="00F20CC2" w:rsidRPr="007B2785" w:rsidRDefault="00F20CC2" w:rsidP="007B2785">
            <w:pPr>
              <w:spacing w:after="0"/>
              <w:rPr>
                <w:bCs/>
                <w:color w:val="000000" w:themeColor="text1"/>
                <w:sz w:val="16"/>
                <w:szCs w:val="16"/>
              </w:rPr>
            </w:pPr>
          </w:p>
          <w:p w14:paraId="68D28E8B" w14:textId="77777777" w:rsidR="00F20CC2" w:rsidRPr="007B2785" w:rsidRDefault="00F20CC2" w:rsidP="007B2785">
            <w:pPr>
              <w:spacing w:after="0"/>
              <w:rPr>
                <w:bCs/>
                <w:color w:val="000000" w:themeColor="text1"/>
                <w:sz w:val="16"/>
                <w:szCs w:val="16"/>
              </w:rPr>
            </w:pPr>
          </w:p>
          <w:p w14:paraId="70B35C03" w14:textId="77777777" w:rsidR="00F20CC2" w:rsidRPr="007B2785" w:rsidRDefault="00F20CC2" w:rsidP="007B2785">
            <w:pPr>
              <w:spacing w:after="0"/>
              <w:rPr>
                <w:bCs/>
                <w:color w:val="000000" w:themeColor="text1"/>
                <w:sz w:val="16"/>
                <w:szCs w:val="16"/>
              </w:rPr>
            </w:pPr>
          </w:p>
          <w:p w14:paraId="2BDDC00C" w14:textId="77777777" w:rsidR="00F20CC2" w:rsidRPr="007B2785" w:rsidRDefault="00F20CC2" w:rsidP="007B2785">
            <w:pPr>
              <w:spacing w:after="0"/>
              <w:rPr>
                <w:bCs/>
                <w:color w:val="000000" w:themeColor="text1"/>
                <w:sz w:val="16"/>
                <w:szCs w:val="16"/>
              </w:rPr>
            </w:pPr>
          </w:p>
          <w:p w14:paraId="751D67FE" w14:textId="77777777" w:rsidR="00F20CC2" w:rsidRPr="007B2785" w:rsidRDefault="00F20CC2" w:rsidP="007B2785">
            <w:pPr>
              <w:spacing w:after="0"/>
              <w:rPr>
                <w:bCs/>
                <w:color w:val="000000" w:themeColor="text1"/>
                <w:sz w:val="16"/>
                <w:szCs w:val="16"/>
              </w:rPr>
            </w:pPr>
          </w:p>
        </w:tc>
        <w:tc>
          <w:tcPr>
            <w:tcW w:w="992" w:type="dxa"/>
          </w:tcPr>
          <w:p w14:paraId="14045F72" w14:textId="77777777" w:rsidR="00F20CC2" w:rsidRPr="007B2785" w:rsidRDefault="00F20CC2" w:rsidP="007B2785">
            <w:pPr>
              <w:spacing w:after="0"/>
              <w:rPr>
                <w:bCs/>
                <w:strike/>
                <w:color w:val="000000" w:themeColor="text1"/>
                <w:sz w:val="16"/>
                <w:szCs w:val="16"/>
              </w:rPr>
            </w:pPr>
          </w:p>
          <w:p w14:paraId="06CE5735" w14:textId="77777777" w:rsidR="00F20CC2" w:rsidRPr="007B2785" w:rsidRDefault="00F20CC2" w:rsidP="007B2785">
            <w:pPr>
              <w:spacing w:after="0"/>
              <w:rPr>
                <w:bCs/>
                <w:strike/>
                <w:color w:val="000000" w:themeColor="text1"/>
                <w:sz w:val="16"/>
                <w:szCs w:val="16"/>
              </w:rPr>
            </w:pPr>
          </w:p>
          <w:p w14:paraId="34F447F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1,000,000 internally displaced (mostly Igbo)</w:t>
            </w:r>
          </w:p>
          <w:p w14:paraId="1A79EC62" w14:textId="77777777" w:rsidR="00F20CC2" w:rsidRPr="007B2785" w:rsidRDefault="00F20CC2" w:rsidP="007B2785">
            <w:pPr>
              <w:spacing w:after="0"/>
              <w:rPr>
                <w:bCs/>
                <w:strike/>
                <w:color w:val="000000" w:themeColor="text1"/>
                <w:sz w:val="16"/>
                <w:szCs w:val="16"/>
              </w:rPr>
            </w:pPr>
          </w:p>
          <w:p w14:paraId="526E25AC" w14:textId="77777777" w:rsidR="00F20CC2" w:rsidRPr="007B2785" w:rsidRDefault="00F20CC2" w:rsidP="007B2785">
            <w:pPr>
              <w:spacing w:after="0"/>
              <w:rPr>
                <w:bCs/>
                <w:strike/>
                <w:color w:val="000000" w:themeColor="text1"/>
                <w:sz w:val="16"/>
                <w:szCs w:val="16"/>
              </w:rPr>
            </w:pPr>
          </w:p>
          <w:p w14:paraId="33D48129" w14:textId="77777777" w:rsidR="00F20CC2" w:rsidRPr="007B2785" w:rsidRDefault="00F20CC2" w:rsidP="007B2785">
            <w:pPr>
              <w:spacing w:after="0"/>
              <w:rPr>
                <w:bCs/>
                <w:strike/>
                <w:color w:val="000000" w:themeColor="text1"/>
                <w:sz w:val="16"/>
                <w:szCs w:val="16"/>
              </w:rPr>
            </w:pPr>
          </w:p>
          <w:p w14:paraId="7A6BE339" w14:textId="77777777" w:rsidR="00F20CC2" w:rsidRPr="007B2785" w:rsidRDefault="00F20CC2" w:rsidP="007B2785">
            <w:pPr>
              <w:spacing w:after="0"/>
              <w:rPr>
                <w:bCs/>
                <w:strike/>
                <w:color w:val="000000" w:themeColor="text1"/>
                <w:sz w:val="16"/>
                <w:szCs w:val="16"/>
              </w:rPr>
            </w:pPr>
          </w:p>
          <w:p w14:paraId="17F9000A" w14:textId="77777777" w:rsidR="00F20CC2" w:rsidRPr="007B2785" w:rsidRDefault="00F20CC2" w:rsidP="007B2785">
            <w:pPr>
              <w:spacing w:after="0"/>
              <w:rPr>
                <w:bCs/>
                <w:strike/>
                <w:color w:val="000000" w:themeColor="text1"/>
                <w:sz w:val="16"/>
                <w:szCs w:val="16"/>
              </w:rPr>
            </w:pPr>
          </w:p>
          <w:p w14:paraId="46833CB3" w14:textId="77777777" w:rsidR="00F20CC2" w:rsidRPr="007B2785" w:rsidRDefault="00F20CC2" w:rsidP="007B2785">
            <w:pPr>
              <w:spacing w:after="0"/>
              <w:rPr>
                <w:bCs/>
                <w:strike/>
                <w:color w:val="000000" w:themeColor="text1"/>
                <w:sz w:val="16"/>
                <w:szCs w:val="16"/>
              </w:rPr>
            </w:pPr>
          </w:p>
          <w:p w14:paraId="33BC7A4B" w14:textId="77777777" w:rsidR="00F20CC2" w:rsidRPr="007B2785" w:rsidRDefault="00F20CC2" w:rsidP="007B2785">
            <w:pPr>
              <w:spacing w:after="0"/>
              <w:rPr>
                <w:bCs/>
                <w:strike/>
                <w:color w:val="000000" w:themeColor="text1"/>
                <w:sz w:val="16"/>
                <w:szCs w:val="16"/>
              </w:rPr>
            </w:pPr>
          </w:p>
          <w:p w14:paraId="60AC4BDD" w14:textId="77777777" w:rsidR="00F20CC2" w:rsidRPr="007B2785" w:rsidRDefault="00F20CC2" w:rsidP="007B2785">
            <w:pPr>
              <w:spacing w:after="0"/>
              <w:rPr>
                <w:bCs/>
                <w:strike/>
                <w:color w:val="000000" w:themeColor="text1"/>
                <w:sz w:val="16"/>
                <w:szCs w:val="16"/>
              </w:rPr>
            </w:pPr>
          </w:p>
          <w:p w14:paraId="4CE7351A" w14:textId="77777777" w:rsidR="00F20CC2" w:rsidRPr="007B2785" w:rsidRDefault="00F20CC2" w:rsidP="007B2785">
            <w:pPr>
              <w:spacing w:after="0"/>
              <w:rPr>
                <w:bCs/>
                <w:strike/>
                <w:color w:val="000000" w:themeColor="text1"/>
                <w:sz w:val="16"/>
                <w:szCs w:val="16"/>
              </w:rPr>
            </w:pPr>
          </w:p>
          <w:p w14:paraId="5CECFBCA" w14:textId="77777777" w:rsidR="00F20CC2" w:rsidRPr="007B2785" w:rsidRDefault="00F20CC2" w:rsidP="007B2785">
            <w:pPr>
              <w:spacing w:after="0"/>
              <w:rPr>
                <w:bCs/>
                <w:strike/>
                <w:color w:val="000000" w:themeColor="text1"/>
                <w:sz w:val="16"/>
                <w:szCs w:val="16"/>
              </w:rPr>
            </w:pPr>
          </w:p>
          <w:p w14:paraId="0A8449F4" w14:textId="77777777" w:rsidR="00F20CC2" w:rsidRPr="007B2785" w:rsidRDefault="00F20CC2" w:rsidP="007B2785">
            <w:pPr>
              <w:spacing w:after="0"/>
              <w:rPr>
                <w:bCs/>
                <w:strike/>
                <w:color w:val="000000" w:themeColor="text1"/>
                <w:sz w:val="16"/>
                <w:szCs w:val="16"/>
              </w:rPr>
            </w:pPr>
          </w:p>
          <w:p w14:paraId="1015D9C1" w14:textId="77777777" w:rsidR="00F20CC2" w:rsidRPr="007B2785" w:rsidRDefault="00F20CC2" w:rsidP="007B2785">
            <w:pPr>
              <w:spacing w:after="0"/>
              <w:rPr>
                <w:bCs/>
                <w:strike/>
                <w:color w:val="000000" w:themeColor="text1"/>
                <w:sz w:val="16"/>
                <w:szCs w:val="16"/>
              </w:rPr>
            </w:pPr>
          </w:p>
        </w:tc>
        <w:tc>
          <w:tcPr>
            <w:tcW w:w="992" w:type="dxa"/>
          </w:tcPr>
          <w:p w14:paraId="314F78DC" w14:textId="6748DBA3" w:rsidR="00F20CC2" w:rsidRPr="007B2785" w:rsidRDefault="00F20CC2" w:rsidP="007B2785">
            <w:pPr>
              <w:spacing w:after="0"/>
              <w:rPr>
                <w:bCs/>
                <w:color w:val="000000" w:themeColor="text1"/>
                <w:sz w:val="16"/>
                <w:szCs w:val="16"/>
              </w:rPr>
            </w:pPr>
            <w:r w:rsidRPr="007B2785">
              <w:rPr>
                <w:bCs/>
                <w:strike/>
                <w:color w:val="000000" w:themeColor="text1"/>
                <w:sz w:val="16"/>
                <w:szCs w:val="16"/>
              </w:rPr>
              <w:br/>
            </w:r>
            <w:proofErr w:type="spellStart"/>
            <w:r w:rsidRPr="007B2785">
              <w:rPr>
                <w:bCs/>
                <w:color w:val="000000" w:themeColor="text1"/>
                <w:sz w:val="16"/>
                <w:szCs w:val="16"/>
              </w:rPr>
              <w:t>Mberu</w:t>
            </w:r>
            <w:proofErr w:type="spellEnd"/>
            <w:r w:rsidRPr="007B2785">
              <w:rPr>
                <w:bCs/>
                <w:color w:val="000000" w:themeColor="text1"/>
                <w:sz w:val="16"/>
                <w:szCs w:val="16"/>
              </w:rPr>
              <w:t xml:space="preserve">, B. U., &amp;#38; </w:t>
            </w:r>
            <w:proofErr w:type="spellStart"/>
            <w:r w:rsidRPr="007B2785">
              <w:rPr>
                <w:bCs/>
                <w:color w:val="000000" w:themeColor="text1"/>
                <w:sz w:val="16"/>
                <w:szCs w:val="16"/>
              </w:rPr>
              <w:t>Pongou</w:t>
            </w:r>
            <w:proofErr w:type="spellEnd"/>
            <w:r w:rsidRPr="007B2785">
              <w:rPr>
                <w:bCs/>
                <w:color w:val="000000" w:themeColor="text1"/>
                <w:sz w:val="16"/>
                <w:szCs w:val="16"/>
              </w:rPr>
              <w:t xml:space="preserve">, R. (2010, June 30). Nigeria: Multiple forms of mobility in </w:t>
            </w:r>
            <w:proofErr w:type="spellStart"/>
            <w:r w:rsidRPr="007B2785">
              <w:rPr>
                <w:bCs/>
                <w:color w:val="000000" w:themeColor="text1"/>
                <w:sz w:val="16"/>
                <w:szCs w:val="16"/>
              </w:rPr>
              <w:t>africa’s</w:t>
            </w:r>
            <w:proofErr w:type="spellEnd"/>
            <w:r w:rsidRPr="007B2785">
              <w:rPr>
                <w:bCs/>
                <w:color w:val="000000" w:themeColor="text1"/>
                <w:sz w:val="16"/>
                <w:szCs w:val="16"/>
              </w:rPr>
              <w:t xml:space="preserve"> demographic giant. Migrationpolicy.Org. https://www.migrationpolicy.org/article/nigeria-</w:t>
            </w:r>
            <w:r w:rsidRPr="007B2785">
              <w:rPr>
                <w:bCs/>
                <w:color w:val="000000" w:themeColor="text1"/>
                <w:sz w:val="16"/>
                <w:szCs w:val="16"/>
              </w:rPr>
              <w:lastRenderedPageBreak/>
              <w:t>multiple-forms-mobility-africas-demographic-giant</w:t>
            </w:r>
          </w:p>
        </w:tc>
        <w:tc>
          <w:tcPr>
            <w:tcW w:w="993" w:type="dxa"/>
          </w:tcPr>
          <w:p w14:paraId="50DC6F28" w14:textId="77777777" w:rsidR="00F20CC2" w:rsidRPr="007B2785" w:rsidRDefault="00F20CC2" w:rsidP="007B2785">
            <w:pPr>
              <w:spacing w:after="0"/>
              <w:rPr>
                <w:bCs/>
                <w:color w:val="000000" w:themeColor="text1"/>
                <w:sz w:val="16"/>
                <w:szCs w:val="16"/>
              </w:rPr>
            </w:pPr>
          </w:p>
          <w:p w14:paraId="33A12634" w14:textId="77777777" w:rsidR="00F20CC2" w:rsidRPr="007B2785" w:rsidRDefault="00F20CC2" w:rsidP="007B2785">
            <w:pPr>
              <w:spacing w:after="0"/>
              <w:rPr>
                <w:bCs/>
                <w:color w:val="000000" w:themeColor="text1"/>
                <w:sz w:val="16"/>
                <w:szCs w:val="16"/>
              </w:rPr>
            </w:pPr>
          </w:p>
          <w:p w14:paraId="4843561B" w14:textId="77777777" w:rsidR="00F20CC2" w:rsidRPr="007B2785" w:rsidRDefault="00F20CC2" w:rsidP="007B2785">
            <w:pPr>
              <w:spacing w:after="0"/>
              <w:rPr>
                <w:bCs/>
                <w:color w:val="000000" w:themeColor="text1"/>
                <w:sz w:val="16"/>
                <w:szCs w:val="16"/>
              </w:rPr>
            </w:pPr>
          </w:p>
          <w:p w14:paraId="5A4B330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2-4.5 million IDPs</w:t>
            </w:r>
          </w:p>
          <w:p w14:paraId="11F0AE78" w14:textId="77777777" w:rsidR="00F20CC2" w:rsidRPr="007B2785" w:rsidRDefault="00F20CC2" w:rsidP="007B2785">
            <w:pPr>
              <w:spacing w:after="0"/>
              <w:rPr>
                <w:bCs/>
                <w:color w:val="000000" w:themeColor="text1"/>
                <w:sz w:val="16"/>
                <w:szCs w:val="16"/>
              </w:rPr>
            </w:pPr>
          </w:p>
          <w:p w14:paraId="5961E3CB" w14:textId="77777777" w:rsidR="00F20CC2" w:rsidRPr="007B2785" w:rsidRDefault="00F20CC2" w:rsidP="007B2785">
            <w:pPr>
              <w:spacing w:after="0"/>
              <w:rPr>
                <w:bCs/>
                <w:color w:val="000000" w:themeColor="text1"/>
                <w:sz w:val="16"/>
                <w:szCs w:val="16"/>
              </w:rPr>
            </w:pPr>
          </w:p>
          <w:p w14:paraId="1B6CD76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2 million (Igbo) refugees </w:t>
            </w:r>
          </w:p>
          <w:p w14:paraId="3990A9D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 1966</w:t>
            </w:r>
          </w:p>
          <w:p w14:paraId="7DD17180" w14:textId="77777777" w:rsidR="00F20CC2" w:rsidRPr="007B2785" w:rsidRDefault="00F20CC2" w:rsidP="007B2785">
            <w:pPr>
              <w:spacing w:after="0"/>
              <w:rPr>
                <w:bCs/>
                <w:color w:val="000000" w:themeColor="text1"/>
                <w:sz w:val="16"/>
                <w:szCs w:val="16"/>
              </w:rPr>
            </w:pPr>
          </w:p>
          <w:p w14:paraId="66FC431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t>
            </w:r>
            <w:proofErr w:type="spellStart"/>
            <w:r w:rsidRPr="007B2785">
              <w:rPr>
                <w:bCs/>
                <w:color w:val="000000" w:themeColor="text1"/>
                <w:sz w:val="16"/>
                <w:szCs w:val="16"/>
              </w:rPr>
              <w:t>Heerten</w:t>
            </w:r>
            <w:proofErr w:type="spellEnd"/>
            <w:r w:rsidRPr="007B2785">
              <w:rPr>
                <w:bCs/>
                <w:color w:val="000000" w:themeColor="text1"/>
                <w:sz w:val="16"/>
                <w:szCs w:val="16"/>
              </w:rPr>
              <w:t xml:space="preserve"> 2017, p.49)</w:t>
            </w:r>
          </w:p>
          <w:p w14:paraId="76A7CD68" w14:textId="77777777" w:rsidR="00F20CC2" w:rsidRPr="007B2785" w:rsidRDefault="00F20CC2" w:rsidP="007B2785">
            <w:pPr>
              <w:spacing w:after="0"/>
              <w:rPr>
                <w:bCs/>
                <w:color w:val="000000" w:themeColor="text1"/>
                <w:sz w:val="16"/>
                <w:szCs w:val="16"/>
              </w:rPr>
            </w:pPr>
          </w:p>
          <w:p w14:paraId="1E80041F" w14:textId="77777777" w:rsidR="00F20CC2" w:rsidRPr="007B2785" w:rsidRDefault="00F20CC2" w:rsidP="007B2785">
            <w:pPr>
              <w:spacing w:after="0"/>
              <w:rPr>
                <w:bCs/>
                <w:color w:val="000000" w:themeColor="text1"/>
                <w:sz w:val="16"/>
                <w:szCs w:val="16"/>
              </w:rPr>
            </w:pPr>
          </w:p>
          <w:p w14:paraId="302ADE1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2-4 million IDPs and 500,000 to </w:t>
            </w:r>
            <w:r w:rsidRPr="007B2785">
              <w:rPr>
                <w:bCs/>
                <w:color w:val="000000" w:themeColor="text1"/>
                <w:sz w:val="16"/>
                <w:szCs w:val="16"/>
              </w:rPr>
              <w:lastRenderedPageBreak/>
              <w:t>neighboring countries</w:t>
            </w:r>
          </w:p>
        </w:tc>
        <w:tc>
          <w:tcPr>
            <w:tcW w:w="1134" w:type="dxa"/>
          </w:tcPr>
          <w:p w14:paraId="77982253"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lastRenderedPageBreak/>
              <w:t>Heerten</w:t>
            </w:r>
            <w:proofErr w:type="spellEnd"/>
            <w:r w:rsidRPr="007B2785">
              <w:rPr>
                <w:bCs/>
                <w:color w:val="000000" w:themeColor="text1"/>
                <w:sz w:val="16"/>
                <w:szCs w:val="16"/>
              </w:rPr>
              <w:t>, L. (2017). </w:t>
            </w:r>
            <w:r w:rsidRPr="007B2785">
              <w:rPr>
                <w:bCs/>
                <w:i/>
                <w:iCs/>
                <w:color w:val="000000" w:themeColor="text1"/>
                <w:sz w:val="16"/>
                <w:szCs w:val="16"/>
              </w:rPr>
              <w:t xml:space="preserve">The Biafran War and postcolonial </w:t>
            </w:r>
            <w:proofErr w:type="gramStart"/>
            <w:r w:rsidRPr="007B2785">
              <w:rPr>
                <w:bCs/>
                <w:i/>
                <w:iCs/>
                <w:color w:val="000000" w:themeColor="text1"/>
                <w:sz w:val="16"/>
                <w:szCs w:val="16"/>
              </w:rPr>
              <w:t>humanitarianism :</w:t>
            </w:r>
            <w:proofErr w:type="gramEnd"/>
            <w:r w:rsidRPr="007B2785">
              <w:rPr>
                <w:bCs/>
                <w:i/>
                <w:iCs/>
                <w:color w:val="000000" w:themeColor="text1"/>
                <w:sz w:val="16"/>
                <w:szCs w:val="16"/>
              </w:rPr>
              <w:t xml:space="preserve"> spectacles of suffering</w:t>
            </w:r>
            <w:r w:rsidRPr="007B2785">
              <w:rPr>
                <w:bCs/>
                <w:color w:val="000000" w:themeColor="text1"/>
                <w:sz w:val="16"/>
                <w:szCs w:val="16"/>
              </w:rPr>
              <w:t>. Cambridge University Press.</w:t>
            </w:r>
          </w:p>
          <w:p w14:paraId="2269CCE8" w14:textId="77777777" w:rsidR="00F20CC2" w:rsidRPr="007B2785" w:rsidRDefault="00F20CC2" w:rsidP="007B2785">
            <w:pPr>
              <w:spacing w:after="0"/>
              <w:rPr>
                <w:bCs/>
                <w:color w:val="000000" w:themeColor="text1"/>
                <w:sz w:val="16"/>
                <w:szCs w:val="16"/>
              </w:rPr>
            </w:pPr>
          </w:p>
          <w:p w14:paraId="4FE69268" w14:textId="77777777" w:rsidR="00F20CC2" w:rsidRPr="007B2785" w:rsidRDefault="00F20CC2" w:rsidP="007B2785">
            <w:pPr>
              <w:spacing w:after="0"/>
              <w:rPr>
                <w:bCs/>
                <w:color w:val="000000" w:themeColor="text1"/>
                <w:sz w:val="16"/>
                <w:szCs w:val="16"/>
              </w:rPr>
            </w:pPr>
          </w:p>
          <w:p w14:paraId="5B8B8D7A" w14:textId="77777777" w:rsidR="00F20CC2" w:rsidRPr="007B2785" w:rsidRDefault="00F20CC2" w:rsidP="007B2785">
            <w:pPr>
              <w:spacing w:after="0"/>
              <w:rPr>
                <w:bCs/>
                <w:color w:val="000000" w:themeColor="text1"/>
                <w:sz w:val="16"/>
                <w:szCs w:val="16"/>
              </w:rPr>
            </w:pPr>
          </w:p>
          <w:p w14:paraId="13BF582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State Department 2023</w:t>
            </w:r>
          </w:p>
        </w:tc>
        <w:tc>
          <w:tcPr>
            <w:tcW w:w="1701" w:type="dxa"/>
            <w:shd w:val="pct10" w:color="auto" w:fill="auto"/>
          </w:tcPr>
          <w:p w14:paraId="2EA60ABE" w14:textId="77777777" w:rsidR="00F20CC2" w:rsidRPr="007B2785" w:rsidRDefault="00F20CC2" w:rsidP="007B2785">
            <w:pPr>
              <w:spacing w:after="0"/>
              <w:rPr>
                <w:bCs/>
                <w:color w:val="000000" w:themeColor="text1"/>
                <w:sz w:val="16"/>
                <w:szCs w:val="16"/>
              </w:rPr>
            </w:pPr>
          </w:p>
          <w:p w14:paraId="32F6D971" w14:textId="77777777" w:rsidR="00F20CC2" w:rsidRPr="007B2785" w:rsidRDefault="00F20CC2" w:rsidP="007B2785">
            <w:pPr>
              <w:spacing w:after="0"/>
              <w:rPr>
                <w:bCs/>
                <w:color w:val="000000" w:themeColor="text1"/>
                <w:sz w:val="16"/>
                <w:szCs w:val="16"/>
              </w:rPr>
            </w:pPr>
          </w:p>
          <w:p w14:paraId="4300834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1-2 million </w:t>
            </w:r>
          </w:p>
          <w:p w14:paraId="05B9936A" w14:textId="77777777" w:rsidR="00F20CC2" w:rsidRPr="007B2785" w:rsidRDefault="00F20CC2" w:rsidP="007B2785">
            <w:pPr>
              <w:spacing w:after="0"/>
              <w:rPr>
                <w:bCs/>
                <w:color w:val="000000" w:themeColor="text1"/>
                <w:sz w:val="16"/>
                <w:szCs w:val="16"/>
              </w:rPr>
            </w:pPr>
          </w:p>
          <w:p w14:paraId="3B5901B4"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Ibeanu</w:t>
            </w:r>
            <w:proofErr w:type="spellEnd"/>
            <w:r w:rsidRPr="007B2785">
              <w:rPr>
                <w:bCs/>
                <w:color w:val="000000" w:themeColor="text1"/>
                <w:sz w:val="16"/>
                <w:szCs w:val="16"/>
              </w:rPr>
              <w:t xml:space="preserve">, </w:t>
            </w:r>
            <w:proofErr w:type="spellStart"/>
            <w:r w:rsidRPr="007B2785">
              <w:rPr>
                <w:bCs/>
                <w:color w:val="000000" w:themeColor="text1"/>
                <w:sz w:val="16"/>
                <w:szCs w:val="16"/>
              </w:rPr>
              <w:t>Okechukwu</w:t>
            </w:r>
            <w:proofErr w:type="spellEnd"/>
            <w:r w:rsidRPr="007B2785">
              <w:rPr>
                <w:bCs/>
                <w:color w:val="000000" w:themeColor="text1"/>
                <w:sz w:val="16"/>
                <w:szCs w:val="16"/>
              </w:rPr>
              <w:t xml:space="preserve">. “Children Refugees and the Nigerian Civil War.” In The Nigerian Civil War and Its Aftermath, edited by </w:t>
            </w:r>
            <w:proofErr w:type="spellStart"/>
            <w:r w:rsidRPr="007B2785">
              <w:rPr>
                <w:bCs/>
                <w:color w:val="000000" w:themeColor="text1"/>
                <w:sz w:val="16"/>
                <w:szCs w:val="16"/>
              </w:rPr>
              <w:t>Eghosa</w:t>
            </w:r>
            <w:proofErr w:type="spellEnd"/>
            <w:r w:rsidRPr="007B2785">
              <w:rPr>
                <w:bCs/>
                <w:color w:val="000000" w:themeColor="text1"/>
                <w:sz w:val="16"/>
                <w:szCs w:val="16"/>
              </w:rPr>
              <w:t xml:space="preserve"> </w:t>
            </w:r>
            <w:proofErr w:type="spellStart"/>
            <w:r w:rsidRPr="007B2785">
              <w:rPr>
                <w:bCs/>
                <w:color w:val="000000" w:themeColor="text1"/>
                <w:sz w:val="16"/>
                <w:szCs w:val="16"/>
              </w:rPr>
              <w:t>Osaghae</w:t>
            </w:r>
            <w:proofErr w:type="spellEnd"/>
            <w:r w:rsidRPr="007B2785">
              <w:rPr>
                <w:bCs/>
                <w:color w:val="000000" w:themeColor="text1"/>
                <w:sz w:val="16"/>
                <w:szCs w:val="16"/>
              </w:rPr>
              <w:t xml:space="preserve"> et al., Ibadan: John Archers, 2002, pp. 146–</w:t>
            </w:r>
            <w:proofErr w:type="gramStart"/>
            <w:r w:rsidRPr="007B2785">
              <w:rPr>
                <w:bCs/>
                <w:color w:val="000000" w:themeColor="text1"/>
                <w:sz w:val="16"/>
                <w:szCs w:val="16"/>
              </w:rPr>
              <w:t>229.​</w:t>
            </w:r>
            <w:proofErr w:type="gramEnd"/>
          </w:p>
          <w:p w14:paraId="60A33912" w14:textId="77777777" w:rsidR="00F20CC2" w:rsidRPr="007B2785" w:rsidRDefault="00F20CC2" w:rsidP="007B2785">
            <w:pPr>
              <w:spacing w:after="0"/>
              <w:rPr>
                <w:bCs/>
                <w:color w:val="000000" w:themeColor="text1"/>
                <w:sz w:val="16"/>
                <w:szCs w:val="16"/>
              </w:rPr>
            </w:pPr>
          </w:p>
          <w:p w14:paraId="70D149D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50,000 Nigerians to neighboring </w:t>
            </w:r>
            <w:r w:rsidRPr="007B2785">
              <w:rPr>
                <w:bCs/>
                <w:color w:val="000000" w:themeColor="text1"/>
                <w:sz w:val="16"/>
                <w:szCs w:val="16"/>
              </w:rPr>
              <w:pgNum/>
            </w:r>
            <w:proofErr w:type="spellStart"/>
            <w:r w:rsidRPr="007B2785">
              <w:rPr>
                <w:bCs/>
                <w:color w:val="000000" w:themeColor="text1"/>
                <w:sz w:val="16"/>
                <w:szCs w:val="16"/>
              </w:rPr>
              <w:t>olombia</w:t>
            </w:r>
            <w:proofErr w:type="spellEnd"/>
            <w:r w:rsidRPr="007B2785">
              <w:rPr>
                <w:bCs/>
                <w:color w:val="000000" w:themeColor="text1"/>
                <w:sz w:val="16"/>
                <w:szCs w:val="16"/>
              </w:rPr>
              <w:pgNum/>
            </w:r>
          </w:p>
          <w:p w14:paraId="280AC94C" w14:textId="77777777" w:rsidR="00F20CC2" w:rsidRPr="007B2785" w:rsidRDefault="00F20CC2" w:rsidP="007B2785">
            <w:pPr>
              <w:spacing w:after="0"/>
              <w:rPr>
                <w:bCs/>
                <w:color w:val="000000" w:themeColor="text1"/>
                <w:sz w:val="16"/>
                <w:szCs w:val="16"/>
              </w:rPr>
            </w:pPr>
          </w:p>
          <w:p w14:paraId="40D93CC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68FC914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4,000 children evacuated by relief agencies (</w:t>
            </w:r>
            <w:proofErr w:type="spellStart"/>
            <w:r w:rsidRPr="007B2785">
              <w:rPr>
                <w:bCs/>
                <w:color w:val="000000" w:themeColor="text1"/>
                <w:sz w:val="16"/>
                <w:szCs w:val="16"/>
              </w:rPr>
              <w:t>Ibhawoh</w:t>
            </w:r>
            <w:proofErr w:type="spellEnd"/>
            <w:r w:rsidRPr="007B2785">
              <w:rPr>
                <w:bCs/>
                <w:color w:val="000000" w:themeColor="text1"/>
                <w:sz w:val="16"/>
                <w:szCs w:val="16"/>
              </w:rPr>
              <w:t xml:space="preserve"> 2020). </w:t>
            </w:r>
          </w:p>
        </w:tc>
        <w:tc>
          <w:tcPr>
            <w:tcW w:w="1842" w:type="dxa"/>
            <w:shd w:val="pct10" w:color="auto" w:fill="auto"/>
          </w:tcPr>
          <w:p w14:paraId="3C5E307A"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lastRenderedPageBreak/>
              <w:t>Onumonu</w:t>
            </w:r>
            <w:proofErr w:type="spellEnd"/>
            <w:r w:rsidRPr="007B2785">
              <w:rPr>
                <w:bCs/>
                <w:color w:val="000000" w:themeColor="text1"/>
                <w:sz w:val="16"/>
                <w:szCs w:val="16"/>
              </w:rPr>
              <w:t>, U. P., &amp; Amaechi, C. V. (2025). </w:t>
            </w:r>
            <w:r w:rsidRPr="007B2785">
              <w:rPr>
                <w:bCs/>
                <w:i/>
                <w:color w:val="000000" w:themeColor="text1"/>
                <w:sz w:val="16"/>
                <w:szCs w:val="16"/>
              </w:rPr>
              <w:t xml:space="preserve">An exploratory research on </w:t>
            </w:r>
            <w:proofErr w:type="spellStart"/>
            <w:r w:rsidRPr="007B2785">
              <w:rPr>
                <w:bCs/>
                <w:i/>
                <w:color w:val="000000" w:themeColor="text1"/>
                <w:sz w:val="16"/>
                <w:szCs w:val="16"/>
              </w:rPr>
              <w:t>Oru</w:t>
            </w:r>
            <w:proofErr w:type="spellEnd"/>
            <w:r w:rsidRPr="007B2785">
              <w:rPr>
                <w:bCs/>
                <w:i/>
                <w:color w:val="000000" w:themeColor="text1"/>
                <w:sz w:val="16"/>
                <w:szCs w:val="16"/>
              </w:rPr>
              <w:t>-Igbo in the Biafran struggle during the Nigerian Civil War, 1967–1970</w:t>
            </w:r>
            <w:r w:rsidRPr="007B2785">
              <w:rPr>
                <w:bCs/>
                <w:color w:val="000000" w:themeColor="text1"/>
                <w:sz w:val="16"/>
                <w:szCs w:val="16"/>
              </w:rPr>
              <w:t xml:space="preserve">. African Identities </w:t>
            </w:r>
            <w:proofErr w:type="gramStart"/>
            <w:r w:rsidRPr="007B2785">
              <w:rPr>
                <w:bCs/>
                <w:color w:val="000000" w:themeColor="text1"/>
                <w:sz w:val="16"/>
                <w:szCs w:val="16"/>
              </w:rPr>
              <w:t>p.6,p.</w:t>
            </w:r>
            <w:proofErr w:type="gramEnd"/>
            <w:r w:rsidRPr="007B2785">
              <w:rPr>
                <w:bCs/>
                <w:color w:val="000000" w:themeColor="text1"/>
                <w:sz w:val="16"/>
                <w:szCs w:val="16"/>
              </w:rPr>
              <w:t>13</w:t>
            </w:r>
          </w:p>
          <w:p w14:paraId="04769071" w14:textId="77777777" w:rsidR="00F20CC2" w:rsidRPr="007B2785" w:rsidRDefault="00F20CC2" w:rsidP="007B2785">
            <w:pPr>
              <w:spacing w:after="0"/>
              <w:rPr>
                <w:bCs/>
                <w:color w:val="000000" w:themeColor="text1"/>
                <w:sz w:val="16"/>
                <w:szCs w:val="16"/>
              </w:rPr>
            </w:pPr>
          </w:p>
          <w:p w14:paraId="538FE38A" w14:textId="77777777" w:rsidR="00F20CC2" w:rsidRPr="007B2785" w:rsidRDefault="00F20CC2" w:rsidP="007B2785">
            <w:pPr>
              <w:spacing w:after="0"/>
              <w:rPr>
                <w:bCs/>
                <w:color w:val="000000" w:themeColor="text1"/>
                <w:sz w:val="16"/>
                <w:szCs w:val="16"/>
              </w:rPr>
            </w:pPr>
          </w:p>
          <w:p w14:paraId="52191094"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Ibhawoh</w:t>
            </w:r>
            <w:proofErr w:type="spellEnd"/>
            <w:r w:rsidRPr="007B2785">
              <w:rPr>
                <w:bCs/>
                <w:color w:val="000000" w:themeColor="text1"/>
                <w:sz w:val="16"/>
                <w:szCs w:val="16"/>
              </w:rPr>
              <w:t xml:space="preserve">, B. (2020). Refugees, Evacuees, and Repatriates: Biafran Children, UNHCR, and the Politics of International Humanitarianism in the Nigerian Civil War. </w:t>
            </w:r>
            <w:r w:rsidRPr="007B2785">
              <w:rPr>
                <w:bCs/>
                <w:i/>
                <w:iCs/>
                <w:color w:val="000000" w:themeColor="text1"/>
                <w:sz w:val="16"/>
                <w:szCs w:val="16"/>
              </w:rPr>
              <w:lastRenderedPageBreak/>
              <w:t>African Studies Review,</w:t>
            </w:r>
            <w:r w:rsidRPr="007B2785">
              <w:rPr>
                <w:bCs/>
                <w:color w:val="000000" w:themeColor="text1"/>
                <w:sz w:val="16"/>
                <w:szCs w:val="16"/>
              </w:rPr>
              <w:t xml:space="preserve"> 63(3), 568–592.</w:t>
            </w:r>
          </w:p>
          <w:p w14:paraId="269DE9BD" w14:textId="77777777" w:rsidR="00F20CC2" w:rsidRPr="007B2785" w:rsidRDefault="00F20CC2" w:rsidP="007B2785">
            <w:pPr>
              <w:spacing w:after="0"/>
              <w:rPr>
                <w:bCs/>
                <w:color w:val="000000" w:themeColor="text1"/>
                <w:sz w:val="16"/>
                <w:szCs w:val="16"/>
              </w:rPr>
            </w:pPr>
          </w:p>
          <w:p w14:paraId="131CC7B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Goetz, N. H. (2001). Humanitarian issues in the Biafra conflict (UNHCR Working Paper No. 36), p. 8.</w:t>
            </w:r>
          </w:p>
        </w:tc>
        <w:tc>
          <w:tcPr>
            <w:tcW w:w="1843" w:type="dxa"/>
          </w:tcPr>
          <w:p w14:paraId="52255E1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n/a</w:t>
            </w:r>
          </w:p>
        </w:tc>
        <w:tc>
          <w:tcPr>
            <w:tcW w:w="1985" w:type="dxa"/>
          </w:tcPr>
          <w:p w14:paraId="2A3AB02F" w14:textId="29B0F752" w:rsidR="00F20CC2" w:rsidRPr="007B2785" w:rsidRDefault="00F20CC2" w:rsidP="007B2785">
            <w:pPr>
              <w:spacing w:after="0"/>
              <w:rPr>
                <w:bCs/>
                <w:color w:val="000000" w:themeColor="text1"/>
                <w:sz w:val="16"/>
                <w:szCs w:val="16"/>
              </w:rPr>
            </w:pPr>
            <w:r w:rsidRPr="007B2785">
              <w:rPr>
                <w:bCs/>
                <w:color w:val="000000" w:themeColor="text1"/>
                <w:sz w:val="16"/>
                <w:szCs w:val="16"/>
              </w:rPr>
              <w:t>Peak year: 1968. Displaced: An estimated 2 to 4 million were internally displaced, and over 500,000 fled to neighboring countries</w:t>
            </w:r>
          </w:p>
        </w:tc>
      </w:tr>
      <w:tr w:rsidR="00F20CC2" w:rsidRPr="007B2785" w14:paraId="3A1FA12C" w14:textId="77777777" w:rsidTr="00F20CC2">
        <w:tc>
          <w:tcPr>
            <w:tcW w:w="1412" w:type="dxa"/>
            <w:gridSpan w:val="2"/>
          </w:tcPr>
          <w:p w14:paraId="2F0140C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Czechoslovakia Soviet Invasion </w:t>
            </w:r>
          </w:p>
        </w:tc>
        <w:tc>
          <w:tcPr>
            <w:tcW w:w="1134" w:type="dxa"/>
          </w:tcPr>
          <w:p w14:paraId="5E1FECA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1968</w:t>
            </w:r>
          </w:p>
        </w:tc>
        <w:tc>
          <w:tcPr>
            <w:tcW w:w="992" w:type="dxa"/>
          </w:tcPr>
          <w:p w14:paraId="09C7EB37" w14:textId="77777777" w:rsidR="00F20CC2" w:rsidRPr="007B2785" w:rsidRDefault="00F20CC2" w:rsidP="007B2785">
            <w:pPr>
              <w:pBdr>
                <w:top w:val="nil"/>
                <w:left w:val="nil"/>
                <w:bottom w:val="nil"/>
                <w:right w:val="nil"/>
                <w:between w:val="nil"/>
              </w:pBdr>
              <w:spacing w:after="0"/>
              <w:rPr>
                <w:bCs/>
                <w:color w:val="000000" w:themeColor="text1"/>
                <w:sz w:val="16"/>
                <w:szCs w:val="16"/>
              </w:rPr>
            </w:pPr>
            <w:r w:rsidRPr="007B2785">
              <w:rPr>
                <w:bCs/>
                <w:color w:val="000000" w:themeColor="text1"/>
                <w:sz w:val="16"/>
                <w:szCs w:val="16"/>
              </w:rPr>
              <w:t>150,000 fled</w:t>
            </w:r>
          </w:p>
          <w:p w14:paraId="55975733" w14:textId="77777777" w:rsidR="00F20CC2" w:rsidRPr="007B2785" w:rsidRDefault="00F20CC2" w:rsidP="007B2785">
            <w:pPr>
              <w:spacing w:after="0"/>
              <w:rPr>
                <w:bCs/>
                <w:color w:val="000000" w:themeColor="text1"/>
                <w:sz w:val="16"/>
                <w:szCs w:val="16"/>
              </w:rPr>
            </w:pPr>
          </w:p>
        </w:tc>
        <w:tc>
          <w:tcPr>
            <w:tcW w:w="992" w:type="dxa"/>
          </w:tcPr>
          <w:p w14:paraId="29F91E8A" w14:textId="77777777" w:rsidR="00F20CC2" w:rsidRPr="007B2785" w:rsidRDefault="00F20CC2" w:rsidP="007B2785">
            <w:pPr>
              <w:tabs>
                <w:tab w:val="left" w:pos="5550"/>
              </w:tabs>
              <w:spacing w:after="0"/>
              <w:rPr>
                <w:bCs/>
                <w:color w:val="000000" w:themeColor="text1"/>
                <w:sz w:val="16"/>
                <w:szCs w:val="16"/>
              </w:rPr>
            </w:pPr>
          </w:p>
          <w:p w14:paraId="551553E5" w14:textId="77777777" w:rsidR="00F20CC2" w:rsidRPr="007B2785" w:rsidRDefault="00F20CC2" w:rsidP="007B2785">
            <w:pPr>
              <w:tabs>
                <w:tab w:val="left" w:pos="5550"/>
              </w:tabs>
              <w:spacing w:after="0"/>
              <w:rPr>
                <w:bCs/>
                <w:color w:val="000000" w:themeColor="text1"/>
                <w:sz w:val="16"/>
                <w:szCs w:val="16"/>
              </w:rPr>
            </w:pPr>
          </w:p>
          <w:p w14:paraId="2E406823" w14:textId="77777777" w:rsidR="00F20CC2" w:rsidRPr="007B2785" w:rsidRDefault="00F20CC2" w:rsidP="007B2785">
            <w:pPr>
              <w:tabs>
                <w:tab w:val="left" w:pos="5550"/>
              </w:tabs>
              <w:spacing w:after="0"/>
              <w:rPr>
                <w:bCs/>
                <w:color w:val="000000" w:themeColor="text1"/>
                <w:sz w:val="16"/>
                <w:szCs w:val="16"/>
              </w:rPr>
            </w:pPr>
            <w:proofErr w:type="spellStart"/>
            <w:r w:rsidRPr="007B2785">
              <w:rPr>
                <w:bCs/>
                <w:color w:val="000000" w:themeColor="text1"/>
                <w:sz w:val="16"/>
                <w:szCs w:val="16"/>
                <w:highlight w:val="white"/>
              </w:rPr>
              <w:t>Madokoro</w:t>
            </w:r>
            <w:proofErr w:type="spellEnd"/>
            <w:r w:rsidRPr="007B2785">
              <w:rPr>
                <w:bCs/>
                <w:color w:val="000000" w:themeColor="text1"/>
                <w:sz w:val="16"/>
                <w:szCs w:val="16"/>
                <w:highlight w:val="white"/>
              </w:rPr>
              <w:t>, L. (2009). Good material: Canada and the Prague Spring refugees. </w:t>
            </w:r>
            <w:r w:rsidRPr="007B2785">
              <w:rPr>
                <w:bCs/>
                <w:i/>
                <w:color w:val="000000" w:themeColor="text1"/>
                <w:sz w:val="16"/>
                <w:szCs w:val="16"/>
              </w:rPr>
              <w:t>Refuge</w:t>
            </w:r>
            <w:r w:rsidRPr="007B2785">
              <w:rPr>
                <w:bCs/>
                <w:color w:val="000000" w:themeColor="text1"/>
                <w:sz w:val="16"/>
                <w:szCs w:val="16"/>
                <w:highlight w:val="white"/>
              </w:rPr>
              <w:t>, </w:t>
            </w:r>
            <w:r w:rsidRPr="007B2785">
              <w:rPr>
                <w:bCs/>
                <w:i/>
                <w:color w:val="000000" w:themeColor="text1"/>
                <w:sz w:val="16"/>
                <w:szCs w:val="16"/>
              </w:rPr>
              <w:t>26</w:t>
            </w:r>
            <w:r w:rsidRPr="007B2785">
              <w:rPr>
                <w:bCs/>
                <w:color w:val="000000" w:themeColor="text1"/>
                <w:sz w:val="16"/>
                <w:szCs w:val="16"/>
                <w:highlight w:val="white"/>
              </w:rPr>
              <w:t>, 161.</w:t>
            </w:r>
            <w:r w:rsidRPr="007B2785">
              <w:rPr>
                <w:bCs/>
                <w:color w:val="000000" w:themeColor="text1"/>
                <w:sz w:val="16"/>
                <w:szCs w:val="16"/>
                <w:highlight w:val="white"/>
              </w:rPr>
              <w:br/>
              <w:t>p.163</w:t>
            </w:r>
          </w:p>
        </w:tc>
        <w:tc>
          <w:tcPr>
            <w:tcW w:w="993" w:type="dxa"/>
          </w:tcPr>
          <w:p w14:paraId="77E7C86D" w14:textId="77777777" w:rsidR="00F20CC2" w:rsidRPr="007B2785" w:rsidRDefault="00F20CC2" w:rsidP="007B2785">
            <w:pPr>
              <w:pBdr>
                <w:top w:val="nil"/>
                <w:left w:val="nil"/>
                <w:bottom w:val="nil"/>
                <w:right w:val="nil"/>
                <w:between w:val="nil"/>
              </w:pBdr>
              <w:spacing w:after="0"/>
              <w:rPr>
                <w:bCs/>
                <w:color w:val="000000" w:themeColor="text1"/>
                <w:sz w:val="16"/>
                <w:szCs w:val="16"/>
              </w:rPr>
            </w:pPr>
            <w:r w:rsidRPr="007B2785">
              <w:rPr>
                <w:bCs/>
                <w:color w:val="000000" w:themeColor="text1"/>
                <w:sz w:val="16"/>
                <w:szCs w:val="16"/>
              </w:rPr>
              <w:t>almost 162,000 refugees. (within the first months)</w:t>
            </w:r>
          </w:p>
          <w:p w14:paraId="1200E2E7" w14:textId="77777777" w:rsidR="00F20CC2" w:rsidRPr="007B2785" w:rsidRDefault="00F20CC2" w:rsidP="007B2785">
            <w:pPr>
              <w:spacing w:after="0"/>
              <w:rPr>
                <w:bCs/>
                <w:color w:val="000000" w:themeColor="text1"/>
                <w:sz w:val="16"/>
                <w:szCs w:val="16"/>
              </w:rPr>
            </w:pPr>
          </w:p>
        </w:tc>
        <w:tc>
          <w:tcPr>
            <w:tcW w:w="1134" w:type="dxa"/>
          </w:tcPr>
          <w:p w14:paraId="6C30AD15" w14:textId="050CD351" w:rsidR="00F20CC2" w:rsidRPr="007B2785" w:rsidRDefault="00F20CC2" w:rsidP="007B2785">
            <w:pPr>
              <w:tabs>
                <w:tab w:val="left" w:pos="5550"/>
              </w:tabs>
              <w:spacing w:after="0"/>
              <w:rPr>
                <w:bCs/>
                <w:color w:val="000000" w:themeColor="text1"/>
                <w:sz w:val="16"/>
                <w:szCs w:val="16"/>
              </w:rPr>
            </w:pPr>
            <w:proofErr w:type="spellStart"/>
            <w:r w:rsidRPr="007B2785">
              <w:rPr>
                <w:bCs/>
                <w:color w:val="000000" w:themeColor="text1"/>
                <w:sz w:val="16"/>
                <w:szCs w:val="16"/>
              </w:rPr>
              <w:t>Haváč</w:t>
            </w:r>
            <w:proofErr w:type="spellEnd"/>
            <w:r w:rsidRPr="007B2785">
              <w:rPr>
                <w:bCs/>
                <w:color w:val="000000" w:themeColor="text1"/>
                <w:sz w:val="16"/>
                <w:szCs w:val="16"/>
              </w:rPr>
              <w:t>, O. (2016). </w:t>
            </w:r>
            <w:r w:rsidRPr="007B2785">
              <w:rPr>
                <w:bCs/>
                <w:i/>
                <w:color w:val="000000" w:themeColor="text1"/>
                <w:sz w:val="16"/>
                <w:szCs w:val="16"/>
              </w:rPr>
              <w:t>Czech Refugees in Austria 1968–1985</w:t>
            </w:r>
            <w:r w:rsidRPr="007B2785">
              <w:rPr>
                <w:bCs/>
                <w:color w:val="000000" w:themeColor="text1"/>
                <w:sz w:val="16"/>
                <w:szCs w:val="16"/>
              </w:rPr>
              <w:t>. Central European Journal of Social Sciences and Humanities. Retrieved from </w:t>
            </w:r>
            <w:hyperlink r:id="rId33">
              <w:r w:rsidRPr="007B2785">
                <w:rPr>
                  <w:bCs/>
                  <w:color w:val="000000" w:themeColor="text1"/>
                  <w:sz w:val="16"/>
                  <w:szCs w:val="16"/>
                  <w:u w:val="single"/>
                </w:rPr>
                <w:t>https://cejsh.icm.edu.pl/cejsh/element/bwmeta1.element.desklight-46637f67-cc39-45e8-b82f-6eb8b435c488</w:t>
              </w:r>
            </w:hyperlink>
          </w:p>
          <w:p w14:paraId="226CDFD0" w14:textId="160B0E21" w:rsidR="00F20CC2" w:rsidRPr="007B2785" w:rsidRDefault="007135BC" w:rsidP="007B2785">
            <w:pPr>
              <w:spacing w:after="0"/>
              <w:rPr>
                <w:bCs/>
                <w:color w:val="000000" w:themeColor="text1"/>
                <w:sz w:val="16"/>
                <w:szCs w:val="16"/>
              </w:rPr>
            </w:pPr>
            <w:r w:rsidRPr="007B2785">
              <w:rPr>
                <w:bCs/>
                <w:color w:val="000000" w:themeColor="text1"/>
                <w:sz w:val="16"/>
                <w:szCs w:val="16"/>
              </w:rPr>
              <w:t>p.</w:t>
            </w:r>
            <w:r w:rsidR="00F20CC2" w:rsidRPr="007B2785">
              <w:rPr>
                <w:bCs/>
                <w:color w:val="000000" w:themeColor="text1"/>
                <w:sz w:val="16"/>
                <w:szCs w:val="16"/>
              </w:rPr>
              <w:t>87</w:t>
            </w:r>
            <w:r w:rsidRPr="007B2785">
              <w:rPr>
                <w:bCs/>
                <w:color w:val="000000" w:themeColor="text1"/>
                <w:sz w:val="16"/>
                <w:szCs w:val="16"/>
              </w:rPr>
              <w:t>.</w:t>
            </w:r>
          </w:p>
        </w:tc>
        <w:tc>
          <w:tcPr>
            <w:tcW w:w="1701" w:type="dxa"/>
            <w:shd w:val="pct10" w:color="auto" w:fill="auto"/>
          </w:tcPr>
          <w:p w14:paraId="45D2F8A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150,000 – 162,000 </w:t>
            </w:r>
            <w:r w:rsidRPr="007B2785">
              <w:rPr>
                <w:bCs/>
                <w:color w:val="000000" w:themeColor="text1"/>
                <w:sz w:val="16"/>
                <w:szCs w:val="16"/>
              </w:rPr>
              <w:br/>
            </w:r>
          </w:p>
          <w:p w14:paraId="499A843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Mostly to Austria</w:t>
            </w:r>
          </w:p>
          <w:p w14:paraId="47D053B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br/>
              <w:t>the timeline is said to be different, but can this be the range?</w:t>
            </w:r>
          </w:p>
          <w:p w14:paraId="1E281309" w14:textId="77777777" w:rsidR="00F20CC2" w:rsidRPr="007B2785" w:rsidRDefault="00F20CC2" w:rsidP="007B2785">
            <w:pPr>
              <w:spacing w:after="0"/>
              <w:rPr>
                <w:bCs/>
                <w:color w:val="000000" w:themeColor="text1"/>
                <w:sz w:val="16"/>
                <w:szCs w:val="16"/>
              </w:rPr>
            </w:pPr>
          </w:p>
        </w:tc>
        <w:tc>
          <w:tcPr>
            <w:tcW w:w="1842" w:type="dxa"/>
            <w:shd w:val="pct10" w:color="auto" w:fill="auto"/>
          </w:tcPr>
          <w:p w14:paraId="026EF04D" w14:textId="77777777" w:rsidR="00F20CC2" w:rsidRPr="007B2785" w:rsidRDefault="00F20CC2" w:rsidP="007B2785">
            <w:pPr>
              <w:spacing w:after="0"/>
              <w:rPr>
                <w:bCs/>
                <w:color w:val="000000" w:themeColor="text1"/>
                <w:sz w:val="16"/>
                <w:szCs w:val="16"/>
              </w:rPr>
            </w:pPr>
          </w:p>
          <w:p w14:paraId="75057E01" w14:textId="77777777" w:rsidR="00F20CC2" w:rsidRPr="007B2785" w:rsidRDefault="00F20CC2" w:rsidP="007B2785">
            <w:pPr>
              <w:spacing w:after="0"/>
              <w:rPr>
                <w:bCs/>
                <w:color w:val="000000" w:themeColor="text1"/>
                <w:sz w:val="16"/>
                <w:szCs w:val="16"/>
              </w:rPr>
            </w:pPr>
          </w:p>
          <w:p w14:paraId="6EBFE9DE" w14:textId="77777777" w:rsidR="00F20CC2" w:rsidRPr="007B2785" w:rsidRDefault="00F20CC2" w:rsidP="007B2785">
            <w:pPr>
              <w:spacing w:after="0"/>
              <w:rPr>
                <w:bCs/>
                <w:color w:val="000000" w:themeColor="text1"/>
                <w:sz w:val="16"/>
                <w:szCs w:val="16"/>
              </w:rPr>
            </w:pPr>
          </w:p>
          <w:p w14:paraId="537BE40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International Organization for Migration. (2021). IOM Austria Newsletter 38, p. 2.</w:t>
            </w:r>
          </w:p>
        </w:tc>
        <w:tc>
          <w:tcPr>
            <w:tcW w:w="1843" w:type="dxa"/>
          </w:tcPr>
          <w:p w14:paraId="52E6EC0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UNHCR Vienna Office (2004): ~160,000</w:t>
            </w:r>
          </w:p>
        </w:tc>
        <w:tc>
          <w:tcPr>
            <w:tcW w:w="1985" w:type="dxa"/>
          </w:tcPr>
          <w:p w14:paraId="7FF9B76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Peak months after August 1968. </w:t>
            </w:r>
          </w:p>
          <w:p w14:paraId="29FF16E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70,000 Czechoslovaks fled to the West immediately after the August invasion</w:t>
            </w:r>
          </w:p>
        </w:tc>
      </w:tr>
      <w:tr w:rsidR="00F20CC2" w:rsidRPr="007B2785" w14:paraId="2C470051" w14:textId="77777777" w:rsidTr="007135BC">
        <w:trPr>
          <w:trHeight w:val="1338"/>
        </w:trPr>
        <w:tc>
          <w:tcPr>
            <w:tcW w:w="1412" w:type="dxa"/>
            <w:gridSpan w:val="2"/>
          </w:tcPr>
          <w:p w14:paraId="6A76E05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Bangladesh War </w:t>
            </w:r>
          </w:p>
          <w:p w14:paraId="6D8A1F48" w14:textId="77777777" w:rsidR="00F20CC2" w:rsidRPr="007B2785" w:rsidRDefault="00F20CC2" w:rsidP="007B2785">
            <w:pPr>
              <w:spacing w:after="0"/>
              <w:rPr>
                <w:bCs/>
                <w:color w:val="000000" w:themeColor="text1"/>
                <w:sz w:val="16"/>
                <w:szCs w:val="16"/>
              </w:rPr>
            </w:pPr>
          </w:p>
          <w:p w14:paraId="66DF02A4" w14:textId="77777777" w:rsidR="00F20CC2" w:rsidRPr="007B2785" w:rsidRDefault="00F20CC2" w:rsidP="007B2785">
            <w:pPr>
              <w:spacing w:after="0"/>
              <w:rPr>
                <w:bCs/>
                <w:color w:val="000000" w:themeColor="text1"/>
                <w:sz w:val="16"/>
                <w:szCs w:val="16"/>
              </w:rPr>
            </w:pPr>
          </w:p>
          <w:p w14:paraId="14754697" w14:textId="77777777" w:rsidR="00F20CC2" w:rsidRPr="007B2785" w:rsidRDefault="00F20CC2" w:rsidP="007B2785">
            <w:pPr>
              <w:spacing w:after="0"/>
              <w:rPr>
                <w:bCs/>
                <w:color w:val="000000" w:themeColor="text1"/>
                <w:sz w:val="16"/>
                <w:szCs w:val="16"/>
              </w:rPr>
            </w:pPr>
          </w:p>
          <w:p w14:paraId="7221CFBE" w14:textId="77777777" w:rsidR="00F20CC2" w:rsidRPr="007B2785" w:rsidRDefault="00F20CC2" w:rsidP="007B2785">
            <w:pPr>
              <w:spacing w:after="0"/>
              <w:rPr>
                <w:bCs/>
                <w:color w:val="000000" w:themeColor="text1"/>
                <w:sz w:val="16"/>
                <w:szCs w:val="16"/>
              </w:rPr>
            </w:pPr>
          </w:p>
          <w:p w14:paraId="162B9168" w14:textId="77777777" w:rsidR="00F20CC2" w:rsidRPr="007B2785" w:rsidRDefault="00F20CC2" w:rsidP="007B2785">
            <w:pPr>
              <w:spacing w:after="0"/>
              <w:rPr>
                <w:bCs/>
                <w:color w:val="000000" w:themeColor="text1"/>
                <w:sz w:val="16"/>
                <w:szCs w:val="16"/>
              </w:rPr>
            </w:pPr>
          </w:p>
        </w:tc>
        <w:tc>
          <w:tcPr>
            <w:tcW w:w="1134" w:type="dxa"/>
          </w:tcPr>
          <w:p w14:paraId="2075ED1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1971</w:t>
            </w:r>
          </w:p>
          <w:p w14:paraId="6716636D" w14:textId="77777777" w:rsidR="00F20CC2" w:rsidRPr="007B2785" w:rsidRDefault="00F20CC2" w:rsidP="007B2785">
            <w:pPr>
              <w:spacing w:after="0"/>
              <w:rPr>
                <w:bCs/>
                <w:color w:val="000000" w:themeColor="text1"/>
                <w:sz w:val="16"/>
                <w:szCs w:val="16"/>
              </w:rPr>
            </w:pPr>
          </w:p>
          <w:p w14:paraId="60F12A08" w14:textId="77777777" w:rsidR="00F20CC2" w:rsidRPr="007B2785" w:rsidRDefault="00F20CC2" w:rsidP="007B2785">
            <w:pPr>
              <w:spacing w:after="0"/>
              <w:rPr>
                <w:bCs/>
                <w:color w:val="000000" w:themeColor="text1"/>
                <w:sz w:val="16"/>
                <w:szCs w:val="16"/>
              </w:rPr>
            </w:pPr>
          </w:p>
          <w:p w14:paraId="1EE66227" w14:textId="77777777" w:rsidR="00F20CC2" w:rsidRPr="007B2785" w:rsidRDefault="00F20CC2" w:rsidP="007B2785">
            <w:pPr>
              <w:spacing w:after="0"/>
              <w:rPr>
                <w:bCs/>
                <w:color w:val="000000" w:themeColor="text1"/>
                <w:sz w:val="16"/>
                <w:szCs w:val="16"/>
              </w:rPr>
            </w:pPr>
          </w:p>
          <w:p w14:paraId="07504591" w14:textId="77777777" w:rsidR="00F20CC2" w:rsidRPr="007B2785" w:rsidRDefault="00F20CC2" w:rsidP="007B2785">
            <w:pPr>
              <w:spacing w:after="0"/>
              <w:rPr>
                <w:bCs/>
                <w:color w:val="000000" w:themeColor="text1"/>
                <w:sz w:val="16"/>
                <w:szCs w:val="16"/>
              </w:rPr>
            </w:pPr>
          </w:p>
          <w:p w14:paraId="2D898586" w14:textId="77777777" w:rsidR="00F20CC2" w:rsidRPr="007B2785" w:rsidRDefault="00F20CC2" w:rsidP="007B2785">
            <w:pPr>
              <w:spacing w:after="0"/>
              <w:rPr>
                <w:bCs/>
                <w:color w:val="000000" w:themeColor="text1"/>
                <w:sz w:val="16"/>
                <w:szCs w:val="16"/>
              </w:rPr>
            </w:pPr>
          </w:p>
        </w:tc>
        <w:tc>
          <w:tcPr>
            <w:tcW w:w="992" w:type="dxa"/>
          </w:tcPr>
          <w:p w14:paraId="0FD421D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2-2.8 million</w:t>
            </w:r>
          </w:p>
          <w:p w14:paraId="58235633" w14:textId="77777777" w:rsidR="00F20CC2" w:rsidRPr="007B2785" w:rsidRDefault="00F20CC2" w:rsidP="007B2785">
            <w:pPr>
              <w:spacing w:after="0"/>
              <w:rPr>
                <w:bCs/>
                <w:color w:val="000000" w:themeColor="text1"/>
                <w:sz w:val="16"/>
                <w:szCs w:val="16"/>
              </w:rPr>
            </w:pPr>
          </w:p>
          <w:p w14:paraId="5EAED09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(Pakistani officials’ estimates)</w:t>
            </w:r>
          </w:p>
        </w:tc>
        <w:tc>
          <w:tcPr>
            <w:tcW w:w="992" w:type="dxa"/>
          </w:tcPr>
          <w:p w14:paraId="738550E6" w14:textId="77777777"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t>Barros &amp; Thomas (2018, p.135).</w:t>
            </w:r>
          </w:p>
          <w:p w14:paraId="5C7D8728" w14:textId="77777777" w:rsidR="00F20CC2" w:rsidRPr="007B2785" w:rsidRDefault="00F20CC2" w:rsidP="007B2785">
            <w:pPr>
              <w:tabs>
                <w:tab w:val="left" w:pos="5550"/>
              </w:tabs>
              <w:spacing w:after="0"/>
              <w:rPr>
                <w:bCs/>
                <w:color w:val="000000" w:themeColor="text1"/>
                <w:sz w:val="16"/>
                <w:szCs w:val="16"/>
              </w:rPr>
            </w:pPr>
          </w:p>
          <w:p w14:paraId="56B6F042" w14:textId="77777777" w:rsidR="00F20CC2" w:rsidRPr="007B2785" w:rsidRDefault="00F20CC2" w:rsidP="007B2785">
            <w:pPr>
              <w:tabs>
                <w:tab w:val="left" w:pos="5550"/>
              </w:tabs>
              <w:spacing w:after="0"/>
              <w:rPr>
                <w:bCs/>
                <w:color w:val="000000" w:themeColor="text1"/>
                <w:sz w:val="16"/>
                <w:szCs w:val="16"/>
              </w:rPr>
            </w:pPr>
          </w:p>
        </w:tc>
        <w:tc>
          <w:tcPr>
            <w:tcW w:w="993" w:type="dxa"/>
          </w:tcPr>
          <w:p w14:paraId="432BEEF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30 million</w:t>
            </w:r>
          </w:p>
          <w:p w14:paraId="077A5AA9" w14:textId="77777777" w:rsidR="00F20CC2" w:rsidRPr="007B2785" w:rsidRDefault="00F20CC2" w:rsidP="007B2785">
            <w:pPr>
              <w:spacing w:after="0"/>
              <w:rPr>
                <w:bCs/>
                <w:color w:val="000000" w:themeColor="text1"/>
                <w:sz w:val="16"/>
                <w:szCs w:val="16"/>
              </w:rPr>
            </w:pPr>
          </w:p>
          <w:p w14:paraId="7BF4C754" w14:textId="77777777" w:rsidR="00F20CC2" w:rsidRPr="007B2785" w:rsidRDefault="00F20CC2" w:rsidP="007B2785">
            <w:pPr>
              <w:spacing w:after="0"/>
              <w:rPr>
                <w:bCs/>
                <w:color w:val="000000" w:themeColor="text1"/>
                <w:sz w:val="16"/>
                <w:szCs w:val="16"/>
              </w:rPr>
            </w:pPr>
          </w:p>
          <w:p w14:paraId="788FDBB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10 million</w:t>
            </w:r>
          </w:p>
          <w:p w14:paraId="23EC0A7E" w14:textId="1FC11B45" w:rsidR="00F20CC2" w:rsidRPr="007B2785" w:rsidRDefault="00F20CC2" w:rsidP="007B2785">
            <w:pPr>
              <w:spacing w:after="0"/>
              <w:rPr>
                <w:bCs/>
                <w:color w:val="000000" w:themeColor="text1"/>
                <w:sz w:val="16"/>
                <w:szCs w:val="16"/>
              </w:rPr>
            </w:pPr>
            <w:r w:rsidRPr="007B2785">
              <w:rPr>
                <w:bCs/>
                <w:color w:val="000000" w:themeColor="text1"/>
                <w:sz w:val="16"/>
                <w:szCs w:val="16"/>
              </w:rPr>
              <w:t>refugees</w:t>
            </w:r>
          </w:p>
          <w:p w14:paraId="1668A123" w14:textId="4E3FD891" w:rsidR="00F20CC2" w:rsidRPr="007B2785" w:rsidRDefault="00F20CC2" w:rsidP="007B2785">
            <w:pPr>
              <w:spacing w:after="0"/>
              <w:rPr>
                <w:bCs/>
                <w:color w:val="000000" w:themeColor="text1"/>
                <w:sz w:val="16"/>
                <w:szCs w:val="16"/>
              </w:rPr>
            </w:pPr>
            <w:r w:rsidRPr="007B2785">
              <w:rPr>
                <w:bCs/>
                <w:color w:val="000000" w:themeColor="text1"/>
                <w:sz w:val="16"/>
                <w:szCs w:val="16"/>
              </w:rPr>
              <w:t>+</w:t>
            </w:r>
          </w:p>
          <w:p w14:paraId="110F9666" w14:textId="02641CDA" w:rsidR="00F20CC2" w:rsidRPr="007B2785" w:rsidRDefault="00F20CC2" w:rsidP="007B2785">
            <w:pPr>
              <w:spacing w:after="0"/>
              <w:rPr>
                <w:bCs/>
                <w:color w:val="000000" w:themeColor="text1"/>
                <w:sz w:val="16"/>
                <w:szCs w:val="16"/>
              </w:rPr>
            </w:pPr>
            <w:r w:rsidRPr="007B2785">
              <w:rPr>
                <w:bCs/>
                <w:color w:val="000000" w:themeColor="text1"/>
                <w:sz w:val="16"/>
                <w:szCs w:val="16"/>
              </w:rPr>
              <w:t>20 million IDPs</w:t>
            </w:r>
          </w:p>
          <w:p w14:paraId="2174EC2E" w14:textId="2F2D0E8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(Bangladesh </w:t>
            </w:r>
            <w:proofErr w:type="spellStart"/>
            <w:r w:rsidRPr="007B2785">
              <w:rPr>
                <w:bCs/>
                <w:color w:val="000000" w:themeColor="text1"/>
                <w:sz w:val="16"/>
                <w:szCs w:val="16"/>
              </w:rPr>
              <w:t>governement</w:t>
            </w:r>
            <w:proofErr w:type="spellEnd"/>
            <w:r w:rsidRPr="007B2785">
              <w:rPr>
                <w:bCs/>
                <w:color w:val="000000" w:themeColor="text1"/>
                <w:sz w:val="16"/>
                <w:szCs w:val="16"/>
              </w:rPr>
              <w:t xml:space="preserve"> estimate)</w:t>
            </w:r>
          </w:p>
          <w:p w14:paraId="1D9554DD" w14:textId="77777777" w:rsidR="00F20CC2" w:rsidRPr="007B2785" w:rsidRDefault="00F20CC2" w:rsidP="007B2785">
            <w:pPr>
              <w:spacing w:after="0"/>
              <w:rPr>
                <w:bCs/>
                <w:color w:val="000000" w:themeColor="text1"/>
                <w:sz w:val="16"/>
                <w:szCs w:val="16"/>
              </w:rPr>
            </w:pPr>
          </w:p>
          <w:p w14:paraId="35C4EC48" w14:textId="77777777" w:rsidR="00F20CC2" w:rsidRPr="007B2785" w:rsidRDefault="00F20CC2" w:rsidP="007B2785">
            <w:pPr>
              <w:spacing w:after="0"/>
              <w:rPr>
                <w:bCs/>
                <w:color w:val="000000" w:themeColor="text1"/>
                <w:sz w:val="16"/>
                <w:szCs w:val="16"/>
              </w:rPr>
            </w:pPr>
          </w:p>
          <w:p w14:paraId="5EA95F78" w14:textId="77777777" w:rsidR="00F20CC2" w:rsidRPr="007B2785" w:rsidRDefault="00F20CC2" w:rsidP="007B2785">
            <w:pPr>
              <w:spacing w:after="0"/>
              <w:rPr>
                <w:bCs/>
                <w:color w:val="000000" w:themeColor="text1"/>
                <w:sz w:val="16"/>
                <w:szCs w:val="16"/>
              </w:rPr>
            </w:pPr>
          </w:p>
          <w:p w14:paraId="662F43BB" w14:textId="77777777" w:rsidR="00F20CC2" w:rsidRPr="007B2785" w:rsidRDefault="00F20CC2" w:rsidP="007B2785">
            <w:pPr>
              <w:spacing w:after="0"/>
              <w:rPr>
                <w:bCs/>
                <w:color w:val="000000" w:themeColor="text1"/>
                <w:sz w:val="16"/>
                <w:szCs w:val="16"/>
              </w:rPr>
            </w:pPr>
          </w:p>
        </w:tc>
        <w:tc>
          <w:tcPr>
            <w:tcW w:w="1134" w:type="dxa"/>
          </w:tcPr>
          <w:p w14:paraId="3E465711" w14:textId="77777777" w:rsidR="00F20CC2" w:rsidRPr="007B2785" w:rsidRDefault="00F20CC2" w:rsidP="007B2785">
            <w:pPr>
              <w:tabs>
                <w:tab w:val="left" w:pos="5550"/>
              </w:tabs>
              <w:spacing w:after="0"/>
              <w:rPr>
                <w:bCs/>
                <w:color w:val="000000" w:themeColor="text1"/>
                <w:sz w:val="16"/>
                <w:szCs w:val="16"/>
              </w:rPr>
            </w:pPr>
          </w:p>
          <w:p w14:paraId="2B8703DD" w14:textId="77777777" w:rsidR="00F20CC2" w:rsidRPr="007B2785" w:rsidRDefault="00F20CC2" w:rsidP="007B2785">
            <w:pPr>
              <w:tabs>
                <w:tab w:val="left" w:pos="5550"/>
              </w:tabs>
              <w:spacing w:after="0"/>
              <w:rPr>
                <w:bCs/>
                <w:color w:val="000000" w:themeColor="text1"/>
                <w:sz w:val="16"/>
                <w:szCs w:val="16"/>
              </w:rPr>
            </w:pPr>
          </w:p>
          <w:p w14:paraId="75AC0335" w14:textId="77777777" w:rsidR="00F20CC2" w:rsidRPr="007B2785" w:rsidRDefault="00F20CC2" w:rsidP="007B2785">
            <w:pPr>
              <w:tabs>
                <w:tab w:val="left" w:pos="5550"/>
              </w:tabs>
              <w:spacing w:after="0"/>
              <w:rPr>
                <w:bCs/>
                <w:color w:val="000000" w:themeColor="text1"/>
                <w:sz w:val="16"/>
                <w:szCs w:val="16"/>
              </w:rPr>
            </w:pPr>
          </w:p>
          <w:p w14:paraId="630404DC" w14:textId="77777777" w:rsidR="00F20CC2" w:rsidRPr="007B2785" w:rsidRDefault="00F20CC2" w:rsidP="007B2785">
            <w:pPr>
              <w:tabs>
                <w:tab w:val="left" w:pos="5550"/>
              </w:tabs>
              <w:spacing w:after="0"/>
              <w:rPr>
                <w:bCs/>
                <w:color w:val="000000" w:themeColor="text1"/>
                <w:sz w:val="16"/>
                <w:szCs w:val="16"/>
              </w:rPr>
            </w:pPr>
          </w:p>
          <w:p w14:paraId="2C3B4876" w14:textId="77777777"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t xml:space="preserve">Jamal, A. A. (2008). Mukti </w:t>
            </w:r>
            <w:proofErr w:type="spellStart"/>
            <w:r w:rsidRPr="007B2785">
              <w:rPr>
                <w:bCs/>
                <w:color w:val="000000" w:themeColor="text1"/>
                <w:sz w:val="16"/>
                <w:szCs w:val="16"/>
              </w:rPr>
              <w:t>Bahini</w:t>
            </w:r>
            <w:proofErr w:type="spellEnd"/>
            <w:r w:rsidRPr="007B2785">
              <w:rPr>
                <w:bCs/>
                <w:color w:val="000000" w:themeColor="text1"/>
                <w:sz w:val="16"/>
                <w:szCs w:val="16"/>
              </w:rPr>
              <w:t xml:space="preserve"> and the Liberation War of Bangladesh: A Review of Conflicting Views. Asian Affairs, 30(4), 5-17.</w:t>
            </w:r>
          </w:p>
          <w:p w14:paraId="795796DA" w14:textId="77777777" w:rsidR="00F20CC2" w:rsidRPr="007B2785" w:rsidRDefault="00F20CC2" w:rsidP="007B2785">
            <w:pPr>
              <w:tabs>
                <w:tab w:val="left" w:pos="5550"/>
              </w:tabs>
              <w:spacing w:after="0"/>
              <w:rPr>
                <w:bCs/>
                <w:color w:val="000000" w:themeColor="text1"/>
                <w:sz w:val="16"/>
                <w:szCs w:val="16"/>
              </w:rPr>
            </w:pPr>
          </w:p>
          <w:p w14:paraId="30432E0B" w14:textId="77777777" w:rsidR="00F20CC2" w:rsidRPr="007B2785" w:rsidRDefault="00F20CC2" w:rsidP="007B2785">
            <w:pPr>
              <w:tabs>
                <w:tab w:val="left" w:pos="5550"/>
              </w:tabs>
              <w:spacing w:after="0"/>
              <w:rPr>
                <w:bCs/>
                <w:color w:val="000000" w:themeColor="text1"/>
                <w:sz w:val="16"/>
                <w:szCs w:val="16"/>
              </w:rPr>
            </w:pPr>
          </w:p>
          <w:p w14:paraId="664AE10D" w14:textId="772012FB"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t>Barros &amp; Thomas (2018, p.136).</w:t>
            </w:r>
          </w:p>
        </w:tc>
        <w:tc>
          <w:tcPr>
            <w:tcW w:w="1701" w:type="dxa"/>
            <w:shd w:val="pct10" w:color="auto" w:fill="auto"/>
          </w:tcPr>
          <w:p w14:paraId="1AD19E0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24.9-25.9 million</w:t>
            </w:r>
          </w:p>
          <w:p w14:paraId="76A93C00" w14:textId="77777777" w:rsidR="00F20CC2" w:rsidRPr="007B2785" w:rsidRDefault="00F20CC2" w:rsidP="007B2785">
            <w:pPr>
              <w:spacing w:after="0"/>
              <w:rPr>
                <w:bCs/>
                <w:color w:val="000000" w:themeColor="text1"/>
                <w:sz w:val="16"/>
                <w:szCs w:val="16"/>
              </w:rPr>
            </w:pPr>
          </w:p>
          <w:p w14:paraId="556FBFB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9.9 million (p.108).</w:t>
            </w:r>
          </w:p>
          <w:p w14:paraId="3B19AE29" w14:textId="77777777" w:rsidR="00F20CC2" w:rsidRPr="007B2785" w:rsidRDefault="00F20CC2" w:rsidP="007B2785">
            <w:pPr>
              <w:spacing w:after="0"/>
              <w:rPr>
                <w:bCs/>
                <w:color w:val="000000" w:themeColor="text1"/>
                <w:sz w:val="16"/>
                <w:szCs w:val="16"/>
              </w:rPr>
            </w:pPr>
          </w:p>
          <w:p w14:paraId="633B31F6" w14:textId="77777777" w:rsidR="00F20CC2" w:rsidRPr="007B2785" w:rsidRDefault="00F20CC2" w:rsidP="007B2785">
            <w:pPr>
              <w:pStyle w:val="BodyText3"/>
              <w:spacing w:after="0"/>
              <w:rPr>
                <w:rFonts w:cs="Times New Roman"/>
                <w:bCs/>
                <w:color w:val="000000" w:themeColor="text1"/>
                <w:sz w:val="16"/>
                <w:szCs w:val="16"/>
              </w:rPr>
            </w:pPr>
            <w:r w:rsidRPr="007B2785">
              <w:rPr>
                <w:rFonts w:cs="Times New Roman"/>
                <w:bCs/>
                <w:color w:val="000000" w:themeColor="text1"/>
                <w:sz w:val="16"/>
                <w:szCs w:val="16"/>
              </w:rPr>
              <w:t>(70-90% of all the Hindus, Barros &amp; Thomas p.135)</w:t>
            </w:r>
          </w:p>
          <w:p w14:paraId="09567288" w14:textId="4F31E8C5"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 </w:t>
            </w:r>
          </w:p>
          <w:p w14:paraId="54748BC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15-16 million internally displaced</w:t>
            </w:r>
          </w:p>
          <w:p w14:paraId="632028E3" w14:textId="48BBA89B" w:rsidR="00F20CC2" w:rsidRPr="007B2785" w:rsidRDefault="00F20CC2" w:rsidP="007B2785">
            <w:pPr>
              <w:spacing w:after="0"/>
              <w:rPr>
                <w:bCs/>
                <w:color w:val="000000" w:themeColor="text1"/>
                <w:sz w:val="16"/>
                <w:szCs w:val="16"/>
              </w:rPr>
            </w:pPr>
            <w:r w:rsidRPr="007B2785">
              <w:rPr>
                <w:bCs/>
                <w:color w:val="000000" w:themeColor="text1"/>
                <w:sz w:val="16"/>
                <w:szCs w:val="16"/>
              </w:rPr>
              <w:t>(1/4 of all Muslims)</w:t>
            </w:r>
          </w:p>
          <w:p w14:paraId="5EB45823" w14:textId="62401062"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47A626E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 million Bengali refugees into India in May, before war.</w:t>
            </w:r>
          </w:p>
          <w:p w14:paraId="2F59A5C9" w14:textId="4EC163C8"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w:t>
            </w:r>
            <w:proofErr w:type="spellStart"/>
            <w:r w:rsidRPr="007B2785">
              <w:rPr>
                <w:bCs/>
                <w:color w:val="000000" w:themeColor="text1"/>
                <w:sz w:val="16"/>
                <w:szCs w:val="16"/>
              </w:rPr>
              <w:t>Biawas</w:t>
            </w:r>
            <w:proofErr w:type="spellEnd"/>
            <w:r w:rsidRPr="007B2785">
              <w:rPr>
                <w:bCs/>
                <w:color w:val="000000" w:themeColor="text1"/>
                <w:sz w:val="16"/>
                <w:szCs w:val="16"/>
              </w:rPr>
              <w:t xml:space="preserve"> 2023, p.103-4).</w:t>
            </w:r>
          </w:p>
          <w:p w14:paraId="1D39DAC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7 million by July </w:t>
            </w:r>
          </w:p>
          <w:p w14:paraId="206BB425" w14:textId="6B670264" w:rsidR="00F20CC2" w:rsidRPr="007B2785" w:rsidRDefault="00F20CC2" w:rsidP="007B2785">
            <w:pPr>
              <w:spacing w:after="0"/>
              <w:rPr>
                <w:bCs/>
                <w:color w:val="000000" w:themeColor="text1"/>
                <w:sz w:val="16"/>
                <w:szCs w:val="16"/>
              </w:rPr>
            </w:pPr>
            <w:r w:rsidRPr="007B2785">
              <w:rPr>
                <w:bCs/>
                <w:color w:val="000000" w:themeColor="text1"/>
                <w:sz w:val="16"/>
                <w:szCs w:val="16"/>
              </w:rPr>
              <w:t>(p.108).</w:t>
            </w:r>
          </w:p>
        </w:tc>
        <w:tc>
          <w:tcPr>
            <w:tcW w:w="1842" w:type="dxa"/>
            <w:shd w:val="pct10" w:color="auto" w:fill="auto"/>
          </w:tcPr>
          <w:p w14:paraId="5EEAA623" w14:textId="77777777" w:rsidR="00F20CC2" w:rsidRPr="007B2785" w:rsidRDefault="00F20CC2" w:rsidP="007B2785">
            <w:pPr>
              <w:spacing w:after="0"/>
              <w:rPr>
                <w:bCs/>
                <w:color w:val="000000" w:themeColor="text1"/>
                <w:sz w:val="16"/>
                <w:szCs w:val="16"/>
              </w:rPr>
            </w:pPr>
          </w:p>
          <w:p w14:paraId="6AF47D7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Biswas, B. (2023). “You Can’t Go to War Over Refugees”: The Bangladesh War of 1971 and the International Refugee Regime. </w:t>
            </w:r>
            <w:r w:rsidRPr="007B2785">
              <w:rPr>
                <w:bCs/>
                <w:i/>
                <w:iCs/>
                <w:color w:val="000000" w:themeColor="text1"/>
                <w:sz w:val="16"/>
                <w:szCs w:val="16"/>
              </w:rPr>
              <w:t>Refugee Survey Quarterly</w:t>
            </w:r>
            <w:r w:rsidRPr="007B2785">
              <w:rPr>
                <w:bCs/>
                <w:color w:val="000000" w:themeColor="text1"/>
                <w:sz w:val="16"/>
                <w:szCs w:val="16"/>
              </w:rPr>
              <w:t>, 42(1), 103–121.</w:t>
            </w:r>
          </w:p>
          <w:p w14:paraId="407EBFAF" w14:textId="77777777" w:rsidR="00F20CC2" w:rsidRPr="007B2785" w:rsidRDefault="00F20CC2" w:rsidP="007B2785">
            <w:pPr>
              <w:spacing w:after="0"/>
              <w:rPr>
                <w:bCs/>
                <w:color w:val="000000" w:themeColor="text1"/>
                <w:sz w:val="16"/>
                <w:szCs w:val="16"/>
              </w:rPr>
            </w:pPr>
          </w:p>
          <w:p w14:paraId="598C7AE8" w14:textId="77777777" w:rsidR="00F20CC2" w:rsidRPr="007B2785" w:rsidRDefault="00F20CC2" w:rsidP="007B2785">
            <w:pPr>
              <w:spacing w:after="0"/>
              <w:rPr>
                <w:bCs/>
                <w:color w:val="000000" w:themeColor="text1"/>
                <w:sz w:val="16"/>
                <w:szCs w:val="16"/>
              </w:rPr>
            </w:pPr>
          </w:p>
          <w:p w14:paraId="7D540A6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Barros &amp; Thomas (2018, p.136). </w:t>
            </w:r>
          </w:p>
          <w:p w14:paraId="3F9AFB3F" w14:textId="69D3A2F9"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Foreign observers estimate</w:t>
            </w:r>
          </w:p>
        </w:tc>
        <w:tc>
          <w:tcPr>
            <w:tcW w:w="1843" w:type="dxa"/>
          </w:tcPr>
          <w:p w14:paraId="584DF8DB" w14:textId="76747149"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n/a</w:t>
            </w:r>
          </w:p>
          <w:p w14:paraId="30A9C31D" w14:textId="6EACCE54" w:rsidR="00F20CC2" w:rsidRPr="007B2785" w:rsidRDefault="00F20CC2" w:rsidP="007B2785">
            <w:pPr>
              <w:spacing w:after="0"/>
              <w:rPr>
                <w:bCs/>
                <w:color w:val="000000" w:themeColor="text1"/>
                <w:sz w:val="16"/>
                <w:szCs w:val="16"/>
              </w:rPr>
            </w:pPr>
            <w:r w:rsidRPr="007B2785">
              <w:rPr>
                <w:bCs/>
                <w:color w:val="000000" w:themeColor="text1"/>
                <w:sz w:val="16"/>
                <w:szCs w:val="16"/>
              </w:rPr>
              <w:t>~10 million</w:t>
            </w:r>
          </w:p>
          <w:p w14:paraId="5FA0EFBE" w14:textId="6C1DC3E0" w:rsidR="00F20CC2" w:rsidRPr="007B2785" w:rsidRDefault="00F20CC2" w:rsidP="007B2785">
            <w:pPr>
              <w:spacing w:after="0"/>
              <w:rPr>
                <w:bCs/>
                <w:color w:val="000000" w:themeColor="text1"/>
                <w:sz w:val="16"/>
                <w:szCs w:val="16"/>
              </w:rPr>
            </w:pPr>
            <w:r w:rsidRPr="007B2785">
              <w:rPr>
                <w:bCs/>
                <w:color w:val="000000" w:themeColor="text1"/>
                <w:sz w:val="16"/>
                <w:szCs w:val="16"/>
              </w:rPr>
              <w:t>United Nations High Commissioner for Refugees. (2000). The State of the World’s Refugees: Fifty Years of Humanitarian Action. P. 60.</w:t>
            </w:r>
          </w:p>
          <w:p w14:paraId="708C4B85" w14:textId="00ACE4F6" w:rsidR="00F20CC2" w:rsidRPr="007B2785" w:rsidRDefault="00F20CC2" w:rsidP="007B2785">
            <w:pPr>
              <w:spacing w:after="0"/>
              <w:rPr>
                <w:bCs/>
                <w:color w:val="000000" w:themeColor="text1"/>
                <w:sz w:val="16"/>
                <w:szCs w:val="16"/>
              </w:rPr>
            </w:pPr>
            <w:r w:rsidRPr="007B2785">
              <w:rPr>
                <w:bCs/>
                <w:color w:val="000000" w:themeColor="text1"/>
                <w:sz w:val="16"/>
                <w:szCs w:val="16"/>
              </w:rPr>
              <w:t>“Given that</w:t>
            </w:r>
            <w:r w:rsidR="004C31A2" w:rsidRPr="007B2785">
              <w:rPr>
                <w:bCs/>
                <w:color w:val="000000" w:themeColor="text1"/>
                <w:sz w:val="16"/>
                <w:szCs w:val="16"/>
              </w:rPr>
              <w:t xml:space="preserve"> </w:t>
            </w:r>
            <w:r w:rsidRPr="007B2785">
              <w:rPr>
                <w:bCs/>
                <w:color w:val="000000" w:themeColor="text1"/>
                <w:sz w:val="16"/>
                <w:szCs w:val="16"/>
              </w:rPr>
              <w:t xml:space="preserve">there were about ten million Hindus in East </w:t>
            </w:r>
            <w:proofErr w:type="spellStart"/>
            <w:proofErr w:type="gramStart"/>
            <w:r w:rsidRPr="007B2785">
              <w:rPr>
                <w:bCs/>
                <w:color w:val="000000" w:themeColor="text1"/>
                <w:sz w:val="16"/>
                <w:szCs w:val="16"/>
              </w:rPr>
              <w:t>Pakistan,Between</w:t>
            </w:r>
            <w:proofErr w:type="spellEnd"/>
            <w:proofErr w:type="gramEnd"/>
            <w:r w:rsidRPr="007B2785">
              <w:rPr>
                <w:bCs/>
                <w:color w:val="000000" w:themeColor="text1"/>
                <w:sz w:val="16"/>
                <w:szCs w:val="16"/>
              </w:rPr>
              <w:t xml:space="preserve"> 70 and 90 per cent of these refugees were Hindus.</w:t>
            </w:r>
            <w:r w:rsidR="004C31A2" w:rsidRPr="007B2785">
              <w:rPr>
                <w:bCs/>
                <w:color w:val="000000" w:themeColor="text1"/>
                <w:sz w:val="16"/>
                <w:szCs w:val="16"/>
              </w:rPr>
              <w:t xml:space="preserve"> </w:t>
            </w:r>
            <w:r w:rsidRPr="007B2785">
              <w:rPr>
                <w:bCs/>
                <w:color w:val="000000" w:themeColor="text1"/>
                <w:sz w:val="16"/>
                <w:szCs w:val="16"/>
              </w:rPr>
              <w:t xml:space="preserve">70 to 90 per cent </w:t>
            </w:r>
            <w:r w:rsidRPr="007B2785">
              <w:rPr>
                <w:bCs/>
                <w:color w:val="000000" w:themeColor="text1"/>
                <w:sz w:val="16"/>
                <w:szCs w:val="16"/>
              </w:rPr>
              <w:lastRenderedPageBreak/>
              <w:t>of</w:t>
            </w:r>
            <w:r w:rsidR="004C31A2" w:rsidRPr="007B2785">
              <w:rPr>
                <w:bCs/>
                <w:color w:val="000000" w:themeColor="text1"/>
                <w:sz w:val="16"/>
                <w:szCs w:val="16"/>
              </w:rPr>
              <w:t xml:space="preserve"> </w:t>
            </w:r>
            <w:r w:rsidRPr="007B2785">
              <w:rPr>
                <w:bCs/>
                <w:color w:val="000000" w:themeColor="text1"/>
                <w:sz w:val="16"/>
                <w:szCs w:val="16"/>
              </w:rPr>
              <w:t>all Hindus left the country, but fewer than 5 per cent of all Muslims. Most</w:t>
            </w:r>
            <w:r w:rsidR="004C31A2" w:rsidRPr="007B2785">
              <w:rPr>
                <w:bCs/>
                <w:color w:val="000000" w:themeColor="text1"/>
                <w:sz w:val="16"/>
                <w:szCs w:val="16"/>
              </w:rPr>
              <w:t xml:space="preserve"> </w:t>
            </w:r>
            <w:r w:rsidRPr="007B2785">
              <w:rPr>
                <w:bCs/>
                <w:color w:val="000000" w:themeColor="text1"/>
                <w:sz w:val="16"/>
                <w:szCs w:val="16"/>
              </w:rPr>
              <w:t>92</w:t>
            </w:r>
          </w:p>
          <w:p w14:paraId="3C3F63B0" w14:textId="1C65A964" w:rsidR="00F20CC2" w:rsidRPr="007B2785" w:rsidRDefault="00F20CC2" w:rsidP="007B2785">
            <w:pPr>
              <w:spacing w:after="0"/>
              <w:rPr>
                <w:bCs/>
                <w:color w:val="000000" w:themeColor="text1"/>
                <w:sz w:val="16"/>
                <w:szCs w:val="16"/>
              </w:rPr>
            </w:pPr>
            <w:r w:rsidRPr="007B2785">
              <w:rPr>
                <w:bCs/>
                <w:color w:val="000000" w:themeColor="text1"/>
                <w:sz w:val="16"/>
                <w:szCs w:val="16"/>
              </w:rPr>
              <w:t>refugees ﬂed between April and June 1971 and returned in January or</w:t>
            </w:r>
            <w:r w:rsidR="004C31A2" w:rsidRPr="007B2785">
              <w:rPr>
                <w:bCs/>
                <w:color w:val="000000" w:themeColor="text1"/>
                <w:sz w:val="16"/>
                <w:szCs w:val="16"/>
              </w:rPr>
              <w:t xml:space="preserve"> </w:t>
            </w:r>
            <w:r w:rsidRPr="007B2785">
              <w:rPr>
                <w:bCs/>
                <w:color w:val="000000" w:themeColor="text1"/>
                <w:sz w:val="16"/>
                <w:szCs w:val="16"/>
              </w:rPr>
              <w:t>February 1972.</w:t>
            </w:r>
          </w:p>
          <w:p w14:paraId="72FFBDD2" w14:textId="24F0D099" w:rsidR="00F20CC2" w:rsidRPr="007B2785" w:rsidRDefault="00F20CC2" w:rsidP="007B2785">
            <w:pPr>
              <w:spacing w:after="0"/>
              <w:rPr>
                <w:bCs/>
                <w:color w:val="000000" w:themeColor="text1"/>
                <w:sz w:val="16"/>
                <w:szCs w:val="16"/>
              </w:rPr>
            </w:pPr>
            <w:r w:rsidRPr="007B2785">
              <w:rPr>
                <w:bCs/>
                <w:color w:val="000000" w:themeColor="text1"/>
                <w:sz w:val="16"/>
                <w:szCs w:val="16"/>
              </w:rPr>
              <w:t>93</w:t>
            </w:r>
          </w:p>
        </w:tc>
        <w:tc>
          <w:tcPr>
            <w:tcW w:w="1985" w:type="dxa"/>
          </w:tcPr>
          <w:p w14:paraId="2CBFC35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 xml:space="preserve">The fact that the percentage of children among the refugees was relatively low </w:t>
            </w:r>
            <w:proofErr w:type="spellStart"/>
            <w:r w:rsidRPr="007B2785">
              <w:rPr>
                <w:bCs/>
                <w:color w:val="000000" w:themeColor="text1"/>
                <w:sz w:val="16"/>
                <w:szCs w:val="16"/>
              </w:rPr>
              <w:t>leadsmetoassumethatmanychildrenhad</w:t>
            </w:r>
            <w:proofErr w:type="spellEnd"/>
            <w:r w:rsidRPr="007B2785">
              <w:rPr>
                <w:bCs/>
                <w:color w:val="000000" w:themeColor="text1"/>
                <w:sz w:val="16"/>
                <w:szCs w:val="16"/>
              </w:rPr>
              <w:t xml:space="preserve"> been placed with relatives or friends inside East Pakistan. Thousands of</w:t>
            </w:r>
          </w:p>
          <w:p w14:paraId="53B57848"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people died on the march to India. The nutritional status of the refugees while in India was relatively good and the mortality, according to ofﬁcial</w:t>
            </w:r>
          </w:p>
          <w:p w14:paraId="73D44B47"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Indian ﬁgures, low (at 15,000, or just 3/1,000, an unlikely ﬁgure).</w:t>
            </w:r>
          </w:p>
          <w:p w14:paraId="3258DCED"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95</w:t>
            </w:r>
          </w:p>
          <w:p w14:paraId="16204CF0"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Some</w:t>
            </w:r>
          </w:p>
          <w:p w14:paraId="703448AF"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‘Western’ ﬁeld workers reported higher death rates, but only one proper study is known, concluding that the annual death rate in the unusually large</w:t>
            </w:r>
          </w:p>
          <w:p w14:paraId="582205D7" w14:textId="20D555F1" w:rsidR="00F20CC2" w:rsidRPr="007B2785" w:rsidRDefault="004C31A2" w:rsidP="007B2785">
            <w:pPr>
              <w:spacing w:after="0"/>
              <w:rPr>
                <w:bCs/>
                <w:color w:val="000000" w:themeColor="text1"/>
                <w:sz w:val="16"/>
                <w:szCs w:val="16"/>
              </w:rPr>
            </w:pPr>
            <w:r w:rsidRPr="007B2785">
              <w:rPr>
                <w:bCs/>
                <w:color w:val="000000" w:themeColor="text1"/>
                <w:sz w:val="16"/>
                <w:szCs w:val="16"/>
              </w:rPr>
              <w:t>Salt Lake Camp in West Bengal was at least 23.5/1,000.” (Barros &amp; Thomas 2018, p.135).</w:t>
            </w:r>
          </w:p>
        </w:tc>
      </w:tr>
      <w:tr w:rsidR="00F20CC2" w:rsidRPr="007B2785" w14:paraId="37AE10A5" w14:textId="77777777" w:rsidTr="00F20CC2">
        <w:tc>
          <w:tcPr>
            <w:tcW w:w="1412" w:type="dxa"/>
            <w:gridSpan w:val="2"/>
          </w:tcPr>
          <w:p w14:paraId="3AE3FCE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Cyprus War</w:t>
            </w:r>
          </w:p>
        </w:tc>
        <w:tc>
          <w:tcPr>
            <w:tcW w:w="1134" w:type="dxa"/>
          </w:tcPr>
          <w:p w14:paraId="57698C0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1974-5</w:t>
            </w:r>
          </w:p>
        </w:tc>
        <w:tc>
          <w:tcPr>
            <w:tcW w:w="992" w:type="dxa"/>
          </w:tcPr>
          <w:p w14:paraId="072D89D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180,000</w:t>
            </w:r>
          </w:p>
          <w:p w14:paraId="790CBCE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Greek Cypriot refugees (p.8)</w:t>
            </w:r>
          </w:p>
        </w:tc>
        <w:tc>
          <w:tcPr>
            <w:tcW w:w="992" w:type="dxa"/>
          </w:tcPr>
          <w:p w14:paraId="78B83A5E" w14:textId="77777777" w:rsidR="00F20CC2" w:rsidRPr="007B2785" w:rsidRDefault="00F20CC2" w:rsidP="007B2785">
            <w:pPr>
              <w:tabs>
                <w:tab w:val="left" w:pos="5550"/>
              </w:tabs>
              <w:spacing w:after="0"/>
              <w:rPr>
                <w:bCs/>
                <w:color w:val="000000" w:themeColor="text1"/>
                <w:sz w:val="16"/>
                <w:szCs w:val="16"/>
              </w:rPr>
            </w:pPr>
          </w:p>
          <w:p w14:paraId="4EA40E93" w14:textId="77777777" w:rsidR="00F20CC2" w:rsidRPr="007B2785" w:rsidRDefault="00F20CC2" w:rsidP="007B2785">
            <w:pPr>
              <w:tabs>
                <w:tab w:val="left" w:pos="5550"/>
              </w:tabs>
              <w:spacing w:after="0"/>
              <w:rPr>
                <w:bCs/>
                <w:color w:val="000000" w:themeColor="text1"/>
                <w:sz w:val="16"/>
                <w:szCs w:val="16"/>
              </w:rPr>
            </w:pPr>
          </w:p>
          <w:p w14:paraId="06D002EF" w14:textId="77777777" w:rsidR="00F20CC2" w:rsidRPr="007B2785" w:rsidRDefault="00F20CC2" w:rsidP="007B2785">
            <w:pPr>
              <w:tabs>
                <w:tab w:val="left" w:pos="5550"/>
              </w:tabs>
              <w:spacing w:after="0"/>
              <w:rPr>
                <w:bCs/>
                <w:color w:val="000000" w:themeColor="text1"/>
                <w:sz w:val="16"/>
                <w:szCs w:val="16"/>
              </w:rPr>
            </w:pPr>
            <w:proofErr w:type="spellStart"/>
            <w:r w:rsidRPr="007B2785">
              <w:rPr>
                <w:bCs/>
                <w:color w:val="000000" w:themeColor="text1"/>
                <w:sz w:val="16"/>
                <w:szCs w:val="16"/>
              </w:rPr>
              <w:t>Zetter</w:t>
            </w:r>
            <w:proofErr w:type="spellEnd"/>
            <w:r w:rsidRPr="007B2785">
              <w:rPr>
                <w:bCs/>
                <w:color w:val="000000" w:themeColor="text1"/>
                <w:sz w:val="16"/>
                <w:szCs w:val="16"/>
              </w:rPr>
              <w:t xml:space="preserve">, R. (1992). Refugees and forced migrants as development resources: the Greek-Cypriot refugees from 1974. Cyprus Review (Nicosia, </w:t>
            </w:r>
            <w:proofErr w:type="gramStart"/>
            <w:r w:rsidRPr="007B2785">
              <w:rPr>
                <w:bCs/>
                <w:color w:val="000000" w:themeColor="text1"/>
                <w:sz w:val="16"/>
                <w:szCs w:val="16"/>
              </w:rPr>
              <w:t>Cyprus :</w:t>
            </w:r>
            <w:proofErr w:type="gramEnd"/>
            <w:r w:rsidRPr="007B2785">
              <w:rPr>
                <w:bCs/>
                <w:color w:val="000000" w:themeColor="text1"/>
                <w:sz w:val="16"/>
                <w:szCs w:val="16"/>
              </w:rPr>
              <w:t xml:space="preserve"> 1989), 4(1), 7–39.</w:t>
            </w:r>
          </w:p>
        </w:tc>
        <w:tc>
          <w:tcPr>
            <w:tcW w:w="993" w:type="dxa"/>
          </w:tcPr>
          <w:p w14:paraId="750D430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265,000</w:t>
            </w:r>
          </w:p>
          <w:p w14:paraId="18D0F980" w14:textId="77777777" w:rsidR="00F20CC2" w:rsidRPr="007B2785" w:rsidRDefault="00F20CC2" w:rsidP="007B2785">
            <w:pPr>
              <w:spacing w:after="0"/>
              <w:rPr>
                <w:bCs/>
                <w:color w:val="000000" w:themeColor="text1"/>
                <w:sz w:val="16"/>
                <w:szCs w:val="16"/>
              </w:rPr>
            </w:pPr>
          </w:p>
          <w:p w14:paraId="24005F8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 200,000 in South + 65,000 in North (p.3)</w:t>
            </w:r>
          </w:p>
          <w:p w14:paraId="3D5D37C0" w14:textId="77777777" w:rsidR="00F20CC2" w:rsidRPr="007B2785" w:rsidRDefault="00F20CC2" w:rsidP="007B2785">
            <w:pPr>
              <w:spacing w:after="0"/>
              <w:rPr>
                <w:bCs/>
                <w:color w:val="000000" w:themeColor="text1"/>
                <w:sz w:val="16"/>
                <w:szCs w:val="16"/>
              </w:rPr>
            </w:pPr>
          </w:p>
          <w:p w14:paraId="3C3090B3" w14:textId="77777777" w:rsidR="00F20CC2" w:rsidRPr="007B2785" w:rsidRDefault="00F20CC2" w:rsidP="007B2785">
            <w:pPr>
              <w:spacing w:after="0"/>
              <w:rPr>
                <w:bCs/>
                <w:color w:val="000000" w:themeColor="text1"/>
                <w:sz w:val="16"/>
                <w:szCs w:val="16"/>
              </w:rPr>
            </w:pPr>
          </w:p>
          <w:p w14:paraId="2E2BF59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(1/4 of Cyprus population displaced for over 30 years)</w:t>
            </w:r>
          </w:p>
        </w:tc>
        <w:tc>
          <w:tcPr>
            <w:tcW w:w="1134" w:type="dxa"/>
          </w:tcPr>
          <w:p w14:paraId="6779CEDD" w14:textId="77777777" w:rsidR="00F20CC2" w:rsidRPr="007B2785" w:rsidRDefault="00F20CC2" w:rsidP="007B2785">
            <w:pPr>
              <w:spacing w:after="0"/>
              <w:rPr>
                <w:bCs/>
                <w:color w:val="000000" w:themeColor="text1"/>
                <w:sz w:val="16"/>
                <w:szCs w:val="16"/>
              </w:rPr>
            </w:pPr>
          </w:p>
          <w:p w14:paraId="4701DDC9" w14:textId="77777777" w:rsidR="00F20CC2" w:rsidRPr="007B2785" w:rsidRDefault="00F20CC2" w:rsidP="007B2785">
            <w:pPr>
              <w:spacing w:after="0"/>
              <w:rPr>
                <w:bCs/>
                <w:color w:val="000000" w:themeColor="text1"/>
                <w:sz w:val="16"/>
                <w:szCs w:val="16"/>
              </w:rPr>
            </w:pPr>
          </w:p>
          <w:p w14:paraId="2DA6384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IDMC</w:t>
            </w:r>
          </w:p>
          <w:p w14:paraId="5CC9772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Cyprus: failure of political settlement</w:t>
            </w:r>
          </w:p>
          <w:p w14:paraId="37ECBC9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prevents the displaced from</w:t>
            </w:r>
          </w:p>
          <w:p w14:paraId="42A3E813" w14:textId="7816AFD3" w:rsidR="00F20CC2" w:rsidRPr="007B2785" w:rsidRDefault="00F20CC2" w:rsidP="007B2785">
            <w:pPr>
              <w:spacing w:after="0"/>
              <w:rPr>
                <w:bCs/>
                <w:color w:val="000000" w:themeColor="text1"/>
                <w:sz w:val="16"/>
                <w:szCs w:val="16"/>
              </w:rPr>
            </w:pPr>
            <w:r w:rsidRPr="007B2785">
              <w:rPr>
                <w:bCs/>
                <w:color w:val="000000" w:themeColor="text1"/>
                <w:sz w:val="16"/>
                <w:szCs w:val="16"/>
              </w:rPr>
              <w:t>repossessing their properties</w:t>
            </w:r>
          </w:p>
          <w:p w14:paraId="250B09A7" w14:textId="77777777" w:rsidR="00F20CC2" w:rsidRPr="007B2785" w:rsidRDefault="00E87061" w:rsidP="007B2785">
            <w:pPr>
              <w:spacing w:after="0"/>
              <w:rPr>
                <w:bCs/>
                <w:color w:val="000000" w:themeColor="text1"/>
                <w:sz w:val="16"/>
                <w:szCs w:val="16"/>
              </w:rPr>
            </w:pPr>
            <w:hyperlink r:id="rId34" w:history="1">
              <w:r w:rsidR="00F20CC2" w:rsidRPr="007B2785">
                <w:rPr>
                  <w:rStyle w:val="Hyperlink"/>
                  <w:bCs/>
                  <w:color w:val="000000" w:themeColor="text1"/>
                  <w:sz w:val="16"/>
                  <w:szCs w:val="16"/>
                </w:rPr>
                <w:t>https://web</w:t>
              </w:r>
            </w:hyperlink>
            <w:r w:rsidR="00F20CC2" w:rsidRPr="007B2785">
              <w:rPr>
                <w:bCs/>
                <w:color w:val="000000" w:themeColor="text1"/>
                <w:sz w:val="16"/>
                <w:szCs w:val="16"/>
              </w:rPr>
              <w:t>.archive.org/web/20070812185328/http://www.internal-displacement.org/8025708F004CE90B/%28httpCountrySummaries%29/404B5F063033BD4B802570C00056B6EA?OpenDocument&amp;count=10000</w:t>
            </w:r>
          </w:p>
        </w:tc>
        <w:tc>
          <w:tcPr>
            <w:tcW w:w="1701" w:type="dxa"/>
            <w:shd w:val="pct10" w:color="auto" w:fill="auto"/>
          </w:tcPr>
          <w:p w14:paraId="337E22F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225,000</w:t>
            </w:r>
          </w:p>
          <w:p w14:paraId="0910024D" w14:textId="77777777" w:rsidR="00F20CC2" w:rsidRPr="007B2785" w:rsidRDefault="00F20CC2" w:rsidP="007B2785">
            <w:pPr>
              <w:spacing w:after="0"/>
              <w:rPr>
                <w:bCs/>
                <w:color w:val="000000" w:themeColor="text1"/>
                <w:sz w:val="16"/>
                <w:szCs w:val="16"/>
              </w:rPr>
            </w:pPr>
          </w:p>
          <w:p w14:paraId="4634E9A9" w14:textId="77777777" w:rsidR="00F20CC2" w:rsidRPr="007B2785" w:rsidRDefault="00F20CC2" w:rsidP="007B2785">
            <w:pPr>
              <w:spacing w:after="0"/>
              <w:rPr>
                <w:bCs/>
                <w:color w:val="000000" w:themeColor="text1"/>
                <w:sz w:val="16"/>
                <w:szCs w:val="16"/>
              </w:rPr>
            </w:pPr>
          </w:p>
          <w:p w14:paraId="76F4E03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Including </w:t>
            </w:r>
          </w:p>
          <w:p w14:paraId="2B4BA14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180,000 Greek Cypriots fled the north and 45,000 Turkish Cypriots moved northward</w:t>
            </w:r>
          </w:p>
        </w:tc>
        <w:tc>
          <w:tcPr>
            <w:tcW w:w="1842" w:type="dxa"/>
            <w:shd w:val="pct10" w:color="auto" w:fill="auto"/>
          </w:tcPr>
          <w:p w14:paraId="0F77439E"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Gürel</w:t>
            </w:r>
            <w:proofErr w:type="spellEnd"/>
            <w:r w:rsidRPr="007B2785">
              <w:rPr>
                <w:bCs/>
                <w:color w:val="000000" w:themeColor="text1"/>
                <w:sz w:val="16"/>
                <w:szCs w:val="16"/>
              </w:rPr>
              <w:t xml:space="preserve">, Ayla; Mete </w:t>
            </w:r>
            <w:proofErr w:type="spellStart"/>
            <w:r w:rsidRPr="007B2785">
              <w:rPr>
                <w:bCs/>
                <w:color w:val="000000" w:themeColor="text1"/>
                <w:sz w:val="16"/>
                <w:szCs w:val="16"/>
              </w:rPr>
              <w:t>Hatay</w:t>
            </w:r>
            <w:proofErr w:type="spellEnd"/>
            <w:r w:rsidRPr="007B2785">
              <w:rPr>
                <w:bCs/>
                <w:color w:val="000000" w:themeColor="text1"/>
                <w:sz w:val="16"/>
                <w:szCs w:val="16"/>
              </w:rPr>
              <w:t xml:space="preserve"> &amp; </w:t>
            </w:r>
            <w:proofErr w:type="spellStart"/>
            <w:r w:rsidRPr="007B2785">
              <w:rPr>
                <w:bCs/>
                <w:color w:val="000000" w:themeColor="text1"/>
                <w:sz w:val="16"/>
                <w:szCs w:val="16"/>
              </w:rPr>
              <w:t>Christalla</w:t>
            </w:r>
            <w:proofErr w:type="spellEnd"/>
            <w:r w:rsidRPr="007B2785">
              <w:rPr>
                <w:bCs/>
                <w:color w:val="000000" w:themeColor="text1"/>
                <w:sz w:val="16"/>
                <w:szCs w:val="16"/>
              </w:rPr>
              <w:t xml:space="preserve"> </w:t>
            </w:r>
            <w:proofErr w:type="spellStart"/>
            <w:r w:rsidRPr="007B2785">
              <w:rPr>
                <w:bCs/>
                <w:color w:val="000000" w:themeColor="text1"/>
                <w:sz w:val="16"/>
                <w:szCs w:val="16"/>
              </w:rPr>
              <w:t>Yakinthou</w:t>
            </w:r>
            <w:proofErr w:type="spellEnd"/>
            <w:r w:rsidRPr="007B2785">
              <w:rPr>
                <w:bCs/>
                <w:color w:val="000000" w:themeColor="text1"/>
                <w:sz w:val="16"/>
                <w:szCs w:val="16"/>
              </w:rPr>
              <w:t xml:space="preserve"> (2012) An Overview of Events and Perceptions. Displacement in Cyprus – Consequences of Civil and Military Strife: 5. Nicosia: PRIO Cyprus Centre.</w:t>
            </w:r>
          </w:p>
          <w:p w14:paraId="0A0DD194" w14:textId="77777777" w:rsidR="00F20CC2" w:rsidRPr="007B2785" w:rsidRDefault="00F20CC2" w:rsidP="007B2785">
            <w:pPr>
              <w:spacing w:after="0"/>
              <w:rPr>
                <w:bCs/>
                <w:color w:val="000000" w:themeColor="text1"/>
                <w:sz w:val="16"/>
                <w:szCs w:val="16"/>
              </w:rPr>
            </w:pPr>
          </w:p>
          <w:p w14:paraId="4F2DD65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IDMC “Cyprus Figure Analysis – Displacement Related to Conflict and Violence,” p.1</w:t>
            </w:r>
          </w:p>
          <w:p w14:paraId="2C84643B" w14:textId="77777777" w:rsidR="00F20CC2" w:rsidRPr="007B2785" w:rsidRDefault="00F20CC2" w:rsidP="007B2785">
            <w:pPr>
              <w:spacing w:after="0"/>
              <w:rPr>
                <w:bCs/>
                <w:color w:val="000000" w:themeColor="text1"/>
                <w:sz w:val="16"/>
                <w:szCs w:val="16"/>
              </w:rPr>
            </w:pPr>
          </w:p>
          <w:p w14:paraId="6E05EDB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Cheung, S. (2018). Internal displacement, UNHCR and the international community (in People Forced to Flee), p. 27.</w:t>
            </w:r>
          </w:p>
          <w:p w14:paraId="747E88B5" w14:textId="77777777" w:rsidR="00F20CC2" w:rsidRPr="007B2785" w:rsidRDefault="00F20CC2" w:rsidP="007B2785">
            <w:pPr>
              <w:spacing w:after="0"/>
              <w:rPr>
                <w:bCs/>
                <w:color w:val="000000" w:themeColor="text1"/>
                <w:sz w:val="16"/>
                <w:szCs w:val="16"/>
              </w:rPr>
            </w:pPr>
          </w:p>
          <w:p w14:paraId="354F7D2B" w14:textId="77777777" w:rsidR="00F20CC2" w:rsidRPr="007B2785" w:rsidRDefault="00F20CC2" w:rsidP="007B2785">
            <w:pPr>
              <w:spacing w:after="0"/>
              <w:rPr>
                <w:bCs/>
                <w:color w:val="000000" w:themeColor="text1"/>
                <w:sz w:val="16"/>
                <w:szCs w:val="16"/>
              </w:rPr>
            </w:pPr>
          </w:p>
          <w:p w14:paraId="4581A660" w14:textId="77777777" w:rsidR="00F20CC2" w:rsidRPr="007B2785" w:rsidRDefault="00F20CC2" w:rsidP="007B2785">
            <w:pPr>
              <w:spacing w:after="0"/>
              <w:rPr>
                <w:bCs/>
                <w:color w:val="000000" w:themeColor="text1"/>
                <w:sz w:val="16"/>
                <w:szCs w:val="16"/>
              </w:rPr>
            </w:pPr>
          </w:p>
        </w:tc>
        <w:tc>
          <w:tcPr>
            <w:tcW w:w="1843" w:type="dxa"/>
          </w:tcPr>
          <w:p w14:paraId="19D87CD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No data in 1970s except in 1977: 700 Convention Refugees</w:t>
            </w:r>
          </w:p>
          <w:p w14:paraId="213A9814" w14:textId="77777777" w:rsidR="00F20CC2" w:rsidRPr="007B2785" w:rsidRDefault="00F20CC2" w:rsidP="007B2785">
            <w:pPr>
              <w:spacing w:after="0"/>
              <w:rPr>
                <w:bCs/>
                <w:color w:val="000000" w:themeColor="text1"/>
                <w:sz w:val="16"/>
                <w:szCs w:val="16"/>
              </w:rPr>
            </w:pPr>
          </w:p>
          <w:p w14:paraId="5FE90BC8" w14:textId="77777777" w:rsidR="00F20CC2" w:rsidRPr="007B2785" w:rsidRDefault="00F20CC2" w:rsidP="007B2785">
            <w:pPr>
              <w:spacing w:after="0"/>
              <w:rPr>
                <w:bCs/>
                <w:color w:val="000000" w:themeColor="text1"/>
                <w:sz w:val="16"/>
                <w:szCs w:val="16"/>
              </w:rPr>
            </w:pPr>
          </w:p>
          <w:p w14:paraId="0A75F3AB" w14:textId="77777777" w:rsidR="00F20CC2" w:rsidRPr="007B2785" w:rsidRDefault="00F20CC2" w:rsidP="007B2785">
            <w:pPr>
              <w:spacing w:after="0"/>
              <w:rPr>
                <w:bCs/>
                <w:color w:val="000000" w:themeColor="text1"/>
                <w:sz w:val="16"/>
                <w:szCs w:val="16"/>
              </w:rPr>
            </w:pPr>
          </w:p>
        </w:tc>
        <w:tc>
          <w:tcPr>
            <w:tcW w:w="1985" w:type="dxa"/>
          </w:tcPr>
          <w:p w14:paraId="6A118BD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Peak August 1974. 200,000 people (about 1/3 of Cypriots) were uprooted </w:t>
            </w:r>
          </w:p>
          <w:p w14:paraId="3E2E6ABB" w14:textId="77777777" w:rsidR="00F20CC2" w:rsidRPr="007B2785" w:rsidRDefault="00F20CC2" w:rsidP="007B2785">
            <w:pPr>
              <w:spacing w:after="0"/>
              <w:rPr>
                <w:bCs/>
                <w:color w:val="000000" w:themeColor="text1"/>
                <w:sz w:val="16"/>
                <w:szCs w:val="16"/>
              </w:rPr>
            </w:pPr>
          </w:p>
          <w:p w14:paraId="15C1678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Cheung, S. (2018). Internal displacement, UNHCR and the international community (in People Forced to Flee), p. 27.</w:t>
            </w:r>
          </w:p>
        </w:tc>
      </w:tr>
      <w:tr w:rsidR="00F20CC2" w:rsidRPr="007B2785" w14:paraId="4D42E8A1" w14:textId="77777777" w:rsidTr="00F20CC2">
        <w:tc>
          <w:tcPr>
            <w:tcW w:w="1412" w:type="dxa"/>
            <w:gridSpan w:val="2"/>
          </w:tcPr>
          <w:p w14:paraId="2BC158EB" w14:textId="77777777" w:rsidR="00F20CC2" w:rsidRPr="007B2785" w:rsidRDefault="00F20CC2" w:rsidP="007B2785">
            <w:pPr>
              <w:spacing w:after="0"/>
              <w:rPr>
                <w:bCs/>
                <w:color w:val="000000" w:themeColor="text1"/>
                <w:sz w:val="16"/>
                <w:szCs w:val="16"/>
              </w:rPr>
            </w:pPr>
          </w:p>
          <w:p w14:paraId="337CF415" w14:textId="77777777" w:rsidR="00F20CC2" w:rsidRPr="007B2785" w:rsidRDefault="00F20CC2" w:rsidP="007B2785">
            <w:pPr>
              <w:spacing w:after="0"/>
              <w:rPr>
                <w:bCs/>
                <w:color w:val="000000" w:themeColor="text1"/>
                <w:sz w:val="16"/>
                <w:szCs w:val="16"/>
              </w:rPr>
            </w:pPr>
          </w:p>
          <w:p w14:paraId="5BAC92C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Angola War</w:t>
            </w:r>
          </w:p>
          <w:p w14:paraId="0687011C" w14:textId="77777777" w:rsidR="00F20CC2" w:rsidRPr="007B2785" w:rsidRDefault="00F20CC2" w:rsidP="007B2785">
            <w:pPr>
              <w:spacing w:after="0"/>
              <w:rPr>
                <w:bCs/>
                <w:color w:val="000000" w:themeColor="text1"/>
                <w:sz w:val="16"/>
                <w:szCs w:val="16"/>
              </w:rPr>
            </w:pPr>
          </w:p>
          <w:p w14:paraId="0442407B" w14:textId="77777777" w:rsidR="00F20CC2" w:rsidRPr="007B2785" w:rsidRDefault="00F20CC2" w:rsidP="007B2785">
            <w:pPr>
              <w:spacing w:after="0"/>
              <w:rPr>
                <w:bCs/>
                <w:color w:val="000000" w:themeColor="text1"/>
                <w:sz w:val="16"/>
                <w:szCs w:val="16"/>
              </w:rPr>
            </w:pPr>
          </w:p>
          <w:p w14:paraId="7CB04FB9" w14:textId="77777777" w:rsidR="00F20CC2" w:rsidRPr="007B2785" w:rsidRDefault="00F20CC2" w:rsidP="007B2785">
            <w:pPr>
              <w:spacing w:after="0"/>
              <w:rPr>
                <w:bCs/>
                <w:color w:val="000000" w:themeColor="text1"/>
                <w:sz w:val="16"/>
                <w:szCs w:val="16"/>
              </w:rPr>
            </w:pPr>
          </w:p>
          <w:p w14:paraId="12EF7062" w14:textId="77777777" w:rsidR="00F20CC2" w:rsidRPr="007B2785" w:rsidRDefault="00F20CC2" w:rsidP="007B2785">
            <w:pPr>
              <w:spacing w:after="0"/>
              <w:rPr>
                <w:bCs/>
                <w:color w:val="000000" w:themeColor="text1"/>
                <w:sz w:val="16"/>
                <w:szCs w:val="16"/>
              </w:rPr>
            </w:pPr>
          </w:p>
          <w:p w14:paraId="06B722F7" w14:textId="77777777" w:rsidR="00F20CC2" w:rsidRPr="007B2785" w:rsidRDefault="00F20CC2" w:rsidP="007B2785">
            <w:pPr>
              <w:spacing w:after="0"/>
              <w:rPr>
                <w:bCs/>
                <w:color w:val="000000" w:themeColor="text1"/>
                <w:sz w:val="16"/>
                <w:szCs w:val="16"/>
              </w:rPr>
            </w:pPr>
          </w:p>
          <w:p w14:paraId="3AC51C85" w14:textId="77777777" w:rsidR="00F20CC2" w:rsidRPr="007B2785" w:rsidRDefault="00F20CC2" w:rsidP="007B2785">
            <w:pPr>
              <w:spacing w:after="0"/>
              <w:rPr>
                <w:bCs/>
                <w:color w:val="000000" w:themeColor="text1"/>
                <w:sz w:val="16"/>
                <w:szCs w:val="16"/>
              </w:rPr>
            </w:pPr>
          </w:p>
          <w:p w14:paraId="36E3FC66" w14:textId="77777777" w:rsidR="00F20CC2" w:rsidRPr="007B2785" w:rsidRDefault="00F20CC2" w:rsidP="007B2785">
            <w:pPr>
              <w:spacing w:after="0"/>
              <w:rPr>
                <w:bCs/>
                <w:color w:val="000000" w:themeColor="text1"/>
                <w:sz w:val="16"/>
                <w:szCs w:val="16"/>
              </w:rPr>
            </w:pPr>
          </w:p>
          <w:p w14:paraId="6356A5FA" w14:textId="77777777" w:rsidR="00F20CC2" w:rsidRPr="007B2785" w:rsidRDefault="00F20CC2" w:rsidP="007B2785">
            <w:pPr>
              <w:spacing w:after="0"/>
              <w:rPr>
                <w:bCs/>
                <w:color w:val="000000" w:themeColor="text1"/>
                <w:sz w:val="16"/>
                <w:szCs w:val="16"/>
              </w:rPr>
            </w:pPr>
          </w:p>
          <w:p w14:paraId="59C745F1" w14:textId="77777777" w:rsidR="00F20CC2" w:rsidRPr="007B2785" w:rsidRDefault="00F20CC2" w:rsidP="007B2785">
            <w:pPr>
              <w:spacing w:after="0"/>
              <w:rPr>
                <w:bCs/>
                <w:color w:val="000000" w:themeColor="text1"/>
                <w:sz w:val="16"/>
                <w:szCs w:val="16"/>
              </w:rPr>
            </w:pPr>
          </w:p>
          <w:p w14:paraId="4CD31DBE" w14:textId="77777777" w:rsidR="00F20CC2" w:rsidRPr="007B2785" w:rsidRDefault="00F20CC2" w:rsidP="007B2785">
            <w:pPr>
              <w:spacing w:after="0"/>
              <w:rPr>
                <w:bCs/>
                <w:color w:val="000000" w:themeColor="text1"/>
                <w:sz w:val="16"/>
                <w:szCs w:val="16"/>
              </w:rPr>
            </w:pPr>
          </w:p>
          <w:p w14:paraId="5A28F124" w14:textId="77777777" w:rsidR="00F20CC2" w:rsidRPr="007B2785" w:rsidRDefault="00F20CC2" w:rsidP="007B2785">
            <w:pPr>
              <w:spacing w:after="0"/>
              <w:rPr>
                <w:bCs/>
                <w:color w:val="000000" w:themeColor="text1"/>
                <w:sz w:val="16"/>
                <w:szCs w:val="16"/>
              </w:rPr>
            </w:pPr>
          </w:p>
          <w:p w14:paraId="6FB7DA3A" w14:textId="77777777" w:rsidR="00F20CC2" w:rsidRPr="007B2785" w:rsidRDefault="00F20CC2" w:rsidP="007B2785">
            <w:pPr>
              <w:spacing w:after="0"/>
              <w:rPr>
                <w:bCs/>
                <w:color w:val="000000" w:themeColor="text1"/>
                <w:sz w:val="16"/>
                <w:szCs w:val="16"/>
              </w:rPr>
            </w:pPr>
          </w:p>
        </w:tc>
        <w:tc>
          <w:tcPr>
            <w:tcW w:w="1134" w:type="dxa"/>
          </w:tcPr>
          <w:p w14:paraId="7B3BCF57" w14:textId="77777777" w:rsidR="00F20CC2" w:rsidRPr="007B2785" w:rsidRDefault="00F20CC2" w:rsidP="007B2785">
            <w:pPr>
              <w:spacing w:after="0"/>
              <w:rPr>
                <w:bCs/>
                <w:color w:val="000000" w:themeColor="text1"/>
                <w:sz w:val="16"/>
                <w:szCs w:val="16"/>
              </w:rPr>
            </w:pPr>
          </w:p>
          <w:p w14:paraId="408E2894" w14:textId="77777777" w:rsidR="00F20CC2" w:rsidRPr="007B2785" w:rsidRDefault="00F20CC2" w:rsidP="007B2785">
            <w:pPr>
              <w:spacing w:after="0"/>
              <w:rPr>
                <w:bCs/>
                <w:color w:val="000000" w:themeColor="text1"/>
                <w:sz w:val="16"/>
                <w:szCs w:val="16"/>
              </w:rPr>
            </w:pPr>
          </w:p>
          <w:p w14:paraId="28B785D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1975-2002</w:t>
            </w:r>
          </w:p>
          <w:p w14:paraId="23974FCB" w14:textId="77777777" w:rsidR="00F20CC2" w:rsidRPr="007B2785" w:rsidRDefault="00F20CC2" w:rsidP="007B2785">
            <w:pPr>
              <w:spacing w:after="0"/>
              <w:rPr>
                <w:bCs/>
                <w:color w:val="000000" w:themeColor="text1"/>
                <w:sz w:val="16"/>
                <w:szCs w:val="16"/>
              </w:rPr>
            </w:pPr>
          </w:p>
          <w:p w14:paraId="7EDCF6C9" w14:textId="77777777" w:rsidR="00F20CC2" w:rsidRPr="007B2785" w:rsidRDefault="00F20CC2" w:rsidP="007B2785">
            <w:pPr>
              <w:spacing w:after="0"/>
              <w:rPr>
                <w:bCs/>
                <w:color w:val="000000" w:themeColor="text1"/>
                <w:sz w:val="16"/>
                <w:szCs w:val="16"/>
              </w:rPr>
            </w:pPr>
          </w:p>
          <w:p w14:paraId="7DF46744" w14:textId="77777777" w:rsidR="00F20CC2" w:rsidRPr="007B2785" w:rsidRDefault="00F20CC2" w:rsidP="007B2785">
            <w:pPr>
              <w:spacing w:after="0"/>
              <w:rPr>
                <w:bCs/>
                <w:color w:val="000000" w:themeColor="text1"/>
                <w:sz w:val="16"/>
                <w:szCs w:val="16"/>
              </w:rPr>
            </w:pPr>
          </w:p>
          <w:p w14:paraId="242A8B6C" w14:textId="77777777" w:rsidR="00F20CC2" w:rsidRPr="007B2785" w:rsidRDefault="00F20CC2" w:rsidP="007B2785">
            <w:pPr>
              <w:spacing w:after="0"/>
              <w:rPr>
                <w:bCs/>
                <w:color w:val="000000" w:themeColor="text1"/>
                <w:sz w:val="16"/>
                <w:szCs w:val="16"/>
              </w:rPr>
            </w:pPr>
          </w:p>
          <w:p w14:paraId="0F33817C" w14:textId="77777777" w:rsidR="00F20CC2" w:rsidRPr="007B2785" w:rsidRDefault="00F20CC2" w:rsidP="007B2785">
            <w:pPr>
              <w:spacing w:after="0"/>
              <w:rPr>
                <w:bCs/>
                <w:color w:val="000000" w:themeColor="text1"/>
                <w:sz w:val="16"/>
                <w:szCs w:val="16"/>
              </w:rPr>
            </w:pPr>
          </w:p>
          <w:p w14:paraId="45FB1DF4" w14:textId="77777777" w:rsidR="00F20CC2" w:rsidRPr="007B2785" w:rsidRDefault="00F20CC2" w:rsidP="007B2785">
            <w:pPr>
              <w:spacing w:after="0"/>
              <w:rPr>
                <w:bCs/>
                <w:color w:val="000000" w:themeColor="text1"/>
                <w:sz w:val="16"/>
                <w:szCs w:val="16"/>
              </w:rPr>
            </w:pPr>
          </w:p>
          <w:p w14:paraId="4DB9046A" w14:textId="77777777" w:rsidR="00F20CC2" w:rsidRPr="007B2785" w:rsidRDefault="00F20CC2" w:rsidP="007B2785">
            <w:pPr>
              <w:spacing w:after="0"/>
              <w:rPr>
                <w:bCs/>
                <w:color w:val="000000" w:themeColor="text1"/>
                <w:sz w:val="16"/>
                <w:szCs w:val="16"/>
              </w:rPr>
            </w:pPr>
          </w:p>
          <w:p w14:paraId="4DEB2A21" w14:textId="77777777" w:rsidR="00F20CC2" w:rsidRPr="007B2785" w:rsidRDefault="00F20CC2" w:rsidP="007B2785">
            <w:pPr>
              <w:spacing w:after="0"/>
              <w:rPr>
                <w:bCs/>
                <w:color w:val="000000" w:themeColor="text1"/>
                <w:sz w:val="16"/>
                <w:szCs w:val="16"/>
              </w:rPr>
            </w:pPr>
          </w:p>
          <w:p w14:paraId="51BC02BD" w14:textId="77777777" w:rsidR="00F20CC2" w:rsidRPr="007B2785" w:rsidRDefault="00F20CC2" w:rsidP="007B2785">
            <w:pPr>
              <w:spacing w:after="0"/>
              <w:rPr>
                <w:bCs/>
                <w:color w:val="000000" w:themeColor="text1"/>
                <w:sz w:val="16"/>
                <w:szCs w:val="16"/>
              </w:rPr>
            </w:pPr>
          </w:p>
          <w:p w14:paraId="4744C2BB" w14:textId="77777777" w:rsidR="00F20CC2" w:rsidRPr="007B2785" w:rsidRDefault="00F20CC2" w:rsidP="007B2785">
            <w:pPr>
              <w:spacing w:after="0"/>
              <w:rPr>
                <w:bCs/>
                <w:color w:val="000000" w:themeColor="text1"/>
                <w:sz w:val="16"/>
                <w:szCs w:val="16"/>
              </w:rPr>
            </w:pPr>
          </w:p>
          <w:p w14:paraId="33EF622A" w14:textId="77777777" w:rsidR="00F20CC2" w:rsidRPr="007B2785" w:rsidRDefault="00F20CC2" w:rsidP="007B2785">
            <w:pPr>
              <w:spacing w:after="0"/>
              <w:rPr>
                <w:bCs/>
                <w:color w:val="000000" w:themeColor="text1"/>
                <w:sz w:val="16"/>
                <w:szCs w:val="16"/>
              </w:rPr>
            </w:pPr>
          </w:p>
          <w:p w14:paraId="0195C41F" w14:textId="77777777" w:rsidR="00F20CC2" w:rsidRPr="007B2785" w:rsidRDefault="00F20CC2" w:rsidP="007B2785">
            <w:pPr>
              <w:spacing w:after="0"/>
              <w:rPr>
                <w:bCs/>
                <w:color w:val="000000" w:themeColor="text1"/>
                <w:sz w:val="16"/>
                <w:szCs w:val="16"/>
              </w:rPr>
            </w:pPr>
          </w:p>
        </w:tc>
        <w:tc>
          <w:tcPr>
            <w:tcW w:w="992" w:type="dxa"/>
          </w:tcPr>
          <w:p w14:paraId="69918B1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2-3.5 million </w:t>
            </w:r>
          </w:p>
          <w:p w14:paraId="0F91C32E" w14:textId="77777777" w:rsidR="00F20CC2" w:rsidRPr="007B2785" w:rsidRDefault="00F20CC2" w:rsidP="007B2785">
            <w:pPr>
              <w:spacing w:after="0"/>
              <w:rPr>
                <w:bCs/>
                <w:color w:val="000000" w:themeColor="text1"/>
                <w:sz w:val="16"/>
                <w:szCs w:val="16"/>
              </w:rPr>
            </w:pPr>
          </w:p>
          <w:p w14:paraId="65F9882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 445,000 refugees</w:t>
            </w:r>
          </w:p>
          <w:p w14:paraId="30E88B0C" w14:textId="77777777" w:rsidR="00F20CC2" w:rsidRPr="007B2785" w:rsidRDefault="00F20CC2" w:rsidP="007B2785">
            <w:pPr>
              <w:spacing w:after="0"/>
              <w:rPr>
                <w:bCs/>
                <w:color w:val="000000" w:themeColor="text1"/>
                <w:sz w:val="16"/>
                <w:szCs w:val="16"/>
              </w:rPr>
            </w:pPr>
          </w:p>
          <w:p w14:paraId="642B0726" w14:textId="77777777" w:rsidR="00F20CC2" w:rsidRPr="007B2785" w:rsidRDefault="00F20CC2" w:rsidP="007B2785">
            <w:pPr>
              <w:spacing w:after="0"/>
              <w:rPr>
                <w:bCs/>
                <w:color w:val="000000" w:themeColor="text1"/>
                <w:sz w:val="16"/>
                <w:szCs w:val="16"/>
              </w:rPr>
            </w:pPr>
          </w:p>
          <w:p w14:paraId="61BE3B0F" w14:textId="77777777" w:rsidR="00F20CC2" w:rsidRPr="007B2785" w:rsidRDefault="00F20CC2" w:rsidP="007B2785">
            <w:pPr>
              <w:spacing w:after="0"/>
              <w:rPr>
                <w:bCs/>
                <w:color w:val="000000" w:themeColor="text1"/>
                <w:sz w:val="16"/>
                <w:szCs w:val="16"/>
              </w:rPr>
            </w:pPr>
          </w:p>
          <w:p w14:paraId="59EC8AC2" w14:textId="77777777" w:rsidR="00F20CC2" w:rsidRPr="007B2785" w:rsidRDefault="00F20CC2" w:rsidP="007B2785">
            <w:pPr>
              <w:spacing w:after="0"/>
              <w:rPr>
                <w:bCs/>
                <w:color w:val="000000" w:themeColor="text1"/>
                <w:sz w:val="16"/>
                <w:szCs w:val="16"/>
              </w:rPr>
            </w:pPr>
          </w:p>
          <w:p w14:paraId="12E7196E" w14:textId="77777777" w:rsidR="00F20CC2" w:rsidRPr="007B2785" w:rsidRDefault="00F20CC2" w:rsidP="007B2785">
            <w:pPr>
              <w:spacing w:after="0"/>
              <w:rPr>
                <w:bCs/>
                <w:color w:val="000000" w:themeColor="text1"/>
                <w:sz w:val="16"/>
                <w:szCs w:val="16"/>
              </w:rPr>
            </w:pPr>
          </w:p>
          <w:p w14:paraId="46C73C92" w14:textId="77777777" w:rsidR="00F20CC2" w:rsidRPr="007B2785" w:rsidRDefault="00F20CC2" w:rsidP="007B2785">
            <w:pPr>
              <w:spacing w:after="0"/>
              <w:rPr>
                <w:bCs/>
                <w:color w:val="000000" w:themeColor="text1"/>
                <w:sz w:val="16"/>
                <w:szCs w:val="16"/>
              </w:rPr>
            </w:pPr>
          </w:p>
          <w:p w14:paraId="646B7BF0" w14:textId="77777777" w:rsidR="00F20CC2" w:rsidRPr="007B2785" w:rsidRDefault="00F20CC2" w:rsidP="007B2785">
            <w:pPr>
              <w:spacing w:after="0"/>
              <w:rPr>
                <w:bCs/>
                <w:color w:val="000000" w:themeColor="text1"/>
                <w:sz w:val="16"/>
                <w:szCs w:val="16"/>
              </w:rPr>
            </w:pPr>
          </w:p>
          <w:p w14:paraId="0A7E8A4C" w14:textId="77777777" w:rsidR="00F20CC2" w:rsidRPr="007B2785" w:rsidRDefault="00F20CC2" w:rsidP="007B2785">
            <w:pPr>
              <w:spacing w:after="0"/>
              <w:rPr>
                <w:bCs/>
                <w:color w:val="000000" w:themeColor="text1"/>
                <w:sz w:val="16"/>
                <w:szCs w:val="16"/>
              </w:rPr>
            </w:pPr>
          </w:p>
          <w:p w14:paraId="338C2C80" w14:textId="77777777" w:rsidR="00F20CC2" w:rsidRPr="007B2785" w:rsidRDefault="00F20CC2" w:rsidP="007B2785">
            <w:pPr>
              <w:spacing w:after="0"/>
              <w:rPr>
                <w:bCs/>
                <w:color w:val="000000" w:themeColor="text1"/>
                <w:sz w:val="16"/>
                <w:szCs w:val="16"/>
              </w:rPr>
            </w:pPr>
          </w:p>
        </w:tc>
        <w:tc>
          <w:tcPr>
            <w:tcW w:w="992" w:type="dxa"/>
          </w:tcPr>
          <w:p w14:paraId="2393E865" w14:textId="77777777" w:rsidR="00F20CC2" w:rsidRPr="007B2785" w:rsidRDefault="00F20CC2" w:rsidP="007B2785">
            <w:pPr>
              <w:tabs>
                <w:tab w:val="left" w:pos="5550"/>
              </w:tabs>
              <w:spacing w:after="0"/>
              <w:ind w:left="27"/>
              <w:rPr>
                <w:bCs/>
                <w:color w:val="000000" w:themeColor="text1"/>
                <w:sz w:val="16"/>
                <w:szCs w:val="16"/>
              </w:rPr>
            </w:pPr>
          </w:p>
          <w:p w14:paraId="7C471F83" w14:textId="77777777" w:rsidR="00F20CC2" w:rsidRPr="007B2785" w:rsidRDefault="00F20CC2" w:rsidP="007B2785">
            <w:pPr>
              <w:tabs>
                <w:tab w:val="left" w:pos="5550"/>
              </w:tabs>
              <w:spacing w:after="0"/>
              <w:ind w:left="27"/>
              <w:rPr>
                <w:bCs/>
                <w:color w:val="000000" w:themeColor="text1"/>
                <w:sz w:val="16"/>
                <w:szCs w:val="16"/>
              </w:rPr>
            </w:pPr>
          </w:p>
          <w:p w14:paraId="4F90E6F7" w14:textId="77777777" w:rsidR="00F20CC2" w:rsidRPr="007B2785" w:rsidRDefault="00F20CC2" w:rsidP="007B2785">
            <w:pPr>
              <w:tabs>
                <w:tab w:val="left" w:pos="5550"/>
              </w:tabs>
              <w:spacing w:after="0"/>
              <w:ind w:left="27"/>
              <w:rPr>
                <w:bCs/>
                <w:color w:val="000000" w:themeColor="text1"/>
                <w:sz w:val="16"/>
                <w:szCs w:val="16"/>
              </w:rPr>
            </w:pPr>
            <w:r w:rsidRPr="007B2785">
              <w:rPr>
                <w:bCs/>
                <w:color w:val="000000" w:themeColor="text1"/>
                <w:sz w:val="16"/>
                <w:szCs w:val="16"/>
              </w:rPr>
              <w:lastRenderedPageBreak/>
              <w:t xml:space="preserve">US. Committee for Refugees. “World Refugee Survey 2002: Angola.” </w:t>
            </w:r>
            <w:proofErr w:type="spellStart"/>
            <w:r w:rsidRPr="007B2785">
              <w:rPr>
                <w:bCs/>
                <w:color w:val="000000" w:themeColor="text1"/>
                <w:sz w:val="16"/>
                <w:szCs w:val="16"/>
              </w:rPr>
              <w:t>Refworld</w:t>
            </w:r>
            <w:proofErr w:type="spellEnd"/>
            <w:r w:rsidRPr="007B2785">
              <w:rPr>
                <w:bCs/>
                <w:color w:val="000000" w:themeColor="text1"/>
                <w:sz w:val="16"/>
                <w:szCs w:val="16"/>
              </w:rPr>
              <w:t>, 2002.</w:t>
            </w:r>
          </w:p>
          <w:p w14:paraId="04F96DAC" w14:textId="77777777" w:rsidR="00F20CC2" w:rsidRPr="007B2785" w:rsidRDefault="00F20CC2" w:rsidP="007B2785">
            <w:pPr>
              <w:tabs>
                <w:tab w:val="left" w:pos="5550"/>
              </w:tabs>
              <w:spacing w:after="0"/>
              <w:ind w:left="27"/>
              <w:rPr>
                <w:bCs/>
                <w:color w:val="000000" w:themeColor="text1"/>
                <w:sz w:val="16"/>
                <w:szCs w:val="16"/>
              </w:rPr>
            </w:pPr>
          </w:p>
          <w:p w14:paraId="6FF10E16" w14:textId="77777777" w:rsidR="00F20CC2" w:rsidRPr="007B2785" w:rsidRDefault="00F20CC2" w:rsidP="007B2785">
            <w:pPr>
              <w:tabs>
                <w:tab w:val="left" w:pos="5550"/>
              </w:tabs>
              <w:spacing w:after="0"/>
              <w:ind w:left="27"/>
              <w:rPr>
                <w:bCs/>
                <w:color w:val="000000" w:themeColor="text1"/>
                <w:sz w:val="16"/>
                <w:szCs w:val="16"/>
              </w:rPr>
            </w:pPr>
            <w:r w:rsidRPr="007B2785">
              <w:rPr>
                <w:bCs/>
                <w:color w:val="000000" w:themeColor="text1"/>
                <w:sz w:val="16"/>
                <w:szCs w:val="16"/>
              </w:rPr>
              <w:t>USCR Survey</w:t>
            </w:r>
          </w:p>
          <w:p w14:paraId="0DB66173" w14:textId="77777777" w:rsidR="00F20CC2" w:rsidRPr="007B2785" w:rsidRDefault="00F20CC2" w:rsidP="007B2785">
            <w:pPr>
              <w:tabs>
                <w:tab w:val="left" w:pos="5550"/>
              </w:tabs>
              <w:spacing w:after="0"/>
              <w:ind w:left="27"/>
              <w:rPr>
                <w:bCs/>
                <w:color w:val="000000" w:themeColor="text1"/>
                <w:sz w:val="16"/>
                <w:szCs w:val="16"/>
              </w:rPr>
            </w:pPr>
            <w:r w:rsidRPr="007B2785">
              <w:rPr>
                <w:bCs/>
                <w:color w:val="000000" w:themeColor="text1"/>
                <w:sz w:val="16"/>
                <w:szCs w:val="16"/>
              </w:rPr>
              <w:t>(2002)</w:t>
            </w:r>
          </w:p>
        </w:tc>
        <w:tc>
          <w:tcPr>
            <w:tcW w:w="993" w:type="dxa"/>
          </w:tcPr>
          <w:p w14:paraId="28C52B3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4.95 million</w:t>
            </w:r>
          </w:p>
          <w:p w14:paraId="2F174D19" w14:textId="77777777" w:rsidR="00F20CC2" w:rsidRPr="007B2785" w:rsidRDefault="00F20CC2" w:rsidP="007B2785">
            <w:pPr>
              <w:spacing w:after="0"/>
              <w:rPr>
                <w:bCs/>
                <w:color w:val="000000" w:themeColor="text1"/>
                <w:sz w:val="16"/>
                <w:szCs w:val="16"/>
              </w:rPr>
            </w:pPr>
          </w:p>
          <w:p w14:paraId="04007E09" w14:textId="661200AE" w:rsidR="00F20CC2" w:rsidRPr="007B2785" w:rsidRDefault="00F20CC2" w:rsidP="007B2785">
            <w:pPr>
              <w:spacing w:after="0"/>
              <w:rPr>
                <w:bCs/>
                <w:color w:val="000000" w:themeColor="text1"/>
                <w:sz w:val="16"/>
                <w:szCs w:val="16"/>
              </w:rPr>
            </w:pPr>
            <w:r w:rsidRPr="007B2785">
              <w:rPr>
                <w:bCs/>
                <w:color w:val="000000" w:themeColor="text1"/>
                <w:sz w:val="16"/>
                <w:szCs w:val="16"/>
              </w:rPr>
              <w:t>4.5 million Angolans were internally displaced by war’s end in 2002, and some 450,000 were refugees in neighboring states</w:t>
            </w:r>
          </w:p>
        </w:tc>
        <w:tc>
          <w:tcPr>
            <w:tcW w:w="1134" w:type="dxa"/>
          </w:tcPr>
          <w:p w14:paraId="21EFCF9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UNHCR/USAID, 2002</w:t>
            </w:r>
          </w:p>
        </w:tc>
        <w:tc>
          <w:tcPr>
            <w:tcW w:w="1701" w:type="dxa"/>
            <w:shd w:val="pct10" w:color="auto" w:fill="auto"/>
          </w:tcPr>
          <w:p w14:paraId="07FC007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4.1 Million IDPs</w:t>
            </w:r>
          </w:p>
          <w:p w14:paraId="69ABA86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(out of 12 million population)</w:t>
            </w:r>
          </w:p>
          <w:p w14:paraId="796968D0" w14:textId="77777777" w:rsidR="00F20CC2" w:rsidRPr="007B2785" w:rsidRDefault="00F20CC2" w:rsidP="007B2785">
            <w:pPr>
              <w:spacing w:after="0"/>
              <w:rPr>
                <w:bCs/>
                <w:color w:val="000000" w:themeColor="text1"/>
                <w:sz w:val="16"/>
                <w:szCs w:val="16"/>
              </w:rPr>
            </w:pPr>
          </w:p>
          <w:p w14:paraId="5BE6E02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433159D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3.1 million just between 1998-2002</w:t>
            </w:r>
          </w:p>
        </w:tc>
        <w:tc>
          <w:tcPr>
            <w:tcW w:w="1842" w:type="dxa"/>
            <w:shd w:val="pct10" w:color="auto" w:fill="auto"/>
          </w:tcPr>
          <w:p w14:paraId="5750264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Human Rights Watch. Struggling Through </w:t>
            </w:r>
            <w:r w:rsidRPr="007B2785">
              <w:rPr>
                <w:bCs/>
                <w:color w:val="000000" w:themeColor="text1"/>
                <w:sz w:val="16"/>
                <w:szCs w:val="16"/>
              </w:rPr>
              <w:lastRenderedPageBreak/>
              <w:t>Peace: Return and Resettlement in Angola. August 2003,</w:t>
            </w:r>
          </w:p>
          <w:p w14:paraId="38D97332" w14:textId="77777777" w:rsidR="00F20CC2" w:rsidRPr="007B2785" w:rsidRDefault="00F20CC2" w:rsidP="007B2785">
            <w:pPr>
              <w:spacing w:after="0"/>
              <w:rPr>
                <w:bCs/>
                <w:color w:val="000000" w:themeColor="text1"/>
                <w:sz w:val="16"/>
                <w:szCs w:val="16"/>
              </w:rPr>
            </w:pPr>
          </w:p>
          <w:p w14:paraId="0925133E"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Lari</w:t>
            </w:r>
            <w:proofErr w:type="spellEnd"/>
            <w:r w:rsidRPr="007B2785">
              <w:rPr>
                <w:bCs/>
                <w:color w:val="000000" w:themeColor="text1"/>
                <w:sz w:val="16"/>
                <w:szCs w:val="16"/>
              </w:rPr>
              <w:t>, A. (2004). Returning home to normal life? The plight of displaced Angolans. </w:t>
            </w:r>
            <w:r w:rsidRPr="007B2785">
              <w:rPr>
                <w:bCs/>
                <w:i/>
                <w:iCs/>
                <w:color w:val="000000" w:themeColor="text1"/>
                <w:sz w:val="16"/>
                <w:szCs w:val="16"/>
              </w:rPr>
              <w:t>Institute for Security Studies Papers</w:t>
            </w:r>
            <w:r w:rsidRPr="007B2785">
              <w:rPr>
                <w:bCs/>
                <w:color w:val="000000" w:themeColor="text1"/>
                <w:sz w:val="16"/>
                <w:szCs w:val="16"/>
              </w:rPr>
              <w:t>, </w:t>
            </w:r>
            <w:r w:rsidRPr="007B2785">
              <w:rPr>
                <w:bCs/>
                <w:i/>
                <w:iCs/>
                <w:color w:val="000000" w:themeColor="text1"/>
                <w:sz w:val="16"/>
                <w:szCs w:val="16"/>
              </w:rPr>
              <w:t>2004</w:t>
            </w:r>
            <w:r w:rsidRPr="007B2785">
              <w:rPr>
                <w:bCs/>
                <w:color w:val="000000" w:themeColor="text1"/>
                <w:sz w:val="16"/>
                <w:szCs w:val="16"/>
              </w:rPr>
              <w:t>(85), 16.</w:t>
            </w:r>
          </w:p>
          <w:p w14:paraId="6E5FEF56" w14:textId="77777777" w:rsidR="00F20CC2" w:rsidRPr="007B2785" w:rsidRDefault="00F20CC2" w:rsidP="007B2785">
            <w:pPr>
              <w:spacing w:after="0"/>
              <w:rPr>
                <w:bCs/>
                <w:color w:val="000000" w:themeColor="text1"/>
                <w:sz w:val="16"/>
                <w:szCs w:val="16"/>
              </w:rPr>
            </w:pPr>
          </w:p>
          <w:p w14:paraId="716DB0D2"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Doria</w:t>
            </w:r>
            <w:proofErr w:type="spellEnd"/>
            <w:r w:rsidRPr="007B2785">
              <w:rPr>
                <w:bCs/>
                <w:color w:val="000000" w:themeColor="text1"/>
                <w:sz w:val="16"/>
                <w:szCs w:val="16"/>
              </w:rPr>
              <w:t xml:space="preserve">, J. (2002). Angola: A case study in the challenges of achieving peace and the question of amnesty or prosecution of war crimes in mixed armed conflicts. </w:t>
            </w:r>
            <w:r w:rsidRPr="007B2785">
              <w:rPr>
                <w:bCs/>
                <w:i/>
                <w:iCs/>
                <w:color w:val="000000" w:themeColor="text1"/>
                <w:sz w:val="16"/>
                <w:szCs w:val="16"/>
              </w:rPr>
              <w:t>Yearbook of International Humanitarian Law</w:t>
            </w:r>
            <w:r w:rsidRPr="007B2785">
              <w:rPr>
                <w:bCs/>
                <w:color w:val="000000" w:themeColor="text1"/>
                <w:sz w:val="16"/>
                <w:szCs w:val="16"/>
              </w:rPr>
              <w:t xml:space="preserve">, 5, 3–60. </w:t>
            </w:r>
          </w:p>
        </w:tc>
        <w:tc>
          <w:tcPr>
            <w:tcW w:w="1843" w:type="dxa"/>
          </w:tcPr>
          <w:p w14:paraId="18256ECA" w14:textId="77777777" w:rsidR="00F20CC2" w:rsidRPr="007B2785" w:rsidRDefault="00F20CC2" w:rsidP="007B2785">
            <w:pPr>
              <w:spacing w:after="0"/>
              <w:rPr>
                <w:bCs/>
                <w:color w:val="000000" w:themeColor="text1"/>
                <w:sz w:val="16"/>
                <w:szCs w:val="16"/>
                <w:u w:val="single"/>
              </w:rPr>
            </w:pPr>
            <w:r w:rsidRPr="007B2785">
              <w:rPr>
                <w:bCs/>
                <w:color w:val="000000" w:themeColor="text1"/>
                <w:sz w:val="16"/>
                <w:szCs w:val="16"/>
              </w:rPr>
              <w:lastRenderedPageBreak/>
              <w:t xml:space="preserve">4 Million IDPs </w:t>
            </w:r>
            <w:hyperlink r:id="rId35">
              <w:r w:rsidRPr="007B2785">
                <w:rPr>
                  <w:bCs/>
                  <w:color w:val="000000" w:themeColor="text1"/>
                  <w:sz w:val="16"/>
                  <w:szCs w:val="16"/>
                  <w:u w:val="single"/>
                </w:rPr>
                <w:t>UNHCR</w:t>
              </w:r>
            </w:hyperlink>
          </w:p>
          <w:p w14:paraId="6F17F0A7" w14:textId="77777777" w:rsidR="00F20CC2" w:rsidRPr="007B2785" w:rsidRDefault="00F20CC2" w:rsidP="007B2785">
            <w:pPr>
              <w:spacing w:after="0"/>
              <w:rPr>
                <w:bCs/>
                <w:color w:val="000000" w:themeColor="text1"/>
                <w:sz w:val="16"/>
                <w:szCs w:val="16"/>
              </w:rPr>
            </w:pPr>
          </w:p>
          <w:p w14:paraId="04783C7E" w14:textId="77777777" w:rsidR="00F20CC2" w:rsidRPr="007B2785" w:rsidRDefault="00F20CC2" w:rsidP="007B2785">
            <w:pPr>
              <w:spacing w:after="0"/>
              <w:rPr>
                <w:bCs/>
                <w:color w:val="000000" w:themeColor="text1"/>
                <w:sz w:val="16"/>
                <w:szCs w:val="16"/>
              </w:rPr>
            </w:pPr>
            <w:proofErr w:type="gramStart"/>
            <w:r w:rsidRPr="007B2785">
              <w:rPr>
                <w:bCs/>
                <w:color w:val="000000" w:themeColor="text1"/>
                <w:sz w:val="16"/>
                <w:szCs w:val="16"/>
              </w:rPr>
              <w:lastRenderedPageBreak/>
              <w:t>Citation :</w:t>
            </w:r>
            <w:proofErr w:type="gramEnd"/>
            <w:r w:rsidRPr="007B2785">
              <w:rPr>
                <w:bCs/>
                <w:color w:val="000000" w:themeColor="text1"/>
                <w:sz w:val="16"/>
                <w:szCs w:val="16"/>
              </w:rPr>
              <w:t xml:space="preserve"> United Nations High Commissioner for Refugees. (2002, May 7). Guidelines on International Protection: Gender-Related Persecution within the context of Article 1</w:t>
            </w:r>
            <w:proofErr w:type="gramStart"/>
            <w:r w:rsidRPr="007B2785">
              <w:rPr>
                <w:bCs/>
                <w:color w:val="000000" w:themeColor="text1"/>
                <w:sz w:val="16"/>
                <w:szCs w:val="16"/>
              </w:rPr>
              <w:t>A(</w:t>
            </w:r>
            <w:proofErr w:type="gramEnd"/>
            <w:r w:rsidRPr="007B2785">
              <w:rPr>
                <w:bCs/>
                <w:color w:val="000000" w:themeColor="text1"/>
                <w:sz w:val="16"/>
                <w:szCs w:val="16"/>
              </w:rPr>
              <w:t xml:space="preserve">2) of the 1951 Convention and/or its 1967 Protocol relating to the Status of Refugees. </w:t>
            </w:r>
            <w:hyperlink r:id="rId36" w:history="1">
              <w:r w:rsidRPr="007B2785">
                <w:rPr>
                  <w:rStyle w:val="Hyperlink"/>
                  <w:bCs/>
                  <w:color w:val="000000" w:themeColor="text1"/>
                  <w:sz w:val="16"/>
                  <w:szCs w:val="16"/>
                </w:rPr>
                <w:t>https://webarchive</w:t>
              </w:r>
            </w:hyperlink>
            <w:r w:rsidRPr="007B2785">
              <w:rPr>
                <w:bCs/>
                <w:color w:val="000000" w:themeColor="text1"/>
                <w:sz w:val="16"/>
                <w:szCs w:val="16"/>
              </w:rPr>
              <w:t>.archive.unhcr.org/20230518190417/https://www.refworld.org/docid/3dedf3204.html</w:t>
            </w:r>
          </w:p>
          <w:p w14:paraId="13B57123" w14:textId="77777777" w:rsidR="00F20CC2" w:rsidRPr="007B2785" w:rsidRDefault="00F20CC2" w:rsidP="007B2785">
            <w:pPr>
              <w:spacing w:after="0"/>
              <w:rPr>
                <w:bCs/>
                <w:color w:val="000000" w:themeColor="text1"/>
                <w:sz w:val="16"/>
                <w:szCs w:val="16"/>
              </w:rPr>
            </w:pPr>
          </w:p>
          <w:p w14:paraId="4FA48CD6" w14:textId="55B3996E" w:rsidR="00F20CC2" w:rsidRPr="007B2785" w:rsidRDefault="00F20CC2" w:rsidP="007B2785">
            <w:pPr>
              <w:spacing w:after="0"/>
              <w:rPr>
                <w:bCs/>
                <w:color w:val="000000" w:themeColor="text1"/>
                <w:sz w:val="16"/>
                <w:szCs w:val="16"/>
              </w:rPr>
            </w:pPr>
            <w:r w:rsidRPr="007B2785">
              <w:rPr>
                <w:bCs/>
                <w:color w:val="000000" w:themeColor="text1"/>
                <w:sz w:val="16"/>
                <w:szCs w:val="16"/>
              </w:rPr>
              <w:t>235,000 peak Convention Refugees in 1977</w:t>
            </w:r>
          </w:p>
        </w:tc>
        <w:tc>
          <w:tcPr>
            <w:tcW w:w="1985" w:type="dxa"/>
          </w:tcPr>
          <w:p w14:paraId="76BBCE2C" w14:textId="77777777" w:rsidR="00F20CC2" w:rsidRPr="007B2785" w:rsidRDefault="00F20CC2" w:rsidP="007B2785">
            <w:pPr>
              <w:spacing w:after="0"/>
              <w:rPr>
                <w:bCs/>
                <w:color w:val="000000" w:themeColor="text1"/>
                <w:sz w:val="16"/>
                <w:szCs w:val="16"/>
                <w:u w:val="single"/>
              </w:rPr>
            </w:pPr>
            <w:r w:rsidRPr="007B2785">
              <w:rPr>
                <w:bCs/>
                <w:color w:val="000000" w:themeColor="text1"/>
                <w:sz w:val="16"/>
                <w:szCs w:val="16"/>
              </w:rPr>
              <w:lastRenderedPageBreak/>
              <w:t xml:space="preserve">Another </w:t>
            </w:r>
            <w:hyperlink r:id="rId37">
              <w:r w:rsidRPr="007B2785">
                <w:rPr>
                  <w:bCs/>
                  <w:color w:val="000000" w:themeColor="text1"/>
                  <w:sz w:val="16"/>
                  <w:szCs w:val="16"/>
                  <w:u w:val="single"/>
                </w:rPr>
                <w:t>Source</w:t>
              </w:r>
            </w:hyperlink>
          </w:p>
          <w:p w14:paraId="1DE1656C" w14:textId="77777777" w:rsidR="00F20CC2" w:rsidRPr="007B2785" w:rsidRDefault="00F20CC2" w:rsidP="007B2785">
            <w:pPr>
              <w:spacing w:after="0"/>
              <w:rPr>
                <w:bCs/>
                <w:color w:val="000000" w:themeColor="text1"/>
                <w:sz w:val="16"/>
                <w:szCs w:val="16"/>
                <w:u w:val="single"/>
              </w:rPr>
            </w:pPr>
          </w:p>
          <w:p w14:paraId="6AFCA86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 xml:space="preserve">Peak period: Late 1990s. </w:t>
            </w:r>
          </w:p>
          <w:p w14:paraId="79D4DB18" w14:textId="77777777" w:rsidR="00F20CC2" w:rsidRPr="007B2785" w:rsidRDefault="00F20CC2" w:rsidP="007B2785">
            <w:pPr>
              <w:spacing w:after="0"/>
              <w:rPr>
                <w:bCs/>
                <w:color w:val="000000" w:themeColor="text1"/>
                <w:sz w:val="16"/>
                <w:szCs w:val="16"/>
              </w:rPr>
            </w:pPr>
          </w:p>
          <w:p w14:paraId="75E60EBE" w14:textId="77777777" w:rsidR="00F20CC2" w:rsidRPr="007B2785" w:rsidRDefault="00F20CC2" w:rsidP="007B2785">
            <w:pPr>
              <w:spacing w:after="0"/>
              <w:rPr>
                <w:bCs/>
                <w:color w:val="000000" w:themeColor="text1"/>
                <w:sz w:val="16"/>
                <w:szCs w:val="16"/>
              </w:rPr>
            </w:pPr>
          </w:p>
          <w:p w14:paraId="15D085F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3.5 million/2 million IDPS </w:t>
            </w:r>
            <w:r w:rsidRPr="007B2785">
              <w:rPr>
                <w:bCs/>
                <w:i/>
                <w:iCs/>
                <w:color w:val="000000" w:themeColor="text1"/>
                <w:sz w:val="16"/>
                <w:szCs w:val="16"/>
              </w:rPr>
              <w:t xml:space="preserve">returned </w:t>
            </w:r>
            <w:r w:rsidRPr="007B2785">
              <w:rPr>
                <w:bCs/>
                <w:color w:val="000000" w:themeColor="text1"/>
                <w:sz w:val="16"/>
                <w:szCs w:val="16"/>
              </w:rPr>
              <w:t>by end-2003</w:t>
            </w:r>
          </w:p>
          <w:p w14:paraId="7BAF05DA" w14:textId="77777777" w:rsidR="00F20CC2" w:rsidRPr="007B2785" w:rsidRDefault="00F20CC2" w:rsidP="007B2785">
            <w:pPr>
              <w:spacing w:after="0"/>
              <w:rPr>
                <w:bCs/>
                <w:color w:val="000000" w:themeColor="text1"/>
                <w:sz w:val="16"/>
                <w:szCs w:val="16"/>
              </w:rPr>
            </w:pPr>
          </w:p>
          <w:p w14:paraId="048068D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United Nations High Commissioner for Refugees. (2004). Global Report 2003 – Angola (p. 268). UNHCR.</w:t>
            </w:r>
          </w:p>
        </w:tc>
      </w:tr>
      <w:tr w:rsidR="00F20CC2" w:rsidRPr="007B2785" w14:paraId="72BC90A6" w14:textId="77777777" w:rsidTr="00F20CC2">
        <w:tc>
          <w:tcPr>
            <w:tcW w:w="1412" w:type="dxa"/>
            <w:gridSpan w:val="2"/>
          </w:tcPr>
          <w:p w14:paraId="1AE3513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Mozambique War</w:t>
            </w:r>
          </w:p>
        </w:tc>
        <w:tc>
          <w:tcPr>
            <w:tcW w:w="1134" w:type="dxa"/>
          </w:tcPr>
          <w:p w14:paraId="1DB0687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1976-1992</w:t>
            </w:r>
          </w:p>
        </w:tc>
        <w:tc>
          <w:tcPr>
            <w:tcW w:w="992" w:type="dxa"/>
          </w:tcPr>
          <w:p w14:paraId="13A3F512" w14:textId="77777777" w:rsidR="00F20CC2" w:rsidRPr="007B2785" w:rsidRDefault="00F20CC2" w:rsidP="007B2785">
            <w:pPr>
              <w:spacing w:after="0"/>
              <w:rPr>
                <w:bCs/>
                <w:color w:val="000000" w:themeColor="text1"/>
                <w:sz w:val="16"/>
                <w:szCs w:val="16"/>
              </w:rPr>
            </w:pPr>
          </w:p>
          <w:p w14:paraId="13FD7F9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5.2 million</w:t>
            </w:r>
          </w:p>
          <w:p w14:paraId="7F14ABB4" w14:textId="77777777" w:rsidR="00F20CC2" w:rsidRPr="007B2785" w:rsidRDefault="00F20CC2" w:rsidP="007B2785">
            <w:pPr>
              <w:spacing w:after="0"/>
              <w:rPr>
                <w:bCs/>
                <w:color w:val="000000" w:themeColor="text1"/>
                <w:sz w:val="16"/>
                <w:szCs w:val="16"/>
              </w:rPr>
            </w:pPr>
          </w:p>
          <w:p w14:paraId="570C0F27" w14:textId="77777777" w:rsidR="00F20CC2" w:rsidRPr="007B2785" w:rsidRDefault="00F20CC2" w:rsidP="007B2785">
            <w:pPr>
              <w:spacing w:after="0"/>
              <w:rPr>
                <w:bCs/>
                <w:color w:val="000000" w:themeColor="text1"/>
                <w:sz w:val="16"/>
                <w:szCs w:val="16"/>
              </w:rPr>
            </w:pPr>
          </w:p>
          <w:p w14:paraId="04AE214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1.7 Million refugees/</w:t>
            </w:r>
          </w:p>
          <w:p w14:paraId="273ED5DE" w14:textId="77777777" w:rsidR="00F20CC2" w:rsidRPr="007B2785" w:rsidRDefault="00F20CC2" w:rsidP="007B2785">
            <w:pPr>
              <w:spacing w:after="0"/>
              <w:rPr>
                <w:bCs/>
                <w:color w:val="000000" w:themeColor="text1"/>
                <w:sz w:val="16"/>
                <w:szCs w:val="16"/>
              </w:rPr>
            </w:pPr>
          </w:p>
          <w:p w14:paraId="309F66EA" w14:textId="77777777" w:rsidR="00F20CC2" w:rsidRPr="007B2785" w:rsidRDefault="00F20CC2" w:rsidP="007B2785">
            <w:pPr>
              <w:spacing w:after="0"/>
              <w:rPr>
                <w:bCs/>
                <w:color w:val="000000" w:themeColor="text1"/>
                <w:sz w:val="16"/>
                <w:szCs w:val="16"/>
              </w:rPr>
            </w:pPr>
          </w:p>
          <w:p w14:paraId="6E3BDA80" w14:textId="77777777" w:rsidR="00F20CC2" w:rsidRPr="007B2785" w:rsidRDefault="00F20CC2" w:rsidP="007B2785">
            <w:pPr>
              <w:spacing w:after="0"/>
              <w:rPr>
                <w:bCs/>
                <w:color w:val="000000" w:themeColor="text1"/>
                <w:sz w:val="16"/>
                <w:szCs w:val="16"/>
              </w:rPr>
            </w:pPr>
          </w:p>
          <w:p w14:paraId="093A42E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 </w:t>
            </w:r>
          </w:p>
          <w:p w14:paraId="1B249E9D" w14:textId="77777777" w:rsidR="00F20CC2" w:rsidRPr="007B2785" w:rsidRDefault="00F20CC2" w:rsidP="007B2785">
            <w:pPr>
              <w:spacing w:after="0"/>
              <w:rPr>
                <w:bCs/>
                <w:color w:val="000000" w:themeColor="text1"/>
                <w:sz w:val="16"/>
                <w:szCs w:val="16"/>
              </w:rPr>
            </w:pPr>
          </w:p>
          <w:p w14:paraId="66E59D96" w14:textId="77777777" w:rsidR="00F20CC2" w:rsidRPr="007B2785" w:rsidRDefault="00F20CC2" w:rsidP="007B2785">
            <w:pPr>
              <w:spacing w:after="0"/>
              <w:rPr>
                <w:bCs/>
                <w:color w:val="000000" w:themeColor="text1"/>
                <w:sz w:val="16"/>
                <w:szCs w:val="16"/>
              </w:rPr>
            </w:pPr>
          </w:p>
          <w:p w14:paraId="11DB784F" w14:textId="77777777" w:rsidR="00F20CC2" w:rsidRPr="007B2785" w:rsidRDefault="00F20CC2" w:rsidP="007B2785">
            <w:pPr>
              <w:spacing w:after="0"/>
              <w:rPr>
                <w:bCs/>
                <w:color w:val="000000" w:themeColor="text1"/>
                <w:sz w:val="16"/>
                <w:szCs w:val="16"/>
              </w:rPr>
            </w:pPr>
          </w:p>
          <w:p w14:paraId="2BA328FF" w14:textId="77777777" w:rsidR="00F20CC2" w:rsidRPr="007B2785" w:rsidRDefault="00F20CC2" w:rsidP="007B2785">
            <w:pPr>
              <w:spacing w:after="0"/>
              <w:rPr>
                <w:bCs/>
                <w:color w:val="000000" w:themeColor="text1"/>
                <w:sz w:val="16"/>
                <w:szCs w:val="16"/>
              </w:rPr>
            </w:pPr>
          </w:p>
          <w:p w14:paraId="2D687E41" w14:textId="77777777" w:rsidR="00F20CC2" w:rsidRPr="007B2785" w:rsidRDefault="00F20CC2" w:rsidP="007B2785">
            <w:pPr>
              <w:spacing w:after="0"/>
              <w:rPr>
                <w:bCs/>
                <w:color w:val="000000" w:themeColor="text1"/>
                <w:sz w:val="16"/>
                <w:szCs w:val="16"/>
              </w:rPr>
            </w:pPr>
          </w:p>
          <w:p w14:paraId="1CC03F42" w14:textId="77777777" w:rsidR="00F20CC2" w:rsidRPr="007B2785" w:rsidRDefault="00F20CC2" w:rsidP="007B2785">
            <w:pPr>
              <w:spacing w:after="0"/>
              <w:rPr>
                <w:bCs/>
                <w:color w:val="000000" w:themeColor="text1"/>
                <w:sz w:val="16"/>
                <w:szCs w:val="16"/>
              </w:rPr>
            </w:pPr>
          </w:p>
          <w:p w14:paraId="164790EF" w14:textId="77777777" w:rsidR="00F20CC2" w:rsidRPr="007B2785" w:rsidRDefault="00F20CC2" w:rsidP="007B2785">
            <w:pPr>
              <w:spacing w:after="0"/>
              <w:rPr>
                <w:bCs/>
                <w:color w:val="000000" w:themeColor="text1"/>
                <w:sz w:val="16"/>
                <w:szCs w:val="16"/>
              </w:rPr>
            </w:pPr>
          </w:p>
          <w:p w14:paraId="528FDF04" w14:textId="77777777" w:rsidR="00F20CC2" w:rsidRPr="007B2785" w:rsidRDefault="00F20CC2" w:rsidP="007B2785">
            <w:pPr>
              <w:spacing w:after="0"/>
              <w:rPr>
                <w:bCs/>
                <w:color w:val="000000" w:themeColor="text1"/>
                <w:sz w:val="16"/>
                <w:szCs w:val="16"/>
              </w:rPr>
            </w:pPr>
          </w:p>
          <w:p w14:paraId="746B6D26" w14:textId="77777777" w:rsidR="00F20CC2" w:rsidRPr="007B2785" w:rsidRDefault="00F20CC2" w:rsidP="007B2785">
            <w:pPr>
              <w:spacing w:after="0"/>
              <w:rPr>
                <w:bCs/>
                <w:color w:val="000000" w:themeColor="text1"/>
                <w:sz w:val="16"/>
                <w:szCs w:val="16"/>
              </w:rPr>
            </w:pPr>
          </w:p>
          <w:p w14:paraId="58473CB2" w14:textId="77777777" w:rsidR="00F20CC2" w:rsidRPr="007B2785" w:rsidRDefault="00F20CC2" w:rsidP="007B2785">
            <w:pPr>
              <w:spacing w:after="0"/>
              <w:rPr>
                <w:bCs/>
                <w:color w:val="000000" w:themeColor="text1"/>
                <w:sz w:val="16"/>
                <w:szCs w:val="16"/>
              </w:rPr>
            </w:pPr>
          </w:p>
          <w:p w14:paraId="00F5A9DC" w14:textId="77777777" w:rsidR="00F20CC2" w:rsidRPr="007B2785" w:rsidRDefault="00F20CC2" w:rsidP="007B2785">
            <w:pPr>
              <w:spacing w:after="0"/>
              <w:rPr>
                <w:bCs/>
                <w:color w:val="000000" w:themeColor="text1"/>
                <w:sz w:val="16"/>
                <w:szCs w:val="16"/>
              </w:rPr>
            </w:pPr>
          </w:p>
          <w:p w14:paraId="624F6ADB" w14:textId="786A713E" w:rsidR="00F20CC2" w:rsidRPr="007B2785" w:rsidRDefault="00F20CC2" w:rsidP="007B2785">
            <w:pPr>
              <w:spacing w:after="0"/>
              <w:rPr>
                <w:bCs/>
                <w:color w:val="000000" w:themeColor="text1"/>
                <w:sz w:val="16"/>
                <w:szCs w:val="16"/>
              </w:rPr>
            </w:pPr>
            <w:r w:rsidRPr="007B2785">
              <w:rPr>
                <w:bCs/>
                <w:color w:val="000000" w:themeColor="text1"/>
                <w:sz w:val="16"/>
                <w:szCs w:val="16"/>
              </w:rPr>
              <w:t>3.5 Million IDPs</w:t>
            </w:r>
          </w:p>
        </w:tc>
        <w:tc>
          <w:tcPr>
            <w:tcW w:w="992" w:type="dxa"/>
          </w:tcPr>
          <w:p w14:paraId="1BC346F3" w14:textId="77777777"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t xml:space="preserve"> </w:t>
            </w:r>
            <w:proofErr w:type="spellStart"/>
            <w:r w:rsidRPr="007B2785">
              <w:rPr>
                <w:bCs/>
                <w:color w:val="000000" w:themeColor="text1"/>
                <w:sz w:val="16"/>
                <w:szCs w:val="16"/>
              </w:rPr>
              <w:t>Lassailly</w:t>
            </w:r>
            <w:proofErr w:type="spellEnd"/>
            <w:r w:rsidRPr="007B2785">
              <w:rPr>
                <w:bCs/>
                <w:color w:val="000000" w:themeColor="text1"/>
                <w:sz w:val="16"/>
                <w:szCs w:val="16"/>
              </w:rPr>
              <w:t>-Jacob, V. (2010). 11 Forced migration in Africa: a new but overlooked category of refugees. </w:t>
            </w:r>
            <w:r w:rsidRPr="007B2785">
              <w:rPr>
                <w:bCs/>
                <w:i/>
                <w:color w:val="000000" w:themeColor="text1"/>
                <w:sz w:val="16"/>
                <w:szCs w:val="16"/>
              </w:rPr>
              <w:t xml:space="preserve">Migration in a </w:t>
            </w:r>
            <w:proofErr w:type="spellStart"/>
            <w:r w:rsidRPr="007B2785">
              <w:rPr>
                <w:bCs/>
                <w:i/>
                <w:color w:val="000000" w:themeColor="text1"/>
                <w:sz w:val="16"/>
                <w:szCs w:val="16"/>
              </w:rPr>
              <w:t>Globalised</w:t>
            </w:r>
            <w:proofErr w:type="spellEnd"/>
            <w:r w:rsidRPr="007B2785">
              <w:rPr>
                <w:bCs/>
                <w:i/>
                <w:color w:val="000000" w:themeColor="text1"/>
                <w:sz w:val="16"/>
                <w:szCs w:val="16"/>
              </w:rPr>
              <w:t xml:space="preserve"> World</w:t>
            </w:r>
            <w:r w:rsidRPr="007B2785">
              <w:rPr>
                <w:bCs/>
                <w:color w:val="000000" w:themeColor="text1"/>
                <w:sz w:val="16"/>
                <w:szCs w:val="16"/>
              </w:rPr>
              <w:t>, 191.</w:t>
            </w:r>
          </w:p>
          <w:p w14:paraId="2D85A7A1" w14:textId="77777777"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t>p.194, p.195</w:t>
            </w:r>
          </w:p>
          <w:p w14:paraId="7B7C8CAC" w14:textId="77777777" w:rsidR="00F20CC2" w:rsidRPr="007B2785" w:rsidRDefault="00F20CC2" w:rsidP="007B2785">
            <w:pPr>
              <w:spacing w:after="0"/>
              <w:rPr>
                <w:bCs/>
                <w:color w:val="000000" w:themeColor="text1"/>
                <w:sz w:val="16"/>
                <w:szCs w:val="16"/>
              </w:rPr>
            </w:pPr>
          </w:p>
          <w:p w14:paraId="742DA3BC" w14:textId="77777777" w:rsidR="00F20CC2" w:rsidRPr="007B2785" w:rsidRDefault="00F20CC2" w:rsidP="007B2785">
            <w:pPr>
              <w:spacing w:after="0"/>
              <w:rPr>
                <w:bCs/>
                <w:color w:val="000000" w:themeColor="text1"/>
                <w:sz w:val="16"/>
                <w:szCs w:val="16"/>
              </w:rPr>
            </w:pPr>
          </w:p>
          <w:p w14:paraId="15EF49E0" w14:textId="77777777" w:rsidR="00F20CC2" w:rsidRPr="007B2785" w:rsidRDefault="00F20CC2" w:rsidP="007B2785">
            <w:pPr>
              <w:spacing w:after="0"/>
              <w:rPr>
                <w:bCs/>
                <w:color w:val="000000" w:themeColor="text1"/>
                <w:sz w:val="16"/>
                <w:szCs w:val="16"/>
              </w:rPr>
            </w:pPr>
          </w:p>
          <w:p w14:paraId="17F1E37B" w14:textId="77777777" w:rsidR="00F20CC2" w:rsidRPr="007B2785" w:rsidRDefault="00F20CC2" w:rsidP="007B2785">
            <w:pPr>
              <w:spacing w:after="0"/>
              <w:rPr>
                <w:bCs/>
                <w:color w:val="000000" w:themeColor="text1"/>
                <w:sz w:val="16"/>
                <w:szCs w:val="16"/>
              </w:rPr>
            </w:pPr>
          </w:p>
          <w:p w14:paraId="35B095A3" w14:textId="77777777" w:rsidR="00F20CC2" w:rsidRPr="007B2785" w:rsidRDefault="00F20CC2" w:rsidP="007B2785">
            <w:pPr>
              <w:tabs>
                <w:tab w:val="left" w:pos="5550"/>
              </w:tabs>
              <w:spacing w:after="0"/>
              <w:rPr>
                <w:bCs/>
                <w:color w:val="000000" w:themeColor="text1"/>
                <w:sz w:val="16"/>
                <w:szCs w:val="16"/>
              </w:rPr>
            </w:pPr>
            <w:r w:rsidRPr="007B2785">
              <w:rPr>
                <w:bCs/>
                <w:color w:val="000000" w:themeColor="text1"/>
                <w:sz w:val="16"/>
                <w:szCs w:val="16"/>
              </w:rPr>
              <w:t xml:space="preserve">United States Committee </w:t>
            </w:r>
            <w:r w:rsidRPr="007B2785">
              <w:rPr>
                <w:bCs/>
                <w:color w:val="000000" w:themeColor="text1"/>
                <w:sz w:val="16"/>
                <w:szCs w:val="16"/>
              </w:rPr>
              <w:lastRenderedPageBreak/>
              <w:t xml:space="preserve">for Refugees and Immigrants. (1993). World Refugee Survey 1993 (p. 67). Washington, DC: Author. </w:t>
            </w:r>
          </w:p>
        </w:tc>
        <w:tc>
          <w:tcPr>
            <w:tcW w:w="993" w:type="dxa"/>
          </w:tcPr>
          <w:p w14:paraId="526971A5" w14:textId="77777777" w:rsidR="00F20CC2" w:rsidRPr="007B2785" w:rsidRDefault="00F20CC2" w:rsidP="007B2785">
            <w:pPr>
              <w:spacing w:after="0"/>
              <w:rPr>
                <w:bCs/>
                <w:color w:val="000000" w:themeColor="text1"/>
                <w:sz w:val="16"/>
                <w:szCs w:val="16"/>
              </w:rPr>
            </w:pPr>
          </w:p>
          <w:p w14:paraId="3239A23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7.4 million</w:t>
            </w:r>
          </w:p>
          <w:p w14:paraId="681087DE" w14:textId="77777777" w:rsidR="00F20CC2" w:rsidRPr="007B2785" w:rsidRDefault="00F20CC2" w:rsidP="007B2785">
            <w:pPr>
              <w:spacing w:after="0"/>
              <w:rPr>
                <w:bCs/>
                <w:color w:val="000000" w:themeColor="text1"/>
                <w:sz w:val="16"/>
                <w:szCs w:val="16"/>
              </w:rPr>
            </w:pPr>
          </w:p>
          <w:p w14:paraId="5D394DD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5.7 Million IDPs/ </w:t>
            </w:r>
          </w:p>
          <w:p w14:paraId="7A6B935B" w14:textId="77777777" w:rsidR="00F20CC2" w:rsidRPr="007B2785" w:rsidRDefault="00F20CC2" w:rsidP="007B2785">
            <w:pPr>
              <w:spacing w:after="0"/>
              <w:rPr>
                <w:bCs/>
                <w:color w:val="000000" w:themeColor="text1"/>
                <w:sz w:val="16"/>
                <w:szCs w:val="16"/>
              </w:rPr>
            </w:pPr>
          </w:p>
          <w:p w14:paraId="0C0105F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t>
            </w:r>
          </w:p>
          <w:p w14:paraId="1E4FA58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1.7 million refugees</w:t>
            </w:r>
          </w:p>
          <w:p w14:paraId="708E3E73" w14:textId="77777777" w:rsidR="00F20CC2" w:rsidRPr="007B2785" w:rsidRDefault="00F20CC2" w:rsidP="007B2785">
            <w:pPr>
              <w:spacing w:after="0"/>
              <w:rPr>
                <w:bCs/>
                <w:color w:val="000000" w:themeColor="text1"/>
                <w:sz w:val="16"/>
                <w:szCs w:val="16"/>
              </w:rPr>
            </w:pPr>
          </w:p>
          <w:p w14:paraId="1BFEBF23" w14:textId="77777777" w:rsidR="00F20CC2" w:rsidRPr="007B2785" w:rsidRDefault="00F20CC2" w:rsidP="007B2785">
            <w:pPr>
              <w:spacing w:after="0"/>
              <w:rPr>
                <w:bCs/>
                <w:color w:val="000000" w:themeColor="text1"/>
                <w:sz w:val="16"/>
                <w:szCs w:val="16"/>
              </w:rPr>
            </w:pPr>
          </w:p>
          <w:p w14:paraId="16F750D9" w14:textId="77777777" w:rsidR="00F20CC2" w:rsidRPr="007B2785" w:rsidRDefault="00F20CC2" w:rsidP="007B2785">
            <w:pPr>
              <w:spacing w:after="0"/>
              <w:rPr>
                <w:bCs/>
                <w:color w:val="000000" w:themeColor="text1"/>
                <w:sz w:val="16"/>
                <w:szCs w:val="16"/>
              </w:rPr>
            </w:pPr>
          </w:p>
          <w:p w14:paraId="28E551FA" w14:textId="77777777" w:rsidR="00F20CC2" w:rsidRPr="007B2785" w:rsidRDefault="00F20CC2" w:rsidP="007B2785">
            <w:pPr>
              <w:spacing w:after="0"/>
              <w:rPr>
                <w:bCs/>
                <w:color w:val="000000" w:themeColor="text1"/>
                <w:sz w:val="16"/>
                <w:szCs w:val="16"/>
              </w:rPr>
            </w:pPr>
          </w:p>
          <w:p w14:paraId="00869FB1" w14:textId="77777777" w:rsidR="00F20CC2" w:rsidRPr="007B2785" w:rsidRDefault="00F20CC2" w:rsidP="007B2785">
            <w:pPr>
              <w:spacing w:after="0"/>
              <w:rPr>
                <w:bCs/>
                <w:color w:val="000000" w:themeColor="text1"/>
                <w:sz w:val="16"/>
                <w:szCs w:val="16"/>
              </w:rPr>
            </w:pPr>
          </w:p>
          <w:p w14:paraId="47A901CC" w14:textId="77777777" w:rsidR="00F20CC2" w:rsidRPr="007B2785" w:rsidRDefault="00F20CC2" w:rsidP="007B2785">
            <w:pPr>
              <w:spacing w:after="0"/>
              <w:rPr>
                <w:bCs/>
                <w:color w:val="000000" w:themeColor="text1"/>
                <w:sz w:val="16"/>
                <w:szCs w:val="16"/>
              </w:rPr>
            </w:pPr>
          </w:p>
          <w:p w14:paraId="05E195B8" w14:textId="77777777" w:rsidR="00F20CC2" w:rsidRPr="007B2785" w:rsidRDefault="00F20CC2" w:rsidP="007B2785">
            <w:pPr>
              <w:spacing w:after="0"/>
              <w:rPr>
                <w:bCs/>
                <w:color w:val="000000" w:themeColor="text1"/>
                <w:sz w:val="16"/>
                <w:szCs w:val="16"/>
              </w:rPr>
            </w:pPr>
          </w:p>
          <w:p w14:paraId="499C0B2C" w14:textId="33DF300C"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“1 million Mozambicans have spent over a decade in neighboring Malawi” </w:t>
            </w:r>
            <w:r w:rsidRPr="007B2785">
              <w:rPr>
                <w:bCs/>
                <w:color w:val="000000" w:themeColor="text1"/>
                <w:sz w:val="16"/>
                <w:szCs w:val="16"/>
              </w:rPr>
              <w:lastRenderedPageBreak/>
              <w:t>(</w:t>
            </w:r>
            <w:proofErr w:type="spellStart"/>
            <w:r w:rsidRPr="007B2785">
              <w:rPr>
                <w:bCs/>
                <w:color w:val="000000" w:themeColor="text1"/>
                <w:sz w:val="16"/>
                <w:szCs w:val="16"/>
              </w:rPr>
              <w:t>Loescher</w:t>
            </w:r>
            <w:proofErr w:type="spellEnd"/>
            <w:r w:rsidRPr="007B2785">
              <w:rPr>
                <w:bCs/>
                <w:color w:val="000000" w:themeColor="text1"/>
                <w:sz w:val="16"/>
                <w:szCs w:val="16"/>
              </w:rPr>
              <w:t xml:space="preserve"> 1993, p.4)</w:t>
            </w:r>
          </w:p>
        </w:tc>
        <w:tc>
          <w:tcPr>
            <w:tcW w:w="1134" w:type="dxa"/>
          </w:tcPr>
          <w:p w14:paraId="02657D3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UNHCR Refugees Magazine</w:t>
            </w:r>
          </w:p>
          <w:p w14:paraId="0A806AF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unhcr.org</w:t>
            </w:r>
          </w:p>
          <w:p w14:paraId="7B95298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 (1998)</w:t>
            </w:r>
          </w:p>
          <w:p w14:paraId="2466102C" w14:textId="77777777" w:rsidR="00F20CC2" w:rsidRPr="007B2785" w:rsidRDefault="00F20CC2" w:rsidP="007B2785">
            <w:pPr>
              <w:spacing w:after="0"/>
              <w:rPr>
                <w:bCs/>
                <w:color w:val="000000" w:themeColor="text1"/>
                <w:sz w:val="16"/>
                <w:szCs w:val="16"/>
              </w:rPr>
            </w:pPr>
          </w:p>
          <w:p w14:paraId="7A873C4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International Committee of the Red Cross. (2021, June 30). Mozambique: Over 40 years of humanitarian work. </w:t>
            </w:r>
            <w:hyperlink r:id="rId38" w:history="1">
              <w:r w:rsidRPr="007B2785">
                <w:rPr>
                  <w:rStyle w:val="Hyperlink"/>
                  <w:bCs/>
                  <w:color w:val="000000" w:themeColor="text1"/>
                  <w:sz w:val="16"/>
                  <w:szCs w:val="16"/>
                </w:rPr>
                <w:t>https://www</w:t>
              </w:r>
            </w:hyperlink>
            <w:r w:rsidRPr="007B2785">
              <w:rPr>
                <w:bCs/>
                <w:color w:val="000000" w:themeColor="text1"/>
                <w:sz w:val="16"/>
                <w:szCs w:val="16"/>
              </w:rPr>
              <w:t>.icrc.org/en/document/mozambique-over-40-years-humanitarian-work</w:t>
            </w:r>
          </w:p>
          <w:p w14:paraId="4B235A6C" w14:textId="77777777" w:rsidR="00F20CC2" w:rsidRPr="007B2785" w:rsidRDefault="00F20CC2" w:rsidP="007B2785">
            <w:pPr>
              <w:spacing w:after="0"/>
              <w:rPr>
                <w:bCs/>
                <w:color w:val="000000" w:themeColor="text1"/>
                <w:sz w:val="16"/>
                <w:szCs w:val="16"/>
              </w:rPr>
            </w:pPr>
          </w:p>
          <w:p w14:paraId="2650B468" w14:textId="77777777" w:rsidR="00F20CC2" w:rsidRPr="007B2785" w:rsidRDefault="00F20CC2" w:rsidP="007B2785">
            <w:pPr>
              <w:spacing w:after="0"/>
              <w:rPr>
                <w:bCs/>
                <w:color w:val="000000" w:themeColor="text1"/>
                <w:sz w:val="16"/>
                <w:szCs w:val="16"/>
              </w:rPr>
            </w:pPr>
          </w:p>
          <w:p w14:paraId="0125C517"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Loescher</w:t>
            </w:r>
            <w:proofErr w:type="spellEnd"/>
            <w:r w:rsidRPr="007B2785">
              <w:rPr>
                <w:bCs/>
                <w:color w:val="000000" w:themeColor="text1"/>
                <w:sz w:val="16"/>
                <w:szCs w:val="16"/>
              </w:rPr>
              <w:t xml:space="preserve"> Beyond Charity book 1993.</w:t>
            </w:r>
          </w:p>
        </w:tc>
        <w:tc>
          <w:tcPr>
            <w:tcW w:w="1701" w:type="dxa"/>
            <w:shd w:val="pct10" w:color="auto" w:fill="auto"/>
          </w:tcPr>
          <w:p w14:paraId="2106A586" w14:textId="77777777" w:rsidR="00F20CC2" w:rsidRPr="007B2785" w:rsidRDefault="00F20CC2" w:rsidP="007B2785">
            <w:pPr>
              <w:spacing w:after="0"/>
              <w:rPr>
                <w:bCs/>
                <w:color w:val="000000" w:themeColor="text1"/>
                <w:sz w:val="16"/>
                <w:szCs w:val="16"/>
              </w:rPr>
            </w:pPr>
          </w:p>
          <w:p w14:paraId="1708D8E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6.1 million</w:t>
            </w:r>
          </w:p>
          <w:p w14:paraId="4976D9DF" w14:textId="77777777" w:rsidR="00F20CC2" w:rsidRPr="007B2785" w:rsidRDefault="00F20CC2" w:rsidP="007B2785">
            <w:pPr>
              <w:spacing w:after="0"/>
              <w:rPr>
                <w:bCs/>
                <w:color w:val="000000" w:themeColor="text1"/>
                <w:sz w:val="16"/>
                <w:szCs w:val="16"/>
              </w:rPr>
            </w:pPr>
          </w:p>
          <w:p w14:paraId="6F911311" w14:textId="77777777" w:rsidR="00F20CC2" w:rsidRPr="007B2785" w:rsidRDefault="00F20CC2" w:rsidP="007B2785">
            <w:pPr>
              <w:spacing w:after="0"/>
              <w:rPr>
                <w:bCs/>
                <w:color w:val="000000" w:themeColor="text1"/>
                <w:sz w:val="16"/>
                <w:szCs w:val="16"/>
              </w:rPr>
            </w:pPr>
          </w:p>
          <w:p w14:paraId="2B956D9C" w14:textId="77777777" w:rsidR="00F20CC2" w:rsidRPr="007B2785" w:rsidRDefault="00F20CC2" w:rsidP="007B2785">
            <w:pPr>
              <w:spacing w:after="0"/>
              <w:rPr>
                <w:bCs/>
                <w:color w:val="000000" w:themeColor="text1"/>
                <w:sz w:val="16"/>
                <w:szCs w:val="16"/>
              </w:rPr>
            </w:pPr>
          </w:p>
          <w:p w14:paraId="1E9ACC05" w14:textId="77777777" w:rsidR="00F20CC2" w:rsidRPr="007B2785" w:rsidRDefault="00F20CC2" w:rsidP="007B2785">
            <w:pPr>
              <w:spacing w:after="0"/>
              <w:rPr>
                <w:bCs/>
                <w:color w:val="000000" w:themeColor="text1"/>
                <w:sz w:val="16"/>
                <w:szCs w:val="16"/>
              </w:rPr>
            </w:pPr>
          </w:p>
          <w:p w14:paraId="3391A73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75C7F8A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4.6 Million IDPs</w:t>
            </w:r>
          </w:p>
          <w:p w14:paraId="139B60E3" w14:textId="77777777" w:rsidR="00F20CC2" w:rsidRPr="007B2785" w:rsidRDefault="00F20CC2" w:rsidP="007B2785">
            <w:pPr>
              <w:spacing w:after="0"/>
              <w:rPr>
                <w:bCs/>
                <w:color w:val="000000" w:themeColor="text1"/>
                <w:sz w:val="16"/>
                <w:szCs w:val="16"/>
              </w:rPr>
            </w:pPr>
          </w:p>
          <w:p w14:paraId="4AE090BF" w14:textId="77777777" w:rsidR="00F20CC2" w:rsidRPr="007B2785" w:rsidRDefault="00F20CC2" w:rsidP="007B2785">
            <w:pPr>
              <w:spacing w:after="0"/>
              <w:rPr>
                <w:bCs/>
                <w:color w:val="000000" w:themeColor="text1"/>
                <w:sz w:val="16"/>
                <w:szCs w:val="16"/>
              </w:rPr>
            </w:pPr>
          </w:p>
          <w:p w14:paraId="241DD6A4" w14:textId="77777777" w:rsidR="00F20CC2" w:rsidRPr="007B2785" w:rsidRDefault="00F20CC2" w:rsidP="007B2785">
            <w:pPr>
              <w:spacing w:after="0"/>
              <w:rPr>
                <w:bCs/>
                <w:color w:val="000000" w:themeColor="text1"/>
                <w:sz w:val="16"/>
                <w:szCs w:val="16"/>
              </w:rPr>
            </w:pPr>
          </w:p>
          <w:p w14:paraId="27C01098" w14:textId="77777777" w:rsidR="00F20CC2" w:rsidRPr="007B2785" w:rsidRDefault="00F20CC2" w:rsidP="007B2785">
            <w:pPr>
              <w:spacing w:after="0"/>
              <w:rPr>
                <w:bCs/>
                <w:color w:val="000000" w:themeColor="text1"/>
                <w:sz w:val="16"/>
                <w:szCs w:val="16"/>
              </w:rPr>
            </w:pPr>
          </w:p>
          <w:p w14:paraId="0E4967D8" w14:textId="77777777" w:rsidR="00F20CC2" w:rsidRPr="007B2785" w:rsidRDefault="00F20CC2" w:rsidP="007B2785">
            <w:pPr>
              <w:spacing w:after="0"/>
              <w:rPr>
                <w:bCs/>
                <w:color w:val="000000" w:themeColor="text1"/>
                <w:sz w:val="16"/>
                <w:szCs w:val="16"/>
              </w:rPr>
            </w:pPr>
          </w:p>
          <w:p w14:paraId="31218E08" w14:textId="77777777" w:rsidR="00F20CC2" w:rsidRPr="007B2785" w:rsidRDefault="00F20CC2" w:rsidP="007B2785">
            <w:pPr>
              <w:spacing w:after="0"/>
              <w:rPr>
                <w:bCs/>
                <w:color w:val="000000" w:themeColor="text1"/>
                <w:sz w:val="16"/>
                <w:szCs w:val="16"/>
              </w:rPr>
            </w:pPr>
          </w:p>
          <w:p w14:paraId="6F528419" w14:textId="77777777" w:rsidR="00F20CC2" w:rsidRPr="007B2785" w:rsidRDefault="00F20CC2" w:rsidP="007B2785">
            <w:pPr>
              <w:spacing w:after="0"/>
              <w:rPr>
                <w:bCs/>
                <w:color w:val="000000" w:themeColor="text1"/>
                <w:sz w:val="16"/>
                <w:szCs w:val="16"/>
              </w:rPr>
            </w:pPr>
          </w:p>
          <w:p w14:paraId="4BA29FF4" w14:textId="77777777" w:rsidR="00F20CC2" w:rsidRPr="007B2785" w:rsidRDefault="00F20CC2" w:rsidP="007B2785">
            <w:pPr>
              <w:spacing w:after="0"/>
              <w:rPr>
                <w:bCs/>
                <w:color w:val="000000" w:themeColor="text1"/>
                <w:sz w:val="16"/>
                <w:szCs w:val="16"/>
              </w:rPr>
            </w:pPr>
          </w:p>
          <w:p w14:paraId="38DF2AA2" w14:textId="77777777" w:rsidR="00F20CC2" w:rsidRPr="007B2785" w:rsidRDefault="00F20CC2" w:rsidP="007B2785">
            <w:pPr>
              <w:spacing w:after="0"/>
              <w:rPr>
                <w:bCs/>
                <w:color w:val="000000" w:themeColor="text1"/>
                <w:sz w:val="16"/>
                <w:szCs w:val="16"/>
              </w:rPr>
            </w:pPr>
          </w:p>
          <w:p w14:paraId="64735E45" w14:textId="77777777" w:rsidR="00F20CC2" w:rsidRPr="007B2785" w:rsidRDefault="00F20CC2" w:rsidP="007B2785">
            <w:pPr>
              <w:spacing w:after="0"/>
              <w:rPr>
                <w:bCs/>
                <w:color w:val="000000" w:themeColor="text1"/>
                <w:sz w:val="16"/>
                <w:szCs w:val="16"/>
              </w:rPr>
            </w:pPr>
          </w:p>
          <w:p w14:paraId="38F4599B" w14:textId="77777777" w:rsidR="00F20CC2" w:rsidRPr="007B2785" w:rsidRDefault="00F20CC2" w:rsidP="007B2785">
            <w:pPr>
              <w:spacing w:after="0"/>
              <w:rPr>
                <w:bCs/>
                <w:color w:val="000000" w:themeColor="text1"/>
                <w:sz w:val="16"/>
                <w:szCs w:val="16"/>
              </w:rPr>
            </w:pPr>
          </w:p>
          <w:p w14:paraId="111E4F4D" w14:textId="77777777" w:rsidR="00F20CC2" w:rsidRPr="007B2785" w:rsidRDefault="00F20CC2" w:rsidP="007B2785">
            <w:pPr>
              <w:spacing w:after="0"/>
              <w:rPr>
                <w:bCs/>
                <w:color w:val="000000" w:themeColor="text1"/>
                <w:sz w:val="16"/>
                <w:szCs w:val="16"/>
              </w:rPr>
            </w:pPr>
          </w:p>
          <w:p w14:paraId="52D4F518" w14:textId="77777777" w:rsidR="00F20CC2" w:rsidRPr="007B2785" w:rsidRDefault="00F20CC2" w:rsidP="007B2785">
            <w:pPr>
              <w:spacing w:after="0"/>
              <w:rPr>
                <w:bCs/>
                <w:color w:val="000000" w:themeColor="text1"/>
                <w:sz w:val="16"/>
                <w:szCs w:val="16"/>
              </w:rPr>
            </w:pPr>
          </w:p>
          <w:p w14:paraId="17BF0A9D" w14:textId="2FF58134" w:rsidR="00F20CC2" w:rsidRPr="007B2785" w:rsidRDefault="00F20CC2" w:rsidP="007B2785">
            <w:pPr>
              <w:spacing w:after="0"/>
              <w:rPr>
                <w:bCs/>
                <w:color w:val="000000" w:themeColor="text1"/>
                <w:sz w:val="16"/>
                <w:szCs w:val="16"/>
              </w:rPr>
            </w:pPr>
            <w:r w:rsidRPr="007B2785">
              <w:rPr>
                <w:bCs/>
                <w:color w:val="000000" w:themeColor="text1"/>
                <w:sz w:val="16"/>
                <w:szCs w:val="16"/>
              </w:rPr>
              <w:t>1.7 million refugees</w:t>
            </w:r>
          </w:p>
        </w:tc>
        <w:tc>
          <w:tcPr>
            <w:tcW w:w="1842" w:type="dxa"/>
            <w:shd w:val="pct10" w:color="auto" w:fill="auto"/>
          </w:tcPr>
          <w:p w14:paraId="1706F76A" w14:textId="77777777" w:rsidR="00F20CC2" w:rsidRPr="007B2785" w:rsidRDefault="00F20CC2" w:rsidP="007B2785">
            <w:pPr>
              <w:spacing w:after="0"/>
              <w:rPr>
                <w:bCs/>
                <w:color w:val="000000" w:themeColor="text1"/>
                <w:sz w:val="16"/>
                <w:szCs w:val="16"/>
              </w:rPr>
            </w:pPr>
          </w:p>
          <w:p w14:paraId="014E50D6" w14:textId="77777777" w:rsidR="00F20CC2" w:rsidRPr="007B2785" w:rsidRDefault="00F20CC2" w:rsidP="007B2785">
            <w:pPr>
              <w:spacing w:after="0"/>
              <w:rPr>
                <w:bCs/>
                <w:color w:val="000000" w:themeColor="text1"/>
                <w:sz w:val="16"/>
                <w:szCs w:val="16"/>
              </w:rPr>
            </w:pPr>
          </w:p>
          <w:p w14:paraId="347FE57A" w14:textId="77777777" w:rsidR="00F20CC2" w:rsidRPr="007B2785" w:rsidRDefault="00F20CC2" w:rsidP="007B2785">
            <w:pPr>
              <w:spacing w:after="0"/>
              <w:rPr>
                <w:bCs/>
                <w:color w:val="000000" w:themeColor="text1"/>
                <w:sz w:val="16"/>
                <w:szCs w:val="16"/>
              </w:rPr>
            </w:pPr>
          </w:p>
          <w:p w14:paraId="29935AF4" w14:textId="77777777" w:rsidR="00F20CC2" w:rsidRPr="007B2785" w:rsidRDefault="00F20CC2" w:rsidP="007B2785">
            <w:pPr>
              <w:spacing w:after="0"/>
              <w:rPr>
                <w:bCs/>
                <w:color w:val="000000" w:themeColor="text1"/>
                <w:sz w:val="16"/>
                <w:szCs w:val="16"/>
              </w:rPr>
            </w:pPr>
          </w:p>
          <w:p w14:paraId="15151B9F" w14:textId="77777777" w:rsidR="00F20CC2" w:rsidRPr="007B2785" w:rsidRDefault="00F20CC2" w:rsidP="007B2785">
            <w:pPr>
              <w:spacing w:after="0"/>
              <w:rPr>
                <w:bCs/>
                <w:color w:val="000000" w:themeColor="text1"/>
                <w:sz w:val="16"/>
                <w:szCs w:val="16"/>
              </w:rPr>
            </w:pPr>
          </w:p>
          <w:p w14:paraId="65D15DD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Middle-estimate between ICRC and USCR</w:t>
            </w:r>
          </w:p>
          <w:p w14:paraId="01B07083" w14:textId="77777777" w:rsidR="00F20CC2" w:rsidRPr="007B2785" w:rsidRDefault="00F20CC2" w:rsidP="007B2785">
            <w:pPr>
              <w:spacing w:after="0"/>
              <w:rPr>
                <w:bCs/>
                <w:color w:val="000000" w:themeColor="text1"/>
                <w:sz w:val="16"/>
                <w:szCs w:val="16"/>
              </w:rPr>
            </w:pPr>
          </w:p>
          <w:p w14:paraId="68D8F661"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Juergensen, O. T. (2000). Repatriation as peacebuilding and reconstruction: The case of northern Mozambique, 1992–1995 (Working Paper No. 31, p. 2). UNHCR New Issues in Refugee Research.</w:t>
            </w:r>
          </w:p>
          <w:p w14:paraId="6670C83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 </w:t>
            </w:r>
          </w:p>
          <w:p w14:paraId="0FBD18A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United States Committee for Refugees and Immigrants. (1997). World Refugee Survey </w:t>
            </w:r>
            <w:r w:rsidRPr="007B2785">
              <w:rPr>
                <w:bCs/>
                <w:color w:val="000000" w:themeColor="text1"/>
                <w:sz w:val="16"/>
                <w:szCs w:val="16"/>
              </w:rPr>
              <w:lastRenderedPageBreak/>
              <w:t>1997 – Mozambique (para. 6). Washington, DC (para. 6)</w:t>
            </w:r>
          </w:p>
          <w:p w14:paraId="6467AD7C" w14:textId="77777777" w:rsidR="00F20CC2" w:rsidRPr="007B2785" w:rsidRDefault="00F20CC2" w:rsidP="007B2785">
            <w:pPr>
              <w:spacing w:after="0"/>
              <w:rPr>
                <w:bCs/>
                <w:color w:val="000000" w:themeColor="text1"/>
                <w:sz w:val="16"/>
                <w:szCs w:val="16"/>
              </w:rPr>
            </w:pPr>
          </w:p>
          <w:p w14:paraId="787760A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Wilkinson, R. (1998, June 1). Home sweet home. Refugees Magazine, 112, para. 19. UNHCR.</w:t>
            </w:r>
          </w:p>
        </w:tc>
        <w:tc>
          <w:tcPr>
            <w:tcW w:w="1843" w:type="dxa"/>
          </w:tcPr>
          <w:p w14:paraId="16C5165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150,000 Convention Refugees in 1979 (peak); then, never &gt;31,000 IDPs and refugees throughout war.</w:t>
            </w:r>
          </w:p>
          <w:p w14:paraId="21F67EFE" w14:textId="77777777" w:rsidR="00F20CC2" w:rsidRPr="007B2785" w:rsidRDefault="00F20CC2" w:rsidP="007B2785">
            <w:pPr>
              <w:spacing w:after="0"/>
              <w:rPr>
                <w:bCs/>
                <w:color w:val="000000" w:themeColor="text1"/>
                <w:sz w:val="16"/>
                <w:szCs w:val="16"/>
              </w:rPr>
            </w:pPr>
          </w:p>
          <w:p w14:paraId="08728E0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&gt; 1 million IDPs in 2022 (peak)</w:t>
            </w:r>
          </w:p>
        </w:tc>
        <w:tc>
          <w:tcPr>
            <w:tcW w:w="1985" w:type="dxa"/>
          </w:tcPr>
          <w:p w14:paraId="2DBF350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Peak displacement late 1991-2 (immediately before October 1992 Rome General Peace Accords), 1.7 million refugees + 3.5-5.7 million IDPs = 1/3 of the population</w:t>
            </w:r>
          </w:p>
          <w:p w14:paraId="1B630865" w14:textId="77777777" w:rsidR="00F20CC2" w:rsidRPr="007B2785" w:rsidRDefault="00F20CC2" w:rsidP="007B2785">
            <w:pPr>
              <w:spacing w:after="0"/>
              <w:rPr>
                <w:bCs/>
                <w:color w:val="000000" w:themeColor="text1"/>
                <w:sz w:val="16"/>
                <w:szCs w:val="16"/>
              </w:rPr>
            </w:pPr>
          </w:p>
          <w:p w14:paraId="4145C7E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Range in IDP estimates. The lower figure (≈ 3.5 m) comes from USCR’s contemporaneous 1993 survey based on provincial data. The higher figure (≈ 5.7 m) is an ICRC retrospective count that includes short-term “dispersed” civilians as well as those in bona-fide IDP sites; both series agree that the maximum was reached just before the peace agreement.</w:t>
            </w:r>
          </w:p>
          <w:p w14:paraId="2D12F87B" w14:textId="77777777" w:rsidR="00F20CC2" w:rsidRPr="007B2785" w:rsidRDefault="00F20CC2" w:rsidP="007B2785">
            <w:pPr>
              <w:spacing w:after="0"/>
              <w:rPr>
                <w:bCs/>
                <w:color w:val="000000" w:themeColor="text1"/>
                <w:sz w:val="16"/>
                <w:szCs w:val="16"/>
              </w:rPr>
            </w:pPr>
          </w:p>
          <w:p w14:paraId="3A553AC6" w14:textId="2687510F"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After the peak. UNHCR’s </w:t>
            </w:r>
            <w:proofErr w:type="spellStart"/>
            <w:r w:rsidRPr="007B2785">
              <w:rPr>
                <w:bCs/>
                <w:color w:val="000000" w:themeColor="text1"/>
                <w:sz w:val="16"/>
                <w:szCs w:val="16"/>
              </w:rPr>
              <w:t>organised</w:t>
            </w:r>
            <w:proofErr w:type="spellEnd"/>
            <w:r w:rsidRPr="007B2785">
              <w:rPr>
                <w:bCs/>
                <w:color w:val="000000" w:themeColor="text1"/>
                <w:sz w:val="16"/>
                <w:szCs w:val="16"/>
              </w:rPr>
              <w:t xml:space="preserve"> and spontaneous returns between 1993-1995 brought the refugee caseload down to essentially zero and facilitated the return of most IDPs, making Mozambique one of UNHCR’s largest completed repatriations.</w:t>
            </w:r>
          </w:p>
        </w:tc>
      </w:tr>
      <w:tr w:rsidR="00F20CC2" w:rsidRPr="007B2785" w14:paraId="5E335DEC" w14:textId="77777777" w:rsidTr="00F20CC2">
        <w:tc>
          <w:tcPr>
            <w:tcW w:w="1412" w:type="dxa"/>
            <w:gridSpan w:val="2"/>
            <w:vAlign w:val="bottom"/>
          </w:tcPr>
          <w:p w14:paraId="47061E8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Somali-Ethiopia (</w:t>
            </w:r>
            <w:proofErr w:type="spellStart"/>
            <w:r w:rsidRPr="007B2785">
              <w:rPr>
                <w:bCs/>
                <w:color w:val="000000" w:themeColor="text1"/>
                <w:sz w:val="16"/>
                <w:szCs w:val="16"/>
              </w:rPr>
              <w:t>Ogaden</w:t>
            </w:r>
            <w:proofErr w:type="spellEnd"/>
            <w:r w:rsidRPr="007B2785">
              <w:rPr>
                <w:bCs/>
                <w:color w:val="000000" w:themeColor="text1"/>
                <w:sz w:val="16"/>
                <w:szCs w:val="16"/>
              </w:rPr>
              <w:t>) War</w:t>
            </w:r>
          </w:p>
        </w:tc>
        <w:tc>
          <w:tcPr>
            <w:tcW w:w="1134" w:type="dxa"/>
            <w:vAlign w:val="bottom"/>
          </w:tcPr>
          <w:p w14:paraId="50CDDC0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1977-9</w:t>
            </w:r>
          </w:p>
        </w:tc>
        <w:tc>
          <w:tcPr>
            <w:tcW w:w="992" w:type="dxa"/>
            <w:vAlign w:val="bottom"/>
          </w:tcPr>
          <w:p w14:paraId="047E370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 million- 1.125 million</w:t>
            </w:r>
          </w:p>
          <w:p w14:paraId="7912F75D" w14:textId="77777777" w:rsidR="00F20CC2" w:rsidRPr="007B2785" w:rsidRDefault="00F20CC2" w:rsidP="007B2785">
            <w:pPr>
              <w:spacing w:after="0"/>
              <w:rPr>
                <w:bCs/>
                <w:color w:val="000000" w:themeColor="text1"/>
                <w:sz w:val="16"/>
                <w:szCs w:val="16"/>
              </w:rPr>
            </w:pPr>
          </w:p>
          <w:p w14:paraId="67A89E7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 added up the estimated numbers)</w:t>
            </w:r>
          </w:p>
          <w:p w14:paraId="4AD4732E" w14:textId="77777777" w:rsidR="00F20CC2" w:rsidRPr="007B2785" w:rsidRDefault="00F20CC2" w:rsidP="007B2785">
            <w:pPr>
              <w:spacing w:after="0"/>
              <w:rPr>
                <w:bCs/>
                <w:color w:val="000000" w:themeColor="text1"/>
                <w:sz w:val="16"/>
                <w:szCs w:val="16"/>
              </w:rPr>
            </w:pPr>
          </w:p>
          <w:p w14:paraId="535382C7" w14:textId="77777777" w:rsidR="00F20CC2" w:rsidRPr="007B2785" w:rsidRDefault="00F20CC2" w:rsidP="007B2785">
            <w:pPr>
              <w:spacing w:after="0"/>
              <w:rPr>
                <w:bCs/>
                <w:color w:val="000000" w:themeColor="text1"/>
                <w:sz w:val="16"/>
                <w:szCs w:val="16"/>
              </w:rPr>
            </w:pPr>
          </w:p>
          <w:p w14:paraId="45CCE8AE" w14:textId="77777777" w:rsidR="00F20CC2" w:rsidRPr="007B2785" w:rsidRDefault="00F20CC2" w:rsidP="007B2785">
            <w:pPr>
              <w:spacing w:after="0"/>
              <w:rPr>
                <w:bCs/>
                <w:color w:val="000000" w:themeColor="text1"/>
                <w:sz w:val="16"/>
                <w:szCs w:val="16"/>
              </w:rPr>
            </w:pPr>
          </w:p>
          <w:p w14:paraId="610733A0" w14:textId="77777777" w:rsidR="00F20CC2" w:rsidRPr="007B2785" w:rsidRDefault="00F20CC2" w:rsidP="007B2785">
            <w:pPr>
              <w:spacing w:after="0"/>
              <w:rPr>
                <w:bCs/>
                <w:color w:val="000000" w:themeColor="text1"/>
                <w:sz w:val="16"/>
                <w:szCs w:val="16"/>
              </w:rPr>
            </w:pPr>
          </w:p>
          <w:p w14:paraId="6C5467D9" w14:textId="77777777" w:rsidR="00F20CC2" w:rsidRPr="007B2785" w:rsidRDefault="00F20CC2" w:rsidP="007B2785">
            <w:pPr>
              <w:spacing w:after="0"/>
              <w:rPr>
                <w:bCs/>
                <w:color w:val="000000" w:themeColor="text1"/>
                <w:sz w:val="16"/>
                <w:szCs w:val="16"/>
              </w:rPr>
            </w:pPr>
          </w:p>
          <w:p w14:paraId="7D20F128" w14:textId="77777777" w:rsidR="00F20CC2" w:rsidRPr="007B2785" w:rsidRDefault="00F20CC2" w:rsidP="007B2785">
            <w:pPr>
              <w:spacing w:after="0"/>
              <w:rPr>
                <w:bCs/>
                <w:color w:val="000000" w:themeColor="text1"/>
                <w:sz w:val="16"/>
                <w:szCs w:val="16"/>
              </w:rPr>
            </w:pPr>
          </w:p>
          <w:p w14:paraId="73D07926" w14:textId="77777777" w:rsidR="00F20CC2" w:rsidRPr="007B2785" w:rsidRDefault="00F20CC2" w:rsidP="007B2785">
            <w:pPr>
              <w:spacing w:after="0"/>
              <w:rPr>
                <w:bCs/>
                <w:color w:val="000000" w:themeColor="text1"/>
                <w:sz w:val="16"/>
                <w:szCs w:val="16"/>
              </w:rPr>
            </w:pPr>
          </w:p>
          <w:p w14:paraId="54CC5A8B" w14:textId="77777777" w:rsidR="00F20CC2" w:rsidRPr="007B2785" w:rsidRDefault="00F20CC2" w:rsidP="007B2785">
            <w:pPr>
              <w:spacing w:after="0"/>
              <w:rPr>
                <w:bCs/>
                <w:color w:val="000000" w:themeColor="text1"/>
                <w:sz w:val="16"/>
                <w:szCs w:val="16"/>
              </w:rPr>
            </w:pPr>
          </w:p>
          <w:p w14:paraId="60E00814" w14:textId="77777777" w:rsidR="00F20CC2" w:rsidRPr="007B2785" w:rsidRDefault="00F20CC2" w:rsidP="007B2785">
            <w:pPr>
              <w:spacing w:after="0"/>
              <w:rPr>
                <w:bCs/>
                <w:color w:val="000000" w:themeColor="text1"/>
                <w:sz w:val="16"/>
                <w:szCs w:val="16"/>
              </w:rPr>
            </w:pPr>
          </w:p>
          <w:p w14:paraId="0DA2E406" w14:textId="77777777" w:rsidR="00F20CC2" w:rsidRPr="007B2785" w:rsidRDefault="00F20CC2" w:rsidP="007B2785">
            <w:pPr>
              <w:spacing w:after="0"/>
              <w:rPr>
                <w:bCs/>
                <w:color w:val="000000" w:themeColor="text1"/>
                <w:sz w:val="16"/>
                <w:szCs w:val="16"/>
              </w:rPr>
            </w:pPr>
          </w:p>
          <w:p w14:paraId="3D127E37"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500,000 IDPs</w:t>
            </w:r>
          </w:p>
          <w:p w14:paraId="0980DB2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w:t>
            </w:r>
          </w:p>
          <w:p w14:paraId="423124C6" w14:textId="6C75572C" w:rsidR="00F20CC2" w:rsidRPr="007B2785" w:rsidRDefault="00F20CC2" w:rsidP="007B2785">
            <w:pPr>
              <w:spacing w:after="0"/>
              <w:rPr>
                <w:bCs/>
                <w:color w:val="000000" w:themeColor="text1"/>
                <w:sz w:val="16"/>
                <w:szCs w:val="16"/>
              </w:rPr>
            </w:pPr>
            <w:r w:rsidRPr="007B2785">
              <w:rPr>
                <w:bCs/>
                <w:color w:val="000000" w:themeColor="text1"/>
                <w:sz w:val="16"/>
                <w:szCs w:val="16"/>
              </w:rPr>
              <w:t>“</w:t>
            </w:r>
            <w:r w:rsidRPr="007B2785">
              <w:rPr>
                <w:bCs/>
                <w:color w:val="000000" w:themeColor="text1"/>
                <w:sz w:val="16"/>
                <w:szCs w:val="16"/>
              </w:rPr>
              <w:pgNum/>
            </w:r>
            <w:proofErr w:type="spellStart"/>
            <w:r w:rsidRPr="007B2785">
              <w:rPr>
                <w:bCs/>
                <w:color w:val="000000" w:themeColor="text1"/>
                <w:sz w:val="16"/>
                <w:szCs w:val="16"/>
              </w:rPr>
              <w:t>olombia</w:t>
            </w:r>
            <w:proofErr w:type="spellEnd"/>
            <w:r w:rsidRPr="007B2785">
              <w:rPr>
                <w:bCs/>
                <w:color w:val="000000" w:themeColor="text1"/>
                <w:sz w:val="16"/>
                <w:szCs w:val="16"/>
              </w:rPr>
              <w:pgNum/>
            </w:r>
            <w:r w:rsidRPr="007B2785">
              <w:rPr>
                <w:bCs/>
                <w:color w:val="000000" w:themeColor="text1"/>
                <w:sz w:val="16"/>
                <w:szCs w:val="16"/>
              </w:rPr>
              <w:pgNum/>
            </w:r>
            <w:r w:rsidRPr="007B2785">
              <w:rPr>
                <w:bCs/>
                <w:color w:val="000000" w:themeColor="text1"/>
                <w:sz w:val="16"/>
                <w:szCs w:val="16"/>
              </w:rPr>
              <w:t xml:space="preserve"> fled with retreating Somali army into Somalia” (Africa Watch p.79)</w:t>
            </w:r>
          </w:p>
        </w:tc>
        <w:tc>
          <w:tcPr>
            <w:tcW w:w="992" w:type="dxa"/>
          </w:tcPr>
          <w:p w14:paraId="725C931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 Melander, G. (1980). </w:t>
            </w:r>
            <w:r w:rsidRPr="007B2785">
              <w:rPr>
                <w:bCs/>
                <w:i/>
                <w:color w:val="000000" w:themeColor="text1"/>
                <w:sz w:val="16"/>
                <w:szCs w:val="16"/>
              </w:rPr>
              <w:t>Refugees in Somalia</w:t>
            </w:r>
            <w:r w:rsidRPr="007B2785">
              <w:rPr>
                <w:bCs/>
                <w:color w:val="000000" w:themeColor="text1"/>
                <w:sz w:val="16"/>
                <w:szCs w:val="16"/>
              </w:rPr>
              <w:t> (Working Paper No. 41). Mogadishu: Somali National University, Faculty of Law. Retrieved from </w:t>
            </w:r>
            <w:hyperlink r:id="rId39">
              <w:r w:rsidRPr="007B2785">
                <w:rPr>
                  <w:bCs/>
                  <w:color w:val="000000" w:themeColor="text1"/>
                  <w:sz w:val="16"/>
                  <w:szCs w:val="16"/>
                  <w:u w:val="single"/>
                </w:rPr>
                <w:t>https://arcadia.sba.uniroma3.it/bitstream/2307/3219/1/Refugees%20in%20Somalia_G.%20Melander.pdf</w:t>
              </w:r>
            </w:hyperlink>
            <w:r w:rsidRPr="007B2785">
              <w:rPr>
                <w:bCs/>
                <w:color w:val="000000" w:themeColor="text1"/>
                <w:sz w:val="16"/>
                <w:szCs w:val="16"/>
              </w:rPr>
              <w:br/>
            </w:r>
            <w:r w:rsidRPr="007B2785">
              <w:rPr>
                <w:bCs/>
                <w:color w:val="000000" w:themeColor="text1"/>
                <w:sz w:val="16"/>
                <w:szCs w:val="16"/>
              </w:rPr>
              <w:br/>
            </w:r>
            <w:proofErr w:type="spellStart"/>
            <w:r w:rsidRPr="007B2785">
              <w:rPr>
                <w:bCs/>
                <w:color w:val="000000" w:themeColor="text1"/>
                <w:sz w:val="16"/>
                <w:szCs w:val="16"/>
              </w:rPr>
              <w:t>Pg</w:t>
            </w:r>
            <w:proofErr w:type="spellEnd"/>
            <w:r w:rsidRPr="007B2785">
              <w:rPr>
                <w:bCs/>
                <w:color w:val="000000" w:themeColor="text1"/>
                <w:sz w:val="16"/>
                <w:szCs w:val="16"/>
              </w:rPr>
              <w:t xml:space="preserve"> 7,19,24</w:t>
            </w:r>
          </w:p>
          <w:p w14:paraId="3DF82246" w14:textId="77777777" w:rsidR="00F20CC2" w:rsidRPr="007B2785" w:rsidRDefault="00F20CC2" w:rsidP="007B2785">
            <w:pPr>
              <w:spacing w:after="0"/>
              <w:rPr>
                <w:bCs/>
                <w:color w:val="000000" w:themeColor="text1"/>
                <w:sz w:val="16"/>
                <w:szCs w:val="16"/>
              </w:rPr>
            </w:pPr>
          </w:p>
          <w:p w14:paraId="7347A59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Africa Watch (now Human Rights </w:t>
            </w:r>
            <w:r w:rsidRPr="007B2785">
              <w:rPr>
                <w:bCs/>
                <w:color w:val="000000" w:themeColor="text1"/>
                <w:sz w:val="16"/>
                <w:szCs w:val="16"/>
              </w:rPr>
              <w:lastRenderedPageBreak/>
              <w:t>Watch/Africa), Evil Days: 30 Years of War and Famine in Ethiopia, (New York: Human Rights Watch, 1991)</w:t>
            </w:r>
          </w:p>
        </w:tc>
        <w:tc>
          <w:tcPr>
            <w:tcW w:w="993" w:type="dxa"/>
          </w:tcPr>
          <w:p w14:paraId="1EA809EA" w14:textId="77777777" w:rsidR="00F20CC2" w:rsidRPr="007B2785" w:rsidRDefault="00F20CC2" w:rsidP="007B2785">
            <w:pPr>
              <w:spacing w:after="0"/>
              <w:rPr>
                <w:bCs/>
                <w:color w:val="000000" w:themeColor="text1"/>
                <w:sz w:val="16"/>
                <w:szCs w:val="16"/>
              </w:rPr>
            </w:pPr>
          </w:p>
          <w:p w14:paraId="2F912642" w14:textId="77777777" w:rsidR="00F20CC2" w:rsidRPr="007B2785" w:rsidRDefault="00F20CC2" w:rsidP="007B2785">
            <w:pPr>
              <w:spacing w:after="0"/>
              <w:rPr>
                <w:bCs/>
                <w:color w:val="000000" w:themeColor="text1"/>
                <w:sz w:val="16"/>
                <w:szCs w:val="16"/>
              </w:rPr>
            </w:pPr>
          </w:p>
          <w:p w14:paraId="6E757A0E" w14:textId="77777777" w:rsidR="00F20CC2" w:rsidRPr="007B2785" w:rsidRDefault="00F20CC2" w:rsidP="007B2785">
            <w:pPr>
              <w:spacing w:after="0"/>
              <w:rPr>
                <w:bCs/>
                <w:color w:val="000000" w:themeColor="text1"/>
                <w:sz w:val="16"/>
                <w:szCs w:val="16"/>
              </w:rPr>
            </w:pPr>
          </w:p>
          <w:p w14:paraId="2BD8614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1.5 million refugees</w:t>
            </w:r>
          </w:p>
        </w:tc>
        <w:tc>
          <w:tcPr>
            <w:tcW w:w="1134" w:type="dxa"/>
          </w:tcPr>
          <w:p w14:paraId="271798F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Mohamed, H. A. (1994). Refugee exodus from Somalia: Revisiting the causes. </w:t>
            </w:r>
            <w:r w:rsidRPr="007B2785">
              <w:rPr>
                <w:bCs/>
                <w:i/>
                <w:color w:val="000000" w:themeColor="text1"/>
                <w:sz w:val="16"/>
                <w:szCs w:val="16"/>
              </w:rPr>
              <w:t>Refuge: Canada’s Journal on Refugees</w:t>
            </w:r>
            <w:r w:rsidRPr="007B2785">
              <w:rPr>
                <w:bCs/>
                <w:color w:val="000000" w:themeColor="text1"/>
                <w:sz w:val="16"/>
                <w:szCs w:val="16"/>
              </w:rPr>
              <w:t>, </w:t>
            </w:r>
            <w:r w:rsidRPr="007B2785">
              <w:rPr>
                <w:bCs/>
                <w:i/>
                <w:color w:val="000000" w:themeColor="text1"/>
                <w:sz w:val="16"/>
                <w:szCs w:val="16"/>
              </w:rPr>
              <w:t>14</w:t>
            </w:r>
            <w:r w:rsidRPr="007B2785">
              <w:rPr>
                <w:bCs/>
                <w:color w:val="000000" w:themeColor="text1"/>
                <w:sz w:val="16"/>
                <w:szCs w:val="16"/>
              </w:rPr>
              <w:t>(1), 6–10. </w:t>
            </w:r>
            <w:hyperlink r:id="rId40">
              <w:r w:rsidRPr="007B2785">
                <w:rPr>
                  <w:bCs/>
                  <w:color w:val="000000" w:themeColor="text1"/>
                  <w:sz w:val="16"/>
                  <w:szCs w:val="16"/>
                  <w:u w:val="single"/>
                </w:rPr>
                <w:t>https://www.jstor.org/stable/45412304</w:t>
              </w:r>
            </w:hyperlink>
          </w:p>
          <w:p w14:paraId="4F53DE7F" w14:textId="77777777" w:rsidR="00F20CC2" w:rsidRPr="007B2785" w:rsidRDefault="00F20CC2" w:rsidP="007B2785">
            <w:pPr>
              <w:spacing w:after="0"/>
              <w:rPr>
                <w:bCs/>
                <w:color w:val="000000" w:themeColor="text1"/>
                <w:sz w:val="16"/>
                <w:szCs w:val="16"/>
              </w:rPr>
            </w:pPr>
          </w:p>
          <w:p w14:paraId="5F8B92C4"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Pg</w:t>
            </w:r>
            <w:proofErr w:type="spellEnd"/>
            <w:r w:rsidRPr="007B2785">
              <w:rPr>
                <w:bCs/>
                <w:color w:val="000000" w:themeColor="text1"/>
                <w:sz w:val="16"/>
                <w:szCs w:val="16"/>
              </w:rPr>
              <w:t xml:space="preserve"> 8</w:t>
            </w:r>
          </w:p>
        </w:tc>
        <w:tc>
          <w:tcPr>
            <w:tcW w:w="1701" w:type="dxa"/>
            <w:shd w:val="pct10" w:color="auto" w:fill="auto"/>
          </w:tcPr>
          <w:p w14:paraId="088A40D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1-1.2 million</w:t>
            </w:r>
          </w:p>
          <w:p w14:paraId="3AE7726B" w14:textId="77777777" w:rsidR="00F20CC2" w:rsidRPr="007B2785" w:rsidRDefault="00F20CC2" w:rsidP="007B2785">
            <w:pPr>
              <w:pStyle w:val="ListParagraph"/>
              <w:spacing w:after="0"/>
              <w:ind w:left="360"/>
              <w:rPr>
                <w:bCs/>
                <w:color w:val="000000" w:themeColor="text1"/>
                <w:sz w:val="16"/>
                <w:szCs w:val="16"/>
              </w:rPr>
            </w:pPr>
          </w:p>
          <w:p w14:paraId="5C1D50AE"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Including:</w:t>
            </w:r>
          </w:p>
          <w:p w14:paraId="6BAD0CEF" w14:textId="77777777" w:rsidR="00F20CC2" w:rsidRPr="007B2785" w:rsidRDefault="00F20CC2" w:rsidP="007B2785">
            <w:pPr>
              <w:spacing w:after="0"/>
              <w:rPr>
                <w:bCs/>
                <w:color w:val="000000" w:themeColor="text1"/>
                <w:sz w:val="16"/>
                <w:szCs w:val="16"/>
              </w:rPr>
            </w:pPr>
          </w:p>
          <w:p w14:paraId="68D611FA"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500,000 into Somalia from Ethiopia by mid-1978, 120,000 of whom in camps. </w:t>
            </w:r>
          </w:p>
          <w:p w14:paraId="777C860C" w14:textId="77777777" w:rsidR="00F20CC2" w:rsidRPr="007B2785" w:rsidRDefault="00F20CC2" w:rsidP="007B2785">
            <w:pPr>
              <w:spacing w:after="0"/>
              <w:rPr>
                <w:bCs/>
                <w:color w:val="000000" w:themeColor="text1"/>
                <w:sz w:val="16"/>
                <w:szCs w:val="16"/>
              </w:rPr>
            </w:pPr>
          </w:p>
          <w:p w14:paraId="7F2F7F94"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20,000 in Djibouti by 1978</w:t>
            </w:r>
          </w:p>
          <w:p w14:paraId="5C3E4F78" w14:textId="77777777" w:rsidR="00F20CC2" w:rsidRPr="007B2785" w:rsidRDefault="00F20CC2" w:rsidP="007B2785">
            <w:pPr>
              <w:spacing w:after="0"/>
              <w:rPr>
                <w:bCs/>
                <w:color w:val="000000" w:themeColor="text1"/>
                <w:sz w:val="16"/>
                <w:szCs w:val="16"/>
              </w:rPr>
            </w:pPr>
          </w:p>
          <w:p w14:paraId="5D7B8E6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By 1979, 1,175,000 </w:t>
            </w:r>
            <w:proofErr w:type="gramStart"/>
            <w:r w:rsidRPr="007B2785">
              <w:rPr>
                <w:bCs/>
                <w:color w:val="000000" w:themeColor="text1"/>
                <w:sz w:val="16"/>
                <w:szCs w:val="16"/>
              </w:rPr>
              <w:t>total</w:t>
            </w:r>
            <w:proofErr w:type="gramEnd"/>
            <w:r w:rsidRPr="007B2785">
              <w:rPr>
                <w:bCs/>
                <w:color w:val="000000" w:themeColor="text1"/>
                <w:sz w:val="16"/>
                <w:szCs w:val="16"/>
              </w:rPr>
              <w:t xml:space="preserve"> in Somalia, 475,000 of whom in camps.</w:t>
            </w:r>
          </w:p>
          <w:p w14:paraId="6813D1A6" w14:textId="77777777" w:rsidR="00F20CC2" w:rsidRPr="007B2785" w:rsidRDefault="00F20CC2" w:rsidP="007B2785">
            <w:pPr>
              <w:spacing w:after="0"/>
              <w:rPr>
                <w:bCs/>
                <w:color w:val="000000" w:themeColor="text1"/>
                <w:sz w:val="16"/>
                <w:szCs w:val="16"/>
              </w:rPr>
            </w:pPr>
          </w:p>
          <w:p w14:paraId="5B5EB647" w14:textId="77777777" w:rsidR="00F20CC2" w:rsidRPr="007B2785" w:rsidRDefault="00F20CC2" w:rsidP="007B2785">
            <w:pPr>
              <w:spacing w:after="0"/>
              <w:rPr>
                <w:bCs/>
                <w:color w:val="000000" w:themeColor="text1"/>
                <w:sz w:val="16"/>
                <w:szCs w:val="16"/>
              </w:rPr>
            </w:pPr>
          </w:p>
        </w:tc>
        <w:tc>
          <w:tcPr>
            <w:tcW w:w="1842" w:type="dxa"/>
            <w:shd w:val="pct10" w:color="auto" w:fill="auto"/>
          </w:tcPr>
          <w:p w14:paraId="5B83ADF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United Nations High Commissioner for Refugees. (1980). Report of the United Nations High Commissioner for Refugees (General Assembly Official Records, Thirty-Fifth Session, Supplement No. 12, A/35/12, paras. 91, 107). United Nations.</w:t>
            </w:r>
          </w:p>
          <w:p w14:paraId="65B6A7D6" w14:textId="77777777" w:rsidR="00F20CC2" w:rsidRPr="007B2785" w:rsidRDefault="00F20CC2" w:rsidP="007B2785">
            <w:pPr>
              <w:spacing w:after="0"/>
              <w:rPr>
                <w:bCs/>
                <w:color w:val="000000" w:themeColor="text1"/>
                <w:sz w:val="16"/>
                <w:szCs w:val="16"/>
              </w:rPr>
            </w:pPr>
          </w:p>
          <w:p w14:paraId="77E49770" w14:textId="303D77E7" w:rsidR="00F20CC2" w:rsidRPr="007B2785" w:rsidRDefault="00F20CC2" w:rsidP="007B2785">
            <w:pPr>
              <w:spacing w:after="0"/>
              <w:rPr>
                <w:bCs/>
                <w:color w:val="000000" w:themeColor="text1"/>
                <w:sz w:val="16"/>
                <w:szCs w:val="16"/>
              </w:rPr>
            </w:pPr>
            <w:r w:rsidRPr="007B2785">
              <w:rPr>
                <w:bCs/>
                <w:color w:val="000000" w:themeColor="text1"/>
                <w:sz w:val="16"/>
                <w:szCs w:val="16"/>
              </w:rPr>
              <w:t>United Nations High Commissioner for Refugees. (1979). Report of the United Nations High Commissioner for Refugees (General Assembly Official Records, Thirty-Fourth Session, Supplement No. 12, A/34/12, paras. 83, 91, 105). United Nations.</w:t>
            </w:r>
          </w:p>
          <w:p w14:paraId="1792A95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United Nations High Commissioner for Refugees. (1980). Report of the United Nations High Commissioner for Refugees (General Assembly Official Records, Thirty-Fifth Session, Supplement No. </w:t>
            </w:r>
            <w:r w:rsidRPr="007B2785">
              <w:rPr>
                <w:bCs/>
                <w:color w:val="000000" w:themeColor="text1"/>
                <w:sz w:val="16"/>
                <w:szCs w:val="16"/>
              </w:rPr>
              <w:lastRenderedPageBreak/>
              <w:t>12, A/35/12, paras. 91, 107). United Nations.</w:t>
            </w:r>
          </w:p>
          <w:p w14:paraId="70780A0E" w14:textId="77777777" w:rsidR="00F20CC2" w:rsidRPr="007B2785" w:rsidRDefault="00F20CC2" w:rsidP="007B2785">
            <w:pPr>
              <w:spacing w:after="0"/>
              <w:rPr>
                <w:bCs/>
                <w:color w:val="000000" w:themeColor="text1"/>
                <w:sz w:val="16"/>
                <w:szCs w:val="16"/>
              </w:rPr>
            </w:pPr>
          </w:p>
          <w:p w14:paraId="4826C0E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Human Rights Watch. (1991). The </w:t>
            </w:r>
            <w:proofErr w:type="spellStart"/>
            <w:r w:rsidRPr="007B2785">
              <w:rPr>
                <w:bCs/>
                <w:color w:val="000000" w:themeColor="text1"/>
                <w:sz w:val="16"/>
                <w:szCs w:val="16"/>
              </w:rPr>
              <w:t>Ogaden</w:t>
            </w:r>
            <w:proofErr w:type="spellEnd"/>
            <w:r w:rsidRPr="007B2785">
              <w:rPr>
                <w:bCs/>
                <w:color w:val="000000" w:themeColor="text1"/>
                <w:sz w:val="16"/>
                <w:szCs w:val="16"/>
              </w:rPr>
              <w:t>: Counter-insurgency and forced displacement (p. 84). HRW.</w:t>
            </w:r>
          </w:p>
        </w:tc>
        <w:tc>
          <w:tcPr>
            <w:tcW w:w="1843" w:type="dxa"/>
          </w:tcPr>
          <w:p w14:paraId="11C36E0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lastRenderedPageBreak/>
              <w:t>Ethiopian Convention Refugees 10,930 during war.</w:t>
            </w:r>
          </w:p>
          <w:p w14:paraId="11600185"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Peaks in 1990: 773,764</w:t>
            </w:r>
          </w:p>
          <w:p w14:paraId="2B270709" w14:textId="77777777" w:rsidR="00F20CC2" w:rsidRPr="007B2785" w:rsidRDefault="00F20CC2" w:rsidP="007B2785">
            <w:pPr>
              <w:spacing w:after="0"/>
              <w:rPr>
                <w:bCs/>
                <w:color w:val="000000" w:themeColor="text1"/>
                <w:sz w:val="16"/>
                <w:szCs w:val="16"/>
              </w:rPr>
            </w:pPr>
          </w:p>
          <w:p w14:paraId="1345B53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Somalia 500,000 Convention Refugees in 1977</w:t>
            </w:r>
          </w:p>
          <w:p w14:paraId="7444F93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600,000 in 1978</w:t>
            </w:r>
          </w:p>
          <w:p w14:paraId="151A43DF"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1,175,190 in 1979</w:t>
            </w:r>
          </w:p>
          <w:p w14:paraId="2BAA8A2B"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 million in 1980</w:t>
            </w:r>
          </w:p>
          <w:p w14:paraId="48836A63" w14:textId="77777777" w:rsidR="00F20CC2" w:rsidRPr="007B2785" w:rsidRDefault="00F20CC2" w:rsidP="007B2785">
            <w:pPr>
              <w:spacing w:after="0"/>
              <w:rPr>
                <w:bCs/>
                <w:color w:val="000000" w:themeColor="text1"/>
                <w:sz w:val="16"/>
                <w:szCs w:val="16"/>
              </w:rPr>
            </w:pPr>
          </w:p>
          <w:p w14:paraId="74953ED7" w14:textId="77777777" w:rsidR="00F20CC2" w:rsidRPr="007B2785" w:rsidRDefault="00F20CC2" w:rsidP="007B2785">
            <w:pPr>
              <w:spacing w:after="0"/>
              <w:rPr>
                <w:bCs/>
                <w:color w:val="000000" w:themeColor="text1"/>
                <w:sz w:val="16"/>
                <w:szCs w:val="16"/>
              </w:rPr>
            </w:pPr>
          </w:p>
          <w:p w14:paraId="1C98A702" w14:textId="77777777" w:rsidR="00F20CC2" w:rsidRPr="007B2785" w:rsidRDefault="00F20CC2" w:rsidP="007B2785">
            <w:pPr>
              <w:spacing w:after="0"/>
              <w:rPr>
                <w:bCs/>
                <w:color w:val="000000" w:themeColor="text1"/>
                <w:sz w:val="16"/>
                <w:szCs w:val="16"/>
              </w:rPr>
            </w:pPr>
          </w:p>
        </w:tc>
        <w:tc>
          <w:tcPr>
            <w:tcW w:w="1985" w:type="dxa"/>
          </w:tcPr>
          <w:p w14:paraId="274BB698" w14:textId="77777777" w:rsidR="00F20CC2" w:rsidRPr="007B2785" w:rsidRDefault="00F20CC2" w:rsidP="007B2785">
            <w:pPr>
              <w:pStyle w:val="Heading1"/>
              <w:spacing w:after="0"/>
              <w:rPr>
                <w:bCs/>
                <w:color w:val="000000" w:themeColor="text1"/>
                <w:sz w:val="16"/>
                <w:szCs w:val="16"/>
              </w:rPr>
            </w:pPr>
          </w:p>
          <w:p w14:paraId="1EA8A7E8"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Peak year: 1978. </w:t>
            </w:r>
          </w:p>
          <w:p w14:paraId="473E3C15" w14:textId="77777777" w:rsidR="00F20CC2" w:rsidRPr="007B2785" w:rsidRDefault="00F20CC2" w:rsidP="007B2785">
            <w:pPr>
              <w:spacing w:after="0"/>
              <w:rPr>
                <w:bCs/>
                <w:color w:val="000000" w:themeColor="text1"/>
                <w:sz w:val="16"/>
                <w:szCs w:val="16"/>
              </w:rPr>
            </w:pPr>
          </w:p>
          <w:p w14:paraId="3993D270"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700,000–800,000 ethnic Somali refugees fled Ethiopia into Somalia by the war’s end </w:t>
            </w:r>
          </w:p>
          <w:p w14:paraId="76FCE03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(U.S. Committee for Refugees, 1981)</w:t>
            </w:r>
          </w:p>
        </w:tc>
      </w:tr>
      <w:tr w:rsidR="00F20CC2" w:rsidRPr="007B2785" w14:paraId="785EB223" w14:textId="77777777" w:rsidTr="00F20CC2">
        <w:tc>
          <w:tcPr>
            <w:tcW w:w="1412" w:type="dxa"/>
            <w:gridSpan w:val="2"/>
            <w:vAlign w:val="bottom"/>
          </w:tcPr>
          <w:p w14:paraId="73A717F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Rohingya Exodus I</w:t>
            </w:r>
          </w:p>
          <w:p w14:paraId="6C4EB0B9" w14:textId="77777777" w:rsidR="00F20CC2" w:rsidRPr="007B2785" w:rsidRDefault="00F20CC2" w:rsidP="007B2785">
            <w:pPr>
              <w:spacing w:after="0"/>
              <w:rPr>
                <w:bCs/>
                <w:color w:val="000000" w:themeColor="text1"/>
                <w:sz w:val="16"/>
                <w:szCs w:val="16"/>
              </w:rPr>
            </w:pPr>
          </w:p>
          <w:p w14:paraId="21DE9555" w14:textId="77777777" w:rsidR="00F20CC2" w:rsidRPr="007B2785" w:rsidRDefault="00F20CC2" w:rsidP="007B2785">
            <w:pPr>
              <w:spacing w:after="0"/>
              <w:rPr>
                <w:bCs/>
                <w:color w:val="000000" w:themeColor="text1"/>
                <w:sz w:val="16"/>
                <w:szCs w:val="16"/>
              </w:rPr>
            </w:pPr>
          </w:p>
        </w:tc>
        <w:tc>
          <w:tcPr>
            <w:tcW w:w="1134" w:type="dxa"/>
            <w:vAlign w:val="bottom"/>
          </w:tcPr>
          <w:p w14:paraId="7313958C"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1978</w:t>
            </w:r>
          </w:p>
          <w:p w14:paraId="515D1A7D" w14:textId="77777777" w:rsidR="00F20CC2" w:rsidRPr="007B2785" w:rsidRDefault="00F20CC2" w:rsidP="007B2785">
            <w:pPr>
              <w:spacing w:after="0"/>
              <w:rPr>
                <w:bCs/>
                <w:color w:val="000000" w:themeColor="text1"/>
                <w:sz w:val="16"/>
                <w:szCs w:val="16"/>
              </w:rPr>
            </w:pPr>
          </w:p>
          <w:p w14:paraId="7BCE0659" w14:textId="77777777" w:rsidR="00F20CC2" w:rsidRPr="007B2785" w:rsidRDefault="00F20CC2" w:rsidP="007B2785">
            <w:pPr>
              <w:spacing w:after="0"/>
              <w:rPr>
                <w:bCs/>
                <w:color w:val="000000" w:themeColor="text1"/>
                <w:sz w:val="16"/>
                <w:szCs w:val="16"/>
              </w:rPr>
            </w:pPr>
          </w:p>
          <w:p w14:paraId="29D6757A" w14:textId="77777777" w:rsidR="00F20CC2" w:rsidRPr="007B2785" w:rsidRDefault="00F20CC2" w:rsidP="007B2785">
            <w:pPr>
              <w:spacing w:after="0"/>
              <w:rPr>
                <w:bCs/>
                <w:color w:val="000000" w:themeColor="text1"/>
                <w:sz w:val="16"/>
                <w:szCs w:val="16"/>
              </w:rPr>
            </w:pPr>
          </w:p>
        </w:tc>
        <w:tc>
          <w:tcPr>
            <w:tcW w:w="992" w:type="dxa"/>
            <w:vAlign w:val="bottom"/>
          </w:tcPr>
          <w:p w14:paraId="23658796"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200,000 Refugees</w:t>
            </w:r>
          </w:p>
        </w:tc>
        <w:tc>
          <w:tcPr>
            <w:tcW w:w="992" w:type="dxa"/>
          </w:tcPr>
          <w:p w14:paraId="090F5D29" w14:textId="77777777" w:rsidR="00F20CC2" w:rsidRPr="007B2785" w:rsidRDefault="00F20CC2" w:rsidP="007B2785">
            <w:pPr>
              <w:tabs>
                <w:tab w:val="left" w:pos="5550"/>
              </w:tabs>
              <w:spacing w:after="0"/>
              <w:rPr>
                <w:bCs/>
                <w:color w:val="000000" w:themeColor="text1"/>
                <w:sz w:val="16"/>
                <w:szCs w:val="16"/>
              </w:rPr>
            </w:pPr>
            <w:proofErr w:type="spellStart"/>
            <w:r w:rsidRPr="007B2785">
              <w:rPr>
                <w:bCs/>
                <w:color w:val="000000" w:themeColor="text1"/>
                <w:sz w:val="16"/>
                <w:szCs w:val="16"/>
              </w:rPr>
              <w:t>Zawacki</w:t>
            </w:r>
            <w:proofErr w:type="spellEnd"/>
            <w:r w:rsidRPr="007B2785">
              <w:rPr>
                <w:bCs/>
                <w:color w:val="000000" w:themeColor="text1"/>
                <w:sz w:val="16"/>
                <w:szCs w:val="16"/>
              </w:rPr>
              <w:t>, B. (2012). Defining Myanmar’s Rohingya Problem. </w:t>
            </w:r>
            <w:r w:rsidRPr="007B2785">
              <w:rPr>
                <w:bCs/>
                <w:i/>
                <w:color w:val="000000" w:themeColor="text1"/>
                <w:sz w:val="16"/>
                <w:szCs w:val="16"/>
              </w:rPr>
              <w:t xml:space="preserve">Hum. </w:t>
            </w:r>
            <w:proofErr w:type="spellStart"/>
            <w:r w:rsidRPr="007B2785">
              <w:rPr>
                <w:bCs/>
                <w:i/>
                <w:color w:val="000000" w:themeColor="text1"/>
                <w:sz w:val="16"/>
                <w:szCs w:val="16"/>
              </w:rPr>
              <w:t>Rts</w:t>
            </w:r>
            <w:proofErr w:type="spellEnd"/>
            <w:r w:rsidRPr="007B2785">
              <w:rPr>
                <w:bCs/>
                <w:i/>
                <w:color w:val="000000" w:themeColor="text1"/>
                <w:sz w:val="16"/>
                <w:szCs w:val="16"/>
              </w:rPr>
              <w:t>. Brief</w:t>
            </w:r>
            <w:r w:rsidRPr="007B2785">
              <w:rPr>
                <w:bCs/>
                <w:color w:val="000000" w:themeColor="text1"/>
                <w:sz w:val="16"/>
                <w:szCs w:val="16"/>
              </w:rPr>
              <w:t>, </w:t>
            </w:r>
            <w:r w:rsidRPr="007B2785">
              <w:rPr>
                <w:bCs/>
                <w:i/>
                <w:color w:val="000000" w:themeColor="text1"/>
                <w:sz w:val="16"/>
                <w:szCs w:val="16"/>
              </w:rPr>
              <w:t>20</w:t>
            </w:r>
            <w:r w:rsidRPr="007B2785">
              <w:rPr>
                <w:bCs/>
                <w:color w:val="000000" w:themeColor="text1"/>
                <w:sz w:val="16"/>
                <w:szCs w:val="16"/>
              </w:rPr>
              <w:t>, 18.</w:t>
            </w:r>
            <w:r w:rsidRPr="007B2785">
              <w:rPr>
                <w:bCs/>
                <w:color w:val="000000" w:themeColor="text1"/>
                <w:sz w:val="16"/>
                <w:szCs w:val="16"/>
              </w:rPr>
              <w:br/>
            </w:r>
            <w:r w:rsidRPr="007B2785">
              <w:rPr>
                <w:bCs/>
                <w:color w:val="000000" w:themeColor="text1"/>
                <w:sz w:val="16"/>
                <w:szCs w:val="16"/>
              </w:rPr>
              <w:br/>
            </w:r>
            <w:hyperlink r:id="rId41">
              <w:r w:rsidRPr="007B2785">
                <w:rPr>
                  <w:bCs/>
                  <w:color w:val="000000" w:themeColor="text1"/>
                  <w:sz w:val="16"/>
                  <w:szCs w:val="16"/>
                  <w:u w:val="single"/>
                </w:rPr>
                <w:t>Link</w:t>
              </w:r>
            </w:hyperlink>
            <w:r w:rsidRPr="007B2785">
              <w:rPr>
                <w:bCs/>
                <w:color w:val="000000" w:themeColor="text1"/>
                <w:sz w:val="16"/>
                <w:szCs w:val="16"/>
              </w:rPr>
              <w:t xml:space="preserve"> </w:t>
            </w:r>
            <w:r w:rsidRPr="007B2785">
              <w:rPr>
                <w:bCs/>
                <w:color w:val="000000" w:themeColor="text1"/>
                <w:sz w:val="16"/>
                <w:szCs w:val="16"/>
              </w:rPr>
              <w:br/>
            </w:r>
            <w:r w:rsidRPr="007B2785">
              <w:rPr>
                <w:bCs/>
                <w:color w:val="000000" w:themeColor="text1"/>
                <w:sz w:val="16"/>
                <w:szCs w:val="16"/>
              </w:rPr>
              <w:br/>
            </w:r>
          </w:p>
        </w:tc>
        <w:tc>
          <w:tcPr>
            <w:tcW w:w="993" w:type="dxa"/>
            <w:vAlign w:val="bottom"/>
          </w:tcPr>
          <w:p w14:paraId="2D75B54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250,000 Rohingyas were forced into Bangladesh but by 1979 most or all of them were repatriated, but locals suggest all the </w:t>
            </w:r>
            <w:proofErr w:type="spellStart"/>
            <w:r w:rsidRPr="007B2785">
              <w:rPr>
                <w:bCs/>
                <w:color w:val="000000" w:themeColor="text1"/>
                <w:sz w:val="16"/>
                <w:szCs w:val="16"/>
              </w:rPr>
              <w:t>repartriated</w:t>
            </w:r>
            <w:proofErr w:type="spellEnd"/>
            <w:r w:rsidRPr="007B2785">
              <w:rPr>
                <w:bCs/>
                <w:color w:val="000000" w:themeColor="text1"/>
                <w:sz w:val="16"/>
                <w:szCs w:val="16"/>
              </w:rPr>
              <w:t xml:space="preserve"> ones came back and live outside the camps</w:t>
            </w:r>
          </w:p>
        </w:tc>
        <w:tc>
          <w:tcPr>
            <w:tcW w:w="1134" w:type="dxa"/>
          </w:tcPr>
          <w:p w14:paraId="17B928C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Ahmed, I. (2010). </w:t>
            </w:r>
            <w:r w:rsidRPr="007B2785">
              <w:rPr>
                <w:bCs/>
                <w:i/>
                <w:color w:val="000000" w:themeColor="text1"/>
                <w:sz w:val="16"/>
                <w:szCs w:val="16"/>
              </w:rPr>
              <w:t>The Rohingyas: From stateless to refugee</w:t>
            </w:r>
            <w:r w:rsidRPr="007B2785">
              <w:rPr>
                <w:bCs/>
                <w:color w:val="000000" w:themeColor="text1"/>
                <w:sz w:val="16"/>
                <w:szCs w:val="16"/>
              </w:rPr>
              <w:t xml:space="preserve">. Dhaka: University of Dhaka, Department of International Relations. </w:t>
            </w:r>
            <w:r w:rsidRPr="007B2785">
              <w:rPr>
                <w:bCs/>
                <w:color w:val="000000" w:themeColor="text1"/>
                <w:sz w:val="16"/>
                <w:szCs w:val="16"/>
              </w:rPr>
              <w:br/>
            </w:r>
            <w:proofErr w:type="spellStart"/>
            <w:r w:rsidRPr="007B2785">
              <w:rPr>
                <w:bCs/>
                <w:color w:val="000000" w:themeColor="text1"/>
                <w:sz w:val="16"/>
                <w:szCs w:val="16"/>
              </w:rPr>
              <w:t>pg</w:t>
            </w:r>
            <w:proofErr w:type="spellEnd"/>
            <w:r w:rsidRPr="007B2785">
              <w:rPr>
                <w:bCs/>
                <w:color w:val="000000" w:themeColor="text1"/>
                <w:sz w:val="16"/>
                <w:szCs w:val="16"/>
              </w:rPr>
              <w:t xml:space="preserve"> 4,</w:t>
            </w:r>
            <w:r w:rsidRPr="007B2785">
              <w:rPr>
                <w:bCs/>
                <w:color w:val="000000" w:themeColor="text1"/>
                <w:sz w:val="16"/>
                <w:szCs w:val="16"/>
              </w:rPr>
              <w:br/>
            </w:r>
            <w:r w:rsidRPr="007B2785">
              <w:rPr>
                <w:bCs/>
                <w:color w:val="000000" w:themeColor="text1"/>
                <w:sz w:val="16"/>
                <w:szCs w:val="16"/>
              </w:rPr>
              <w:br/>
            </w:r>
          </w:p>
        </w:tc>
        <w:tc>
          <w:tcPr>
            <w:tcW w:w="1701" w:type="dxa"/>
            <w:shd w:val="pct10" w:color="auto" w:fill="auto"/>
          </w:tcPr>
          <w:p w14:paraId="355E6A62"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200,000 refugees</w:t>
            </w:r>
          </w:p>
        </w:tc>
        <w:tc>
          <w:tcPr>
            <w:tcW w:w="1842" w:type="dxa"/>
            <w:shd w:val="pct10" w:color="auto" w:fill="auto"/>
          </w:tcPr>
          <w:p w14:paraId="0223F065" w14:textId="77777777" w:rsidR="00F20CC2" w:rsidRPr="007B2785" w:rsidRDefault="00F20CC2" w:rsidP="007B2785">
            <w:pPr>
              <w:spacing w:after="0"/>
              <w:rPr>
                <w:bCs/>
                <w:color w:val="000000" w:themeColor="text1"/>
                <w:sz w:val="16"/>
                <w:szCs w:val="16"/>
              </w:rPr>
            </w:pPr>
            <w:proofErr w:type="spellStart"/>
            <w:r w:rsidRPr="007B2785">
              <w:rPr>
                <w:bCs/>
                <w:color w:val="000000" w:themeColor="text1"/>
                <w:sz w:val="16"/>
                <w:szCs w:val="16"/>
              </w:rPr>
              <w:t>Zawacki</w:t>
            </w:r>
            <w:proofErr w:type="spellEnd"/>
            <w:r w:rsidRPr="007B2785">
              <w:rPr>
                <w:bCs/>
                <w:color w:val="000000" w:themeColor="text1"/>
                <w:sz w:val="16"/>
                <w:szCs w:val="16"/>
              </w:rPr>
              <w:t>, B. (2012). Defining Myanmar’s Rohingya Problem. </w:t>
            </w:r>
            <w:r w:rsidRPr="007B2785">
              <w:rPr>
                <w:bCs/>
                <w:i/>
                <w:color w:val="000000" w:themeColor="text1"/>
                <w:sz w:val="16"/>
                <w:szCs w:val="16"/>
              </w:rPr>
              <w:t xml:space="preserve">Hum. </w:t>
            </w:r>
            <w:proofErr w:type="spellStart"/>
            <w:r w:rsidRPr="007B2785">
              <w:rPr>
                <w:bCs/>
                <w:i/>
                <w:color w:val="000000" w:themeColor="text1"/>
                <w:sz w:val="16"/>
                <w:szCs w:val="16"/>
              </w:rPr>
              <w:t>Rts</w:t>
            </w:r>
            <w:proofErr w:type="spellEnd"/>
            <w:r w:rsidRPr="007B2785">
              <w:rPr>
                <w:bCs/>
                <w:i/>
                <w:color w:val="000000" w:themeColor="text1"/>
                <w:sz w:val="16"/>
                <w:szCs w:val="16"/>
              </w:rPr>
              <w:t>. Brief</w:t>
            </w:r>
            <w:r w:rsidRPr="007B2785">
              <w:rPr>
                <w:bCs/>
                <w:color w:val="000000" w:themeColor="text1"/>
                <w:sz w:val="16"/>
                <w:szCs w:val="16"/>
              </w:rPr>
              <w:t>, </w:t>
            </w:r>
            <w:r w:rsidRPr="007B2785">
              <w:rPr>
                <w:bCs/>
                <w:i/>
                <w:color w:val="000000" w:themeColor="text1"/>
                <w:sz w:val="16"/>
                <w:szCs w:val="16"/>
              </w:rPr>
              <w:t>20</w:t>
            </w:r>
            <w:r w:rsidRPr="007B2785">
              <w:rPr>
                <w:bCs/>
                <w:color w:val="000000" w:themeColor="text1"/>
                <w:sz w:val="16"/>
                <w:szCs w:val="16"/>
              </w:rPr>
              <w:t>, 18.</w:t>
            </w:r>
            <w:r w:rsidRPr="007B2785">
              <w:rPr>
                <w:bCs/>
                <w:color w:val="000000" w:themeColor="text1"/>
                <w:sz w:val="16"/>
                <w:szCs w:val="16"/>
              </w:rPr>
              <w:br/>
            </w:r>
            <w:r w:rsidRPr="007B2785">
              <w:rPr>
                <w:bCs/>
                <w:color w:val="000000" w:themeColor="text1"/>
                <w:sz w:val="16"/>
                <w:szCs w:val="16"/>
              </w:rPr>
              <w:br/>
            </w:r>
            <w:hyperlink r:id="rId42">
              <w:r w:rsidRPr="007B2785">
                <w:rPr>
                  <w:bCs/>
                  <w:color w:val="000000" w:themeColor="text1"/>
                  <w:sz w:val="16"/>
                  <w:szCs w:val="16"/>
                  <w:u w:val="single"/>
                </w:rPr>
                <w:t>Link</w:t>
              </w:r>
            </w:hyperlink>
            <w:r w:rsidRPr="007B2785">
              <w:rPr>
                <w:bCs/>
                <w:color w:val="000000" w:themeColor="text1"/>
                <w:sz w:val="16"/>
                <w:szCs w:val="16"/>
              </w:rPr>
              <w:t xml:space="preserve"> </w:t>
            </w:r>
            <w:r w:rsidRPr="007B2785">
              <w:rPr>
                <w:bCs/>
                <w:color w:val="000000" w:themeColor="text1"/>
                <w:sz w:val="16"/>
                <w:szCs w:val="16"/>
              </w:rPr>
              <w:br/>
            </w:r>
          </w:p>
          <w:p w14:paraId="37CA0E69"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Crisp, J. (2017). “Primitive people”: The untold story of UNHCR’s historical engagement with Rohingya refugees (para. 3). Humanitarian Practice Network Paper 84. ODI.</w:t>
            </w:r>
          </w:p>
        </w:tc>
        <w:tc>
          <w:tcPr>
            <w:tcW w:w="1843" w:type="dxa"/>
          </w:tcPr>
          <w:p w14:paraId="5D97A311" w14:textId="77777777" w:rsidR="00F20CC2" w:rsidRPr="007B2785" w:rsidRDefault="00F20CC2" w:rsidP="007B2785">
            <w:pPr>
              <w:spacing w:after="0"/>
              <w:rPr>
                <w:bCs/>
                <w:color w:val="000000" w:themeColor="text1"/>
                <w:sz w:val="16"/>
                <w:szCs w:val="16"/>
              </w:rPr>
            </w:pPr>
          </w:p>
          <w:p w14:paraId="1D57BA9D"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200,000 into Bangladesh from </w:t>
            </w:r>
            <w:proofErr w:type="spellStart"/>
            <w:r w:rsidRPr="007B2785">
              <w:rPr>
                <w:bCs/>
                <w:color w:val="000000" w:themeColor="text1"/>
                <w:sz w:val="16"/>
                <w:szCs w:val="16"/>
              </w:rPr>
              <w:t>Arakan</w:t>
            </w:r>
            <w:proofErr w:type="spellEnd"/>
            <w:r w:rsidRPr="007B2785">
              <w:rPr>
                <w:bCs/>
                <w:color w:val="000000" w:themeColor="text1"/>
                <w:sz w:val="16"/>
                <w:szCs w:val="16"/>
              </w:rPr>
              <w:t>/Rakhine State</w:t>
            </w:r>
          </w:p>
          <w:p w14:paraId="499EE10A" w14:textId="77777777" w:rsidR="00F20CC2" w:rsidRPr="007B2785" w:rsidRDefault="00F20CC2" w:rsidP="007B2785">
            <w:pPr>
              <w:spacing w:after="0"/>
              <w:rPr>
                <w:bCs/>
                <w:color w:val="000000" w:themeColor="text1"/>
                <w:sz w:val="16"/>
                <w:szCs w:val="16"/>
              </w:rPr>
            </w:pPr>
          </w:p>
          <w:p w14:paraId="0C9A2CC6" w14:textId="412DAF63" w:rsidR="00F20CC2" w:rsidRPr="007B2785" w:rsidRDefault="00F20CC2" w:rsidP="007B2785">
            <w:pPr>
              <w:spacing w:after="0"/>
              <w:rPr>
                <w:bCs/>
                <w:color w:val="000000" w:themeColor="text1"/>
                <w:sz w:val="16"/>
                <w:szCs w:val="16"/>
              </w:rPr>
            </w:pPr>
            <w:r w:rsidRPr="007B2785">
              <w:rPr>
                <w:bCs/>
                <w:color w:val="000000" w:themeColor="text1"/>
                <w:sz w:val="16"/>
                <w:szCs w:val="16"/>
              </w:rPr>
              <w:t>109,000 cumulative returns by March 1979; by December 1979, last individual of 1978 caseload said to have returned.</w:t>
            </w:r>
          </w:p>
          <w:p w14:paraId="514B5D9F" w14:textId="10AE33F9" w:rsidR="00F20CC2" w:rsidRPr="007B2785" w:rsidRDefault="00F20CC2" w:rsidP="007B2785">
            <w:pPr>
              <w:spacing w:after="0"/>
              <w:rPr>
                <w:bCs/>
                <w:color w:val="000000" w:themeColor="text1"/>
                <w:sz w:val="16"/>
                <w:szCs w:val="16"/>
              </w:rPr>
            </w:pPr>
            <w:r w:rsidRPr="007B2785">
              <w:rPr>
                <w:bCs/>
                <w:color w:val="000000" w:themeColor="text1"/>
                <w:sz w:val="16"/>
                <w:szCs w:val="16"/>
              </w:rPr>
              <w:t>United Nations High Commissioner for Refugees. (1979). Report of the United Nations High Commissioner for Refugees (General Assembly Official Records, Thirty-Fourth Session, Supplement No. 12 [A/34/12]). United Nations.</w:t>
            </w:r>
          </w:p>
          <w:p w14:paraId="46106B90" w14:textId="6C9E1E6E" w:rsidR="00F20CC2" w:rsidRPr="007B2785" w:rsidRDefault="00F20CC2" w:rsidP="007B2785">
            <w:pPr>
              <w:spacing w:after="0"/>
              <w:rPr>
                <w:bCs/>
                <w:color w:val="000000" w:themeColor="text1"/>
                <w:sz w:val="16"/>
                <w:szCs w:val="16"/>
              </w:rPr>
            </w:pPr>
            <w:r w:rsidRPr="007B2785">
              <w:rPr>
                <w:bCs/>
                <w:color w:val="000000" w:themeColor="text1"/>
                <w:sz w:val="16"/>
                <w:szCs w:val="16"/>
              </w:rPr>
              <w:t>United Nations High Commissioner for Refugees. (1980). Report of the United Nations High Commissioner for Refugees (General Assembly Official Records, Thirty-Fifth Session, Supplement No. 12 [A/35/12]). United Nations.</w:t>
            </w:r>
          </w:p>
        </w:tc>
        <w:tc>
          <w:tcPr>
            <w:tcW w:w="1985" w:type="dxa"/>
          </w:tcPr>
          <w:p w14:paraId="7EFB4D73" w14:textId="77777777" w:rsidR="00F20CC2" w:rsidRPr="007B2785" w:rsidRDefault="00F20CC2" w:rsidP="007B2785">
            <w:pPr>
              <w:spacing w:after="0"/>
              <w:rPr>
                <w:bCs/>
                <w:color w:val="000000" w:themeColor="text1"/>
                <w:sz w:val="16"/>
                <w:szCs w:val="16"/>
              </w:rPr>
            </w:pPr>
            <w:r w:rsidRPr="007B2785">
              <w:rPr>
                <w:bCs/>
                <w:color w:val="000000" w:themeColor="text1"/>
                <w:sz w:val="16"/>
                <w:szCs w:val="16"/>
              </w:rPr>
              <w:t xml:space="preserve">Other journal papers also confirm the same. </w:t>
            </w:r>
          </w:p>
          <w:p w14:paraId="09D72253" w14:textId="77777777" w:rsidR="00F20CC2" w:rsidRPr="007B2785" w:rsidRDefault="00F20CC2" w:rsidP="007B2785">
            <w:pPr>
              <w:spacing w:after="0"/>
              <w:rPr>
                <w:bCs/>
                <w:color w:val="000000" w:themeColor="text1"/>
                <w:sz w:val="16"/>
                <w:szCs w:val="16"/>
              </w:rPr>
            </w:pPr>
          </w:p>
          <w:p w14:paraId="1D4C9336" w14:textId="77777777" w:rsidR="00F20CC2" w:rsidRPr="007B2785" w:rsidRDefault="00F20CC2" w:rsidP="007B2785">
            <w:pPr>
              <w:spacing w:after="0"/>
              <w:rPr>
                <w:bCs/>
                <w:color w:val="000000" w:themeColor="text1"/>
                <w:sz w:val="16"/>
                <w:szCs w:val="16"/>
              </w:rPr>
            </w:pPr>
          </w:p>
          <w:p w14:paraId="1DB835EB" w14:textId="77777777" w:rsidR="00F20CC2" w:rsidRPr="007B2785" w:rsidRDefault="00F20CC2" w:rsidP="007B2785">
            <w:pPr>
              <w:spacing w:after="0"/>
              <w:rPr>
                <w:bCs/>
                <w:color w:val="000000" w:themeColor="text1"/>
                <w:sz w:val="16"/>
                <w:szCs w:val="16"/>
              </w:rPr>
            </w:pPr>
          </w:p>
          <w:p w14:paraId="3EF92DCC" w14:textId="77777777" w:rsidR="00F20CC2" w:rsidRPr="007B2785" w:rsidRDefault="00F20CC2" w:rsidP="007B2785">
            <w:pPr>
              <w:spacing w:after="0"/>
              <w:rPr>
                <w:bCs/>
                <w:color w:val="000000" w:themeColor="text1"/>
                <w:sz w:val="16"/>
                <w:szCs w:val="16"/>
              </w:rPr>
            </w:pPr>
          </w:p>
        </w:tc>
      </w:tr>
      <w:tr w:rsidR="004C31A2" w:rsidRPr="007B2785" w14:paraId="2ABFEC34" w14:textId="77777777" w:rsidTr="004C31A2">
        <w:tc>
          <w:tcPr>
            <w:tcW w:w="1412" w:type="dxa"/>
            <w:gridSpan w:val="2"/>
            <w:vAlign w:val="bottom"/>
          </w:tcPr>
          <w:p w14:paraId="442F42F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 xml:space="preserve">Ethiopia-Eritrea War </w:t>
            </w:r>
          </w:p>
          <w:p w14:paraId="64293B39" w14:textId="77777777" w:rsidR="004C31A2" w:rsidRPr="007B2785" w:rsidRDefault="004C31A2" w:rsidP="007B2785">
            <w:pPr>
              <w:spacing w:after="0"/>
              <w:rPr>
                <w:bCs/>
                <w:color w:val="000000" w:themeColor="text1"/>
                <w:sz w:val="16"/>
                <w:szCs w:val="16"/>
              </w:rPr>
            </w:pPr>
          </w:p>
          <w:p w14:paraId="1CD1ED2D" w14:textId="77777777" w:rsidR="004C31A2" w:rsidRPr="007B2785" w:rsidRDefault="004C31A2" w:rsidP="007B2785">
            <w:pPr>
              <w:spacing w:after="0"/>
              <w:rPr>
                <w:bCs/>
                <w:color w:val="000000" w:themeColor="text1"/>
                <w:sz w:val="16"/>
                <w:szCs w:val="16"/>
              </w:rPr>
            </w:pPr>
          </w:p>
          <w:p w14:paraId="3C84874D" w14:textId="77777777" w:rsidR="004C31A2" w:rsidRPr="007B2785" w:rsidRDefault="004C31A2" w:rsidP="007B2785">
            <w:pPr>
              <w:spacing w:after="0"/>
              <w:rPr>
                <w:bCs/>
                <w:color w:val="000000" w:themeColor="text1"/>
                <w:sz w:val="16"/>
                <w:szCs w:val="16"/>
              </w:rPr>
            </w:pPr>
          </w:p>
          <w:p w14:paraId="43477867" w14:textId="77777777" w:rsidR="004C31A2" w:rsidRPr="007B2785" w:rsidRDefault="004C31A2" w:rsidP="007B2785">
            <w:pPr>
              <w:spacing w:after="0"/>
              <w:rPr>
                <w:bCs/>
                <w:color w:val="000000" w:themeColor="text1"/>
                <w:sz w:val="16"/>
                <w:szCs w:val="16"/>
              </w:rPr>
            </w:pPr>
          </w:p>
          <w:p w14:paraId="27E2E2AF" w14:textId="77777777" w:rsidR="004C31A2" w:rsidRPr="007B2785" w:rsidRDefault="004C31A2" w:rsidP="007B2785">
            <w:pPr>
              <w:spacing w:after="0"/>
              <w:rPr>
                <w:bCs/>
                <w:color w:val="000000" w:themeColor="text1"/>
                <w:sz w:val="16"/>
                <w:szCs w:val="16"/>
              </w:rPr>
            </w:pPr>
          </w:p>
        </w:tc>
        <w:tc>
          <w:tcPr>
            <w:tcW w:w="1134" w:type="dxa"/>
            <w:vAlign w:val="bottom"/>
          </w:tcPr>
          <w:p w14:paraId="461F1031"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1978-84</w:t>
            </w:r>
          </w:p>
          <w:p w14:paraId="30BCFF9E" w14:textId="77777777" w:rsidR="004C31A2" w:rsidRPr="007B2785" w:rsidRDefault="004C31A2" w:rsidP="007B2785">
            <w:pPr>
              <w:spacing w:after="0"/>
              <w:rPr>
                <w:bCs/>
                <w:color w:val="000000" w:themeColor="text1"/>
                <w:sz w:val="16"/>
                <w:szCs w:val="16"/>
              </w:rPr>
            </w:pPr>
          </w:p>
          <w:p w14:paraId="5DA725BE" w14:textId="77777777" w:rsidR="004C31A2" w:rsidRPr="007B2785" w:rsidRDefault="004C31A2" w:rsidP="007B2785">
            <w:pPr>
              <w:spacing w:after="0"/>
              <w:rPr>
                <w:bCs/>
                <w:color w:val="000000" w:themeColor="text1"/>
                <w:sz w:val="16"/>
                <w:szCs w:val="16"/>
              </w:rPr>
            </w:pPr>
          </w:p>
          <w:p w14:paraId="705FBF97" w14:textId="77777777" w:rsidR="004C31A2" w:rsidRPr="007B2785" w:rsidRDefault="004C31A2" w:rsidP="007B2785">
            <w:pPr>
              <w:spacing w:after="0"/>
              <w:rPr>
                <w:bCs/>
                <w:color w:val="000000" w:themeColor="text1"/>
                <w:sz w:val="16"/>
                <w:szCs w:val="16"/>
              </w:rPr>
            </w:pPr>
          </w:p>
          <w:p w14:paraId="2445EE55" w14:textId="77777777" w:rsidR="004C31A2" w:rsidRPr="007B2785" w:rsidRDefault="004C31A2" w:rsidP="007B2785">
            <w:pPr>
              <w:spacing w:after="0"/>
              <w:rPr>
                <w:bCs/>
                <w:color w:val="000000" w:themeColor="text1"/>
                <w:sz w:val="16"/>
                <w:szCs w:val="16"/>
              </w:rPr>
            </w:pPr>
          </w:p>
          <w:p w14:paraId="29D4EAB4" w14:textId="77777777" w:rsidR="004C31A2" w:rsidRPr="007B2785" w:rsidRDefault="004C31A2" w:rsidP="007B2785">
            <w:pPr>
              <w:spacing w:after="0"/>
              <w:rPr>
                <w:bCs/>
                <w:color w:val="000000" w:themeColor="text1"/>
                <w:sz w:val="16"/>
                <w:szCs w:val="16"/>
              </w:rPr>
            </w:pPr>
          </w:p>
          <w:p w14:paraId="683CBB3A" w14:textId="77777777" w:rsidR="004C31A2" w:rsidRPr="007B2785" w:rsidRDefault="004C31A2" w:rsidP="007B2785">
            <w:pPr>
              <w:spacing w:after="0"/>
              <w:rPr>
                <w:bCs/>
                <w:color w:val="000000" w:themeColor="text1"/>
                <w:sz w:val="16"/>
                <w:szCs w:val="16"/>
              </w:rPr>
            </w:pPr>
          </w:p>
          <w:p w14:paraId="7CE796FA" w14:textId="77777777" w:rsidR="004C31A2" w:rsidRPr="007B2785" w:rsidRDefault="004C31A2" w:rsidP="007B2785">
            <w:pPr>
              <w:spacing w:after="0"/>
              <w:rPr>
                <w:bCs/>
                <w:color w:val="000000" w:themeColor="text1"/>
                <w:sz w:val="16"/>
                <w:szCs w:val="16"/>
              </w:rPr>
            </w:pPr>
          </w:p>
          <w:p w14:paraId="5B97FF23" w14:textId="77777777" w:rsidR="004C31A2" w:rsidRPr="007B2785" w:rsidRDefault="004C31A2" w:rsidP="007B2785">
            <w:pPr>
              <w:spacing w:after="0"/>
              <w:rPr>
                <w:bCs/>
                <w:color w:val="000000" w:themeColor="text1"/>
                <w:sz w:val="16"/>
                <w:szCs w:val="16"/>
              </w:rPr>
            </w:pPr>
          </w:p>
          <w:p w14:paraId="7123C78A" w14:textId="77777777" w:rsidR="004C31A2" w:rsidRPr="007B2785" w:rsidRDefault="004C31A2" w:rsidP="007B2785">
            <w:pPr>
              <w:spacing w:after="0"/>
              <w:rPr>
                <w:bCs/>
                <w:color w:val="000000" w:themeColor="text1"/>
                <w:sz w:val="16"/>
                <w:szCs w:val="16"/>
              </w:rPr>
            </w:pPr>
          </w:p>
          <w:p w14:paraId="04AAF392" w14:textId="77777777" w:rsidR="004C31A2" w:rsidRPr="007B2785" w:rsidRDefault="004C31A2" w:rsidP="007B2785">
            <w:pPr>
              <w:spacing w:after="0"/>
              <w:rPr>
                <w:bCs/>
                <w:color w:val="000000" w:themeColor="text1"/>
                <w:sz w:val="16"/>
                <w:szCs w:val="16"/>
              </w:rPr>
            </w:pPr>
          </w:p>
          <w:p w14:paraId="2D4ED406" w14:textId="77777777" w:rsidR="004C31A2" w:rsidRPr="007B2785" w:rsidRDefault="004C31A2" w:rsidP="007B2785">
            <w:pPr>
              <w:spacing w:after="0"/>
              <w:rPr>
                <w:bCs/>
                <w:color w:val="000000" w:themeColor="text1"/>
                <w:sz w:val="16"/>
                <w:szCs w:val="16"/>
              </w:rPr>
            </w:pPr>
          </w:p>
          <w:p w14:paraId="4428B58F" w14:textId="77777777" w:rsidR="004C31A2" w:rsidRPr="007B2785" w:rsidRDefault="004C31A2" w:rsidP="007B2785">
            <w:pPr>
              <w:spacing w:after="0"/>
              <w:rPr>
                <w:bCs/>
                <w:color w:val="000000" w:themeColor="text1"/>
                <w:sz w:val="16"/>
                <w:szCs w:val="16"/>
              </w:rPr>
            </w:pPr>
          </w:p>
          <w:p w14:paraId="68C9FE72" w14:textId="77777777" w:rsidR="004C31A2" w:rsidRPr="007B2785" w:rsidRDefault="004C31A2" w:rsidP="007B2785">
            <w:pPr>
              <w:spacing w:after="0"/>
              <w:rPr>
                <w:bCs/>
                <w:color w:val="000000" w:themeColor="text1"/>
                <w:sz w:val="16"/>
                <w:szCs w:val="16"/>
              </w:rPr>
            </w:pPr>
          </w:p>
          <w:p w14:paraId="283350E7" w14:textId="77777777" w:rsidR="004C31A2" w:rsidRPr="007B2785" w:rsidRDefault="004C31A2" w:rsidP="007B2785">
            <w:pPr>
              <w:spacing w:after="0"/>
              <w:rPr>
                <w:bCs/>
                <w:color w:val="000000" w:themeColor="text1"/>
                <w:sz w:val="16"/>
                <w:szCs w:val="16"/>
              </w:rPr>
            </w:pPr>
          </w:p>
        </w:tc>
        <w:tc>
          <w:tcPr>
            <w:tcW w:w="992" w:type="dxa"/>
            <w:vAlign w:val="bottom"/>
          </w:tcPr>
          <w:p w14:paraId="53B38090"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&lt;500,000</w:t>
            </w:r>
          </w:p>
          <w:p w14:paraId="2857FB91" w14:textId="77777777" w:rsidR="004C31A2" w:rsidRPr="007B2785" w:rsidRDefault="004C31A2" w:rsidP="007B2785">
            <w:pPr>
              <w:spacing w:after="0"/>
              <w:rPr>
                <w:bCs/>
                <w:color w:val="000000" w:themeColor="text1"/>
                <w:sz w:val="16"/>
                <w:szCs w:val="16"/>
              </w:rPr>
            </w:pPr>
          </w:p>
          <w:p w14:paraId="525AA8B1" w14:textId="77777777" w:rsidR="004C31A2" w:rsidRPr="007B2785" w:rsidRDefault="004C31A2" w:rsidP="007B2785">
            <w:pPr>
              <w:spacing w:after="0"/>
              <w:rPr>
                <w:bCs/>
                <w:color w:val="000000" w:themeColor="text1"/>
                <w:sz w:val="16"/>
                <w:szCs w:val="16"/>
              </w:rPr>
            </w:pPr>
          </w:p>
          <w:p w14:paraId="7B065EEC" w14:textId="77777777" w:rsidR="004C31A2" w:rsidRPr="007B2785" w:rsidRDefault="004C31A2" w:rsidP="007B2785">
            <w:pPr>
              <w:spacing w:after="0"/>
              <w:rPr>
                <w:bCs/>
                <w:color w:val="000000" w:themeColor="text1"/>
                <w:sz w:val="16"/>
                <w:szCs w:val="16"/>
              </w:rPr>
            </w:pPr>
          </w:p>
          <w:p w14:paraId="3E746EA8"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100,000 in 1975 climbing to 500,000 in 1984 </w:t>
            </w:r>
          </w:p>
          <w:p w14:paraId="13C604AA" w14:textId="77777777" w:rsidR="004C31A2" w:rsidRPr="007B2785" w:rsidRDefault="004C31A2" w:rsidP="007B2785">
            <w:pPr>
              <w:spacing w:after="0"/>
              <w:rPr>
                <w:bCs/>
                <w:color w:val="000000" w:themeColor="text1"/>
                <w:sz w:val="16"/>
                <w:szCs w:val="16"/>
              </w:rPr>
            </w:pPr>
          </w:p>
          <w:p w14:paraId="2EADBB3C"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“at least 250,000” in 1978</w:t>
            </w:r>
          </w:p>
          <w:p w14:paraId="59F4BF97" w14:textId="77777777" w:rsidR="004C31A2" w:rsidRPr="007B2785" w:rsidRDefault="004C31A2" w:rsidP="007B2785">
            <w:pPr>
              <w:spacing w:after="0"/>
              <w:rPr>
                <w:bCs/>
                <w:color w:val="000000" w:themeColor="text1"/>
                <w:sz w:val="16"/>
                <w:szCs w:val="16"/>
              </w:rPr>
            </w:pPr>
          </w:p>
          <w:p w14:paraId="1D66F90C" w14:textId="77777777" w:rsidR="004C31A2" w:rsidRPr="007B2785" w:rsidRDefault="004C31A2" w:rsidP="007B2785">
            <w:pPr>
              <w:spacing w:after="0"/>
              <w:rPr>
                <w:bCs/>
                <w:color w:val="000000" w:themeColor="text1"/>
                <w:sz w:val="16"/>
                <w:szCs w:val="16"/>
              </w:rPr>
            </w:pPr>
          </w:p>
          <w:p w14:paraId="126CF823" w14:textId="77777777" w:rsidR="004C31A2" w:rsidRPr="007B2785" w:rsidRDefault="004C31A2" w:rsidP="007B2785">
            <w:pPr>
              <w:spacing w:after="0"/>
              <w:rPr>
                <w:bCs/>
                <w:color w:val="000000" w:themeColor="text1"/>
                <w:sz w:val="16"/>
                <w:szCs w:val="16"/>
              </w:rPr>
            </w:pPr>
          </w:p>
          <w:p w14:paraId="797801B8" w14:textId="77777777" w:rsidR="004C31A2" w:rsidRPr="007B2785" w:rsidRDefault="004C31A2" w:rsidP="007B2785">
            <w:pPr>
              <w:spacing w:after="0"/>
              <w:rPr>
                <w:bCs/>
                <w:color w:val="000000" w:themeColor="text1"/>
                <w:sz w:val="16"/>
                <w:szCs w:val="16"/>
              </w:rPr>
            </w:pPr>
          </w:p>
          <w:p w14:paraId="0BE6FA17" w14:textId="77777777" w:rsidR="004C31A2" w:rsidRPr="007B2785" w:rsidRDefault="004C31A2" w:rsidP="007B2785">
            <w:pPr>
              <w:spacing w:after="0"/>
              <w:rPr>
                <w:bCs/>
                <w:color w:val="000000" w:themeColor="text1"/>
                <w:sz w:val="16"/>
                <w:szCs w:val="16"/>
              </w:rPr>
            </w:pPr>
          </w:p>
          <w:p w14:paraId="3714FCC7" w14:textId="77777777" w:rsidR="004C31A2" w:rsidRPr="007B2785" w:rsidRDefault="004C31A2" w:rsidP="007B2785">
            <w:pPr>
              <w:spacing w:after="0"/>
              <w:rPr>
                <w:bCs/>
                <w:color w:val="000000" w:themeColor="text1"/>
                <w:sz w:val="16"/>
                <w:szCs w:val="16"/>
              </w:rPr>
            </w:pPr>
          </w:p>
          <w:p w14:paraId="3B322F84" w14:textId="77777777" w:rsidR="004C31A2" w:rsidRPr="007B2785" w:rsidRDefault="004C31A2" w:rsidP="007B2785">
            <w:pPr>
              <w:spacing w:after="0"/>
              <w:rPr>
                <w:bCs/>
                <w:color w:val="000000" w:themeColor="text1"/>
                <w:sz w:val="16"/>
                <w:szCs w:val="16"/>
              </w:rPr>
            </w:pPr>
          </w:p>
          <w:p w14:paraId="73E91105" w14:textId="77777777" w:rsidR="004C31A2" w:rsidRPr="007B2785" w:rsidRDefault="004C31A2" w:rsidP="007B2785">
            <w:pPr>
              <w:spacing w:after="0"/>
              <w:rPr>
                <w:bCs/>
                <w:color w:val="000000" w:themeColor="text1"/>
                <w:sz w:val="16"/>
                <w:szCs w:val="16"/>
              </w:rPr>
            </w:pPr>
          </w:p>
          <w:p w14:paraId="4F3ED63D" w14:textId="77777777" w:rsidR="004C31A2" w:rsidRPr="007B2785" w:rsidRDefault="004C31A2" w:rsidP="007B2785">
            <w:pPr>
              <w:spacing w:after="0"/>
              <w:rPr>
                <w:bCs/>
                <w:color w:val="000000" w:themeColor="text1"/>
                <w:sz w:val="16"/>
                <w:szCs w:val="16"/>
              </w:rPr>
            </w:pPr>
          </w:p>
          <w:p w14:paraId="38ADD1E1" w14:textId="77777777" w:rsidR="004C31A2" w:rsidRPr="007B2785" w:rsidRDefault="004C31A2" w:rsidP="007B2785">
            <w:pPr>
              <w:spacing w:after="0"/>
              <w:rPr>
                <w:bCs/>
                <w:color w:val="000000" w:themeColor="text1"/>
                <w:sz w:val="16"/>
                <w:szCs w:val="16"/>
              </w:rPr>
            </w:pPr>
          </w:p>
        </w:tc>
        <w:tc>
          <w:tcPr>
            <w:tcW w:w="992" w:type="dxa"/>
          </w:tcPr>
          <w:p w14:paraId="7F5977E8"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Gaim</w:t>
            </w:r>
            <w:proofErr w:type="spellEnd"/>
            <w:r w:rsidRPr="007B2785">
              <w:rPr>
                <w:bCs/>
                <w:color w:val="000000" w:themeColor="text1"/>
                <w:sz w:val="16"/>
                <w:szCs w:val="16"/>
              </w:rPr>
              <w:t xml:space="preserve"> </w:t>
            </w:r>
            <w:proofErr w:type="spellStart"/>
            <w:r w:rsidRPr="007B2785">
              <w:rPr>
                <w:bCs/>
                <w:color w:val="000000" w:themeColor="text1"/>
                <w:sz w:val="16"/>
                <w:szCs w:val="16"/>
              </w:rPr>
              <w:t>Kibreab</w:t>
            </w:r>
            <w:proofErr w:type="spellEnd"/>
            <w:r w:rsidRPr="007B2785">
              <w:rPr>
                <w:bCs/>
                <w:color w:val="000000" w:themeColor="text1"/>
                <w:sz w:val="16"/>
                <w:szCs w:val="16"/>
              </w:rPr>
              <w:t xml:space="preserve">, “Eritreans in Sudan,” in </w:t>
            </w:r>
            <w:r w:rsidRPr="007B2785">
              <w:rPr>
                <w:rStyle w:val="Emphasis"/>
                <w:bCs/>
                <w:color w:val="000000" w:themeColor="text1"/>
                <w:sz w:val="16"/>
                <w:szCs w:val="16"/>
              </w:rPr>
              <w:t>Encyclopedia of Diasporas</w:t>
            </w:r>
            <w:r w:rsidRPr="007B2785">
              <w:rPr>
                <w:bCs/>
                <w:color w:val="000000" w:themeColor="text1"/>
                <w:sz w:val="16"/>
                <w:szCs w:val="16"/>
              </w:rPr>
              <w:t>, Springer, 2005.</w:t>
            </w:r>
          </w:p>
          <w:p w14:paraId="2659F0F3" w14:textId="77777777" w:rsidR="004C31A2" w:rsidRPr="007B2785" w:rsidRDefault="004C31A2" w:rsidP="007B2785">
            <w:pPr>
              <w:spacing w:after="0"/>
              <w:rPr>
                <w:bCs/>
                <w:color w:val="000000" w:themeColor="text1"/>
                <w:sz w:val="16"/>
                <w:szCs w:val="16"/>
              </w:rPr>
            </w:pPr>
          </w:p>
          <w:p w14:paraId="637D62E2"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Johnson, T. (1979). “Eritrea Refugees in Sudan,” Disasters, 3(4), pp. 305–309.</w:t>
            </w:r>
          </w:p>
          <w:p w14:paraId="5C475250" w14:textId="77777777" w:rsidR="004C31A2" w:rsidRPr="007B2785" w:rsidRDefault="004C31A2" w:rsidP="007B2785">
            <w:pPr>
              <w:spacing w:after="0"/>
              <w:rPr>
                <w:bCs/>
                <w:color w:val="000000" w:themeColor="text1"/>
                <w:sz w:val="16"/>
                <w:szCs w:val="16"/>
              </w:rPr>
            </w:pPr>
          </w:p>
          <w:p w14:paraId="372DBB94"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Kibreab</w:t>
            </w:r>
            <w:proofErr w:type="spellEnd"/>
            <w:r w:rsidRPr="007B2785">
              <w:rPr>
                <w:bCs/>
                <w:color w:val="000000" w:themeColor="text1"/>
                <w:sz w:val="16"/>
                <w:szCs w:val="16"/>
              </w:rPr>
              <w:t>, G. (1987). Refugees and development in Africa: The case of Eritrea. Trenton, NJ: Red Sea Press.</w:t>
            </w:r>
          </w:p>
        </w:tc>
        <w:tc>
          <w:tcPr>
            <w:tcW w:w="993" w:type="dxa"/>
          </w:tcPr>
          <w:p w14:paraId="7081E18C" w14:textId="77777777" w:rsidR="004C31A2" w:rsidRPr="007B2785" w:rsidRDefault="004C31A2" w:rsidP="007B2785">
            <w:pPr>
              <w:spacing w:after="0"/>
              <w:rPr>
                <w:bCs/>
                <w:color w:val="000000" w:themeColor="text1"/>
                <w:sz w:val="16"/>
                <w:szCs w:val="16"/>
              </w:rPr>
            </w:pPr>
          </w:p>
          <w:p w14:paraId="41B6AE52" w14:textId="77777777" w:rsidR="004C31A2" w:rsidRPr="007B2785" w:rsidRDefault="004C31A2" w:rsidP="007B2785">
            <w:pPr>
              <w:spacing w:after="0"/>
              <w:rPr>
                <w:bCs/>
                <w:color w:val="000000" w:themeColor="text1"/>
                <w:sz w:val="16"/>
                <w:szCs w:val="16"/>
              </w:rPr>
            </w:pPr>
          </w:p>
          <w:p w14:paraId="184A6060"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2.5 million</w:t>
            </w:r>
          </w:p>
          <w:p w14:paraId="785FFB8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IDPs </w:t>
            </w:r>
          </w:p>
          <w:p w14:paraId="15410372"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[famine-included, 1983-5]</w:t>
            </w:r>
          </w:p>
          <w:p w14:paraId="7A2DF611" w14:textId="77777777" w:rsidR="004C31A2" w:rsidRPr="007B2785" w:rsidRDefault="004C31A2" w:rsidP="007B2785">
            <w:pPr>
              <w:spacing w:after="0"/>
              <w:rPr>
                <w:bCs/>
                <w:color w:val="000000" w:themeColor="text1"/>
                <w:sz w:val="16"/>
                <w:szCs w:val="16"/>
              </w:rPr>
            </w:pPr>
          </w:p>
          <w:p w14:paraId="5045D938" w14:textId="77777777" w:rsidR="004C31A2" w:rsidRPr="007B2785" w:rsidRDefault="004C31A2" w:rsidP="007B2785">
            <w:pPr>
              <w:spacing w:after="0"/>
              <w:rPr>
                <w:bCs/>
                <w:color w:val="000000" w:themeColor="text1"/>
                <w:sz w:val="16"/>
                <w:szCs w:val="16"/>
              </w:rPr>
            </w:pPr>
          </w:p>
          <w:p w14:paraId="22AB1AAD" w14:textId="77777777" w:rsidR="004C31A2" w:rsidRPr="007B2785" w:rsidRDefault="004C31A2" w:rsidP="007B2785">
            <w:pPr>
              <w:spacing w:after="0"/>
              <w:rPr>
                <w:bCs/>
                <w:color w:val="000000" w:themeColor="text1"/>
                <w:sz w:val="16"/>
                <w:szCs w:val="16"/>
              </w:rPr>
            </w:pPr>
          </w:p>
          <w:p w14:paraId="192B36D1" w14:textId="77777777" w:rsidR="004C31A2" w:rsidRPr="007B2785" w:rsidRDefault="004C31A2" w:rsidP="007B2785">
            <w:pPr>
              <w:spacing w:after="0"/>
              <w:rPr>
                <w:bCs/>
                <w:color w:val="000000" w:themeColor="text1"/>
                <w:sz w:val="16"/>
                <w:szCs w:val="16"/>
              </w:rPr>
            </w:pPr>
          </w:p>
          <w:p w14:paraId="29E2ACD8" w14:textId="77777777" w:rsidR="004C31A2" w:rsidRPr="007B2785" w:rsidRDefault="004C31A2" w:rsidP="007B2785">
            <w:pPr>
              <w:spacing w:after="0"/>
              <w:rPr>
                <w:bCs/>
                <w:color w:val="000000" w:themeColor="text1"/>
                <w:sz w:val="16"/>
                <w:szCs w:val="16"/>
              </w:rPr>
            </w:pPr>
          </w:p>
          <w:p w14:paraId="780DA7CB"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700,000 Eritreans “exile </w:t>
            </w:r>
            <w:proofErr w:type="spellStart"/>
            <w:r w:rsidRPr="007B2785">
              <w:rPr>
                <w:bCs/>
                <w:color w:val="000000" w:themeColor="text1"/>
                <w:sz w:val="16"/>
                <w:szCs w:val="16"/>
              </w:rPr>
              <w:t>popoulation</w:t>
            </w:r>
            <w:proofErr w:type="spellEnd"/>
            <w:r w:rsidRPr="007B2785">
              <w:rPr>
                <w:bCs/>
                <w:color w:val="000000" w:themeColor="text1"/>
                <w:sz w:val="16"/>
                <w:szCs w:val="16"/>
              </w:rPr>
              <w:t xml:space="preserve">” </w:t>
            </w:r>
          </w:p>
          <w:p w14:paraId="77BE90F7" w14:textId="4BD327D1" w:rsidR="004C31A2" w:rsidRPr="007B2785" w:rsidRDefault="004C31A2" w:rsidP="007B2785">
            <w:pPr>
              <w:spacing w:after="0"/>
              <w:rPr>
                <w:bCs/>
                <w:color w:val="000000" w:themeColor="text1"/>
                <w:sz w:val="16"/>
                <w:szCs w:val="16"/>
              </w:rPr>
            </w:pPr>
          </w:p>
        </w:tc>
        <w:tc>
          <w:tcPr>
            <w:tcW w:w="1134" w:type="dxa"/>
          </w:tcPr>
          <w:p w14:paraId="64CC5188" w14:textId="77777777" w:rsidR="004C31A2" w:rsidRPr="007B2785" w:rsidRDefault="004C31A2" w:rsidP="007B2785">
            <w:pPr>
              <w:spacing w:after="0"/>
              <w:rPr>
                <w:bCs/>
                <w:color w:val="000000" w:themeColor="text1"/>
                <w:sz w:val="16"/>
                <w:szCs w:val="16"/>
              </w:rPr>
            </w:pPr>
          </w:p>
          <w:p w14:paraId="0D60CDB6" w14:textId="77777777" w:rsidR="004C31A2" w:rsidRPr="007B2785" w:rsidRDefault="004C31A2" w:rsidP="007B2785">
            <w:pPr>
              <w:spacing w:after="0"/>
              <w:rPr>
                <w:bCs/>
                <w:color w:val="000000" w:themeColor="text1"/>
                <w:sz w:val="16"/>
                <w:szCs w:val="16"/>
              </w:rPr>
            </w:pPr>
          </w:p>
          <w:p w14:paraId="55C089E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Various sources conflating</w:t>
            </w:r>
            <w:proofErr w:type="gramStart"/>
            <w:r w:rsidRPr="007B2785">
              <w:rPr>
                <w:bCs/>
                <w:color w:val="000000" w:themeColor="text1"/>
                <w:sz w:val="16"/>
                <w:szCs w:val="16"/>
              </w:rPr>
              <w:t>/  counting</w:t>
            </w:r>
            <w:proofErr w:type="gramEnd"/>
            <w:r w:rsidRPr="007B2785">
              <w:rPr>
                <w:bCs/>
                <w:color w:val="000000" w:themeColor="text1"/>
                <w:sz w:val="16"/>
                <w:szCs w:val="16"/>
              </w:rPr>
              <w:t xml:space="preserve"> Tigray-related famine deaths</w:t>
            </w:r>
          </w:p>
          <w:p w14:paraId="5676FAAB"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HRW, 2018)</w:t>
            </w:r>
          </w:p>
          <w:p w14:paraId="2D7B6237" w14:textId="77777777" w:rsidR="004C31A2" w:rsidRPr="007B2785" w:rsidRDefault="004C31A2" w:rsidP="007B2785">
            <w:pPr>
              <w:spacing w:after="0"/>
              <w:rPr>
                <w:bCs/>
                <w:color w:val="000000" w:themeColor="text1"/>
                <w:sz w:val="16"/>
                <w:szCs w:val="16"/>
              </w:rPr>
            </w:pPr>
          </w:p>
          <w:p w14:paraId="7173A7A0" w14:textId="77777777" w:rsidR="004C31A2" w:rsidRPr="007B2785" w:rsidRDefault="004C31A2" w:rsidP="007B2785">
            <w:pPr>
              <w:spacing w:after="0"/>
              <w:rPr>
                <w:bCs/>
                <w:color w:val="000000" w:themeColor="text1"/>
                <w:sz w:val="16"/>
                <w:szCs w:val="16"/>
              </w:rPr>
            </w:pPr>
          </w:p>
          <w:p w14:paraId="7CF2A88C" w14:textId="77777777" w:rsidR="004C31A2" w:rsidRPr="007B2785" w:rsidRDefault="004C31A2" w:rsidP="007B2785">
            <w:pPr>
              <w:spacing w:after="0"/>
              <w:rPr>
                <w:bCs/>
                <w:color w:val="000000" w:themeColor="text1"/>
                <w:sz w:val="16"/>
                <w:szCs w:val="16"/>
              </w:rPr>
            </w:pPr>
          </w:p>
          <w:p w14:paraId="0438F3C8"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Negash</w:t>
            </w:r>
            <w:proofErr w:type="spellEnd"/>
            <w:r w:rsidRPr="007B2785">
              <w:rPr>
                <w:bCs/>
                <w:color w:val="000000" w:themeColor="text1"/>
                <w:sz w:val="16"/>
                <w:szCs w:val="16"/>
              </w:rPr>
              <w:t>, T. (1997). Eritrea and Ethiopia. </w:t>
            </w:r>
            <w:r w:rsidRPr="007B2785">
              <w:rPr>
                <w:bCs/>
                <w:i/>
                <w:color w:val="000000" w:themeColor="text1"/>
                <w:sz w:val="16"/>
                <w:szCs w:val="16"/>
              </w:rPr>
              <w:t>The Federal Experience, Uppsala</w:t>
            </w:r>
            <w:r w:rsidRPr="007B2785">
              <w:rPr>
                <w:bCs/>
                <w:color w:val="000000" w:themeColor="text1"/>
                <w:sz w:val="16"/>
                <w:szCs w:val="16"/>
              </w:rPr>
              <w:t>, 70-147.</w:t>
            </w:r>
          </w:p>
          <w:p w14:paraId="09554B71" w14:textId="78897179" w:rsidR="004C31A2" w:rsidRPr="007B2785" w:rsidRDefault="004C31A2" w:rsidP="007B2785">
            <w:pPr>
              <w:spacing w:after="0"/>
              <w:rPr>
                <w:bCs/>
                <w:color w:val="000000" w:themeColor="text1"/>
                <w:sz w:val="16"/>
                <w:szCs w:val="16"/>
              </w:rPr>
            </w:pPr>
            <w:r w:rsidRPr="007B2785">
              <w:rPr>
                <w:bCs/>
                <w:color w:val="000000" w:themeColor="text1"/>
                <w:sz w:val="16"/>
                <w:szCs w:val="16"/>
              </w:rPr>
              <w:t>p.175</w:t>
            </w:r>
          </w:p>
        </w:tc>
        <w:tc>
          <w:tcPr>
            <w:tcW w:w="1701" w:type="dxa"/>
            <w:shd w:val="pct10" w:color="auto" w:fill="auto"/>
          </w:tcPr>
          <w:p w14:paraId="283BEFC4"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500,000</w:t>
            </w:r>
          </w:p>
          <w:p w14:paraId="1E69F125" w14:textId="77777777" w:rsidR="004C31A2" w:rsidRPr="007B2785" w:rsidRDefault="004C31A2" w:rsidP="007B2785">
            <w:pPr>
              <w:spacing w:after="0"/>
              <w:rPr>
                <w:bCs/>
                <w:color w:val="000000" w:themeColor="text1"/>
                <w:sz w:val="16"/>
                <w:szCs w:val="16"/>
              </w:rPr>
            </w:pPr>
          </w:p>
          <w:p w14:paraId="6154E218" w14:textId="77777777" w:rsidR="004C31A2" w:rsidRPr="007B2785" w:rsidRDefault="004C31A2" w:rsidP="007B2785">
            <w:pPr>
              <w:spacing w:after="0"/>
              <w:rPr>
                <w:bCs/>
                <w:color w:val="000000" w:themeColor="text1"/>
                <w:sz w:val="16"/>
                <w:szCs w:val="16"/>
              </w:rPr>
            </w:pPr>
          </w:p>
          <w:p w14:paraId="1072A1C4"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Including:</w:t>
            </w:r>
          </w:p>
          <w:p w14:paraId="18B4970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425,000-500,000 in eastern Sudan by mid-1980s</w:t>
            </w:r>
          </w:p>
          <w:p w14:paraId="63128B35" w14:textId="77777777" w:rsidR="004C31A2" w:rsidRPr="007B2785" w:rsidRDefault="004C31A2" w:rsidP="007B2785">
            <w:pPr>
              <w:spacing w:after="0"/>
              <w:rPr>
                <w:bCs/>
                <w:color w:val="000000" w:themeColor="text1"/>
                <w:sz w:val="16"/>
                <w:szCs w:val="16"/>
              </w:rPr>
            </w:pPr>
          </w:p>
          <w:p w14:paraId="59735BC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From 250,000 in mid-1978 to 390,000 in September 1979 to 419,000 in March 1981 to “about half a million” in 1984.</w:t>
            </w:r>
          </w:p>
          <w:p w14:paraId="3994ADDF" w14:textId="77777777" w:rsidR="004C31A2" w:rsidRPr="007B2785" w:rsidRDefault="004C31A2" w:rsidP="007B2785">
            <w:pPr>
              <w:spacing w:after="0"/>
              <w:rPr>
                <w:bCs/>
                <w:color w:val="000000" w:themeColor="text1"/>
                <w:sz w:val="16"/>
                <w:szCs w:val="16"/>
              </w:rPr>
            </w:pPr>
          </w:p>
          <w:p w14:paraId="63725DEC" w14:textId="29353044" w:rsidR="004C31A2" w:rsidRPr="007B2785" w:rsidRDefault="004C31A2" w:rsidP="007B2785">
            <w:pPr>
              <w:spacing w:after="0"/>
              <w:rPr>
                <w:bCs/>
                <w:color w:val="000000" w:themeColor="text1"/>
                <w:sz w:val="16"/>
                <w:szCs w:val="16"/>
              </w:rPr>
            </w:pPr>
            <w:r w:rsidRPr="007B2785">
              <w:rPr>
                <w:bCs/>
                <w:color w:val="000000" w:themeColor="text1"/>
                <w:sz w:val="16"/>
                <w:szCs w:val="16"/>
              </w:rPr>
              <w:t>419,000 in Sudan in 1981</w:t>
            </w:r>
          </w:p>
        </w:tc>
        <w:tc>
          <w:tcPr>
            <w:tcW w:w="1842" w:type="dxa"/>
            <w:shd w:val="pct10" w:color="auto" w:fill="auto"/>
          </w:tcPr>
          <w:p w14:paraId="3589FF60" w14:textId="77777777" w:rsidR="004C31A2" w:rsidRPr="007B2785" w:rsidRDefault="004C31A2" w:rsidP="007B2785">
            <w:pPr>
              <w:spacing w:after="0"/>
              <w:rPr>
                <w:bCs/>
                <w:color w:val="000000" w:themeColor="text1"/>
                <w:sz w:val="16"/>
                <w:szCs w:val="16"/>
              </w:rPr>
            </w:pPr>
          </w:p>
          <w:p w14:paraId="0A16DB26" w14:textId="77777777" w:rsidR="004C31A2" w:rsidRPr="007B2785" w:rsidRDefault="004C31A2" w:rsidP="007B2785">
            <w:pPr>
              <w:spacing w:after="0"/>
              <w:rPr>
                <w:bCs/>
                <w:color w:val="000000" w:themeColor="text1"/>
                <w:sz w:val="16"/>
                <w:szCs w:val="16"/>
              </w:rPr>
            </w:pPr>
          </w:p>
          <w:p w14:paraId="29E1E90B"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David R. Smock, “Eritrean Refugees in the Sudan,” The Journal of Modern African Studies, Vol. 20, No. 3 (1982), pp. 453–463.</w:t>
            </w:r>
          </w:p>
          <w:p w14:paraId="5AB6133A" w14:textId="77777777" w:rsidR="004C31A2" w:rsidRPr="007B2785" w:rsidRDefault="004C31A2" w:rsidP="007B2785">
            <w:pPr>
              <w:spacing w:after="0"/>
              <w:rPr>
                <w:bCs/>
                <w:color w:val="000000" w:themeColor="text1"/>
                <w:sz w:val="16"/>
                <w:szCs w:val="16"/>
              </w:rPr>
            </w:pPr>
          </w:p>
          <w:p w14:paraId="160C75CF"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McSpadden, L. A. (1999). Contradictions and control in repatriation: Negotiations for the return of 500 000 Eritrean refugees. In R. Black &amp; K. </w:t>
            </w:r>
            <w:proofErr w:type="spellStart"/>
            <w:r w:rsidRPr="007B2785">
              <w:rPr>
                <w:bCs/>
                <w:color w:val="000000" w:themeColor="text1"/>
                <w:sz w:val="16"/>
                <w:szCs w:val="16"/>
              </w:rPr>
              <w:t>Koser</w:t>
            </w:r>
            <w:proofErr w:type="spellEnd"/>
            <w:r w:rsidRPr="007B2785">
              <w:rPr>
                <w:bCs/>
                <w:color w:val="000000" w:themeColor="text1"/>
                <w:sz w:val="16"/>
                <w:szCs w:val="16"/>
              </w:rPr>
              <w:t xml:space="preserve"> (Eds.), The end of the refugee cycle? Refugee repatriation and reconstruction (pp. 69-84). New York: </w:t>
            </w:r>
            <w:proofErr w:type="spellStart"/>
            <w:r w:rsidRPr="007B2785">
              <w:rPr>
                <w:bCs/>
                <w:color w:val="000000" w:themeColor="text1"/>
                <w:sz w:val="16"/>
                <w:szCs w:val="16"/>
              </w:rPr>
              <w:t>Berghahn</w:t>
            </w:r>
            <w:proofErr w:type="spellEnd"/>
            <w:r w:rsidRPr="007B2785">
              <w:rPr>
                <w:bCs/>
                <w:color w:val="000000" w:themeColor="text1"/>
                <w:sz w:val="16"/>
                <w:szCs w:val="16"/>
              </w:rPr>
              <w:t xml:space="preserve"> Books. </w:t>
            </w:r>
          </w:p>
          <w:p w14:paraId="77104297" w14:textId="77777777" w:rsidR="004C31A2" w:rsidRPr="007B2785" w:rsidRDefault="004C31A2" w:rsidP="007B2785">
            <w:pPr>
              <w:spacing w:after="0"/>
              <w:rPr>
                <w:bCs/>
                <w:color w:val="000000" w:themeColor="text1"/>
                <w:sz w:val="16"/>
                <w:szCs w:val="16"/>
              </w:rPr>
            </w:pPr>
          </w:p>
          <w:p w14:paraId="04A0ABFC" w14:textId="060C841E"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Human Rights Watch/Africa Watch. (1991). </w:t>
            </w:r>
            <w:r w:rsidRPr="007B2785">
              <w:rPr>
                <w:bCs/>
                <w:i/>
                <w:iCs/>
                <w:color w:val="000000" w:themeColor="text1"/>
                <w:sz w:val="16"/>
                <w:szCs w:val="16"/>
              </w:rPr>
              <w:t>Evil days: 30 years of war and famine in Ethiopia</w:t>
            </w:r>
            <w:r w:rsidRPr="007B2785">
              <w:rPr>
                <w:bCs/>
                <w:color w:val="000000" w:themeColor="text1"/>
                <w:sz w:val="16"/>
                <w:szCs w:val="16"/>
              </w:rPr>
              <w:t xml:space="preserve"> (Chap. 7, “Total war in Eritrea, 1978-84,” pp. 112-118). New York: Human Rights Watch.</w:t>
            </w:r>
          </w:p>
        </w:tc>
        <w:tc>
          <w:tcPr>
            <w:tcW w:w="1843" w:type="dxa"/>
          </w:tcPr>
          <w:p w14:paraId="22F286BD"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Ethiopia:</w:t>
            </w:r>
          </w:p>
          <w:p w14:paraId="4D27D03C"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5,000-31,300 Convention Refugees during the war, and then spike at the end:</w:t>
            </w:r>
          </w:p>
          <w:p w14:paraId="0B6C63E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180,480 in 1984;</w:t>
            </w:r>
          </w:p>
          <w:p w14:paraId="5840F05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Peak in 1990: 773,764</w:t>
            </w:r>
          </w:p>
          <w:p w14:paraId="4E519452" w14:textId="77777777" w:rsidR="004C31A2" w:rsidRPr="007B2785" w:rsidRDefault="004C31A2" w:rsidP="007B2785">
            <w:pPr>
              <w:spacing w:after="0"/>
              <w:rPr>
                <w:bCs/>
                <w:color w:val="000000" w:themeColor="text1"/>
                <w:sz w:val="16"/>
                <w:szCs w:val="16"/>
              </w:rPr>
            </w:pPr>
          </w:p>
          <w:p w14:paraId="2AB3EFA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Eritrea: &lt;3,000 Convention Refugees in 1990s</w:t>
            </w:r>
          </w:p>
          <w:p w14:paraId="53FD6F52" w14:textId="77777777" w:rsidR="004C31A2" w:rsidRPr="007B2785" w:rsidRDefault="004C31A2" w:rsidP="007B2785">
            <w:pPr>
              <w:spacing w:after="0"/>
              <w:rPr>
                <w:bCs/>
                <w:color w:val="000000" w:themeColor="text1"/>
                <w:sz w:val="16"/>
                <w:szCs w:val="16"/>
              </w:rPr>
            </w:pPr>
          </w:p>
          <w:p w14:paraId="3CA4899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n/a IDPs except in 2000: 1.1 million</w:t>
            </w:r>
          </w:p>
          <w:p w14:paraId="0F3F0F72" w14:textId="77777777" w:rsidR="004C31A2" w:rsidRPr="007B2785" w:rsidRDefault="004C31A2" w:rsidP="007B2785">
            <w:pPr>
              <w:spacing w:after="0"/>
              <w:rPr>
                <w:bCs/>
                <w:color w:val="000000" w:themeColor="text1"/>
                <w:sz w:val="16"/>
                <w:szCs w:val="16"/>
              </w:rPr>
            </w:pPr>
          </w:p>
          <w:p w14:paraId="014034A0" w14:textId="77777777" w:rsidR="004C31A2" w:rsidRPr="007B2785" w:rsidRDefault="004C31A2" w:rsidP="007B2785">
            <w:pPr>
              <w:spacing w:after="0"/>
              <w:rPr>
                <w:bCs/>
                <w:color w:val="000000" w:themeColor="text1"/>
                <w:sz w:val="16"/>
                <w:szCs w:val="16"/>
              </w:rPr>
            </w:pPr>
          </w:p>
          <w:p w14:paraId="172F980C" w14:textId="77777777" w:rsidR="004C31A2" w:rsidRPr="007B2785" w:rsidRDefault="004C31A2" w:rsidP="007B2785">
            <w:pPr>
              <w:spacing w:after="0"/>
              <w:rPr>
                <w:bCs/>
                <w:color w:val="000000" w:themeColor="text1"/>
                <w:sz w:val="16"/>
                <w:szCs w:val="16"/>
              </w:rPr>
            </w:pPr>
          </w:p>
          <w:p w14:paraId="17E8C780" w14:textId="77777777" w:rsidR="004C31A2" w:rsidRPr="007B2785" w:rsidRDefault="004C31A2" w:rsidP="007B2785">
            <w:pPr>
              <w:spacing w:after="0"/>
              <w:rPr>
                <w:bCs/>
                <w:color w:val="000000" w:themeColor="text1"/>
                <w:sz w:val="16"/>
                <w:szCs w:val="16"/>
              </w:rPr>
            </w:pPr>
          </w:p>
        </w:tc>
        <w:tc>
          <w:tcPr>
            <w:tcW w:w="1985" w:type="dxa"/>
          </w:tcPr>
          <w:p w14:paraId="583A2EE3"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Peak year: 1984. </w:t>
            </w:r>
          </w:p>
          <w:p w14:paraId="4B259132" w14:textId="77777777" w:rsidR="004C31A2" w:rsidRPr="007B2785" w:rsidRDefault="004C31A2" w:rsidP="007B2785">
            <w:pPr>
              <w:spacing w:after="0"/>
              <w:rPr>
                <w:bCs/>
                <w:color w:val="000000" w:themeColor="text1"/>
                <w:sz w:val="16"/>
                <w:szCs w:val="16"/>
              </w:rPr>
            </w:pPr>
          </w:p>
          <w:p w14:paraId="7B3FFB5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400,000-500,000 fled to Sudan during the 1983–85 famine and war (CDC/UNHCR reports, 1985)</w:t>
            </w:r>
          </w:p>
          <w:p w14:paraId="6099F9B7" w14:textId="77777777" w:rsidR="004C31A2" w:rsidRPr="007B2785" w:rsidRDefault="004C31A2" w:rsidP="007B2785">
            <w:pPr>
              <w:spacing w:after="0"/>
              <w:rPr>
                <w:bCs/>
                <w:color w:val="000000" w:themeColor="text1"/>
                <w:sz w:val="16"/>
                <w:szCs w:val="16"/>
              </w:rPr>
            </w:pPr>
          </w:p>
          <w:p w14:paraId="0E0DDBD7"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UNHCR Background Note, 2004)</w:t>
            </w:r>
          </w:p>
          <w:p w14:paraId="44B79255" w14:textId="77777777" w:rsidR="004C31A2" w:rsidRPr="007B2785" w:rsidRDefault="004C31A2" w:rsidP="007B2785">
            <w:pPr>
              <w:spacing w:after="0"/>
              <w:rPr>
                <w:bCs/>
                <w:color w:val="000000" w:themeColor="text1"/>
                <w:sz w:val="16"/>
                <w:szCs w:val="16"/>
              </w:rPr>
            </w:pPr>
          </w:p>
          <w:p w14:paraId="5175AECE" w14:textId="77777777" w:rsidR="004C31A2" w:rsidRPr="007B2785" w:rsidRDefault="004C31A2" w:rsidP="007B2785">
            <w:pPr>
              <w:spacing w:after="0"/>
              <w:rPr>
                <w:bCs/>
                <w:color w:val="000000" w:themeColor="text1"/>
                <w:sz w:val="16"/>
                <w:szCs w:val="16"/>
              </w:rPr>
            </w:pPr>
          </w:p>
        </w:tc>
      </w:tr>
      <w:tr w:rsidR="004C31A2" w:rsidRPr="007B2785" w14:paraId="2AA0CB04" w14:textId="77777777" w:rsidTr="004C31A2">
        <w:tc>
          <w:tcPr>
            <w:tcW w:w="1412" w:type="dxa"/>
            <w:gridSpan w:val="2"/>
            <w:vAlign w:val="bottom"/>
          </w:tcPr>
          <w:p w14:paraId="1FD558C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Rhodesia War </w:t>
            </w:r>
          </w:p>
        </w:tc>
        <w:tc>
          <w:tcPr>
            <w:tcW w:w="1134" w:type="dxa"/>
            <w:vAlign w:val="bottom"/>
          </w:tcPr>
          <w:p w14:paraId="56BC0550"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1964-79</w:t>
            </w:r>
          </w:p>
        </w:tc>
        <w:tc>
          <w:tcPr>
            <w:tcW w:w="992" w:type="dxa"/>
            <w:vAlign w:val="bottom"/>
          </w:tcPr>
          <w:p w14:paraId="0624B64B" w14:textId="77777777" w:rsidR="004C31A2" w:rsidRPr="007B2785" w:rsidRDefault="004C31A2" w:rsidP="007B2785">
            <w:pPr>
              <w:spacing w:after="0"/>
              <w:rPr>
                <w:bCs/>
                <w:color w:val="000000" w:themeColor="text1"/>
                <w:sz w:val="16"/>
                <w:szCs w:val="16"/>
              </w:rPr>
            </w:pPr>
          </w:p>
          <w:p w14:paraId="497201C2"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810,000</w:t>
            </w:r>
          </w:p>
          <w:p w14:paraId="35BA5741" w14:textId="77777777" w:rsidR="004C31A2" w:rsidRPr="007B2785" w:rsidRDefault="004C31A2" w:rsidP="007B2785">
            <w:pPr>
              <w:spacing w:after="0"/>
              <w:rPr>
                <w:bCs/>
                <w:color w:val="000000" w:themeColor="text1"/>
                <w:sz w:val="16"/>
                <w:szCs w:val="16"/>
              </w:rPr>
            </w:pPr>
          </w:p>
          <w:p w14:paraId="48B2220B" w14:textId="77777777" w:rsidR="004C31A2" w:rsidRPr="007B2785" w:rsidRDefault="004C31A2" w:rsidP="007B2785">
            <w:pPr>
              <w:spacing w:after="0"/>
              <w:rPr>
                <w:bCs/>
                <w:color w:val="000000" w:themeColor="text1"/>
                <w:sz w:val="16"/>
                <w:szCs w:val="16"/>
              </w:rPr>
            </w:pPr>
          </w:p>
          <w:p w14:paraId="74D0DA22"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100,000</w:t>
            </w:r>
          </w:p>
          <w:p w14:paraId="0B4D37E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Regional total by end of 1976</w:t>
            </w:r>
          </w:p>
          <w:p w14:paraId="2C663B9C" w14:textId="77777777" w:rsidR="004C31A2" w:rsidRPr="007B2785" w:rsidRDefault="004C31A2" w:rsidP="007B2785">
            <w:pPr>
              <w:spacing w:after="0"/>
              <w:rPr>
                <w:bCs/>
                <w:color w:val="000000" w:themeColor="text1"/>
                <w:sz w:val="16"/>
                <w:szCs w:val="16"/>
              </w:rPr>
            </w:pPr>
          </w:p>
          <w:p w14:paraId="6909AD54"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150,000 refugees</w:t>
            </w:r>
          </w:p>
          <w:p w14:paraId="334B71AB"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In mid-1978</w:t>
            </w:r>
          </w:p>
          <w:p w14:paraId="70547427"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 xml:space="preserve">(Alexander 1994, p. 203; </w:t>
            </w:r>
            <w:proofErr w:type="spellStart"/>
            <w:r w:rsidRPr="007B2785">
              <w:rPr>
                <w:bCs/>
                <w:color w:val="000000" w:themeColor="text1"/>
                <w:sz w:val="16"/>
                <w:szCs w:val="16"/>
              </w:rPr>
              <w:t>Kriger</w:t>
            </w:r>
            <w:proofErr w:type="spellEnd"/>
            <w:r w:rsidRPr="007B2785">
              <w:rPr>
                <w:bCs/>
                <w:color w:val="000000" w:themeColor="text1"/>
                <w:sz w:val="16"/>
                <w:szCs w:val="16"/>
              </w:rPr>
              <w:t xml:space="preserve"> 1992, p. 137)</w:t>
            </w:r>
          </w:p>
          <w:p w14:paraId="72F8DD7F"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w:t>
            </w:r>
          </w:p>
          <w:p w14:paraId="50564F8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660,000 IDPs by end of 1979 </w:t>
            </w:r>
          </w:p>
          <w:p w14:paraId="1A364B75" w14:textId="77777777" w:rsidR="004C31A2" w:rsidRPr="007B2785" w:rsidRDefault="004C31A2" w:rsidP="007B2785">
            <w:pPr>
              <w:spacing w:after="0"/>
              <w:rPr>
                <w:bCs/>
                <w:color w:val="000000" w:themeColor="text1"/>
                <w:sz w:val="16"/>
                <w:szCs w:val="16"/>
              </w:rPr>
            </w:pPr>
          </w:p>
          <w:p w14:paraId="2FF997AE" w14:textId="77777777" w:rsidR="004C31A2" w:rsidRPr="007B2785" w:rsidRDefault="004C31A2" w:rsidP="007B2785">
            <w:pPr>
              <w:spacing w:after="0"/>
              <w:rPr>
                <w:bCs/>
                <w:color w:val="000000" w:themeColor="text1"/>
                <w:sz w:val="16"/>
                <w:szCs w:val="16"/>
              </w:rPr>
            </w:pPr>
          </w:p>
          <w:p w14:paraId="153CAF54" w14:textId="77777777" w:rsidR="004C31A2" w:rsidRPr="007B2785" w:rsidRDefault="004C31A2" w:rsidP="007B2785">
            <w:pPr>
              <w:spacing w:after="0"/>
              <w:rPr>
                <w:bCs/>
                <w:color w:val="000000" w:themeColor="text1"/>
                <w:sz w:val="16"/>
                <w:szCs w:val="16"/>
              </w:rPr>
            </w:pPr>
          </w:p>
          <w:p w14:paraId="541ED712" w14:textId="77777777" w:rsidR="004C31A2" w:rsidRPr="007B2785" w:rsidRDefault="004C31A2" w:rsidP="007B2785">
            <w:pPr>
              <w:spacing w:after="0"/>
              <w:rPr>
                <w:bCs/>
                <w:color w:val="000000" w:themeColor="text1"/>
                <w:sz w:val="16"/>
                <w:szCs w:val="16"/>
              </w:rPr>
            </w:pPr>
          </w:p>
          <w:p w14:paraId="3E2DB82A" w14:textId="77777777" w:rsidR="004C31A2" w:rsidRPr="007B2785" w:rsidRDefault="004C31A2" w:rsidP="007B2785">
            <w:pPr>
              <w:spacing w:after="0"/>
              <w:rPr>
                <w:bCs/>
                <w:color w:val="000000" w:themeColor="text1"/>
                <w:sz w:val="16"/>
                <w:szCs w:val="16"/>
              </w:rPr>
            </w:pPr>
          </w:p>
          <w:p w14:paraId="7AFEE8F0" w14:textId="77777777" w:rsidR="004C31A2" w:rsidRPr="007B2785" w:rsidRDefault="004C31A2" w:rsidP="007B2785">
            <w:pPr>
              <w:spacing w:after="0"/>
              <w:rPr>
                <w:bCs/>
                <w:color w:val="000000" w:themeColor="text1"/>
                <w:sz w:val="16"/>
                <w:szCs w:val="16"/>
              </w:rPr>
            </w:pPr>
          </w:p>
          <w:p w14:paraId="203B3C8B" w14:textId="77777777" w:rsidR="004C31A2" w:rsidRPr="007B2785" w:rsidRDefault="004C31A2" w:rsidP="007B2785">
            <w:pPr>
              <w:spacing w:after="0"/>
              <w:rPr>
                <w:bCs/>
                <w:color w:val="000000" w:themeColor="text1"/>
                <w:sz w:val="16"/>
                <w:szCs w:val="16"/>
              </w:rPr>
            </w:pPr>
          </w:p>
          <w:p w14:paraId="1B8E75FE" w14:textId="77777777" w:rsidR="004C31A2" w:rsidRPr="007B2785" w:rsidRDefault="004C31A2" w:rsidP="007B2785">
            <w:pPr>
              <w:spacing w:after="0"/>
              <w:rPr>
                <w:bCs/>
                <w:color w:val="000000" w:themeColor="text1"/>
                <w:sz w:val="16"/>
                <w:szCs w:val="16"/>
              </w:rPr>
            </w:pPr>
          </w:p>
          <w:p w14:paraId="43514E6A" w14:textId="77777777" w:rsidR="004C31A2" w:rsidRPr="007B2785" w:rsidRDefault="004C31A2" w:rsidP="007B2785">
            <w:pPr>
              <w:spacing w:after="0"/>
              <w:rPr>
                <w:bCs/>
                <w:color w:val="000000" w:themeColor="text1"/>
                <w:sz w:val="16"/>
                <w:szCs w:val="16"/>
              </w:rPr>
            </w:pPr>
          </w:p>
          <w:p w14:paraId="213A1ABE" w14:textId="77777777" w:rsidR="004C31A2" w:rsidRPr="007B2785" w:rsidRDefault="004C31A2" w:rsidP="007B2785">
            <w:pPr>
              <w:spacing w:after="0"/>
              <w:rPr>
                <w:bCs/>
                <w:color w:val="000000" w:themeColor="text1"/>
                <w:sz w:val="16"/>
                <w:szCs w:val="16"/>
              </w:rPr>
            </w:pPr>
          </w:p>
          <w:p w14:paraId="4D20A385" w14:textId="77777777" w:rsidR="004C31A2" w:rsidRPr="007B2785" w:rsidRDefault="004C31A2" w:rsidP="007B2785">
            <w:pPr>
              <w:spacing w:after="0"/>
              <w:rPr>
                <w:bCs/>
                <w:color w:val="000000" w:themeColor="text1"/>
                <w:sz w:val="16"/>
                <w:szCs w:val="16"/>
              </w:rPr>
            </w:pPr>
          </w:p>
          <w:p w14:paraId="782DFD81" w14:textId="77777777" w:rsidR="004C31A2" w:rsidRPr="007B2785" w:rsidRDefault="004C31A2" w:rsidP="007B2785">
            <w:pPr>
              <w:spacing w:after="0"/>
              <w:rPr>
                <w:bCs/>
                <w:color w:val="000000" w:themeColor="text1"/>
                <w:sz w:val="16"/>
                <w:szCs w:val="16"/>
              </w:rPr>
            </w:pPr>
          </w:p>
          <w:p w14:paraId="1763360D" w14:textId="77777777" w:rsidR="004C31A2" w:rsidRPr="007B2785" w:rsidRDefault="004C31A2" w:rsidP="007B2785">
            <w:pPr>
              <w:spacing w:after="0"/>
              <w:rPr>
                <w:bCs/>
                <w:color w:val="000000" w:themeColor="text1"/>
                <w:sz w:val="16"/>
                <w:szCs w:val="16"/>
              </w:rPr>
            </w:pPr>
          </w:p>
          <w:p w14:paraId="541D51AF" w14:textId="77777777" w:rsidR="004C31A2" w:rsidRPr="007B2785" w:rsidRDefault="004C31A2" w:rsidP="007B2785">
            <w:pPr>
              <w:spacing w:after="0"/>
              <w:rPr>
                <w:bCs/>
                <w:color w:val="000000" w:themeColor="text1"/>
                <w:sz w:val="16"/>
                <w:szCs w:val="16"/>
              </w:rPr>
            </w:pPr>
          </w:p>
          <w:p w14:paraId="03D392ED" w14:textId="77777777" w:rsidR="004C31A2" w:rsidRPr="007B2785" w:rsidRDefault="004C31A2" w:rsidP="007B2785">
            <w:pPr>
              <w:spacing w:after="0"/>
              <w:rPr>
                <w:bCs/>
                <w:color w:val="000000" w:themeColor="text1"/>
                <w:sz w:val="16"/>
                <w:szCs w:val="16"/>
              </w:rPr>
            </w:pPr>
          </w:p>
        </w:tc>
        <w:tc>
          <w:tcPr>
            <w:tcW w:w="992" w:type="dxa"/>
          </w:tcPr>
          <w:p w14:paraId="66B8343C" w14:textId="77777777" w:rsidR="004C31A2" w:rsidRPr="007B2785" w:rsidRDefault="004C31A2" w:rsidP="007B2785">
            <w:pPr>
              <w:tabs>
                <w:tab w:val="left" w:pos="5550"/>
              </w:tabs>
              <w:spacing w:after="0"/>
              <w:rPr>
                <w:bCs/>
                <w:color w:val="000000" w:themeColor="text1"/>
                <w:sz w:val="16"/>
                <w:szCs w:val="16"/>
              </w:rPr>
            </w:pPr>
          </w:p>
          <w:p w14:paraId="43B8CD18" w14:textId="77777777" w:rsidR="004C31A2" w:rsidRPr="007B2785" w:rsidRDefault="004C31A2" w:rsidP="007B2785">
            <w:pPr>
              <w:tabs>
                <w:tab w:val="left" w:pos="5550"/>
              </w:tabs>
              <w:spacing w:after="0"/>
              <w:rPr>
                <w:bCs/>
                <w:color w:val="000000" w:themeColor="text1"/>
                <w:sz w:val="16"/>
                <w:szCs w:val="16"/>
              </w:rPr>
            </w:pPr>
          </w:p>
          <w:p w14:paraId="23A0EFC1" w14:textId="77777777" w:rsidR="004C31A2" w:rsidRPr="007B2785" w:rsidRDefault="004C31A2" w:rsidP="007B2785">
            <w:pPr>
              <w:tabs>
                <w:tab w:val="left" w:pos="5550"/>
              </w:tabs>
              <w:spacing w:after="0"/>
              <w:rPr>
                <w:bCs/>
                <w:color w:val="000000" w:themeColor="text1"/>
                <w:sz w:val="16"/>
                <w:szCs w:val="16"/>
              </w:rPr>
            </w:pPr>
          </w:p>
          <w:p w14:paraId="701A9760" w14:textId="77777777" w:rsidR="004C31A2" w:rsidRPr="007B2785" w:rsidRDefault="004C31A2" w:rsidP="007B2785">
            <w:pPr>
              <w:tabs>
                <w:tab w:val="left" w:pos="5550"/>
              </w:tabs>
              <w:spacing w:after="0"/>
              <w:rPr>
                <w:bCs/>
                <w:color w:val="000000" w:themeColor="text1"/>
                <w:sz w:val="16"/>
                <w:szCs w:val="16"/>
              </w:rPr>
            </w:pPr>
          </w:p>
          <w:p w14:paraId="472E3D07" w14:textId="77777777" w:rsidR="004C31A2" w:rsidRPr="007B2785" w:rsidRDefault="004C31A2" w:rsidP="007B2785">
            <w:pPr>
              <w:tabs>
                <w:tab w:val="left" w:pos="5550"/>
              </w:tabs>
              <w:spacing w:after="0"/>
              <w:rPr>
                <w:bCs/>
                <w:color w:val="000000" w:themeColor="text1"/>
                <w:sz w:val="16"/>
                <w:szCs w:val="16"/>
              </w:rPr>
            </w:pPr>
          </w:p>
          <w:p w14:paraId="53E818D2" w14:textId="77777777" w:rsidR="004C31A2" w:rsidRPr="007B2785" w:rsidRDefault="004C31A2" w:rsidP="007B2785">
            <w:pPr>
              <w:tabs>
                <w:tab w:val="left" w:pos="5550"/>
              </w:tabs>
              <w:spacing w:after="0"/>
              <w:rPr>
                <w:bCs/>
                <w:color w:val="000000" w:themeColor="text1"/>
                <w:sz w:val="16"/>
                <w:szCs w:val="16"/>
              </w:rPr>
            </w:pPr>
            <w:r w:rsidRPr="007B2785">
              <w:rPr>
                <w:bCs/>
                <w:color w:val="000000" w:themeColor="text1"/>
                <w:sz w:val="16"/>
                <w:szCs w:val="16"/>
              </w:rPr>
              <w:t xml:space="preserve">Powell, N. K. (2013). The UNHCR and Zimbabwean refugees in </w:t>
            </w:r>
            <w:r w:rsidRPr="007B2785">
              <w:rPr>
                <w:bCs/>
                <w:color w:val="000000" w:themeColor="text1"/>
                <w:sz w:val="16"/>
                <w:szCs w:val="16"/>
              </w:rPr>
              <w:lastRenderedPageBreak/>
              <w:t>Mozambique, 1975–1980. Refugee Survey Quarterly, 32(4), 41–66. Pp. 55–60</w:t>
            </w:r>
          </w:p>
          <w:p w14:paraId="0A0D23FB" w14:textId="77777777" w:rsidR="004C31A2" w:rsidRPr="007B2785" w:rsidRDefault="004C31A2" w:rsidP="007B2785">
            <w:pPr>
              <w:tabs>
                <w:tab w:val="left" w:pos="5550"/>
              </w:tabs>
              <w:spacing w:after="0"/>
              <w:rPr>
                <w:bCs/>
                <w:color w:val="000000" w:themeColor="text1"/>
                <w:sz w:val="16"/>
                <w:szCs w:val="16"/>
              </w:rPr>
            </w:pPr>
          </w:p>
          <w:p w14:paraId="352A190B" w14:textId="77777777" w:rsidR="004C31A2" w:rsidRPr="007B2785" w:rsidRDefault="004C31A2" w:rsidP="007B2785">
            <w:pPr>
              <w:tabs>
                <w:tab w:val="left" w:pos="5550"/>
              </w:tabs>
              <w:spacing w:after="0"/>
              <w:rPr>
                <w:bCs/>
                <w:color w:val="000000" w:themeColor="text1"/>
                <w:sz w:val="16"/>
                <w:szCs w:val="16"/>
              </w:rPr>
            </w:pPr>
          </w:p>
          <w:p w14:paraId="2B0F9210"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United Nations High Commissioner for Refugees. (1976). Report (A/31/12). 279–281.</w:t>
            </w:r>
          </w:p>
          <w:p w14:paraId="0F634C34" w14:textId="77777777" w:rsidR="004C31A2" w:rsidRPr="007B2785" w:rsidRDefault="004C31A2" w:rsidP="007B2785">
            <w:pPr>
              <w:tabs>
                <w:tab w:val="left" w:pos="5550"/>
              </w:tabs>
              <w:spacing w:after="0"/>
              <w:rPr>
                <w:bCs/>
                <w:color w:val="000000" w:themeColor="text1"/>
                <w:sz w:val="16"/>
                <w:szCs w:val="16"/>
              </w:rPr>
            </w:pPr>
          </w:p>
          <w:p w14:paraId="6F6F18F1" w14:textId="77777777" w:rsidR="004C31A2" w:rsidRPr="007B2785" w:rsidRDefault="004C31A2" w:rsidP="007B2785">
            <w:pPr>
              <w:tabs>
                <w:tab w:val="left" w:pos="5550"/>
              </w:tabs>
              <w:spacing w:after="0"/>
              <w:rPr>
                <w:bCs/>
                <w:color w:val="000000" w:themeColor="text1"/>
                <w:sz w:val="16"/>
                <w:szCs w:val="16"/>
              </w:rPr>
            </w:pPr>
          </w:p>
          <w:p w14:paraId="2D6FCAD5" w14:textId="4B112C36" w:rsidR="004C31A2" w:rsidRPr="007B2785" w:rsidRDefault="004C31A2" w:rsidP="007B2785">
            <w:pPr>
              <w:spacing w:after="0"/>
              <w:rPr>
                <w:bCs/>
                <w:color w:val="000000" w:themeColor="text1"/>
                <w:sz w:val="16"/>
                <w:szCs w:val="16"/>
              </w:rPr>
            </w:pPr>
            <w:r w:rsidRPr="007B2785">
              <w:rPr>
                <w:bCs/>
                <w:color w:val="000000" w:themeColor="text1"/>
                <w:sz w:val="16"/>
                <w:szCs w:val="16"/>
              </w:rPr>
              <w:t>United Nations High Commissioner for Refugees. (1980). Report … (A/35/12). 50, 155–156, 289.</w:t>
            </w:r>
          </w:p>
        </w:tc>
        <w:tc>
          <w:tcPr>
            <w:tcW w:w="993" w:type="dxa"/>
          </w:tcPr>
          <w:p w14:paraId="34C51B7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1 million IDPs/ 100,000 refugees</w:t>
            </w:r>
          </w:p>
          <w:p w14:paraId="08BB1553" w14:textId="77777777" w:rsidR="004C31A2" w:rsidRPr="007B2785" w:rsidRDefault="004C31A2" w:rsidP="007B2785">
            <w:pPr>
              <w:spacing w:after="0"/>
              <w:rPr>
                <w:bCs/>
                <w:color w:val="000000" w:themeColor="text1"/>
                <w:sz w:val="16"/>
                <w:szCs w:val="16"/>
              </w:rPr>
            </w:pPr>
          </w:p>
          <w:p w14:paraId="0C2DBF03" w14:textId="77777777" w:rsidR="004C31A2" w:rsidRPr="007B2785" w:rsidRDefault="004C31A2" w:rsidP="007B2785">
            <w:pPr>
              <w:spacing w:after="0"/>
              <w:rPr>
                <w:bCs/>
                <w:color w:val="000000" w:themeColor="text1"/>
                <w:sz w:val="16"/>
                <w:szCs w:val="16"/>
              </w:rPr>
            </w:pPr>
          </w:p>
          <w:p w14:paraId="52058FDC" w14:textId="77777777" w:rsidR="004C31A2" w:rsidRPr="007B2785" w:rsidRDefault="004C31A2" w:rsidP="007B2785">
            <w:pPr>
              <w:spacing w:after="0"/>
              <w:rPr>
                <w:bCs/>
                <w:color w:val="000000" w:themeColor="text1"/>
                <w:sz w:val="16"/>
                <w:szCs w:val="16"/>
              </w:rPr>
            </w:pPr>
          </w:p>
          <w:p w14:paraId="3A6CC67C"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1.5 Million Refugees</w:t>
            </w:r>
          </w:p>
          <w:p w14:paraId="7A075B89" w14:textId="77777777" w:rsidR="004C31A2" w:rsidRPr="007B2785" w:rsidRDefault="004C31A2" w:rsidP="007B2785">
            <w:pPr>
              <w:spacing w:after="0"/>
              <w:rPr>
                <w:bCs/>
                <w:color w:val="000000" w:themeColor="text1"/>
                <w:sz w:val="16"/>
                <w:szCs w:val="16"/>
              </w:rPr>
            </w:pPr>
          </w:p>
        </w:tc>
        <w:tc>
          <w:tcPr>
            <w:tcW w:w="1134" w:type="dxa"/>
          </w:tcPr>
          <w:p w14:paraId="074F8478" w14:textId="77777777" w:rsidR="004C31A2" w:rsidRPr="007B2785" w:rsidRDefault="00E87061" w:rsidP="007B2785">
            <w:pPr>
              <w:spacing w:after="0"/>
              <w:rPr>
                <w:bCs/>
                <w:color w:val="000000" w:themeColor="text1"/>
                <w:sz w:val="16"/>
                <w:szCs w:val="16"/>
                <w:u w:val="single"/>
              </w:rPr>
            </w:pPr>
            <w:hyperlink r:id="rId43">
              <w:r w:rsidR="004C31A2" w:rsidRPr="007B2785">
                <w:rPr>
                  <w:bCs/>
                  <w:color w:val="000000" w:themeColor="text1"/>
                  <w:sz w:val="16"/>
                  <w:szCs w:val="16"/>
                  <w:u w:val="single"/>
                </w:rPr>
                <w:t>Link</w:t>
              </w:r>
            </w:hyperlink>
          </w:p>
          <w:p w14:paraId="1099A013" w14:textId="77777777" w:rsidR="004C31A2" w:rsidRPr="007B2785" w:rsidRDefault="004C31A2" w:rsidP="007B2785">
            <w:pPr>
              <w:spacing w:after="0"/>
              <w:rPr>
                <w:bCs/>
                <w:color w:val="000000" w:themeColor="text1"/>
                <w:sz w:val="16"/>
                <w:szCs w:val="16"/>
                <w:u w:val="single"/>
              </w:rPr>
            </w:pPr>
          </w:p>
          <w:p w14:paraId="709EC062" w14:textId="77777777" w:rsidR="004C31A2" w:rsidRPr="007B2785" w:rsidRDefault="004C31A2" w:rsidP="007B2785">
            <w:pPr>
              <w:spacing w:after="0"/>
              <w:rPr>
                <w:bCs/>
                <w:color w:val="000000" w:themeColor="text1"/>
                <w:sz w:val="16"/>
                <w:szCs w:val="16"/>
                <w:u w:val="single"/>
              </w:rPr>
            </w:pPr>
          </w:p>
          <w:p w14:paraId="15475462" w14:textId="77777777" w:rsidR="004C31A2" w:rsidRPr="007B2785" w:rsidRDefault="004C31A2" w:rsidP="007B2785">
            <w:pPr>
              <w:tabs>
                <w:tab w:val="left" w:pos="5550"/>
              </w:tabs>
              <w:spacing w:after="0"/>
              <w:rPr>
                <w:bCs/>
                <w:color w:val="000000" w:themeColor="text1"/>
                <w:sz w:val="16"/>
                <w:szCs w:val="16"/>
                <w:highlight w:val="white"/>
              </w:rPr>
            </w:pPr>
            <w:r w:rsidRPr="007B2785">
              <w:rPr>
                <w:bCs/>
                <w:color w:val="000000" w:themeColor="text1"/>
                <w:sz w:val="16"/>
                <w:szCs w:val="16"/>
              </w:rPr>
              <w:t xml:space="preserve">Primarily </w:t>
            </w:r>
            <w:r w:rsidRPr="007B2785">
              <w:rPr>
                <w:bCs/>
                <w:color w:val="000000" w:themeColor="text1"/>
                <w:sz w:val="16"/>
                <w:szCs w:val="16"/>
                <w:highlight w:val="white"/>
              </w:rPr>
              <w:t xml:space="preserve">Evans, M. (2007). The wretched of the empire: Politics, ideology and counterinsurgency in Rhodesia, </w:t>
            </w:r>
            <w:r w:rsidRPr="007B2785">
              <w:rPr>
                <w:bCs/>
                <w:color w:val="000000" w:themeColor="text1"/>
                <w:sz w:val="16"/>
                <w:szCs w:val="16"/>
                <w:highlight w:val="white"/>
              </w:rPr>
              <w:lastRenderedPageBreak/>
              <w:t>1965–80. </w:t>
            </w:r>
            <w:r w:rsidRPr="007B2785">
              <w:rPr>
                <w:bCs/>
                <w:i/>
                <w:color w:val="000000" w:themeColor="text1"/>
                <w:sz w:val="16"/>
                <w:szCs w:val="16"/>
              </w:rPr>
              <w:t>Small Wars &amp; Insurgencies</w:t>
            </w:r>
            <w:r w:rsidRPr="007B2785">
              <w:rPr>
                <w:bCs/>
                <w:color w:val="000000" w:themeColor="text1"/>
                <w:sz w:val="16"/>
                <w:szCs w:val="16"/>
                <w:highlight w:val="white"/>
              </w:rPr>
              <w:t>, </w:t>
            </w:r>
            <w:r w:rsidRPr="007B2785">
              <w:rPr>
                <w:bCs/>
                <w:i/>
                <w:color w:val="000000" w:themeColor="text1"/>
                <w:sz w:val="16"/>
                <w:szCs w:val="16"/>
              </w:rPr>
              <w:t>18</w:t>
            </w:r>
            <w:r w:rsidRPr="007B2785">
              <w:rPr>
                <w:bCs/>
                <w:color w:val="000000" w:themeColor="text1"/>
                <w:sz w:val="16"/>
                <w:szCs w:val="16"/>
                <w:highlight w:val="white"/>
              </w:rPr>
              <w:t xml:space="preserve">(2), 175-195. </w:t>
            </w:r>
            <w:proofErr w:type="spellStart"/>
            <w:r w:rsidRPr="007B2785">
              <w:rPr>
                <w:bCs/>
                <w:color w:val="000000" w:themeColor="text1"/>
                <w:sz w:val="16"/>
                <w:szCs w:val="16"/>
                <w:highlight w:val="white"/>
              </w:rPr>
              <w:t>Pg</w:t>
            </w:r>
            <w:proofErr w:type="spellEnd"/>
            <w:r w:rsidRPr="007B2785">
              <w:rPr>
                <w:bCs/>
                <w:color w:val="000000" w:themeColor="text1"/>
                <w:sz w:val="16"/>
                <w:szCs w:val="16"/>
                <w:highlight w:val="white"/>
              </w:rPr>
              <w:t xml:space="preserve"> 176 (Can’t access the full article)</w:t>
            </w:r>
          </w:p>
          <w:p w14:paraId="6C7CF2EA" w14:textId="77777777" w:rsidR="004C31A2" w:rsidRPr="007B2785" w:rsidRDefault="004C31A2" w:rsidP="007B2785">
            <w:pPr>
              <w:tabs>
                <w:tab w:val="left" w:pos="5550"/>
              </w:tabs>
              <w:spacing w:after="0"/>
              <w:rPr>
                <w:bCs/>
                <w:color w:val="000000" w:themeColor="text1"/>
                <w:sz w:val="16"/>
                <w:szCs w:val="16"/>
                <w:highlight w:val="white"/>
              </w:rPr>
            </w:pPr>
          </w:p>
          <w:p w14:paraId="107FE782" w14:textId="77777777" w:rsidR="004C31A2" w:rsidRPr="007B2785" w:rsidRDefault="004C31A2" w:rsidP="007B2785">
            <w:pPr>
              <w:spacing w:after="0"/>
              <w:rPr>
                <w:bCs/>
                <w:color w:val="000000" w:themeColor="text1"/>
                <w:sz w:val="16"/>
                <w:szCs w:val="16"/>
                <w:u w:val="single"/>
              </w:rPr>
            </w:pPr>
            <w:r w:rsidRPr="007B2785">
              <w:rPr>
                <w:bCs/>
                <w:color w:val="000000" w:themeColor="text1"/>
                <w:sz w:val="16"/>
                <w:szCs w:val="16"/>
                <w:highlight w:val="white"/>
              </w:rPr>
              <w:t xml:space="preserve">Cited in this paper </w:t>
            </w:r>
            <w:proofErr w:type="spellStart"/>
            <w:r w:rsidRPr="007B2785">
              <w:rPr>
                <w:bCs/>
                <w:color w:val="000000" w:themeColor="text1"/>
                <w:sz w:val="16"/>
                <w:szCs w:val="16"/>
                <w:highlight w:val="white"/>
              </w:rPr>
              <w:t>Mucz</w:t>
            </w:r>
            <w:proofErr w:type="spellEnd"/>
            <w:r w:rsidRPr="007B2785">
              <w:rPr>
                <w:bCs/>
                <w:color w:val="000000" w:themeColor="text1"/>
                <w:sz w:val="16"/>
                <w:szCs w:val="16"/>
                <w:highlight w:val="white"/>
              </w:rPr>
              <w:t xml:space="preserve">, D. P. (2014). The </w:t>
            </w:r>
            <w:proofErr w:type="spellStart"/>
            <w:r w:rsidRPr="007B2785">
              <w:rPr>
                <w:bCs/>
                <w:color w:val="000000" w:themeColor="text1"/>
                <w:sz w:val="16"/>
                <w:szCs w:val="16"/>
                <w:highlight w:val="white"/>
              </w:rPr>
              <w:t>Whenwes</w:t>
            </w:r>
            <w:proofErr w:type="spellEnd"/>
            <w:r w:rsidRPr="007B2785">
              <w:rPr>
                <w:bCs/>
                <w:color w:val="000000" w:themeColor="text1"/>
                <w:sz w:val="16"/>
                <w:szCs w:val="16"/>
                <w:highlight w:val="white"/>
              </w:rPr>
              <w:t>: conflict, race, and identity in Rhodesian Bush War personal narratives. 22</w:t>
            </w:r>
          </w:p>
          <w:p w14:paraId="15E11A4E" w14:textId="77777777" w:rsidR="004C31A2" w:rsidRPr="007B2785" w:rsidRDefault="004C31A2" w:rsidP="007B2785">
            <w:pPr>
              <w:spacing w:after="0"/>
              <w:rPr>
                <w:bCs/>
                <w:color w:val="000000" w:themeColor="text1"/>
                <w:sz w:val="16"/>
                <w:szCs w:val="16"/>
                <w:u w:val="single"/>
              </w:rPr>
            </w:pPr>
          </w:p>
          <w:p w14:paraId="77BADF06" w14:textId="77777777" w:rsidR="004C31A2" w:rsidRPr="007B2785" w:rsidRDefault="004C31A2" w:rsidP="007B2785">
            <w:pPr>
              <w:spacing w:after="0"/>
              <w:rPr>
                <w:bCs/>
                <w:color w:val="000000" w:themeColor="text1"/>
                <w:sz w:val="16"/>
                <w:szCs w:val="16"/>
                <w:u w:val="single"/>
              </w:rPr>
            </w:pPr>
          </w:p>
          <w:p w14:paraId="570AEE54" w14:textId="77777777" w:rsidR="004C31A2" w:rsidRPr="007B2785" w:rsidRDefault="004C31A2" w:rsidP="007B2785">
            <w:pPr>
              <w:spacing w:after="0"/>
              <w:rPr>
                <w:bCs/>
                <w:color w:val="000000" w:themeColor="text1"/>
                <w:sz w:val="16"/>
                <w:szCs w:val="16"/>
                <w:u w:val="single"/>
              </w:rPr>
            </w:pPr>
          </w:p>
          <w:p w14:paraId="5965DDD0" w14:textId="77777777" w:rsidR="004C31A2" w:rsidRPr="007B2785" w:rsidRDefault="004C31A2" w:rsidP="007B2785">
            <w:pPr>
              <w:spacing w:after="0"/>
              <w:rPr>
                <w:bCs/>
                <w:color w:val="000000" w:themeColor="text1"/>
                <w:sz w:val="16"/>
                <w:szCs w:val="16"/>
                <w:u w:val="single"/>
              </w:rPr>
            </w:pPr>
          </w:p>
          <w:p w14:paraId="33FB517A" w14:textId="77777777" w:rsidR="004C31A2" w:rsidRPr="007B2785" w:rsidRDefault="004C31A2" w:rsidP="007B2785">
            <w:pPr>
              <w:spacing w:after="0"/>
              <w:rPr>
                <w:bCs/>
                <w:color w:val="000000" w:themeColor="text1"/>
                <w:sz w:val="16"/>
                <w:szCs w:val="16"/>
              </w:rPr>
            </w:pPr>
          </w:p>
        </w:tc>
        <w:tc>
          <w:tcPr>
            <w:tcW w:w="1701" w:type="dxa"/>
            <w:shd w:val="pct10" w:color="auto" w:fill="auto"/>
          </w:tcPr>
          <w:p w14:paraId="4B7171C9"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1,000,000</w:t>
            </w:r>
          </w:p>
          <w:p w14:paraId="5A271C43" w14:textId="77777777" w:rsidR="004C31A2" w:rsidRPr="007B2785" w:rsidRDefault="004C31A2" w:rsidP="007B2785">
            <w:pPr>
              <w:spacing w:after="0"/>
              <w:rPr>
                <w:bCs/>
                <w:color w:val="000000" w:themeColor="text1"/>
                <w:sz w:val="16"/>
                <w:szCs w:val="16"/>
              </w:rPr>
            </w:pPr>
          </w:p>
          <w:p w14:paraId="297413ED" w14:textId="77777777" w:rsidR="004C31A2" w:rsidRPr="007B2785" w:rsidRDefault="004C31A2" w:rsidP="007B2785">
            <w:pPr>
              <w:spacing w:after="0"/>
              <w:rPr>
                <w:bCs/>
                <w:color w:val="000000" w:themeColor="text1"/>
                <w:sz w:val="16"/>
                <w:szCs w:val="16"/>
              </w:rPr>
            </w:pPr>
          </w:p>
          <w:p w14:paraId="652D3FE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750,000 IDPs</w:t>
            </w:r>
          </w:p>
          <w:p w14:paraId="13F9E587"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250,000 refugees</w:t>
            </w:r>
          </w:p>
          <w:p w14:paraId="74E726A2" w14:textId="77777777" w:rsidR="004C31A2" w:rsidRPr="007B2785" w:rsidRDefault="004C31A2" w:rsidP="007B2785">
            <w:pPr>
              <w:spacing w:after="0"/>
              <w:rPr>
                <w:bCs/>
                <w:color w:val="000000" w:themeColor="text1"/>
                <w:sz w:val="16"/>
                <w:szCs w:val="16"/>
              </w:rPr>
            </w:pPr>
          </w:p>
          <w:p w14:paraId="62C216B3" w14:textId="77777777" w:rsidR="004C31A2" w:rsidRPr="007B2785" w:rsidRDefault="004C31A2" w:rsidP="007B2785">
            <w:pPr>
              <w:spacing w:after="0"/>
              <w:rPr>
                <w:bCs/>
                <w:color w:val="000000" w:themeColor="text1"/>
                <w:sz w:val="16"/>
                <w:szCs w:val="16"/>
              </w:rPr>
            </w:pPr>
          </w:p>
          <w:p w14:paraId="4AEDC8FD" w14:textId="77777777" w:rsidR="004C31A2" w:rsidRPr="007B2785" w:rsidRDefault="004C31A2" w:rsidP="007B2785">
            <w:pPr>
              <w:spacing w:after="0"/>
              <w:rPr>
                <w:bCs/>
                <w:color w:val="000000" w:themeColor="text1"/>
                <w:sz w:val="16"/>
                <w:szCs w:val="16"/>
              </w:rPr>
            </w:pPr>
          </w:p>
          <w:p w14:paraId="1F44645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Including</w:t>
            </w:r>
          </w:p>
          <w:p w14:paraId="1DC9E33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Mozambique alone hosting approximately 160,000 Zimbabwean </w:t>
            </w:r>
            <w:r w:rsidRPr="007B2785">
              <w:rPr>
                <w:bCs/>
                <w:color w:val="000000" w:themeColor="text1"/>
                <w:sz w:val="16"/>
                <w:szCs w:val="16"/>
              </w:rPr>
              <w:lastRenderedPageBreak/>
              <w:t>refugees by early 1980.</w:t>
            </w:r>
          </w:p>
          <w:p w14:paraId="651EF372"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25,000 in Zambia</w:t>
            </w:r>
          </w:p>
          <w:p w14:paraId="6F6E524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20,000 in Botswana;</w:t>
            </w:r>
          </w:p>
          <w:p w14:paraId="76573CE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45,000 elsewhere (Alexander 1994, p. 203; </w:t>
            </w:r>
            <w:proofErr w:type="spellStart"/>
            <w:r w:rsidRPr="007B2785">
              <w:rPr>
                <w:bCs/>
                <w:color w:val="000000" w:themeColor="text1"/>
                <w:sz w:val="16"/>
                <w:szCs w:val="16"/>
              </w:rPr>
              <w:t>Kriger</w:t>
            </w:r>
            <w:proofErr w:type="spellEnd"/>
            <w:r w:rsidRPr="007B2785">
              <w:rPr>
                <w:bCs/>
                <w:color w:val="000000" w:themeColor="text1"/>
                <w:sz w:val="16"/>
                <w:szCs w:val="16"/>
              </w:rPr>
              <w:t xml:space="preserve"> 1992, p. 137)</w:t>
            </w:r>
          </w:p>
          <w:p w14:paraId="0BC8D605" w14:textId="77777777" w:rsidR="004C31A2" w:rsidRPr="007B2785" w:rsidRDefault="004C31A2" w:rsidP="007B2785">
            <w:pPr>
              <w:spacing w:after="0"/>
              <w:rPr>
                <w:bCs/>
                <w:color w:val="000000" w:themeColor="text1"/>
                <w:sz w:val="16"/>
                <w:szCs w:val="16"/>
              </w:rPr>
            </w:pPr>
          </w:p>
          <w:p w14:paraId="32C73EC8" w14:textId="77777777" w:rsidR="004C31A2" w:rsidRPr="007B2785" w:rsidRDefault="004C31A2" w:rsidP="007B2785">
            <w:pPr>
              <w:spacing w:after="0"/>
              <w:rPr>
                <w:bCs/>
                <w:color w:val="000000" w:themeColor="text1"/>
                <w:sz w:val="16"/>
                <w:szCs w:val="16"/>
              </w:rPr>
            </w:pPr>
          </w:p>
          <w:p w14:paraId="20C044A4" w14:textId="77777777" w:rsidR="004C31A2" w:rsidRPr="007B2785" w:rsidRDefault="004C31A2" w:rsidP="007B2785">
            <w:pPr>
              <w:spacing w:after="0"/>
              <w:rPr>
                <w:bCs/>
                <w:color w:val="000000" w:themeColor="text1"/>
                <w:sz w:val="16"/>
                <w:szCs w:val="16"/>
              </w:rPr>
            </w:pPr>
          </w:p>
          <w:p w14:paraId="0B16141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750,000</w:t>
            </w:r>
          </w:p>
          <w:p w14:paraId="690D2E90" w14:textId="77777777" w:rsidR="004C31A2" w:rsidRPr="007B2785" w:rsidRDefault="004C31A2" w:rsidP="007B2785">
            <w:pPr>
              <w:spacing w:after="0"/>
              <w:rPr>
                <w:bCs/>
                <w:color w:val="000000" w:themeColor="text1"/>
                <w:sz w:val="16"/>
                <w:szCs w:val="16"/>
              </w:rPr>
            </w:pPr>
          </w:p>
          <w:p w14:paraId="39C02859"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Forcibly relocated into villages by counterinsurgency resettlement</w:t>
            </w:r>
          </w:p>
        </w:tc>
        <w:tc>
          <w:tcPr>
            <w:tcW w:w="1842" w:type="dxa"/>
            <w:shd w:val="pct10" w:color="auto" w:fill="auto"/>
          </w:tcPr>
          <w:p w14:paraId="1BD8B69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Nathaniel Kinsey Powell, “The UNHCR and Zimbabwean Refugees in Mozambique, 1975–1980,” Refugee Survey Quarterly, Vol. 32, No. 4 (2013), pp. 41–65.</w:t>
            </w:r>
          </w:p>
          <w:p w14:paraId="63E1E45F" w14:textId="77777777" w:rsidR="004C31A2" w:rsidRPr="007B2785" w:rsidRDefault="004C31A2" w:rsidP="007B2785">
            <w:pPr>
              <w:spacing w:after="0"/>
              <w:rPr>
                <w:bCs/>
                <w:color w:val="000000" w:themeColor="text1"/>
                <w:sz w:val="16"/>
                <w:szCs w:val="16"/>
              </w:rPr>
            </w:pPr>
          </w:p>
          <w:p w14:paraId="6C02F3B7" w14:textId="77777777" w:rsidR="004C31A2" w:rsidRPr="007B2785" w:rsidRDefault="004C31A2" w:rsidP="007B2785">
            <w:pPr>
              <w:spacing w:after="0"/>
              <w:rPr>
                <w:bCs/>
                <w:color w:val="000000" w:themeColor="text1"/>
                <w:sz w:val="16"/>
                <w:szCs w:val="16"/>
              </w:rPr>
            </w:pPr>
          </w:p>
          <w:p w14:paraId="484CA034"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Alexander, J. (1994). Settler state, guerrilla war and rural </w:t>
            </w:r>
            <w:r w:rsidRPr="007B2785">
              <w:rPr>
                <w:bCs/>
                <w:color w:val="000000" w:themeColor="text1"/>
                <w:sz w:val="16"/>
                <w:szCs w:val="16"/>
              </w:rPr>
              <w:lastRenderedPageBreak/>
              <w:t>underdevelopment in Rhodesia. African Affairs, 93(370), 189–215.</w:t>
            </w:r>
          </w:p>
          <w:p w14:paraId="3EAAB3F2" w14:textId="77777777" w:rsidR="004C31A2" w:rsidRPr="007B2785" w:rsidRDefault="004C31A2" w:rsidP="007B2785">
            <w:pPr>
              <w:spacing w:after="0"/>
              <w:rPr>
                <w:bCs/>
                <w:color w:val="000000" w:themeColor="text1"/>
                <w:sz w:val="16"/>
                <w:szCs w:val="16"/>
              </w:rPr>
            </w:pPr>
          </w:p>
          <w:p w14:paraId="35C62893"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Kriger</w:t>
            </w:r>
            <w:proofErr w:type="spellEnd"/>
            <w:r w:rsidRPr="007B2785">
              <w:rPr>
                <w:bCs/>
                <w:color w:val="000000" w:themeColor="text1"/>
                <w:sz w:val="16"/>
                <w:szCs w:val="16"/>
              </w:rPr>
              <w:t>, N. (1992). Zimbabwe’s guerrilla war: Peasant voices (p. 137). Cambridge University Press.</w:t>
            </w:r>
          </w:p>
          <w:p w14:paraId="0E0F6B31" w14:textId="77777777" w:rsidR="004C31A2" w:rsidRPr="007B2785" w:rsidRDefault="004C31A2" w:rsidP="007B2785">
            <w:pPr>
              <w:spacing w:after="0"/>
              <w:rPr>
                <w:bCs/>
                <w:color w:val="000000" w:themeColor="text1"/>
                <w:sz w:val="16"/>
                <w:szCs w:val="16"/>
              </w:rPr>
            </w:pPr>
          </w:p>
          <w:p w14:paraId="008FFDD6" w14:textId="77777777" w:rsidR="004C31A2" w:rsidRPr="007B2785" w:rsidRDefault="004C31A2" w:rsidP="007B2785">
            <w:pPr>
              <w:spacing w:after="0"/>
              <w:rPr>
                <w:bCs/>
                <w:color w:val="000000" w:themeColor="text1"/>
                <w:sz w:val="16"/>
                <w:szCs w:val="16"/>
              </w:rPr>
            </w:pPr>
          </w:p>
          <w:p w14:paraId="2F09B5B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Terence Ranger, “Settler State, Guerrilla War and Rural Underdevelopment in Rhodesia,” African Issues, Vol. 6, No. 1 (1978), pp. 3–10.</w:t>
            </w:r>
          </w:p>
        </w:tc>
        <w:tc>
          <w:tcPr>
            <w:tcW w:w="1843" w:type="dxa"/>
          </w:tcPr>
          <w:p w14:paraId="228CDF1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 xml:space="preserve">n/a </w:t>
            </w:r>
          </w:p>
          <w:p w14:paraId="1157176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Postwar peak in Convention refugees from Zimbabwe in 1992: 237,713</w:t>
            </w:r>
          </w:p>
          <w:p w14:paraId="5529F31E" w14:textId="77777777" w:rsidR="004C31A2" w:rsidRPr="007B2785" w:rsidRDefault="004C31A2" w:rsidP="007B2785">
            <w:pPr>
              <w:spacing w:after="0"/>
              <w:rPr>
                <w:bCs/>
                <w:color w:val="000000" w:themeColor="text1"/>
                <w:sz w:val="16"/>
                <w:szCs w:val="16"/>
              </w:rPr>
            </w:pPr>
          </w:p>
          <w:p w14:paraId="4560B188" w14:textId="77777777" w:rsidR="004C31A2" w:rsidRPr="007B2785" w:rsidRDefault="004C31A2" w:rsidP="007B2785">
            <w:pPr>
              <w:spacing w:after="0"/>
              <w:rPr>
                <w:bCs/>
                <w:color w:val="000000" w:themeColor="text1"/>
                <w:sz w:val="16"/>
                <w:szCs w:val="16"/>
              </w:rPr>
            </w:pPr>
          </w:p>
          <w:p w14:paraId="298798A8"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210,000 Rhodesian refugees into neighboring countries</w:t>
            </w:r>
          </w:p>
          <w:p w14:paraId="51F82E3C"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United Nations High Commissioner for Refugees. (2000). The </w:t>
            </w:r>
            <w:r w:rsidRPr="007B2785">
              <w:rPr>
                <w:bCs/>
                <w:color w:val="000000" w:themeColor="text1"/>
                <w:sz w:val="16"/>
                <w:szCs w:val="16"/>
              </w:rPr>
              <w:lastRenderedPageBreak/>
              <w:t>State of the World’s Refugees 2000 (Box 2.1, p. 63). UNHCR.</w:t>
            </w:r>
          </w:p>
        </w:tc>
        <w:tc>
          <w:tcPr>
            <w:tcW w:w="1985" w:type="dxa"/>
          </w:tcPr>
          <w:p w14:paraId="39129F6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 xml:space="preserve">Peak 1979: </w:t>
            </w:r>
          </w:p>
          <w:p w14:paraId="1A79B93D"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&gt;210,000 refugees (Rhodesian/Zimbabwean) in neighboring countries</w:t>
            </w:r>
          </w:p>
          <w:p w14:paraId="4AC420F1"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UNHCR (SoW Refugees)</w:t>
            </w:r>
          </w:p>
          <w:p w14:paraId="613097D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unhcr.org</w:t>
            </w:r>
          </w:p>
          <w:p w14:paraId="203DE83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 (2000)</w:t>
            </w:r>
          </w:p>
          <w:p w14:paraId="0202B9BD" w14:textId="77777777" w:rsidR="004C31A2" w:rsidRPr="007B2785" w:rsidRDefault="004C31A2" w:rsidP="007B2785">
            <w:pPr>
              <w:spacing w:after="0"/>
              <w:rPr>
                <w:bCs/>
                <w:color w:val="000000" w:themeColor="text1"/>
                <w:sz w:val="16"/>
                <w:szCs w:val="16"/>
              </w:rPr>
            </w:pPr>
          </w:p>
          <w:p w14:paraId="3D9C31C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500,000 refugees</w:t>
            </w:r>
          </w:p>
          <w:p w14:paraId="08737E96" w14:textId="6CD9F47F" w:rsidR="004C31A2" w:rsidRPr="007B2785" w:rsidRDefault="004C31A2" w:rsidP="007B2785">
            <w:pPr>
              <w:spacing w:after="0"/>
              <w:rPr>
                <w:bCs/>
                <w:color w:val="000000" w:themeColor="text1"/>
                <w:sz w:val="16"/>
                <w:szCs w:val="16"/>
              </w:rPr>
            </w:pPr>
            <w:r w:rsidRPr="007B2785">
              <w:rPr>
                <w:bCs/>
                <w:color w:val="000000" w:themeColor="text1"/>
                <w:sz w:val="16"/>
                <w:szCs w:val="16"/>
                <w:highlight w:val="white"/>
              </w:rPr>
              <w:t xml:space="preserve">Nesbitt, P. (1979). </w:t>
            </w:r>
            <w:proofErr w:type="spellStart"/>
            <w:r w:rsidRPr="007B2785">
              <w:rPr>
                <w:bCs/>
                <w:color w:val="000000" w:themeColor="text1"/>
                <w:sz w:val="16"/>
                <w:szCs w:val="16"/>
                <w:highlight w:val="white"/>
              </w:rPr>
              <w:t>Trilateralism</w:t>
            </w:r>
            <w:proofErr w:type="spellEnd"/>
            <w:r w:rsidRPr="007B2785">
              <w:rPr>
                <w:bCs/>
                <w:color w:val="000000" w:themeColor="text1"/>
                <w:sz w:val="16"/>
                <w:szCs w:val="16"/>
                <w:highlight w:val="white"/>
              </w:rPr>
              <w:t xml:space="preserve"> and the Rhodesian problem: An effort at managing the </w:t>
            </w:r>
            <w:r w:rsidRPr="007B2785">
              <w:rPr>
                <w:bCs/>
                <w:color w:val="000000" w:themeColor="text1"/>
                <w:sz w:val="16"/>
                <w:szCs w:val="16"/>
                <w:highlight w:val="white"/>
              </w:rPr>
              <w:lastRenderedPageBreak/>
              <w:t>Zimbabwean liberation struggle. 11</w:t>
            </w:r>
          </w:p>
          <w:p w14:paraId="1A8329F0" w14:textId="43FFE56C" w:rsidR="004C31A2" w:rsidRPr="007B2785" w:rsidRDefault="004C31A2" w:rsidP="007B2785">
            <w:pPr>
              <w:spacing w:after="0"/>
              <w:rPr>
                <w:bCs/>
                <w:color w:val="000000" w:themeColor="text1"/>
                <w:sz w:val="16"/>
                <w:szCs w:val="16"/>
              </w:rPr>
            </w:pPr>
            <w:r w:rsidRPr="007B2785">
              <w:rPr>
                <w:bCs/>
                <w:color w:val="000000" w:themeColor="text1"/>
                <w:sz w:val="16"/>
                <w:szCs w:val="16"/>
              </w:rPr>
              <w:t>For most of the 1960s the refugee caseload was in the low thousands, concentrated in Zambia and Botswana. Then escalation of guerrilla warfare in 1972–76, coupled with Mozambique’s independence, opened a broad new frontier and drove the total past 100 000.</w:t>
            </w:r>
          </w:p>
          <w:p w14:paraId="7466E65F" w14:textId="7EAB5650" w:rsidR="004C31A2" w:rsidRPr="007B2785" w:rsidRDefault="004C31A2" w:rsidP="007B2785">
            <w:pPr>
              <w:spacing w:after="0"/>
              <w:rPr>
                <w:bCs/>
                <w:color w:val="000000" w:themeColor="text1"/>
                <w:sz w:val="16"/>
                <w:szCs w:val="16"/>
              </w:rPr>
            </w:pPr>
            <w:r w:rsidRPr="007B2785">
              <w:rPr>
                <w:bCs/>
                <w:color w:val="000000" w:themeColor="text1"/>
                <w:sz w:val="16"/>
                <w:szCs w:val="16"/>
              </w:rPr>
              <w:t>Peak displacement 1978-79. By the eve of the cease-fire roughly a quarter-million Rhodesians were outside the country and between half- and three-quarters of a million more had been compelled into tightly controlled rural “keeps.” These internal removals—designed to starve the guerrillas of food and recruits—are well documented in scholarly work and confirmed by contemporary Rhodesian admissions to the UN.</w:t>
            </w:r>
          </w:p>
        </w:tc>
      </w:tr>
      <w:tr w:rsidR="004C31A2" w:rsidRPr="007B2785" w14:paraId="2055383A" w14:textId="77777777" w:rsidTr="004C31A2">
        <w:tc>
          <w:tcPr>
            <w:tcW w:w="1412" w:type="dxa"/>
            <w:gridSpan w:val="2"/>
            <w:vAlign w:val="bottom"/>
          </w:tcPr>
          <w:p w14:paraId="75991FB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 xml:space="preserve">Afghanistan Soviet Occupation </w:t>
            </w:r>
          </w:p>
          <w:p w14:paraId="0E6258FE" w14:textId="77777777" w:rsidR="004C31A2" w:rsidRPr="007B2785" w:rsidRDefault="004C31A2" w:rsidP="007B2785">
            <w:pPr>
              <w:spacing w:after="0"/>
              <w:rPr>
                <w:bCs/>
                <w:color w:val="000000" w:themeColor="text1"/>
                <w:sz w:val="16"/>
                <w:szCs w:val="16"/>
              </w:rPr>
            </w:pPr>
          </w:p>
          <w:p w14:paraId="6DFCD406" w14:textId="77777777" w:rsidR="004C31A2" w:rsidRPr="007B2785" w:rsidRDefault="004C31A2" w:rsidP="007B2785">
            <w:pPr>
              <w:spacing w:after="0"/>
              <w:rPr>
                <w:bCs/>
                <w:color w:val="000000" w:themeColor="text1"/>
                <w:sz w:val="16"/>
                <w:szCs w:val="16"/>
              </w:rPr>
            </w:pPr>
          </w:p>
          <w:p w14:paraId="175EDC86" w14:textId="77777777" w:rsidR="004C31A2" w:rsidRPr="007B2785" w:rsidRDefault="004C31A2" w:rsidP="007B2785">
            <w:pPr>
              <w:spacing w:after="0"/>
              <w:rPr>
                <w:bCs/>
                <w:color w:val="000000" w:themeColor="text1"/>
                <w:sz w:val="16"/>
                <w:szCs w:val="16"/>
              </w:rPr>
            </w:pPr>
          </w:p>
        </w:tc>
        <w:tc>
          <w:tcPr>
            <w:tcW w:w="1134" w:type="dxa"/>
            <w:vAlign w:val="bottom"/>
          </w:tcPr>
          <w:p w14:paraId="2D3EBB5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1979-1989</w:t>
            </w:r>
          </w:p>
          <w:p w14:paraId="5AA627C9" w14:textId="77777777" w:rsidR="004C31A2" w:rsidRPr="007B2785" w:rsidRDefault="004C31A2" w:rsidP="007B2785">
            <w:pPr>
              <w:spacing w:after="0"/>
              <w:rPr>
                <w:bCs/>
                <w:color w:val="000000" w:themeColor="text1"/>
                <w:sz w:val="16"/>
                <w:szCs w:val="16"/>
              </w:rPr>
            </w:pPr>
          </w:p>
          <w:p w14:paraId="33513DC9" w14:textId="77777777" w:rsidR="004C31A2" w:rsidRPr="007B2785" w:rsidRDefault="004C31A2" w:rsidP="007B2785">
            <w:pPr>
              <w:spacing w:after="0"/>
              <w:rPr>
                <w:bCs/>
                <w:color w:val="000000" w:themeColor="text1"/>
                <w:sz w:val="16"/>
                <w:szCs w:val="16"/>
              </w:rPr>
            </w:pPr>
          </w:p>
          <w:p w14:paraId="4EBC13D9" w14:textId="77777777" w:rsidR="004C31A2" w:rsidRPr="007B2785" w:rsidRDefault="004C31A2" w:rsidP="007B2785">
            <w:pPr>
              <w:spacing w:after="0"/>
              <w:rPr>
                <w:bCs/>
                <w:color w:val="000000" w:themeColor="text1"/>
                <w:sz w:val="16"/>
                <w:szCs w:val="16"/>
              </w:rPr>
            </w:pPr>
          </w:p>
          <w:p w14:paraId="20523EC8" w14:textId="77777777" w:rsidR="004C31A2" w:rsidRPr="007B2785" w:rsidRDefault="004C31A2" w:rsidP="007B2785">
            <w:pPr>
              <w:spacing w:after="0"/>
              <w:rPr>
                <w:bCs/>
                <w:color w:val="000000" w:themeColor="text1"/>
                <w:sz w:val="16"/>
                <w:szCs w:val="16"/>
              </w:rPr>
            </w:pPr>
          </w:p>
        </w:tc>
        <w:tc>
          <w:tcPr>
            <w:tcW w:w="992" w:type="dxa"/>
            <w:vAlign w:val="bottom"/>
          </w:tcPr>
          <w:p w14:paraId="0E3F350F"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More than 5 million had migrate to other countries</w:t>
            </w:r>
          </w:p>
        </w:tc>
        <w:tc>
          <w:tcPr>
            <w:tcW w:w="992" w:type="dxa"/>
          </w:tcPr>
          <w:p w14:paraId="29E32EFB"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Dashti</w:t>
            </w:r>
            <w:proofErr w:type="spellEnd"/>
            <w:r w:rsidRPr="007B2785">
              <w:rPr>
                <w:bCs/>
                <w:color w:val="000000" w:themeColor="text1"/>
                <w:sz w:val="16"/>
                <w:szCs w:val="16"/>
              </w:rPr>
              <w:t>, Z. (2022). </w:t>
            </w:r>
            <w:r w:rsidRPr="007B2785">
              <w:rPr>
                <w:bCs/>
                <w:i/>
                <w:color w:val="000000" w:themeColor="text1"/>
                <w:sz w:val="16"/>
                <w:szCs w:val="16"/>
              </w:rPr>
              <w:t>Afghan external migration movements in the historical process</w:t>
            </w:r>
            <w:r w:rsidRPr="007B2785">
              <w:rPr>
                <w:bCs/>
                <w:color w:val="000000" w:themeColor="text1"/>
                <w:sz w:val="16"/>
                <w:szCs w:val="16"/>
              </w:rPr>
              <w:t>. </w:t>
            </w:r>
            <w:proofErr w:type="spellStart"/>
            <w:r w:rsidRPr="007B2785">
              <w:rPr>
                <w:bCs/>
                <w:i/>
                <w:color w:val="000000" w:themeColor="text1"/>
                <w:sz w:val="16"/>
                <w:szCs w:val="16"/>
              </w:rPr>
              <w:t>Asya</w:t>
            </w:r>
            <w:proofErr w:type="spellEnd"/>
            <w:r w:rsidRPr="007B2785">
              <w:rPr>
                <w:bCs/>
                <w:i/>
                <w:color w:val="000000" w:themeColor="text1"/>
                <w:sz w:val="16"/>
                <w:szCs w:val="16"/>
              </w:rPr>
              <w:t xml:space="preserve"> Studies: Academic Social </w:t>
            </w:r>
            <w:r w:rsidRPr="007B2785">
              <w:rPr>
                <w:bCs/>
                <w:i/>
                <w:color w:val="000000" w:themeColor="text1"/>
                <w:sz w:val="16"/>
                <w:szCs w:val="16"/>
              </w:rPr>
              <w:lastRenderedPageBreak/>
              <w:t xml:space="preserve">Studies / </w:t>
            </w:r>
            <w:proofErr w:type="spellStart"/>
            <w:r w:rsidRPr="007B2785">
              <w:rPr>
                <w:bCs/>
                <w:i/>
                <w:color w:val="000000" w:themeColor="text1"/>
                <w:sz w:val="16"/>
                <w:szCs w:val="16"/>
              </w:rPr>
              <w:t>Akademik</w:t>
            </w:r>
            <w:proofErr w:type="spellEnd"/>
            <w:r w:rsidRPr="007B2785">
              <w:rPr>
                <w:bCs/>
                <w:i/>
                <w:color w:val="000000" w:themeColor="text1"/>
                <w:sz w:val="16"/>
                <w:szCs w:val="16"/>
              </w:rPr>
              <w:t xml:space="preserve"> </w:t>
            </w:r>
            <w:proofErr w:type="spellStart"/>
            <w:r w:rsidRPr="007B2785">
              <w:rPr>
                <w:bCs/>
                <w:i/>
                <w:color w:val="000000" w:themeColor="text1"/>
                <w:sz w:val="16"/>
                <w:szCs w:val="16"/>
              </w:rPr>
              <w:t>Sosyal</w:t>
            </w:r>
            <w:proofErr w:type="spellEnd"/>
            <w:r w:rsidRPr="007B2785">
              <w:rPr>
                <w:bCs/>
                <w:i/>
                <w:color w:val="000000" w:themeColor="text1"/>
                <w:sz w:val="16"/>
                <w:szCs w:val="16"/>
              </w:rPr>
              <w:t xml:space="preserve"> </w:t>
            </w:r>
            <w:proofErr w:type="spellStart"/>
            <w:r w:rsidRPr="007B2785">
              <w:rPr>
                <w:bCs/>
                <w:i/>
                <w:color w:val="000000" w:themeColor="text1"/>
                <w:sz w:val="16"/>
                <w:szCs w:val="16"/>
              </w:rPr>
              <w:t>Araştırmalar</w:t>
            </w:r>
            <w:proofErr w:type="spellEnd"/>
            <w:r w:rsidRPr="007B2785">
              <w:rPr>
                <w:bCs/>
                <w:i/>
                <w:color w:val="000000" w:themeColor="text1"/>
                <w:sz w:val="16"/>
                <w:szCs w:val="16"/>
              </w:rPr>
              <w:t>, 6</w:t>
            </w:r>
            <w:r w:rsidRPr="007B2785">
              <w:rPr>
                <w:bCs/>
                <w:color w:val="000000" w:themeColor="text1"/>
                <w:sz w:val="16"/>
                <w:szCs w:val="16"/>
              </w:rPr>
              <w:t>(20), 301–314.</w:t>
            </w:r>
          </w:p>
          <w:p w14:paraId="0B8E254F" w14:textId="77777777" w:rsidR="004C31A2" w:rsidRPr="007B2785" w:rsidRDefault="004C31A2" w:rsidP="007B2785">
            <w:pPr>
              <w:spacing w:after="0"/>
              <w:rPr>
                <w:bCs/>
                <w:color w:val="000000" w:themeColor="text1"/>
                <w:sz w:val="16"/>
                <w:szCs w:val="16"/>
              </w:rPr>
            </w:pPr>
          </w:p>
          <w:p w14:paraId="6739FE2C"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Pg</w:t>
            </w:r>
            <w:proofErr w:type="spellEnd"/>
            <w:r w:rsidRPr="007B2785">
              <w:rPr>
                <w:bCs/>
                <w:color w:val="000000" w:themeColor="text1"/>
                <w:sz w:val="16"/>
                <w:szCs w:val="16"/>
              </w:rPr>
              <w:t xml:space="preserve"> 302</w:t>
            </w:r>
          </w:p>
        </w:tc>
        <w:tc>
          <w:tcPr>
            <w:tcW w:w="993" w:type="dxa"/>
          </w:tcPr>
          <w:p w14:paraId="36D8B9D9"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8-9 million</w:t>
            </w:r>
          </w:p>
          <w:p w14:paraId="335E87D5" w14:textId="77777777" w:rsidR="004C31A2" w:rsidRPr="007B2785" w:rsidRDefault="004C31A2" w:rsidP="007B2785">
            <w:pPr>
              <w:spacing w:after="0"/>
              <w:rPr>
                <w:bCs/>
                <w:color w:val="000000" w:themeColor="text1"/>
                <w:sz w:val="16"/>
                <w:szCs w:val="16"/>
              </w:rPr>
            </w:pPr>
          </w:p>
          <w:p w14:paraId="4C8DD397"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(1/3 of the population)</w:t>
            </w:r>
          </w:p>
          <w:p w14:paraId="77FB2031" w14:textId="77777777" w:rsidR="004C31A2" w:rsidRPr="007B2785" w:rsidRDefault="004C31A2" w:rsidP="007B2785">
            <w:pPr>
              <w:spacing w:after="0"/>
              <w:rPr>
                <w:bCs/>
                <w:color w:val="000000" w:themeColor="text1"/>
                <w:sz w:val="16"/>
                <w:szCs w:val="16"/>
              </w:rPr>
            </w:pPr>
          </w:p>
          <w:p w14:paraId="780EFDEB"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6.2 million</w:t>
            </w:r>
          </w:p>
          <w:p w14:paraId="723025F7" w14:textId="77777777" w:rsidR="004C31A2" w:rsidRPr="007B2785" w:rsidRDefault="004C31A2" w:rsidP="007B2785">
            <w:pPr>
              <w:spacing w:after="0"/>
              <w:rPr>
                <w:bCs/>
                <w:color w:val="000000" w:themeColor="text1"/>
                <w:sz w:val="16"/>
                <w:szCs w:val="16"/>
              </w:rPr>
            </w:pPr>
          </w:p>
          <w:p w14:paraId="3C2D6FD7"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2-3 million</w:t>
            </w:r>
          </w:p>
          <w:p w14:paraId="36284F5E" w14:textId="77777777" w:rsidR="004C31A2" w:rsidRPr="007B2785" w:rsidRDefault="004C31A2" w:rsidP="007B2785">
            <w:pPr>
              <w:spacing w:after="0"/>
              <w:rPr>
                <w:bCs/>
                <w:color w:val="000000" w:themeColor="text1"/>
                <w:sz w:val="16"/>
                <w:szCs w:val="16"/>
              </w:rPr>
            </w:pPr>
          </w:p>
          <w:p w14:paraId="43798ED5" w14:textId="77777777" w:rsidR="004C31A2" w:rsidRPr="007B2785" w:rsidRDefault="004C31A2" w:rsidP="007B2785">
            <w:pPr>
              <w:spacing w:after="0"/>
              <w:rPr>
                <w:bCs/>
                <w:color w:val="000000" w:themeColor="text1"/>
                <w:sz w:val="16"/>
                <w:szCs w:val="16"/>
              </w:rPr>
            </w:pPr>
          </w:p>
        </w:tc>
        <w:tc>
          <w:tcPr>
            <w:tcW w:w="1134" w:type="dxa"/>
          </w:tcPr>
          <w:p w14:paraId="2969585F" w14:textId="77777777" w:rsidR="004C31A2" w:rsidRPr="007B2785" w:rsidRDefault="004C31A2" w:rsidP="007B2785">
            <w:pPr>
              <w:spacing w:after="0"/>
              <w:rPr>
                <w:bCs/>
                <w:color w:val="000000" w:themeColor="text1"/>
                <w:sz w:val="16"/>
                <w:szCs w:val="16"/>
              </w:rPr>
            </w:pPr>
          </w:p>
          <w:p w14:paraId="6A39CBFF" w14:textId="0085A706"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Rubin, B. R. (1996, Dec 1). Afghanistan: The forgotten crisis (WRITENET country paper), p. 1-2. United Nations High </w:t>
            </w:r>
            <w:r w:rsidRPr="007B2785">
              <w:rPr>
                <w:bCs/>
                <w:color w:val="000000" w:themeColor="text1"/>
                <w:sz w:val="16"/>
                <w:szCs w:val="16"/>
              </w:rPr>
              <w:lastRenderedPageBreak/>
              <w:t>Commissioner for Refugees.</w:t>
            </w:r>
          </w:p>
          <w:p w14:paraId="1A2B5766" w14:textId="22654076" w:rsidR="004C31A2" w:rsidRPr="007B2785" w:rsidRDefault="004C31A2" w:rsidP="007B2785">
            <w:pPr>
              <w:spacing w:after="0"/>
              <w:rPr>
                <w:bCs/>
                <w:color w:val="000000" w:themeColor="text1"/>
                <w:sz w:val="16"/>
                <w:szCs w:val="16"/>
              </w:rPr>
            </w:pPr>
            <w:r w:rsidRPr="007B2785">
              <w:rPr>
                <w:bCs/>
                <w:color w:val="000000" w:themeColor="text1"/>
                <w:sz w:val="16"/>
                <w:szCs w:val="16"/>
              </w:rPr>
              <w:t>Human Rights Watch. (1988, Mar 1). By all parties to the conflict: Violations of the laws of war in Afghanistan (p. 3).</w:t>
            </w:r>
          </w:p>
          <w:p w14:paraId="0BC49968"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Kamrany</w:t>
            </w:r>
            <w:proofErr w:type="spellEnd"/>
            <w:r w:rsidRPr="007B2785">
              <w:rPr>
                <w:bCs/>
                <w:color w:val="000000" w:themeColor="text1"/>
                <w:sz w:val="16"/>
                <w:szCs w:val="16"/>
              </w:rPr>
              <w:t>, N. M. (2012, Apr 19). Ending the 30-Year War in Afghanistan. Middle East Institute. Reports 6.2 m refugees and 2.2 m IDPs for 1979-89.</w:t>
            </w:r>
          </w:p>
        </w:tc>
        <w:tc>
          <w:tcPr>
            <w:tcW w:w="1701" w:type="dxa"/>
            <w:shd w:val="pct10" w:color="auto" w:fill="auto"/>
          </w:tcPr>
          <w:p w14:paraId="103DEAD9"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6.2-7.2 million</w:t>
            </w:r>
          </w:p>
          <w:p w14:paraId="326745EC" w14:textId="77777777" w:rsidR="004C31A2" w:rsidRPr="007B2785" w:rsidRDefault="004C31A2" w:rsidP="007B2785">
            <w:pPr>
              <w:spacing w:after="0"/>
              <w:rPr>
                <w:bCs/>
                <w:color w:val="000000" w:themeColor="text1"/>
                <w:sz w:val="16"/>
                <w:szCs w:val="16"/>
              </w:rPr>
            </w:pPr>
          </w:p>
          <w:p w14:paraId="3EF24653" w14:textId="77777777" w:rsidR="004C31A2" w:rsidRPr="007B2785" w:rsidRDefault="004C31A2" w:rsidP="007B2785">
            <w:pPr>
              <w:spacing w:after="0"/>
              <w:rPr>
                <w:bCs/>
                <w:color w:val="000000" w:themeColor="text1"/>
                <w:sz w:val="16"/>
                <w:szCs w:val="16"/>
              </w:rPr>
            </w:pPr>
          </w:p>
          <w:p w14:paraId="6F80C4F4"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in Pakistan (≈ 3.5 m) and Iran (≈ 2.7 m) at peak in 1989-1990</w:t>
            </w:r>
          </w:p>
          <w:p w14:paraId="3A10A693" w14:textId="77777777" w:rsidR="004C31A2" w:rsidRPr="007B2785" w:rsidRDefault="004C31A2" w:rsidP="007B2785">
            <w:pPr>
              <w:spacing w:after="0"/>
              <w:rPr>
                <w:bCs/>
                <w:color w:val="000000" w:themeColor="text1"/>
                <w:sz w:val="16"/>
                <w:szCs w:val="16"/>
              </w:rPr>
            </w:pPr>
          </w:p>
          <w:p w14:paraId="2BD31877" w14:textId="77777777" w:rsidR="004C31A2" w:rsidRPr="007B2785" w:rsidRDefault="004C31A2" w:rsidP="007B2785">
            <w:pPr>
              <w:spacing w:after="0"/>
              <w:rPr>
                <w:bCs/>
                <w:color w:val="000000" w:themeColor="text1"/>
                <w:sz w:val="16"/>
                <w:szCs w:val="16"/>
              </w:rPr>
            </w:pPr>
          </w:p>
        </w:tc>
        <w:tc>
          <w:tcPr>
            <w:tcW w:w="1842" w:type="dxa"/>
            <w:shd w:val="pct10" w:color="auto" w:fill="auto"/>
          </w:tcPr>
          <w:p w14:paraId="5C5E5682"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Dashti</w:t>
            </w:r>
            <w:proofErr w:type="spellEnd"/>
            <w:r w:rsidRPr="007B2785">
              <w:rPr>
                <w:bCs/>
                <w:color w:val="000000" w:themeColor="text1"/>
                <w:sz w:val="16"/>
                <w:szCs w:val="16"/>
              </w:rPr>
              <w:t>, Z. (2022). </w:t>
            </w:r>
            <w:r w:rsidRPr="007B2785">
              <w:rPr>
                <w:bCs/>
                <w:i/>
                <w:color w:val="000000" w:themeColor="text1"/>
                <w:sz w:val="16"/>
                <w:szCs w:val="16"/>
              </w:rPr>
              <w:t>Afghan external migration movements in the historical process</w:t>
            </w:r>
            <w:r w:rsidRPr="007B2785">
              <w:rPr>
                <w:bCs/>
                <w:color w:val="000000" w:themeColor="text1"/>
                <w:sz w:val="16"/>
                <w:szCs w:val="16"/>
              </w:rPr>
              <w:t>. </w:t>
            </w:r>
            <w:proofErr w:type="spellStart"/>
            <w:r w:rsidRPr="007B2785">
              <w:rPr>
                <w:bCs/>
                <w:i/>
                <w:color w:val="000000" w:themeColor="text1"/>
                <w:sz w:val="16"/>
                <w:szCs w:val="16"/>
              </w:rPr>
              <w:t>Asya</w:t>
            </w:r>
            <w:proofErr w:type="spellEnd"/>
            <w:r w:rsidRPr="007B2785">
              <w:rPr>
                <w:bCs/>
                <w:i/>
                <w:color w:val="000000" w:themeColor="text1"/>
                <w:sz w:val="16"/>
                <w:szCs w:val="16"/>
              </w:rPr>
              <w:t xml:space="preserve"> Studies: Academic Social Studies / </w:t>
            </w:r>
            <w:proofErr w:type="spellStart"/>
            <w:r w:rsidRPr="007B2785">
              <w:rPr>
                <w:bCs/>
                <w:i/>
                <w:color w:val="000000" w:themeColor="text1"/>
                <w:sz w:val="16"/>
                <w:szCs w:val="16"/>
              </w:rPr>
              <w:t>Akademik</w:t>
            </w:r>
            <w:proofErr w:type="spellEnd"/>
            <w:r w:rsidRPr="007B2785">
              <w:rPr>
                <w:bCs/>
                <w:i/>
                <w:color w:val="000000" w:themeColor="text1"/>
                <w:sz w:val="16"/>
                <w:szCs w:val="16"/>
              </w:rPr>
              <w:t xml:space="preserve"> </w:t>
            </w:r>
            <w:proofErr w:type="spellStart"/>
            <w:r w:rsidRPr="007B2785">
              <w:rPr>
                <w:bCs/>
                <w:i/>
                <w:color w:val="000000" w:themeColor="text1"/>
                <w:sz w:val="16"/>
                <w:szCs w:val="16"/>
              </w:rPr>
              <w:t>Sosyal</w:t>
            </w:r>
            <w:proofErr w:type="spellEnd"/>
            <w:r w:rsidRPr="007B2785">
              <w:rPr>
                <w:bCs/>
                <w:i/>
                <w:color w:val="000000" w:themeColor="text1"/>
                <w:sz w:val="16"/>
                <w:szCs w:val="16"/>
              </w:rPr>
              <w:t xml:space="preserve"> </w:t>
            </w:r>
            <w:proofErr w:type="spellStart"/>
            <w:r w:rsidRPr="007B2785">
              <w:rPr>
                <w:bCs/>
                <w:i/>
                <w:color w:val="000000" w:themeColor="text1"/>
                <w:sz w:val="16"/>
                <w:szCs w:val="16"/>
              </w:rPr>
              <w:t>Araştırmalar</w:t>
            </w:r>
            <w:proofErr w:type="spellEnd"/>
            <w:r w:rsidRPr="007B2785">
              <w:rPr>
                <w:bCs/>
                <w:i/>
                <w:color w:val="000000" w:themeColor="text1"/>
                <w:sz w:val="16"/>
                <w:szCs w:val="16"/>
              </w:rPr>
              <w:t>, 6</w:t>
            </w:r>
            <w:r w:rsidRPr="007B2785">
              <w:rPr>
                <w:bCs/>
                <w:color w:val="000000" w:themeColor="text1"/>
                <w:sz w:val="16"/>
                <w:szCs w:val="16"/>
              </w:rPr>
              <w:t>(20), 301–314.</w:t>
            </w:r>
          </w:p>
          <w:p w14:paraId="2A29ABCB" w14:textId="77777777" w:rsidR="004C31A2" w:rsidRPr="007B2785" w:rsidRDefault="004C31A2" w:rsidP="007B2785">
            <w:pPr>
              <w:spacing w:after="0"/>
              <w:rPr>
                <w:bCs/>
                <w:color w:val="000000" w:themeColor="text1"/>
                <w:sz w:val="16"/>
                <w:szCs w:val="16"/>
              </w:rPr>
            </w:pPr>
          </w:p>
          <w:p w14:paraId="1BB05A2C"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p. 302</w:t>
            </w:r>
          </w:p>
          <w:p w14:paraId="57801224" w14:textId="77777777" w:rsidR="004C31A2" w:rsidRPr="007B2785" w:rsidRDefault="00E87061" w:rsidP="007B2785">
            <w:pPr>
              <w:spacing w:after="0"/>
              <w:rPr>
                <w:bCs/>
                <w:color w:val="000000" w:themeColor="text1"/>
                <w:sz w:val="16"/>
                <w:szCs w:val="16"/>
                <w:u w:val="single"/>
              </w:rPr>
            </w:pPr>
            <w:hyperlink r:id="rId44">
              <w:r w:rsidR="004C31A2" w:rsidRPr="007B2785">
                <w:rPr>
                  <w:bCs/>
                  <w:color w:val="000000" w:themeColor="text1"/>
                  <w:sz w:val="16"/>
                  <w:szCs w:val="16"/>
                  <w:u w:val="single"/>
                </w:rPr>
                <w:t>UNHCR</w:t>
              </w:r>
            </w:hyperlink>
          </w:p>
          <w:p w14:paraId="6744C5D8" w14:textId="77777777" w:rsidR="004C31A2" w:rsidRPr="007B2785" w:rsidRDefault="004C31A2" w:rsidP="007B2785">
            <w:pPr>
              <w:spacing w:after="0"/>
              <w:rPr>
                <w:bCs/>
                <w:color w:val="000000" w:themeColor="text1"/>
                <w:sz w:val="16"/>
                <w:szCs w:val="16"/>
                <w:u w:val="single"/>
              </w:rPr>
            </w:pPr>
          </w:p>
          <w:p w14:paraId="5466D658"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Ruiz, H. A. (2001). “Afghanistan: Conflict and displacement 1978-2001.” Forced Migration Review, 11-12. </w:t>
            </w:r>
          </w:p>
        </w:tc>
        <w:tc>
          <w:tcPr>
            <w:tcW w:w="1843" w:type="dxa"/>
          </w:tcPr>
          <w:p w14:paraId="0839D6DF"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 xml:space="preserve">6.2 Million refugees/ more than 4 Million returnees </w:t>
            </w:r>
            <w:hyperlink r:id="rId45">
              <w:r w:rsidRPr="007B2785">
                <w:rPr>
                  <w:bCs/>
                  <w:color w:val="000000" w:themeColor="text1"/>
                  <w:sz w:val="16"/>
                  <w:szCs w:val="16"/>
                  <w:u w:val="single"/>
                </w:rPr>
                <w:t>UNHCR</w:t>
              </w:r>
            </w:hyperlink>
            <w:r w:rsidRPr="007B2785">
              <w:rPr>
                <w:bCs/>
                <w:color w:val="000000" w:themeColor="text1"/>
                <w:sz w:val="16"/>
                <w:szCs w:val="16"/>
              </w:rPr>
              <w:br/>
            </w:r>
            <w:r w:rsidRPr="007B2785">
              <w:rPr>
                <w:bCs/>
                <w:color w:val="000000" w:themeColor="text1"/>
                <w:sz w:val="16"/>
                <w:szCs w:val="16"/>
              </w:rPr>
              <w:br/>
              <w:t>More than 5 Million refugees (</w:t>
            </w:r>
            <w:hyperlink r:id="rId46">
              <w:r w:rsidRPr="007B2785">
                <w:rPr>
                  <w:bCs/>
                  <w:color w:val="000000" w:themeColor="text1"/>
                  <w:sz w:val="16"/>
                  <w:szCs w:val="16"/>
                  <w:u w:val="single"/>
                </w:rPr>
                <w:t>Amnesty</w:t>
              </w:r>
            </w:hyperlink>
            <w:r w:rsidRPr="007B2785">
              <w:rPr>
                <w:bCs/>
                <w:color w:val="000000" w:themeColor="text1"/>
                <w:sz w:val="16"/>
                <w:szCs w:val="16"/>
              </w:rPr>
              <w:t xml:space="preserve">) </w:t>
            </w:r>
          </w:p>
          <w:p w14:paraId="2DF4E7E1" w14:textId="77777777" w:rsidR="004C31A2" w:rsidRPr="007B2785" w:rsidRDefault="004C31A2" w:rsidP="007B2785">
            <w:pPr>
              <w:spacing w:after="0"/>
              <w:rPr>
                <w:bCs/>
                <w:color w:val="000000" w:themeColor="text1"/>
                <w:sz w:val="16"/>
                <w:szCs w:val="16"/>
              </w:rPr>
            </w:pPr>
          </w:p>
          <w:p w14:paraId="2770656D" w14:textId="77777777" w:rsidR="004C31A2" w:rsidRPr="007B2785" w:rsidRDefault="004C31A2" w:rsidP="007B2785">
            <w:pPr>
              <w:spacing w:after="0"/>
              <w:rPr>
                <w:bCs/>
                <w:color w:val="000000" w:themeColor="text1"/>
                <w:sz w:val="16"/>
                <w:szCs w:val="16"/>
              </w:rPr>
            </w:pPr>
          </w:p>
          <w:p w14:paraId="1DEFD367"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Office of the United Nations High Commissioner for Refugees. (1997, June </w:t>
            </w:r>
            <w:r w:rsidRPr="007B2785">
              <w:rPr>
                <w:bCs/>
                <w:color w:val="000000" w:themeColor="text1"/>
                <w:sz w:val="16"/>
                <w:szCs w:val="16"/>
              </w:rPr>
              <w:lastRenderedPageBreak/>
              <w:t>1). Refugees Magazine 108, “The biggest caseload in the world,” 15–22.</w:t>
            </w:r>
          </w:p>
          <w:p w14:paraId="148DD0DD" w14:textId="77777777" w:rsidR="004C31A2" w:rsidRPr="007B2785" w:rsidRDefault="004C31A2" w:rsidP="007B2785">
            <w:pPr>
              <w:spacing w:after="0"/>
              <w:rPr>
                <w:bCs/>
                <w:color w:val="000000" w:themeColor="text1"/>
                <w:sz w:val="16"/>
                <w:szCs w:val="16"/>
              </w:rPr>
            </w:pPr>
          </w:p>
        </w:tc>
        <w:tc>
          <w:tcPr>
            <w:tcW w:w="1985" w:type="dxa"/>
          </w:tcPr>
          <w:p w14:paraId="1F927BD7"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 xml:space="preserve">Peak period: late 1980s. </w:t>
            </w:r>
          </w:p>
          <w:p w14:paraId="51A59A81"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6.2 million Afghans had fled (mainly to Pakistan and Iran) by 1990. </w:t>
            </w:r>
          </w:p>
          <w:p w14:paraId="592537EE"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(Source: UNHCR report by Colville, 1997)</w:t>
            </w:r>
          </w:p>
          <w:p w14:paraId="03DF82FA" w14:textId="77777777" w:rsidR="004C31A2" w:rsidRPr="007B2785" w:rsidRDefault="004C31A2" w:rsidP="007B2785">
            <w:pPr>
              <w:spacing w:after="0"/>
              <w:rPr>
                <w:bCs/>
                <w:color w:val="000000" w:themeColor="text1"/>
                <w:sz w:val="16"/>
                <w:szCs w:val="16"/>
              </w:rPr>
            </w:pPr>
          </w:p>
          <w:p w14:paraId="30B0584F"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World’s largest refugee population at the time </w:t>
            </w:r>
          </w:p>
          <w:p w14:paraId="78389DF8" w14:textId="77777777" w:rsidR="004C31A2" w:rsidRPr="007B2785" w:rsidRDefault="004C31A2" w:rsidP="007B2785">
            <w:pPr>
              <w:spacing w:after="0"/>
              <w:rPr>
                <w:bCs/>
                <w:color w:val="000000" w:themeColor="text1"/>
                <w:sz w:val="16"/>
                <w:szCs w:val="16"/>
              </w:rPr>
            </w:pPr>
          </w:p>
          <w:p w14:paraId="2F113A0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1984 world record: 2.7 m Afghan refugees in </w:t>
            </w:r>
            <w:r w:rsidRPr="007B2785">
              <w:rPr>
                <w:bCs/>
                <w:color w:val="000000" w:themeColor="text1"/>
                <w:sz w:val="16"/>
                <w:szCs w:val="16"/>
              </w:rPr>
              <w:lastRenderedPageBreak/>
              <w:t>Pakistan + 1.8 m in Iran (4.5 m total)</w:t>
            </w:r>
          </w:p>
          <w:p w14:paraId="42EC70B8" w14:textId="77777777" w:rsidR="004C31A2" w:rsidRPr="007B2785" w:rsidRDefault="004C31A2" w:rsidP="007B2785">
            <w:pPr>
              <w:spacing w:after="0"/>
              <w:rPr>
                <w:bCs/>
                <w:color w:val="000000" w:themeColor="text1"/>
                <w:sz w:val="16"/>
                <w:szCs w:val="16"/>
              </w:rPr>
            </w:pPr>
          </w:p>
          <w:p w14:paraId="03AD0994"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UNHCR. (1985). Yearbook of the United Nations 1985: Chapter XXI, Refugees and Displaced Persons (pp. 990–991). United Nations.</w:t>
            </w:r>
          </w:p>
        </w:tc>
      </w:tr>
      <w:tr w:rsidR="004C31A2" w:rsidRPr="007B2785" w14:paraId="41CA2DB5" w14:textId="77777777" w:rsidTr="004C31A2">
        <w:tc>
          <w:tcPr>
            <w:tcW w:w="1412" w:type="dxa"/>
            <w:gridSpan w:val="2"/>
            <w:vAlign w:val="bottom"/>
          </w:tcPr>
          <w:p w14:paraId="005ACB29"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 xml:space="preserve">Central American Wars </w:t>
            </w:r>
          </w:p>
          <w:p w14:paraId="36309F50" w14:textId="77777777" w:rsidR="004C31A2" w:rsidRPr="007B2785" w:rsidRDefault="004C31A2" w:rsidP="007B2785">
            <w:pPr>
              <w:spacing w:after="0"/>
              <w:rPr>
                <w:bCs/>
                <w:color w:val="000000" w:themeColor="text1"/>
                <w:sz w:val="16"/>
                <w:szCs w:val="16"/>
              </w:rPr>
            </w:pPr>
          </w:p>
          <w:p w14:paraId="025C9B7B" w14:textId="77777777" w:rsidR="004C31A2" w:rsidRPr="007B2785" w:rsidRDefault="004C31A2" w:rsidP="007B2785">
            <w:pPr>
              <w:spacing w:after="0"/>
              <w:rPr>
                <w:bCs/>
                <w:color w:val="000000" w:themeColor="text1"/>
                <w:sz w:val="16"/>
                <w:szCs w:val="16"/>
              </w:rPr>
            </w:pPr>
          </w:p>
          <w:p w14:paraId="35C57043" w14:textId="77777777" w:rsidR="004C31A2" w:rsidRPr="007B2785" w:rsidRDefault="004C31A2" w:rsidP="007B2785">
            <w:pPr>
              <w:spacing w:after="0"/>
              <w:rPr>
                <w:bCs/>
                <w:color w:val="000000" w:themeColor="text1"/>
                <w:sz w:val="16"/>
                <w:szCs w:val="16"/>
              </w:rPr>
            </w:pPr>
          </w:p>
          <w:p w14:paraId="7270851E" w14:textId="77777777" w:rsidR="004C31A2" w:rsidRPr="007B2785" w:rsidRDefault="004C31A2" w:rsidP="007B2785">
            <w:pPr>
              <w:spacing w:after="0"/>
              <w:rPr>
                <w:bCs/>
                <w:color w:val="000000" w:themeColor="text1"/>
                <w:sz w:val="16"/>
                <w:szCs w:val="16"/>
              </w:rPr>
            </w:pPr>
          </w:p>
        </w:tc>
        <w:tc>
          <w:tcPr>
            <w:tcW w:w="1134" w:type="dxa"/>
          </w:tcPr>
          <w:p w14:paraId="61AFCB61" w14:textId="77777777" w:rsidR="004C31A2" w:rsidRPr="007B2785" w:rsidRDefault="004C31A2" w:rsidP="007B2785">
            <w:pPr>
              <w:spacing w:after="0"/>
              <w:rPr>
                <w:bCs/>
                <w:color w:val="000000" w:themeColor="text1"/>
                <w:sz w:val="16"/>
                <w:szCs w:val="16"/>
              </w:rPr>
            </w:pPr>
          </w:p>
          <w:p w14:paraId="301A2F44" w14:textId="77777777" w:rsidR="004C31A2" w:rsidRPr="007B2785" w:rsidRDefault="004C31A2" w:rsidP="007B2785">
            <w:pPr>
              <w:spacing w:after="0"/>
              <w:rPr>
                <w:bCs/>
                <w:color w:val="000000" w:themeColor="text1"/>
                <w:sz w:val="16"/>
                <w:szCs w:val="16"/>
              </w:rPr>
            </w:pPr>
          </w:p>
          <w:p w14:paraId="7794142C" w14:textId="77777777" w:rsidR="004C31A2" w:rsidRPr="007B2785" w:rsidRDefault="004C31A2" w:rsidP="007B2785">
            <w:pPr>
              <w:spacing w:after="0"/>
              <w:rPr>
                <w:bCs/>
                <w:color w:val="000000" w:themeColor="text1"/>
                <w:sz w:val="16"/>
                <w:szCs w:val="16"/>
              </w:rPr>
            </w:pPr>
          </w:p>
          <w:p w14:paraId="06D6DF56" w14:textId="77777777" w:rsidR="004C31A2" w:rsidRPr="007B2785" w:rsidRDefault="004C31A2" w:rsidP="007B2785">
            <w:pPr>
              <w:spacing w:after="0"/>
              <w:rPr>
                <w:bCs/>
                <w:color w:val="000000" w:themeColor="text1"/>
                <w:sz w:val="16"/>
                <w:szCs w:val="16"/>
              </w:rPr>
            </w:pPr>
          </w:p>
          <w:p w14:paraId="7C42A9C0" w14:textId="77777777" w:rsidR="004C31A2" w:rsidRPr="007B2785" w:rsidRDefault="004C31A2" w:rsidP="007B2785">
            <w:pPr>
              <w:spacing w:after="0"/>
              <w:rPr>
                <w:bCs/>
                <w:color w:val="000000" w:themeColor="text1"/>
                <w:sz w:val="16"/>
                <w:szCs w:val="16"/>
              </w:rPr>
            </w:pPr>
          </w:p>
          <w:p w14:paraId="24771DD8"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1979-1992</w:t>
            </w:r>
          </w:p>
        </w:tc>
        <w:tc>
          <w:tcPr>
            <w:tcW w:w="992" w:type="dxa"/>
          </w:tcPr>
          <w:p w14:paraId="6C6555C2" w14:textId="2166B9F3"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over 1 mil-lion people were internally displaced, forced to find refuge in other </w:t>
            </w:r>
            <w:proofErr w:type="spellStart"/>
            <w:r w:rsidRPr="007B2785">
              <w:rPr>
                <w:bCs/>
                <w:color w:val="000000" w:themeColor="text1"/>
                <w:sz w:val="16"/>
                <w:szCs w:val="16"/>
              </w:rPr>
              <w:t>areasof</w:t>
            </w:r>
            <w:proofErr w:type="spellEnd"/>
            <w:r w:rsidRPr="007B2785">
              <w:rPr>
                <w:bCs/>
                <w:color w:val="000000" w:themeColor="text1"/>
                <w:sz w:val="16"/>
                <w:szCs w:val="16"/>
              </w:rPr>
              <w:t xml:space="preserve"> their own </w:t>
            </w:r>
            <w:proofErr w:type="gramStart"/>
            <w:r w:rsidRPr="007B2785">
              <w:rPr>
                <w:bCs/>
                <w:color w:val="000000" w:themeColor="text1"/>
                <w:sz w:val="16"/>
                <w:szCs w:val="16"/>
              </w:rPr>
              <w:t>countries.(</w:t>
            </w:r>
            <w:proofErr w:type="gramEnd"/>
            <w:r w:rsidRPr="007B2785">
              <w:rPr>
                <w:bCs/>
                <w:color w:val="000000" w:themeColor="text1"/>
                <w:sz w:val="16"/>
                <w:szCs w:val="16"/>
              </w:rPr>
              <w:t>during 1974-96)</w:t>
            </w:r>
          </w:p>
          <w:p w14:paraId="0697E599" w14:textId="77777777" w:rsidR="004C31A2" w:rsidRPr="007B2785" w:rsidRDefault="004C31A2" w:rsidP="007B2785">
            <w:pPr>
              <w:spacing w:after="0"/>
              <w:rPr>
                <w:bCs/>
                <w:color w:val="000000" w:themeColor="text1"/>
                <w:sz w:val="16"/>
                <w:szCs w:val="16"/>
              </w:rPr>
            </w:pPr>
          </w:p>
          <w:p w14:paraId="0C4FC44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100,000 </w:t>
            </w:r>
          </w:p>
          <w:p w14:paraId="5B7CC3FF" w14:textId="7CF85E67" w:rsidR="004C31A2" w:rsidRPr="007B2785" w:rsidRDefault="004C31A2" w:rsidP="007B2785">
            <w:pPr>
              <w:spacing w:after="0"/>
              <w:rPr>
                <w:bCs/>
                <w:color w:val="000000" w:themeColor="text1"/>
                <w:sz w:val="16"/>
                <w:szCs w:val="16"/>
              </w:rPr>
            </w:pPr>
            <w:r w:rsidRPr="007B2785">
              <w:rPr>
                <w:bCs/>
                <w:color w:val="000000" w:themeColor="text1"/>
                <w:sz w:val="16"/>
                <w:szCs w:val="16"/>
              </w:rPr>
              <w:t>Guatemalans displaced</w:t>
            </w:r>
          </w:p>
          <w:p w14:paraId="5C77EF7E"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1,000,000 Salvadorans</w:t>
            </w:r>
          </w:p>
          <w:p w14:paraId="002B9729"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(1/4 of population) </w:t>
            </w:r>
          </w:p>
          <w:p w14:paraId="23529FF7" w14:textId="77777777" w:rsidR="004C31A2" w:rsidRPr="007B2785" w:rsidRDefault="004C31A2" w:rsidP="007B2785">
            <w:pPr>
              <w:spacing w:after="0"/>
              <w:rPr>
                <w:bCs/>
                <w:color w:val="000000" w:themeColor="text1"/>
                <w:sz w:val="16"/>
                <w:szCs w:val="16"/>
              </w:rPr>
            </w:pPr>
          </w:p>
          <w:p w14:paraId="33CF96AE"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Loescher</w:t>
            </w:r>
            <w:proofErr w:type="spellEnd"/>
            <w:r w:rsidRPr="007B2785">
              <w:rPr>
                <w:bCs/>
                <w:color w:val="000000" w:themeColor="text1"/>
                <w:sz w:val="16"/>
                <w:szCs w:val="16"/>
              </w:rPr>
              <w:t xml:space="preserve"> 1993,</w:t>
            </w:r>
          </w:p>
          <w:p w14:paraId="3DD4722B"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p.103</w:t>
            </w:r>
          </w:p>
        </w:tc>
        <w:tc>
          <w:tcPr>
            <w:tcW w:w="992" w:type="dxa"/>
          </w:tcPr>
          <w:p w14:paraId="1A2CB71C"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García, M. C. (2006). The wars in Central America and the refugee crisis. In </w:t>
            </w:r>
            <w:r w:rsidRPr="007B2785">
              <w:rPr>
                <w:bCs/>
                <w:i/>
                <w:color w:val="000000" w:themeColor="text1"/>
                <w:sz w:val="16"/>
                <w:szCs w:val="16"/>
              </w:rPr>
              <w:t>Seeking refuge: Central American migration to Mexico, the United States, and Canada</w:t>
            </w:r>
            <w:r w:rsidRPr="007B2785">
              <w:rPr>
                <w:bCs/>
                <w:color w:val="000000" w:themeColor="text1"/>
                <w:sz w:val="16"/>
                <w:szCs w:val="16"/>
              </w:rPr>
              <w:t xml:space="preserve"> (Chap. 3). University </w:t>
            </w:r>
            <w:r w:rsidRPr="007B2785">
              <w:rPr>
                <w:bCs/>
                <w:color w:val="000000" w:themeColor="text1"/>
                <w:sz w:val="16"/>
                <w:szCs w:val="16"/>
              </w:rPr>
              <w:lastRenderedPageBreak/>
              <w:t>of California Press. </w:t>
            </w:r>
            <w:hyperlink r:id="rId47" w:history="1">
              <w:r w:rsidRPr="007B2785">
                <w:rPr>
                  <w:rStyle w:val="Hyperlink"/>
                  <w:bCs/>
                  <w:color w:val="000000" w:themeColor="text1"/>
                  <w:sz w:val="16"/>
                  <w:szCs w:val="16"/>
                </w:rPr>
                <w:t xml:space="preserve">https://doi.org/10.1525/9780520939431-004 </w:t>
              </w:r>
              <w:proofErr w:type="spellStart"/>
              <w:r w:rsidRPr="007B2785">
                <w:rPr>
                  <w:rStyle w:val="Hyperlink"/>
                  <w:bCs/>
                  <w:color w:val="000000" w:themeColor="text1"/>
                  <w:sz w:val="16"/>
                  <w:szCs w:val="16"/>
                </w:rPr>
                <w:t>Pg</w:t>
              </w:r>
              <w:proofErr w:type="spellEnd"/>
              <w:r w:rsidRPr="007B2785">
                <w:rPr>
                  <w:rStyle w:val="Hyperlink"/>
                  <w:bCs/>
                  <w:color w:val="000000" w:themeColor="text1"/>
                  <w:sz w:val="16"/>
                  <w:szCs w:val="16"/>
                </w:rPr>
                <w:t xml:space="preserve"> 1</w:t>
              </w:r>
            </w:hyperlink>
          </w:p>
          <w:p w14:paraId="40797EB2" w14:textId="77777777" w:rsidR="004C31A2" w:rsidRPr="007B2785" w:rsidRDefault="004C31A2" w:rsidP="007B2785">
            <w:pPr>
              <w:spacing w:after="0"/>
              <w:rPr>
                <w:bCs/>
                <w:color w:val="000000" w:themeColor="text1"/>
                <w:sz w:val="16"/>
                <w:szCs w:val="16"/>
              </w:rPr>
            </w:pPr>
          </w:p>
          <w:p w14:paraId="0FFE3E1F" w14:textId="77777777" w:rsidR="004C31A2" w:rsidRPr="007B2785" w:rsidRDefault="004C31A2" w:rsidP="007B2785">
            <w:pPr>
              <w:spacing w:after="0"/>
              <w:rPr>
                <w:bCs/>
                <w:color w:val="000000" w:themeColor="text1"/>
                <w:sz w:val="16"/>
                <w:szCs w:val="16"/>
              </w:rPr>
            </w:pPr>
          </w:p>
          <w:p w14:paraId="27A1DB5E" w14:textId="77777777" w:rsidR="004C31A2" w:rsidRPr="007B2785" w:rsidRDefault="004C31A2" w:rsidP="007B2785">
            <w:pPr>
              <w:spacing w:after="0"/>
              <w:rPr>
                <w:bCs/>
                <w:color w:val="000000" w:themeColor="text1"/>
                <w:sz w:val="16"/>
                <w:szCs w:val="16"/>
              </w:rPr>
            </w:pPr>
          </w:p>
          <w:p w14:paraId="07697028" w14:textId="77777777" w:rsidR="004C31A2" w:rsidRPr="007B2785" w:rsidRDefault="004C31A2" w:rsidP="007B2785">
            <w:pPr>
              <w:spacing w:after="0"/>
              <w:rPr>
                <w:bCs/>
                <w:color w:val="000000" w:themeColor="text1"/>
                <w:sz w:val="16"/>
                <w:szCs w:val="16"/>
              </w:rPr>
            </w:pPr>
          </w:p>
          <w:p w14:paraId="73005B30" w14:textId="77777777" w:rsidR="004C31A2" w:rsidRPr="007B2785" w:rsidRDefault="004C31A2" w:rsidP="007B2785">
            <w:pPr>
              <w:spacing w:after="0"/>
              <w:rPr>
                <w:bCs/>
                <w:color w:val="000000" w:themeColor="text1"/>
                <w:sz w:val="16"/>
                <w:szCs w:val="16"/>
              </w:rPr>
            </w:pPr>
          </w:p>
          <w:p w14:paraId="6FB7242A"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Comisión</w:t>
            </w:r>
            <w:proofErr w:type="spellEnd"/>
            <w:r w:rsidRPr="007B2785">
              <w:rPr>
                <w:bCs/>
                <w:color w:val="000000" w:themeColor="text1"/>
                <w:sz w:val="16"/>
                <w:szCs w:val="16"/>
              </w:rPr>
              <w:t xml:space="preserve"> para el </w:t>
            </w:r>
            <w:proofErr w:type="spellStart"/>
            <w:r w:rsidRPr="007B2785">
              <w:rPr>
                <w:bCs/>
                <w:color w:val="000000" w:themeColor="text1"/>
                <w:sz w:val="16"/>
                <w:szCs w:val="16"/>
              </w:rPr>
              <w:t>Esclarecimiento</w:t>
            </w:r>
            <w:proofErr w:type="spellEnd"/>
            <w:r w:rsidRPr="007B2785">
              <w:rPr>
                <w:bCs/>
                <w:color w:val="000000" w:themeColor="text1"/>
                <w:sz w:val="16"/>
                <w:szCs w:val="16"/>
              </w:rPr>
              <w:t xml:space="preserve"> </w:t>
            </w:r>
            <w:proofErr w:type="spellStart"/>
            <w:r w:rsidRPr="007B2785">
              <w:rPr>
                <w:bCs/>
                <w:color w:val="000000" w:themeColor="text1"/>
                <w:sz w:val="16"/>
                <w:szCs w:val="16"/>
              </w:rPr>
              <w:t>Histórico</w:t>
            </w:r>
            <w:proofErr w:type="spellEnd"/>
            <w:r w:rsidRPr="007B2785">
              <w:rPr>
                <w:bCs/>
                <w:color w:val="000000" w:themeColor="text1"/>
                <w:sz w:val="16"/>
                <w:szCs w:val="16"/>
              </w:rPr>
              <w:t>. “Guatemala: Memoria del Silencio,” 1999.</w:t>
            </w:r>
          </w:p>
        </w:tc>
        <w:tc>
          <w:tcPr>
            <w:tcW w:w="993" w:type="dxa"/>
          </w:tcPr>
          <w:p w14:paraId="5FF35678" w14:textId="77777777" w:rsidR="004C31A2" w:rsidRPr="007B2785" w:rsidRDefault="004C31A2" w:rsidP="007B2785">
            <w:pPr>
              <w:spacing w:after="0"/>
              <w:rPr>
                <w:bCs/>
                <w:color w:val="000000" w:themeColor="text1"/>
                <w:sz w:val="16"/>
                <w:szCs w:val="16"/>
              </w:rPr>
            </w:pPr>
          </w:p>
          <w:p w14:paraId="15491323" w14:textId="77777777" w:rsidR="004C31A2" w:rsidRPr="007B2785" w:rsidRDefault="004C31A2" w:rsidP="007B2785">
            <w:pPr>
              <w:spacing w:after="0"/>
              <w:rPr>
                <w:bCs/>
                <w:color w:val="000000" w:themeColor="text1"/>
                <w:sz w:val="16"/>
                <w:szCs w:val="16"/>
              </w:rPr>
            </w:pPr>
          </w:p>
          <w:p w14:paraId="2F6FDB84" w14:textId="77777777" w:rsidR="004C31A2" w:rsidRPr="007B2785" w:rsidRDefault="004C31A2" w:rsidP="007B2785">
            <w:pPr>
              <w:spacing w:after="0"/>
              <w:rPr>
                <w:bCs/>
                <w:color w:val="000000" w:themeColor="text1"/>
                <w:sz w:val="16"/>
                <w:szCs w:val="16"/>
              </w:rPr>
            </w:pPr>
          </w:p>
          <w:p w14:paraId="71451A76" w14:textId="77777777" w:rsidR="004C31A2" w:rsidRPr="007B2785" w:rsidRDefault="004C31A2" w:rsidP="007B2785">
            <w:pPr>
              <w:spacing w:after="0"/>
              <w:rPr>
                <w:bCs/>
                <w:color w:val="000000" w:themeColor="text1"/>
                <w:sz w:val="16"/>
                <w:szCs w:val="16"/>
              </w:rPr>
            </w:pPr>
          </w:p>
          <w:p w14:paraId="7B70B65F" w14:textId="77777777" w:rsidR="004C31A2" w:rsidRPr="007B2785" w:rsidRDefault="004C31A2" w:rsidP="007B2785">
            <w:pPr>
              <w:spacing w:after="0"/>
              <w:rPr>
                <w:bCs/>
                <w:color w:val="000000" w:themeColor="text1"/>
                <w:sz w:val="16"/>
                <w:szCs w:val="16"/>
              </w:rPr>
            </w:pPr>
          </w:p>
          <w:p w14:paraId="2E11425D"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 million</w:t>
            </w:r>
          </w:p>
          <w:p w14:paraId="672BBA5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Guatemala</w:t>
            </w:r>
          </w:p>
          <w:p w14:paraId="139832D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250,000 refugees</w:t>
            </w:r>
          </w:p>
          <w:p w14:paraId="50E2FB0E"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750,000 IDPs</w:t>
            </w:r>
          </w:p>
          <w:p w14:paraId="2EC6349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(O’Hara 2024, p.23fn33)</w:t>
            </w:r>
          </w:p>
          <w:p w14:paraId="04DC1292" w14:textId="77777777" w:rsidR="004C31A2" w:rsidRPr="007B2785" w:rsidRDefault="004C31A2" w:rsidP="007B2785">
            <w:pPr>
              <w:spacing w:after="0"/>
              <w:rPr>
                <w:bCs/>
                <w:color w:val="000000" w:themeColor="text1"/>
                <w:sz w:val="16"/>
                <w:szCs w:val="16"/>
              </w:rPr>
            </w:pPr>
          </w:p>
          <w:p w14:paraId="09C127BC" w14:textId="77777777" w:rsidR="004C31A2" w:rsidRPr="007B2785" w:rsidRDefault="004C31A2" w:rsidP="007B2785">
            <w:pPr>
              <w:spacing w:after="0"/>
              <w:rPr>
                <w:bCs/>
                <w:color w:val="000000" w:themeColor="text1"/>
                <w:sz w:val="16"/>
                <w:szCs w:val="16"/>
              </w:rPr>
            </w:pPr>
          </w:p>
          <w:p w14:paraId="18D6D574" w14:textId="77777777" w:rsidR="004C31A2" w:rsidRPr="007B2785" w:rsidRDefault="004C31A2" w:rsidP="007B2785">
            <w:pPr>
              <w:spacing w:after="0"/>
              <w:rPr>
                <w:bCs/>
                <w:color w:val="000000" w:themeColor="text1"/>
                <w:sz w:val="16"/>
                <w:szCs w:val="16"/>
              </w:rPr>
            </w:pPr>
          </w:p>
          <w:p w14:paraId="04C7787E" w14:textId="77777777" w:rsidR="004C31A2" w:rsidRPr="007B2785" w:rsidRDefault="004C31A2" w:rsidP="007B2785">
            <w:pPr>
              <w:spacing w:after="0"/>
              <w:rPr>
                <w:bCs/>
                <w:color w:val="000000" w:themeColor="text1"/>
                <w:sz w:val="16"/>
                <w:szCs w:val="16"/>
              </w:rPr>
            </w:pPr>
          </w:p>
          <w:p w14:paraId="736639D6"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 xml:space="preserve">1,25 million </w:t>
            </w:r>
          </w:p>
          <w:p w14:paraId="33C5AC32"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Salvadorans:</w:t>
            </w:r>
          </w:p>
          <w:p w14:paraId="416BD1E8"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(750,000 refugees</w:t>
            </w:r>
          </w:p>
          <w:p w14:paraId="60607FA8"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500,000 internally displaced), or 25% of population (Todd 2010, p.54).</w:t>
            </w:r>
          </w:p>
        </w:tc>
        <w:tc>
          <w:tcPr>
            <w:tcW w:w="1134" w:type="dxa"/>
          </w:tcPr>
          <w:p w14:paraId="710E29B8" w14:textId="77777777" w:rsidR="004C31A2" w:rsidRPr="007B2785" w:rsidRDefault="004C31A2" w:rsidP="007B2785">
            <w:pPr>
              <w:spacing w:after="0"/>
              <w:rPr>
                <w:bCs/>
                <w:color w:val="000000" w:themeColor="text1"/>
                <w:sz w:val="16"/>
                <w:szCs w:val="16"/>
              </w:rPr>
            </w:pPr>
          </w:p>
          <w:p w14:paraId="476361F1" w14:textId="77777777" w:rsidR="004C31A2" w:rsidRPr="007B2785" w:rsidRDefault="004C31A2" w:rsidP="007B2785">
            <w:pPr>
              <w:spacing w:after="0"/>
              <w:rPr>
                <w:bCs/>
                <w:color w:val="000000" w:themeColor="text1"/>
                <w:sz w:val="16"/>
                <w:szCs w:val="16"/>
              </w:rPr>
            </w:pPr>
          </w:p>
          <w:p w14:paraId="4C48FF80" w14:textId="77777777" w:rsidR="004C31A2" w:rsidRPr="007B2785" w:rsidRDefault="004C31A2" w:rsidP="007B2785">
            <w:pPr>
              <w:spacing w:after="0"/>
              <w:rPr>
                <w:bCs/>
                <w:color w:val="000000" w:themeColor="text1"/>
                <w:sz w:val="16"/>
                <w:szCs w:val="16"/>
              </w:rPr>
            </w:pPr>
          </w:p>
          <w:p w14:paraId="277EC27E" w14:textId="77777777" w:rsidR="004C31A2" w:rsidRPr="007B2785" w:rsidRDefault="004C31A2" w:rsidP="007B2785">
            <w:pPr>
              <w:spacing w:after="0"/>
              <w:rPr>
                <w:bCs/>
                <w:color w:val="000000" w:themeColor="text1"/>
                <w:sz w:val="16"/>
                <w:szCs w:val="16"/>
              </w:rPr>
            </w:pPr>
          </w:p>
          <w:p w14:paraId="44F83251"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O’Hara, F. (2024). </w:t>
            </w:r>
            <w:proofErr w:type="spellStart"/>
            <w:r w:rsidRPr="007B2785">
              <w:rPr>
                <w:bCs/>
                <w:color w:val="000000" w:themeColor="text1"/>
                <w:sz w:val="16"/>
                <w:szCs w:val="16"/>
              </w:rPr>
              <w:t>Refugeedom</w:t>
            </w:r>
            <w:proofErr w:type="spellEnd"/>
            <w:r w:rsidRPr="007B2785">
              <w:rPr>
                <w:bCs/>
                <w:color w:val="000000" w:themeColor="text1"/>
                <w:sz w:val="16"/>
                <w:szCs w:val="16"/>
              </w:rPr>
              <w:t xml:space="preserve"> and humanitarianism in Cold War Central America: refugees in Honduras during the 1980s (Doctoral dissertation, London </w:t>
            </w:r>
            <w:r w:rsidRPr="007B2785">
              <w:rPr>
                <w:bCs/>
                <w:color w:val="000000" w:themeColor="text1"/>
                <w:sz w:val="16"/>
                <w:szCs w:val="16"/>
              </w:rPr>
              <w:lastRenderedPageBreak/>
              <w:t>School of Economics and Political Science).</w:t>
            </w:r>
          </w:p>
          <w:p w14:paraId="281F2C84" w14:textId="77777777" w:rsidR="004C31A2" w:rsidRPr="007B2785" w:rsidRDefault="004C31A2" w:rsidP="007B2785">
            <w:pPr>
              <w:spacing w:after="0"/>
              <w:rPr>
                <w:bCs/>
                <w:color w:val="000000" w:themeColor="text1"/>
                <w:sz w:val="16"/>
                <w:szCs w:val="16"/>
              </w:rPr>
            </w:pPr>
          </w:p>
          <w:p w14:paraId="4EFB921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Todd, M. (2010). Beyond </w:t>
            </w:r>
            <w:proofErr w:type="gramStart"/>
            <w:r w:rsidRPr="007B2785">
              <w:rPr>
                <w:bCs/>
                <w:color w:val="000000" w:themeColor="text1"/>
                <w:sz w:val="16"/>
                <w:szCs w:val="16"/>
              </w:rPr>
              <w:t>displacement :</w:t>
            </w:r>
            <w:proofErr w:type="gramEnd"/>
            <w:r w:rsidRPr="007B2785">
              <w:rPr>
                <w:bCs/>
                <w:color w:val="000000" w:themeColor="text1"/>
                <w:sz w:val="16"/>
                <w:szCs w:val="16"/>
              </w:rPr>
              <w:t xml:space="preserve"> campesinos, refugees, and collective action in the Salvadoran civil war. University of Wisconsin Press.</w:t>
            </w:r>
          </w:p>
        </w:tc>
        <w:tc>
          <w:tcPr>
            <w:tcW w:w="1701" w:type="dxa"/>
            <w:shd w:val="pct10" w:color="auto" w:fill="auto"/>
          </w:tcPr>
          <w:p w14:paraId="2420DA98" w14:textId="77777777" w:rsidR="004C31A2" w:rsidRPr="007B2785" w:rsidRDefault="004C31A2" w:rsidP="007B2785">
            <w:pPr>
              <w:spacing w:after="0"/>
              <w:rPr>
                <w:bCs/>
                <w:color w:val="000000" w:themeColor="text1"/>
                <w:sz w:val="16"/>
                <w:szCs w:val="16"/>
              </w:rPr>
            </w:pPr>
          </w:p>
          <w:p w14:paraId="00B4C0D9" w14:textId="77777777" w:rsidR="004C31A2" w:rsidRPr="007B2785" w:rsidRDefault="004C31A2" w:rsidP="007B2785">
            <w:pPr>
              <w:spacing w:after="0"/>
              <w:rPr>
                <w:bCs/>
                <w:color w:val="000000" w:themeColor="text1"/>
                <w:sz w:val="16"/>
                <w:szCs w:val="16"/>
              </w:rPr>
            </w:pPr>
          </w:p>
          <w:p w14:paraId="3156ED72"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200,000 Nicaraguans to Costa Rica + “thousands” internally displaced</w:t>
            </w:r>
          </w:p>
          <w:p w14:paraId="6EDFF31F"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(Nygren 2003, p.375</w:t>
            </w:r>
          </w:p>
          <w:p w14:paraId="2072ECCF" w14:textId="77777777" w:rsidR="004C31A2" w:rsidRPr="007B2785" w:rsidRDefault="004C31A2" w:rsidP="007B2785">
            <w:pPr>
              <w:spacing w:after="0"/>
              <w:rPr>
                <w:bCs/>
                <w:color w:val="000000" w:themeColor="text1"/>
                <w:sz w:val="16"/>
                <w:szCs w:val="16"/>
              </w:rPr>
            </w:pPr>
          </w:p>
          <w:p w14:paraId="73F384DB" w14:textId="77777777" w:rsidR="004C31A2" w:rsidRPr="007B2785" w:rsidRDefault="004C31A2" w:rsidP="007B2785">
            <w:pPr>
              <w:spacing w:after="0"/>
              <w:rPr>
                <w:bCs/>
                <w:color w:val="000000" w:themeColor="text1"/>
                <w:sz w:val="16"/>
                <w:szCs w:val="16"/>
              </w:rPr>
            </w:pPr>
          </w:p>
          <w:p w14:paraId="603CC69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 million Salvadorans</w:t>
            </w:r>
          </w:p>
          <w:p w14:paraId="169B3A3E"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(1/5 of population)</w:t>
            </w:r>
          </w:p>
          <w:p w14:paraId="5C161684"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w:t>
            </w:r>
            <w:proofErr w:type="spellStart"/>
            <w:r w:rsidRPr="007B2785">
              <w:rPr>
                <w:bCs/>
                <w:color w:val="000000" w:themeColor="text1"/>
                <w:sz w:val="16"/>
                <w:szCs w:val="16"/>
              </w:rPr>
              <w:t>Menjivar</w:t>
            </w:r>
            <w:proofErr w:type="spellEnd"/>
            <w:r w:rsidRPr="007B2785">
              <w:rPr>
                <w:bCs/>
                <w:color w:val="000000" w:themeColor="text1"/>
                <w:sz w:val="16"/>
                <w:szCs w:val="16"/>
              </w:rPr>
              <w:t xml:space="preserve"> &amp; Cervantes 2018, np).</w:t>
            </w:r>
          </w:p>
          <w:p w14:paraId="566AB66B" w14:textId="77777777" w:rsidR="004C31A2" w:rsidRPr="007B2785" w:rsidRDefault="004C31A2" w:rsidP="007B2785">
            <w:pPr>
              <w:spacing w:after="0"/>
              <w:rPr>
                <w:bCs/>
                <w:color w:val="000000" w:themeColor="text1"/>
                <w:sz w:val="16"/>
                <w:szCs w:val="16"/>
              </w:rPr>
            </w:pPr>
          </w:p>
          <w:p w14:paraId="56E5195C"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42,830 in Guatemalan refugee camps</w:t>
            </w:r>
          </w:p>
          <w:p w14:paraId="2E0ACD3E"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(aggregated from O’Hara 2024, p.10)</w:t>
            </w:r>
          </w:p>
          <w:p w14:paraId="6F708FCC" w14:textId="77777777" w:rsidR="004C31A2" w:rsidRPr="007B2785" w:rsidRDefault="004C31A2" w:rsidP="007B2785">
            <w:pPr>
              <w:spacing w:after="0"/>
              <w:rPr>
                <w:bCs/>
                <w:color w:val="000000" w:themeColor="text1"/>
                <w:sz w:val="16"/>
                <w:szCs w:val="16"/>
              </w:rPr>
            </w:pPr>
          </w:p>
          <w:p w14:paraId="4C4981DD" w14:textId="77777777" w:rsidR="004C31A2" w:rsidRPr="007B2785" w:rsidRDefault="004C31A2" w:rsidP="007B2785">
            <w:pPr>
              <w:spacing w:after="0"/>
              <w:rPr>
                <w:bCs/>
                <w:color w:val="000000" w:themeColor="text1"/>
                <w:sz w:val="16"/>
                <w:szCs w:val="16"/>
              </w:rPr>
            </w:pPr>
          </w:p>
          <w:p w14:paraId="3B07E5C2"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 million Guatemalans</w:t>
            </w:r>
          </w:p>
          <w:p w14:paraId="39062196" w14:textId="77777777" w:rsidR="004C31A2" w:rsidRPr="007B2785" w:rsidRDefault="004C31A2" w:rsidP="007B2785">
            <w:pPr>
              <w:pStyle w:val="BodyText"/>
              <w:spacing w:after="0"/>
              <w:rPr>
                <w:b w:val="0"/>
                <w:color w:val="000000" w:themeColor="text1"/>
                <w:sz w:val="16"/>
                <w:szCs w:val="16"/>
              </w:rPr>
            </w:pPr>
            <w:r w:rsidRPr="007B2785">
              <w:rPr>
                <w:b w:val="0"/>
                <w:color w:val="000000" w:themeColor="text1"/>
                <w:sz w:val="16"/>
                <w:szCs w:val="16"/>
              </w:rPr>
              <w:t xml:space="preserve">(including: 150,000 refugees to Mexico) </w:t>
            </w:r>
          </w:p>
          <w:p w14:paraId="3B4356BA" w14:textId="77777777" w:rsidR="004C31A2" w:rsidRPr="007B2785" w:rsidRDefault="004C31A2" w:rsidP="007B2785">
            <w:pPr>
              <w:pStyle w:val="BodyText"/>
              <w:spacing w:after="0"/>
              <w:rPr>
                <w:b w:val="0"/>
                <w:color w:val="000000" w:themeColor="text1"/>
                <w:sz w:val="16"/>
                <w:szCs w:val="16"/>
              </w:rPr>
            </w:pPr>
          </w:p>
          <w:p w14:paraId="2162F23E"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(Hernández Bonilla 2019, p.38).</w:t>
            </w:r>
          </w:p>
        </w:tc>
        <w:tc>
          <w:tcPr>
            <w:tcW w:w="1842" w:type="dxa"/>
            <w:shd w:val="pct10" w:color="auto" w:fill="auto"/>
          </w:tcPr>
          <w:p w14:paraId="6BF3F1BD"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García, M. C. (2006). The wars in Central America and the refugee crisis. In </w:t>
            </w:r>
            <w:r w:rsidRPr="007B2785">
              <w:rPr>
                <w:bCs/>
                <w:i/>
                <w:color w:val="000000" w:themeColor="text1"/>
                <w:sz w:val="16"/>
                <w:szCs w:val="16"/>
              </w:rPr>
              <w:t>Seeking refuge: Central American migration to Mexico, the United States, and Canada</w:t>
            </w:r>
            <w:r w:rsidRPr="007B2785">
              <w:rPr>
                <w:bCs/>
                <w:color w:val="000000" w:themeColor="text1"/>
                <w:sz w:val="16"/>
                <w:szCs w:val="16"/>
              </w:rPr>
              <w:t xml:space="preserve"> (Chap. 3). University of California </w:t>
            </w:r>
            <w:proofErr w:type="spellStart"/>
            <w:r w:rsidRPr="007B2785">
              <w:rPr>
                <w:bCs/>
                <w:color w:val="000000" w:themeColor="text1"/>
                <w:sz w:val="16"/>
                <w:szCs w:val="16"/>
              </w:rPr>
              <w:t>Press.</w:t>
            </w:r>
            <w:hyperlink r:id="rId48" w:history="1">
              <w:r w:rsidRPr="007B2785">
                <w:rPr>
                  <w:rStyle w:val="Hyperlink"/>
                  <w:bCs/>
                  <w:color w:val="000000" w:themeColor="text1"/>
                  <w:sz w:val="16"/>
                  <w:szCs w:val="16"/>
                </w:rPr>
                <w:t>https</w:t>
              </w:r>
              <w:proofErr w:type="spellEnd"/>
              <w:r w:rsidRPr="007B2785">
                <w:rPr>
                  <w:rStyle w:val="Hyperlink"/>
                  <w:bCs/>
                  <w:color w:val="000000" w:themeColor="text1"/>
                  <w:sz w:val="16"/>
                  <w:szCs w:val="16"/>
                </w:rPr>
                <w:t xml:space="preserve">://doi.org/10.1525/9780520939431-004 </w:t>
              </w:r>
              <w:proofErr w:type="spellStart"/>
              <w:r w:rsidRPr="007B2785">
                <w:rPr>
                  <w:rStyle w:val="Hyperlink"/>
                  <w:bCs/>
                  <w:color w:val="000000" w:themeColor="text1"/>
                  <w:sz w:val="16"/>
                  <w:szCs w:val="16"/>
                </w:rPr>
                <w:t>Pg</w:t>
              </w:r>
              <w:proofErr w:type="spellEnd"/>
              <w:r w:rsidRPr="007B2785">
                <w:rPr>
                  <w:rStyle w:val="Hyperlink"/>
                  <w:bCs/>
                  <w:color w:val="000000" w:themeColor="text1"/>
                  <w:sz w:val="16"/>
                  <w:szCs w:val="16"/>
                </w:rPr>
                <w:t xml:space="preserve"> 1</w:t>
              </w:r>
            </w:hyperlink>
          </w:p>
          <w:p w14:paraId="088DC8DD"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Nygren, A. (2003). Violent conflicts and threatened lives: Nicaraguan experiences of wartime displacement and postwar distress. Journal of Latin </w:t>
            </w:r>
            <w:r w:rsidRPr="007B2785">
              <w:rPr>
                <w:bCs/>
                <w:color w:val="000000" w:themeColor="text1"/>
                <w:sz w:val="16"/>
                <w:szCs w:val="16"/>
              </w:rPr>
              <w:lastRenderedPageBreak/>
              <w:t>American Studies, 35(2), 367-393.</w:t>
            </w:r>
          </w:p>
          <w:p w14:paraId="63F17DF5" w14:textId="77777777" w:rsidR="004C31A2" w:rsidRPr="007B2785" w:rsidRDefault="004C31A2" w:rsidP="007B2785">
            <w:pPr>
              <w:spacing w:after="0"/>
              <w:rPr>
                <w:bCs/>
                <w:color w:val="000000" w:themeColor="text1"/>
                <w:sz w:val="16"/>
                <w:szCs w:val="16"/>
              </w:rPr>
            </w:pPr>
          </w:p>
          <w:p w14:paraId="427A14AB" w14:textId="77777777" w:rsidR="004C31A2" w:rsidRPr="007B2785" w:rsidRDefault="004C31A2" w:rsidP="007B2785">
            <w:pPr>
              <w:spacing w:after="0"/>
              <w:rPr>
                <w:bCs/>
                <w:color w:val="000000" w:themeColor="text1"/>
                <w:sz w:val="16"/>
                <w:szCs w:val="16"/>
              </w:rPr>
            </w:pPr>
            <w:proofErr w:type="spellStart"/>
            <w:r w:rsidRPr="007B2785">
              <w:rPr>
                <w:bCs/>
                <w:color w:val="000000" w:themeColor="text1"/>
                <w:sz w:val="16"/>
                <w:szCs w:val="16"/>
              </w:rPr>
              <w:t>Menjívar</w:t>
            </w:r>
            <w:proofErr w:type="spellEnd"/>
            <w:r w:rsidRPr="007B2785">
              <w:rPr>
                <w:bCs/>
                <w:color w:val="000000" w:themeColor="text1"/>
                <w:sz w:val="16"/>
                <w:szCs w:val="16"/>
              </w:rPr>
              <w:t>, C., &amp; Cervantes, A. G. (2018). El Salvador: Civil war, natural disasters, and gang violence drive migration. Migration Policy Institute, 29.</w:t>
            </w:r>
          </w:p>
          <w:p w14:paraId="6077B6D7" w14:textId="77777777" w:rsidR="004C31A2" w:rsidRPr="007B2785" w:rsidRDefault="004C31A2" w:rsidP="007B2785">
            <w:pPr>
              <w:spacing w:after="0"/>
              <w:rPr>
                <w:bCs/>
                <w:color w:val="000000" w:themeColor="text1"/>
                <w:sz w:val="16"/>
                <w:szCs w:val="16"/>
              </w:rPr>
            </w:pPr>
          </w:p>
          <w:p w14:paraId="6BAE4453"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Inter-American Commission on Human Rights. “Fifth Report on the Situation of Human Rights in Guatemala,” Chapter XIV, 2001.</w:t>
            </w:r>
          </w:p>
          <w:p w14:paraId="17800569" w14:textId="77777777" w:rsidR="004C31A2" w:rsidRPr="007B2785" w:rsidRDefault="004C31A2" w:rsidP="007B2785">
            <w:pPr>
              <w:spacing w:after="0"/>
              <w:rPr>
                <w:bCs/>
                <w:color w:val="000000" w:themeColor="text1"/>
                <w:sz w:val="16"/>
                <w:szCs w:val="16"/>
              </w:rPr>
            </w:pPr>
          </w:p>
          <w:p w14:paraId="255C5E4B"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Hernández Bonilla, M. “Triggers of internal displacement in Guatemala.” </w:t>
            </w:r>
            <w:r w:rsidRPr="007B2785">
              <w:rPr>
                <w:bCs/>
                <w:i/>
                <w:iCs/>
                <w:color w:val="000000" w:themeColor="text1"/>
                <w:sz w:val="16"/>
                <w:szCs w:val="16"/>
              </w:rPr>
              <w:t>Forced Migration Review,</w:t>
            </w:r>
            <w:r w:rsidRPr="007B2785">
              <w:rPr>
                <w:bCs/>
                <w:color w:val="000000" w:themeColor="text1"/>
                <w:sz w:val="16"/>
                <w:szCs w:val="16"/>
              </w:rPr>
              <w:t xml:space="preserve"> no. 62, October 2019.</w:t>
            </w:r>
          </w:p>
        </w:tc>
        <w:tc>
          <w:tcPr>
            <w:tcW w:w="1843" w:type="dxa"/>
          </w:tcPr>
          <w:p w14:paraId="639A3238" w14:textId="77777777" w:rsidR="004C31A2" w:rsidRPr="007B2785" w:rsidRDefault="004C31A2" w:rsidP="007B2785">
            <w:pPr>
              <w:spacing w:after="0"/>
              <w:rPr>
                <w:bCs/>
                <w:color w:val="000000" w:themeColor="text1"/>
                <w:sz w:val="16"/>
                <w:szCs w:val="16"/>
              </w:rPr>
            </w:pPr>
          </w:p>
          <w:p w14:paraId="2D85796B" w14:textId="77777777" w:rsidR="004C31A2" w:rsidRPr="007B2785" w:rsidRDefault="004C31A2" w:rsidP="007B2785">
            <w:pPr>
              <w:spacing w:after="0"/>
              <w:rPr>
                <w:bCs/>
                <w:color w:val="000000" w:themeColor="text1"/>
                <w:sz w:val="16"/>
                <w:szCs w:val="16"/>
              </w:rPr>
            </w:pPr>
          </w:p>
          <w:p w14:paraId="748FC700"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&gt;2 million uprooted</w:t>
            </w:r>
          </w:p>
          <w:p w14:paraId="4AD22FA1" w14:textId="77777777" w:rsidR="004C31A2" w:rsidRPr="007B2785" w:rsidRDefault="004C31A2" w:rsidP="007B2785">
            <w:pPr>
              <w:spacing w:after="0"/>
              <w:rPr>
                <w:bCs/>
                <w:color w:val="000000" w:themeColor="text1"/>
                <w:sz w:val="16"/>
                <w:szCs w:val="16"/>
              </w:rPr>
            </w:pPr>
          </w:p>
          <w:p w14:paraId="7C7A0B3A"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United Nations High Commissioner for Refugees. (1998). Global Appeal 1999 – Regional overview: Central America (para. 8).</w:t>
            </w:r>
          </w:p>
        </w:tc>
        <w:tc>
          <w:tcPr>
            <w:tcW w:w="1985" w:type="dxa"/>
          </w:tcPr>
          <w:p w14:paraId="710DA4CE" w14:textId="77777777" w:rsidR="004C31A2" w:rsidRPr="007B2785" w:rsidRDefault="004C31A2" w:rsidP="007B2785">
            <w:pPr>
              <w:spacing w:after="0"/>
              <w:rPr>
                <w:bCs/>
                <w:i/>
                <w:color w:val="000000" w:themeColor="text1"/>
                <w:sz w:val="16"/>
                <w:szCs w:val="16"/>
              </w:rPr>
            </w:pPr>
            <w:r w:rsidRPr="007B2785">
              <w:rPr>
                <w:bCs/>
                <w:i/>
                <w:color w:val="000000" w:themeColor="text1"/>
                <w:sz w:val="16"/>
                <w:szCs w:val="16"/>
              </w:rPr>
              <w:t xml:space="preserve">Almost 2 million Central Americans, have been forced from their homes (the displaced) or even their countries (the refugees) because of this upheaval. </w:t>
            </w:r>
            <w:hyperlink r:id="rId49">
              <w:r w:rsidRPr="007B2785">
                <w:rPr>
                  <w:bCs/>
                  <w:i/>
                  <w:color w:val="000000" w:themeColor="text1"/>
                  <w:sz w:val="16"/>
                  <w:szCs w:val="16"/>
                  <w:u w:val="single"/>
                </w:rPr>
                <w:t>Link</w:t>
              </w:r>
            </w:hyperlink>
          </w:p>
          <w:p w14:paraId="32CE2199" w14:textId="77777777" w:rsidR="004C31A2" w:rsidRPr="007B2785" w:rsidRDefault="004C31A2" w:rsidP="007B2785">
            <w:pPr>
              <w:spacing w:after="0"/>
              <w:rPr>
                <w:bCs/>
                <w:color w:val="000000" w:themeColor="text1"/>
                <w:sz w:val="16"/>
                <w:szCs w:val="16"/>
              </w:rPr>
            </w:pPr>
          </w:p>
          <w:p w14:paraId="28EBB4B0"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Salvadoran peak period: 1980s. </w:t>
            </w:r>
          </w:p>
          <w:p w14:paraId="757F9010"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About 1 million Salvadorans (out of 5.5 million) were displaced – roughly 500,000 as refugees (mostly to the US and Central America) and a similar number internally (Wood, 2003, p. 33).</w:t>
            </w:r>
          </w:p>
          <w:p w14:paraId="39C6A4A2" w14:textId="77777777" w:rsidR="004C31A2" w:rsidRPr="007B2785" w:rsidRDefault="004C31A2" w:rsidP="007B2785">
            <w:pPr>
              <w:spacing w:after="0"/>
              <w:rPr>
                <w:bCs/>
                <w:color w:val="000000" w:themeColor="text1"/>
                <w:sz w:val="16"/>
                <w:szCs w:val="16"/>
              </w:rPr>
            </w:pPr>
          </w:p>
          <w:p w14:paraId="14A6A735"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lastRenderedPageBreak/>
              <w:t>Nicaraguan Peak period: mid-1980s. Displaced: On the order of 200,000–300,000 Nicaraguans fled, including tens of thousands to Honduras, Costa Rica and the U.S. (U.S. CRS, 1989, p. 15).</w:t>
            </w:r>
          </w:p>
          <w:p w14:paraId="58695340" w14:textId="77777777" w:rsidR="004C31A2" w:rsidRPr="007B2785" w:rsidRDefault="004C31A2" w:rsidP="007B2785">
            <w:pPr>
              <w:spacing w:after="0"/>
              <w:rPr>
                <w:bCs/>
                <w:color w:val="000000" w:themeColor="text1"/>
                <w:sz w:val="16"/>
                <w:szCs w:val="16"/>
              </w:rPr>
            </w:pPr>
          </w:p>
          <w:p w14:paraId="5BABA487"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 xml:space="preserve">Guatemalan Peak period: 1981–84. </w:t>
            </w:r>
          </w:p>
          <w:p w14:paraId="62D3A68F" w14:textId="77777777" w:rsidR="004C31A2" w:rsidRPr="007B2785" w:rsidRDefault="004C31A2" w:rsidP="007B2785">
            <w:pPr>
              <w:spacing w:after="0"/>
              <w:rPr>
                <w:bCs/>
                <w:color w:val="000000" w:themeColor="text1"/>
                <w:sz w:val="16"/>
                <w:szCs w:val="16"/>
              </w:rPr>
            </w:pPr>
          </w:p>
          <w:p w14:paraId="6CA99BC8" w14:textId="77777777" w:rsidR="004C31A2" w:rsidRPr="007B2785" w:rsidRDefault="004C31A2" w:rsidP="007B2785">
            <w:pPr>
              <w:spacing w:after="0"/>
              <w:rPr>
                <w:bCs/>
                <w:color w:val="000000" w:themeColor="text1"/>
                <w:sz w:val="16"/>
                <w:szCs w:val="16"/>
              </w:rPr>
            </w:pPr>
            <w:r w:rsidRPr="007B2785">
              <w:rPr>
                <w:bCs/>
                <w:color w:val="000000" w:themeColor="text1"/>
                <w:sz w:val="16"/>
                <w:szCs w:val="16"/>
              </w:rPr>
              <w:t>150,000–200,000 Guatemalans escaped to Mexico in the early 1980s (plus hundreds of thousands IDPs) (Migration Policy Institute, 2004, p. 2).</w:t>
            </w:r>
          </w:p>
        </w:tc>
      </w:tr>
      <w:tr w:rsidR="00BA4DBF" w:rsidRPr="007B2785" w14:paraId="6695A193" w14:textId="77777777" w:rsidTr="004C31A2">
        <w:tc>
          <w:tcPr>
            <w:tcW w:w="1412" w:type="dxa"/>
            <w:gridSpan w:val="2"/>
            <w:vAlign w:val="bottom"/>
          </w:tcPr>
          <w:p w14:paraId="044861E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Cuba’s Mariel Exodus </w:t>
            </w:r>
          </w:p>
          <w:p w14:paraId="67DFC882" w14:textId="77777777" w:rsidR="00BA4DBF" w:rsidRPr="007B2785" w:rsidRDefault="00BA4DBF" w:rsidP="00BA4DBF">
            <w:pPr>
              <w:spacing w:after="0"/>
              <w:rPr>
                <w:bCs/>
                <w:color w:val="000000" w:themeColor="text1"/>
                <w:sz w:val="16"/>
                <w:szCs w:val="16"/>
              </w:rPr>
            </w:pPr>
          </w:p>
          <w:p w14:paraId="0F1BFFEB" w14:textId="77777777" w:rsidR="00BA4DBF" w:rsidRPr="007B2785" w:rsidRDefault="00BA4DBF" w:rsidP="00BA4DBF">
            <w:pPr>
              <w:spacing w:after="0"/>
              <w:rPr>
                <w:bCs/>
                <w:color w:val="000000" w:themeColor="text1"/>
                <w:sz w:val="16"/>
                <w:szCs w:val="16"/>
              </w:rPr>
            </w:pPr>
          </w:p>
        </w:tc>
        <w:tc>
          <w:tcPr>
            <w:tcW w:w="1134" w:type="dxa"/>
          </w:tcPr>
          <w:p w14:paraId="403581E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1980</w:t>
            </w:r>
          </w:p>
        </w:tc>
        <w:tc>
          <w:tcPr>
            <w:tcW w:w="992" w:type="dxa"/>
          </w:tcPr>
          <w:p w14:paraId="5FC6841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120,00-125,000</w:t>
            </w:r>
          </w:p>
        </w:tc>
        <w:tc>
          <w:tcPr>
            <w:tcW w:w="992" w:type="dxa"/>
          </w:tcPr>
          <w:p w14:paraId="79D9A82F" w14:textId="48AA5572" w:rsidR="00BA4DBF" w:rsidRPr="007B2785" w:rsidRDefault="00BA4DBF" w:rsidP="00BA4DBF">
            <w:pPr>
              <w:spacing w:after="0"/>
              <w:rPr>
                <w:bCs/>
                <w:color w:val="000000" w:themeColor="text1"/>
                <w:sz w:val="16"/>
                <w:szCs w:val="16"/>
                <w:highlight w:val="white"/>
              </w:rPr>
            </w:pPr>
            <w:r w:rsidRPr="007B2785">
              <w:rPr>
                <w:bCs/>
                <w:color w:val="000000" w:themeColor="text1"/>
                <w:sz w:val="16"/>
                <w:szCs w:val="16"/>
                <w:highlight w:val="white"/>
                <w:u w:val="single"/>
              </w:rPr>
              <w:t>Card, D. (1990</w:t>
            </w:r>
            <w:r w:rsidRPr="007B2785">
              <w:rPr>
                <w:bCs/>
                <w:color w:val="000000" w:themeColor="text1"/>
                <w:sz w:val="16"/>
                <w:szCs w:val="16"/>
                <w:highlight w:val="white"/>
              </w:rPr>
              <w:t>). The impact of the Mariel boatlift on the Miami labor market. </w:t>
            </w:r>
            <w:proofErr w:type="spellStart"/>
            <w:r w:rsidRPr="007B2785">
              <w:rPr>
                <w:bCs/>
                <w:i/>
                <w:color w:val="000000" w:themeColor="text1"/>
                <w:sz w:val="16"/>
                <w:szCs w:val="16"/>
              </w:rPr>
              <w:t>Ilr</w:t>
            </w:r>
            <w:proofErr w:type="spellEnd"/>
            <w:r w:rsidRPr="007B2785">
              <w:rPr>
                <w:bCs/>
                <w:i/>
                <w:color w:val="000000" w:themeColor="text1"/>
                <w:sz w:val="16"/>
                <w:szCs w:val="16"/>
              </w:rPr>
              <w:t xml:space="preserve"> Review</w:t>
            </w:r>
            <w:r w:rsidRPr="007B2785">
              <w:rPr>
                <w:bCs/>
                <w:color w:val="000000" w:themeColor="text1"/>
                <w:sz w:val="16"/>
                <w:szCs w:val="16"/>
                <w:highlight w:val="white"/>
              </w:rPr>
              <w:t>, </w:t>
            </w:r>
            <w:r w:rsidRPr="007B2785">
              <w:rPr>
                <w:bCs/>
                <w:i/>
                <w:color w:val="000000" w:themeColor="text1"/>
                <w:sz w:val="16"/>
                <w:szCs w:val="16"/>
              </w:rPr>
              <w:t>43</w:t>
            </w:r>
            <w:r w:rsidRPr="007B2785">
              <w:rPr>
                <w:bCs/>
                <w:color w:val="000000" w:themeColor="text1"/>
                <w:sz w:val="16"/>
                <w:szCs w:val="16"/>
                <w:highlight w:val="white"/>
              </w:rPr>
              <w:t>(2), 245-257.</w:t>
            </w:r>
          </w:p>
          <w:p w14:paraId="33E1404E" w14:textId="2780B987"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highlight w:val="white"/>
              </w:rPr>
              <w:t>Pg</w:t>
            </w:r>
            <w:proofErr w:type="spellEnd"/>
            <w:r w:rsidRPr="007B2785">
              <w:rPr>
                <w:bCs/>
                <w:color w:val="000000" w:themeColor="text1"/>
                <w:sz w:val="16"/>
                <w:szCs w:val="16"/>
                <w:highlight w:val="white"/>
              </w:rPr>
              <w:t xml:space="preserve"> 7</w:t>
            </w:r>
          </w:p>
          <w:p w14:paraId="5E58C03E" w14:textId="1ED18C17" w:rsidR="00BA4DBF" w:rsidRPr="007B2785" w:rsidRDefault="00BA4DBF" w:rsidP="00BA4DBF">
            <w:pPr>
              <w:spacing w:after="0"/>
              <w:rPr>
                <w:bCs/>
                <w:color w:val="000000" w:themeColor="text1"/>
                <w:sz w:val="16"/>
                <w:szCs w:val="16"/>
                <w:highlight w:val="white"/>
              </w:rPr>
            </w:pPr>
            <w:r w:rsidRPr="007B2785">
              <w:rPr>
                <w:bCs/>
                <w:color w:val="000000" w:themeColor="text1"/>
                <w:sz w:val="16"/>
                <w:szCs w:val="16"/>
                <w:highlight w:val="white"/>
              </w:rPr>
              <w:t xml:space="preserve">Peri, G., &amp; </w:t>
            </w:r>
            <w:proofErr w:type="spellStart"/>
            <w:r w:rsidRPr="007B2785">
              <w:rPr>
                <w:bCs/>
                <w:color w:val="000000" w:themeColor="text1"/>
                <w:sz w:val="16"/>
                <w:szCs w:val="16"/>
                <w:highlight w:val="white"/>
              </w:rPr>
              <w:t>Yasenov</w:t>
            </w:r>
            <w:proofErr w:type="spellEnd"/>
            <w:r w:rsidRPr="007B2785">
              <w:rPr>
                <w:bCs/>
                <w:color w:val="000000" w:themeColor="text1"/>
                <w:sz w:val="16"/>
                <w:szCs w:val="16"/>
                <w:highlight w:val="white"/>
              </w:rPr>
              <w:t xml:space="preserve">, V. (2019). The labor market effects of a refugee wave: Synthetic control </w:t>
            </w:r>
            <w:r w:rsidRPr="007B2785">
              <w:rPr>
                <w:bCs/>
                <w:color w:val="000000" w:themeColor="text1"/>
                <w:sz w:val="16"/>
                <w:szCs w:val="16"/>
                <w:highlight w:val="white"/>
              </w:rPr>
              <w:lastRenderedPageBreak/>
              <w:t>method meets the Mariel boatlift. </w:t>
            </w:r>
            <w:r w:rsidRPr="007B2785">
              <w:rPr>
                <w:bCs/>
                <w:i/>
                <w:color w:val="000000" w:themeColor="text1"/>
                <w:sz w:val="16"/>
                <w:szCs w:val="16"/>
              </w:rPr>
              <w:t>Journal of Human Resources</w:t>
            </w:r>
            <w:r w:rsidRPr="007B2785">
              <w:rPr>
                <w:bCs/>
                <w:color w:val="000000" w:themeColor="text1"/>
                <w:sz w:val="16"/>
                <w:szCs w:val="16"/>
                <w:highlight w:val="white"/>
              </w:rPr>
              <w:t>, </w:t>
            </w:r>
            <w:r w:rsidRPr="007B2785">
              <w:rPr>
                <w:bCs/>
                <w:i/>
                <w:color w:val="000000" w:themeColor="text1"/>
                <w:sz w:val="16"/>
                <w:szCs w:val="16"/>
              </w:rPr>
              <w:t>54</w:t>
            </w:r>
            <w:r w:rsidRPr="007B2785">
              <w:rPr>
                <w:bCs/>
                <w:color w:val="000000" w:themeColor="text1"/>
                <w:sz w:val="16"/>
                <w:szCs w:val="16"/>
                <w:highlight w:val="white"/>
              </w:rPr>
              <w:t>(2), 267-309.</w:t>
            </w:r>
          </w:p>
          <w:p w14:paraId="482DC5A6" w14:textId="67F819BB"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highlight w:val="white"/>
              </w:rPr>
              <w:t>Pg</w:t>
            </w:r>
            <w:proofErr w:type="spellEnd"/>
            <w:r w:rsidRPr="007B2785">
              <w:rPr>
                <w:bCs/>
                <w:color w:val="000000" w:themeColor="text1"/>
                <w:sz w:val="16"/>
                <w:szCs w:val="16"/>
                <w:highlight w:val="white"/>
              </w:rPr>
              <w:t xml:space="preserve"> 3</w:t>
            </w:r>
          </w:p>
        </w:tc>
        <w:tc>
          <w:tcPr>
            <w:tcW w:w="993" w:type="dxa"/>
          </w:tcPr>
          <w:p w14:paraId="57E75DD4" w14:textId="77777777" w:rsidR="00BA4DBF" w:rsidRPr="00BA4DBF" w:rsidRDefault="00BA4DBF" w:rsidP="00BA4DBF">
            <w:pPr>
              <w:rPr>
                <w:sz w:val="16"/>
                <w:szCs w:val="16"/>
              </w:rPr>
            </w:pPr>
            <w:r w:rsidRPr="00BA4DBF">
              <w:rPr>
                <w:sz w:val="16"/>
                <w:szCs w:val="16"/>
              </w:rPr>
              <w:lastRenderedPageBreak/>
              <w:t xml:space="preserve">125,000 </w:t>
            </w:r>
          </w:p>
          <w:p w14:paraId="62076681" w14:textId="77777777" w:rsidR="00BA4DBF" w:rsidRPr="00BA4DBF" w:rsidRDefault="00BA4DBF" w:rsidP="00BA4DBF">
            <w:pPr>
              <w:rPr>
                <w:sz w:val="16"/>
                <w:szCs w:val="16"/>
              </w:rPr>
            </w:pPr>
          </w:p>
          <w:p w14:paraId="1F04588F" w14:textId="69575F13" w:rsidR="00BA4DBF" w:rsidRPr="00BA4DBF" w:rsidRDefault="00BA4DBF" w:rsidP="00BA4DBF">
            <w:pPr>
              <w:spacing w:after="0"/>
              <w:rPr>
                <w:bCs/>
                <w:sz w:val="16"/>
                <w:szCs w:val="16"/>
              </w:rPr>
            </w:pPr>
          </w:p>
        </w:tc>
        <w:tc>
          <w:tcPr>
            <w:tcW w:w="1134" w:type="dxa"/>
          </w:tcPr>
          <w:p w14:paraId="04C624F8" w14:textId="47C354CA" w:rsidR="00BA4DBF" w:rsidRPr="00BA4DBF" w:rsidRDefault="00BA4DBF" w:rsidP="00BA4DBF">
            <w:pPr>
              <w:spacing w:after="0"/>
              <w:rPr>
                <w:bCs/>
                <w:sz w:val="16"/>
                <w:szCs w:val="16"/>
              </w:rPr>
            </w:pPr>
            <w:r w:rsidRPr="00BA4DBF">
              <w:rPr>
                <w:sz w:val="16"/>
                <w:szCs w:val="16"/>
              </w:rPr>
              <w:t xml:space="preserve">Pedraza-Bailey, S. (1985). </w:t>
            </w:r>
            <w:r w:rsidRPr="00BA4DBF">
              <w:rPr>
                <w:i/>
                <w:sz w:val="16"/>
                <w:szCs w:val="16"/>
              </w:rPr>
              <w:t>Political and economic migrants in America: Cubans and Mexicans</w:t>
            </w:r>
            <w:r w:rsidRPr="00BA4DBF">
              <w:rPr>
                <w:sz w:val="16"/>
                <w:szCs w:val="16"/>
              </w:rPr>
              <w:t xml:space="preserve"> (1st ed.). University of Texas Press. (p.165)</w:t>
            </w:r>
          </w:p>
        </w:tc>
        <w:tc>
          <w:tcPr>
            <w:tcW w:w="1701" w:type="dxa"/>
            <w:shd w:val="pct10" w:color="auto" w:fill="auto"/>
          </w:tcPr>
          <w:p w14:paraId="4084E85B" w14:textId="77777777" w:rsidR="00BA4DBF" w:rsidRPr="007B2785" w:rsidRDefault="00BA4DBF" w:rsidP="00BA4DBF">
            <w:pPr>
              <w:spacing w:after="0"/>
              <w:rPr>
                <w:bCs/>
                <w:color w:val="000000" w:themeColor="text1"/>
                <w:sz w:val="16"/>
                <w:szCs w:val="16"/>
              </w:rPr>
            </w:pPr>
          </w:p>
          <w:p w14:paraId="45D2AF9E" w14:textId="77777777" w:rsidR="00BA4DBF" w:rsidRPr="007B2785" w:rsidRDefault="00BA4DBF" w:rsidP="00BA4DBF">
            <w:pPr>
              <w:spacing w:after="0"/>
              <w:rPr>
                <w:bCs/>
                <w:color w:val="000000" w:themeColor="text1"/>
                <w:sz w:val="16"/>
                <w:szCs w:val="16"/>
              </w:rPr>
            </w:pPr>
          </w:p>
          <w:p w14:paraId="532B7A83" w14:textId="77777777" w:rsidR="00BA4DBF" w:rsidRPr="007B2785" w:rsidRDefault="00BA4DBF" w:rsidP="00BA4DBF">
            <w:pPr>
              <w:spacing w:after="0"/>
              <w:rPr>
                <w:bCs/>
                <w:color w:val="000000" w:themeColor="text1"/>
                <w:sz w:val="16"/>
                <w:szCs w:val="16"/>
              </w:rPr>
            </w:pPr>
          </w:p>
          <w:p w14:paraId="4607CA8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130,000</w:t>
            </w:r>
          </w:p>
        </w:tc>
        <w:tc>
          <w:tcPr>
            <w:tcW w:w="1842" w:type="dxa"/>
            <w:shd w:val="pct10" w:color="auto" w:fill="auto"/>
          </w:tcPr>
          <w:p w14:paraId="33F0ABAD" w14:textId="77777777" w:rsidR="00BA4DBF" w:rsidRPr="007B2785" w:rsidRDefault="00BA4DBF" w:rsidP="00BA4DBF">
            <w:pPr>
              <w:spacing w:after="0"/>
              <w:rPr>
                <w:bCs/>
                <w:color w:val="000000" w:themeColor="text1"/>
                <w:sz w:val="16"/>
                <w:szCs w:val="16"/>
              </w:rPr>
            </w:pPr>
          </w:p>
          <w:p w14:paraId="45DBF6D7" w14:textId="77777777" w:rsidR="00BA4DBF" w:rsidRPr="007B2785" w:rsidRDefault="00BA4DBF" w:rsidP="00BA4DBF">
            <w:pPr>
              <w:spacing w:after="0"/>
              <w:rPr>
                <w:bCs/>
                <w:color w:val="000000" w:themeColor="text1"/>
                <w:sz w:val="16"/>
                <w:szCs w:val="16"/>
              </w:rPr>
            </w:pPr>
          </w:p>
          <w:p w14:paraId="2299781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Bon Tempo, C. J. (2008) </w:t>
            </w:r>
            <w:r w:rsidRPr="007B2785">
              <w:rPr>
                <w:bCs/>
                <w:i/>
                <w:iCs/>
                <w:color w:val="000000" w:themeColor="text1"/>
                <w:sz w:val="16"/>
                <w:szCs w:val="16"/>
              </w:rPr>
              <w:t>Americans at the Gate</w:t>
            </w:r>
            <w:r w:rsidRPr="007B2785">
              <w:rPr>
                <w:bCs/>
                <w:color w:val="000000" w:themeColor="text1"/>
                <w:sz w:val="16"/>
                <w:szCs w:val="16"/>
              </w:rPr>
              <w:t>. Princeton University Press, p.179</w:t>
            </w:r>
          </w:p>
        </w:tc>
        <w:tc>
          <w:tcPr>
            <w:tcW w:w="1843" w:type="dxa"/>
          </w:tcPr>
          <w:p w14:paraId="118D531A"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124,779</w:t>
            </w:r>
          </w:p>
          <w:p w14:paraId="75B9CB02"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between April and October 1980</w:t>
            </w:r>
          </w:p>
          <w:p w14:paraId="73ADFF43" w14:textId="77777777" w:rsidR="00BA4DBF" w:rsidRPr="00BA4DBF" w:rsidRDefault="00BA4DBF" w:rsidP="00BA4DBF">
            <w:pPr>
              <w:spacing w:after="0"/>
              <w:rPr>
                <w:bCs/>
                <w:color w:val="000000" w:themeColor="text1"/>
                <w:sz w:val="16"/>
                <w:szCs w:val="16"/>
                <w:lang w:val="en-IN"/>
              </w:rPr>
            </w:pPr>
          </w:p>
          <w:p w14:paraId="7526B123" w14:textId="77777777" w:rsidR="00BA4DBF" w:rsidRPr="00BA4DBF" w:rsidRDefault="00BA4DBF" w:rsidP="00BA4DBF">
            <w:pPr>
              <w:spacing w:after="0"/>
              <w:rPr>
                <w:bCs/>
                <w:color w:val="000000" w:themeColor="text1"/>
                <w:sz w:val="16"/>
                <w:szCs w:val="16"/>
                <w:lang w:val="en-IN"/>
              </w:rPr>
            </w:pPr>
            <w:proofErr w:type="spellStart"/>
            <w:r w:rsidRPr="00BA4DBF">
              <w:rPr>
                <w:bCs/>
                <w:color w:val="000000" w:themeColor="text1"/>
                <w:sz w:val="16"/>
                <w:szCs w:val="16"/>
                <w:lang w:val="en-IN"/>
              </w:rPr>
              <w:t>Portes</w:t>
            </w:r>
            <w:proofErr w:type="spellEnd"/>
            <w:r w:rsidRPr="00BA4DBF">
              <w:rPr>
                <w:bCs/>
                <w:color w:val="000000" w:themeColor="text1"/>
                <w:sz w:val="16"/>
                <w:szCs w:val="16"/>
                <w:lang w:val="en-IN"/>
              </w:rPr>
              <w:t xml:space="preserve">, A., Clark, J. M., &amp; Manning, R. D. (1985). After </w:t>
            </w:r>
            <w:proofErr w:type="spellStart"/>
            <w:r w:rsidRPr="00BA4DBF">
              <w:rPr>
                <w:bCs/>
                <w:color w:val="000000" w:themeColor="text1"/>
                <w:sz w:val="16"/>
                <w:szCs w:val="16"/>
                <w:lang w:val="en-IN"/>
              </w:rPr>
              <w:t>mariel</w:t>
            </w:r>
            <w:proofErr w:type="spellEnd"/>
            <w:r w:rsidRPr="00BA4DBF">
              <w:rPr>
                <w:bCs/>
                <w:color w:val="000000" w:themeColor="text1"/>
                <w:sz w:val="16"/>
                <w:szCs w:val="16"/>
                <w:lang w:val="en-IN"/>
              </w:rPr>
              <w:t xml:space="preserve">: A survey of the resettlement experiences of 1980 </w:t>
            </w:r>
            <w:proofErr w:type="spellStart"/>
            <w:r w:rsidRPr="00BA4DBF">
              <w:rPr>
                <w:bCs/>
                <w:color w:val="000000" w:themeColor="text1"/>
                <w:sz w:val="16"/>
                <w:szCs w:val="16"/>
                <w:lang w:val="en-IN"/>
              </w:rPr>
              <w:t>cuban</w:t>
            </w:r>
            <w:proofErr w:type="spellEnd"/>
            <w:r w:rsidRPr="00BA4DBF">
              <w:rPr>
                <w:bCs/>
                <w:color w:val="000000" w:themeColor="text1"/>
                <w:sz w:val="16"/>
                <w:szCs w:val="16"/>
                <w:lang w:val="en-IN"/>
              </w:rPr>
              <w:t xml:space="preserve"> refugees in Miami/</w:t>
            </w:r>
            <w:proofErr w:type="spellStart"/>
            <w:r w:rsidRPr="00BA4DBF">
              <w:rPr>
                <w:bCs/>
                <w:color w:val="000000" w:themeColor="text1"/>
                <w:sz w:val="16"/>
                <w:szCs w:val="16"/>
                <w:lang w:val="en-IN"/>
              </w:rPr>
              <w:t>Despus</w:t>
            </w:r>
            <w:proofErr w:type="spellEnd"/>
            <w:r w:rsidRPr="00BA4DBF">
              <w:rPr>
                <w:bCs/>
                <w:color w:val="000000" w:themeColor="text1"/>
                <w:sz w:val="16"/>
                <w:szCs w:val="16"/>
                <w:lang w:val="en-IN"/>
              </w:rPr>
              <w:t xml:space="preserve"> del </w:t>
            </w:r>
            <w:proofErr w:type="spellStart"/>
            <w:r w:rsidRPr="00BA4DBF">
              <w:rPr>
                <w:bCs/>
                <w:color w:val="000000" w:themeColor="text1"/>
                <w:sz w:val="16"/>
                <w:szCs w:val="16"/>
                <w:lang w:val="en-IN"/>
              </w:rPr>
              <w:t>mariel</w:t>
            </w:r>
            <w:proofErr w:type="spellEnd"/>
            <w:r w:rsidRPr="00BA4DBF">
              <w:rPr>
                <w:bCs/>
                <w:color w:val="000000" w:themeColor="text1"/>
                <w:sz w:val="16"/>
                <w:szCs w:val="16"/>
                <w:lang w:val="en-IN"/>
              </w:rPr>
              <w:t xml:space="preserve">: Una </w:t>
            </w:r>
            <w:proofErr w:type="spellStart"/>
            <w:r w:rsidRPr="00BA4DBF">
              <w:rPr>
                <w:bCs/>
                <w:color w:val="000000" w:themeColor="text1"/>
                <w:sz w:val="16"/>
                <w:szCs w:val="16"/>
                <w:lang w:val="en-IN"/>
              </w:rPr>
              <w:t>encuesta</w:t>
            </w:r>
            <w:proofErr w:type="spellEnd"/>
            <w:r w:rsidRPr="00BA4DBF">
              <w:rPr>
                <w:bCs/>
                <w:color w:val="000000" w:themeColor="text1"/>
                <w:sz w:val="16"/>
                <w:szCs w:val="16"/>
                <w:lang w:val="en-IN"/>
              </w:rPr>
              <w:t xml:space="preserve"> de las </w:t>
            </w:r>
            <w:proofErr w:type="spellStart"/>
            <w:r w:rsidRPr="00BA4DBF">
              <w:rPr>
                <w:bCs/>
                <w:color w:val="000000" w:themeColor="text1"/>
                <w:sz w:val="16"/>
                <w:szCs w:val="16"/>
                <w:lang w:val="en-IN"/>
              </w:rPr>
              <w:t>experiencias</w:t>
            </w:r>
            <w:proofErr w:type="spellEnd"/>
            <w:r w:rsidRPr="00BA4DBF">
              <w:rPr>
                <w:bCs/>
                <w:color w:val="000000" w:themeColor="text1"/>
                <w:sz w:val="16"/>
                <w:szCs w:val="16"/>
                <w:lang w:val="en-IN"/>
              </w:rPr>
              <w:t xml:space="preserve"> del </w:t>
            </w:r>
            <w:proofErr w:type="spellStart"/>
            <w:r w:rsidRPr="00BA4DBF">
              <w:rPr>
                <w:bCs/>
                <w:color w:val="000000" w:themeColor="text1"/>
                <w:sz w:val="16"/>
                <w:szCs w:val="16"/>
                <w:lang w:val="en-IN"/>
              </w:rPr>
              <w:t>asentamiento</w:t>
            </w:r>
            <w:proofErr w:type="spellEnd"/>
            <w:r w:rsidRPr="00BA4DBF">
              <w:rPr>
                <w:bCs/>
                <w:color w:val="000000" w:themeColor="text1"/>
                <w:sz w:val="16"/>
                <w:szCs w:val="16"/>
                <w:lang w:val="en-IN"/>
              </w:rPr>
              <w:t xml:space="preserve"> de los </w:t>
            </w:r>
            <w:proofErr w:type="spellStart"/>
            <w:r w:rsidRPr="00BA4DBF">
              <w:rPr>
                <w:bCs/>
                <w:color w:val="000000" w:themeColor="text1"/>
                <w:sz w:val="16"/>
                <w:szCs w:val="16"/>
                <w:lang w:val="en-IN"/>
              </w:rPr>
              <w:t>refugiados</w:t>
            </w:r>
            <w:proofErr w:type="spellEnd"/>
            <w:r w:rsidRPr="00BA4DBF">
              <w:rPr>
                <w:bCs/>
                <w:color w:val="000000" w:themeColor="text1"/>
                <w:sz w:val="16"/>
                <w:szCs w:val="16"/>
                <w:lang w:val="en-IN"/>
              </w:rPr>
              <w:t xml:space="preserve"> </w:t>
            </w:r>
            <w:proofErr w:type="spellStart"/>
            <w:r w:rsidRPr="00BA4DBF">
              <w:rPr>
                <w:bCs/>
                <w:color w:val="000000" w:themeColor="text1"/>
                <w:sz w:val="16"/>
                <w:szCs w:val="16"/>
                <w:lang w:val="en-IN"/>
              </w:rPr>
              <w:t>cubanos</w:t>
            </w:r>
            <w:proofErr w:type="spellEnd"/>
            <w:r w:rsidRPr="00BA4DBF">
              <w:rPr>
                <w:bCs/>
                <w:color w:val="000000" w:themeColor="text1"/>
                <w:sz w:val="16"/>
                <w:szCs w:val="16"/>
                <w:lang w:val="en-IN"/>
              </w:rPr>
              <w:t xml:space="preserve"> de 1980 </w:t>
            </w:r>
            <w:proofErr w:type="spellStart"/>
            <w:r w:rsidRPr="00BA4DBF">
              <w:rPr>
                <w:bCs/>
                <w:color w:val="000000" w:themeColor="text1"/>
                <w:sz w:val="16"/>
                <w:szCs w:val="16"/>
                <w:lang w:val="en-IN"/>
              </w:rPr>
              <w:t>en</w:t>
            </w:r>
            <w:proofErr w:type="spellEnd"/>
            <w:r w:rsidRPr="00BA4DBF">
              <w:rPr>
                <w:bCs/>
                <w:color w:val="000000" w:themeColor="text1"/>
                <w:sz w:val="16"/>
                <w:szCs w:val="16"/>
                <w:lang w:val="en-IN"/>
              </w:rPr>
              <w:t xml:space="preserve"> </w:t>
            </w:r>
            <w:proofErr w:type="spellStart"/>
            <w:r w:rsidRPr="00BA4DBF">
              <w:rPr>
                <w:bCs/>
                <w:color w:val="000000" w:themeColor="text1"/>
                <w:sz w:val="16"/>
                <w:szCs w:val="16"/>
                <w:lang w:val="en-IN"/>
              </w:rPr>
              <w:t>miami</w:t>
            </w:r>
            <w:proofErr w:type="spellEnd"/>
            <w:r w:rsidRPr="00BA4DBF">
              <w:rPr>
                <w:bCs/>
                <w:color w:val="000000" w:themeColor="text1"/>
                <w:sz w:val="16"/>
                <w:szCs w:val="16"/>
                <w:lang w:val="en-IN"/>
              </w:rPr>
              <w:t>.</w:t>
            </w:r>
            <w:r w:rsidRPr="00BA4DBF">
              <w:rPr>
                <w:bCs/>
                <w:i/>
                <w:color w:val="000000" w:themeColor="text1"/>
                <w:sz w:val="16"/>
                <w:szCs w:val="16"/>
                <w:lang w:val="en-IN"/>
              </w:rPr>
              <w:t xml:space="preserve"> Cuban Studies, 15</w:t>
            </w:r>
            <w:r w:rsidRPr="00BA4DBF">
              <w:rPr>
                <w:bCs/>
                <w:color w:val="000000" w:themeColor="text1"/>
                <w:sz w:val="16"/>
                <w:szCs w:val="16"/>
                <w:lang w:val="en-IN"/>
              </w:rPr>
              <w:t xml:space="preserve">(2), 37. Retrieved from </w:t>
            </w:r>
            <w:hyperlink r:id="rId50">
              <w:r w:rsidRPr="00BA4DBF">
                <w:rPr>
                  <w:rStyle w:val="Hyperlink"/>
                  <w:bCs/>
                  <w:sz w:val="16"/>
                  <w:szCs w:val="16"/>
                  <w:lang w:val="en-IN"/>
                </w:rPr>
                <w:t>http://www.library.hbs.edu/intra/go/abi.html?url=http://search.proquest.com/scholarly-</w:t>
              </w:r>
              <w:r w:rsidRPr="00BA4DBF">
                <w:rPr>
                  <w:rStyle w:val="Hyperlink"/>
                  <w:bCs/>
                  <w:sz w:val="16"/>
                  <w:szCs w:val="16"/>
                  <w:lang w:val="en-IN"/>
                </w:rPr>
                <w:lastRenderedPageBreak/>
                <w:t>journals/after-mariel-survey-resettlement-experiences-1980/docview/1307911852/se-2</w:t>
              </w:r>
            </w:hyperlink>
            <w:r w:rsidRPr="00BA4DBF">
              <w:rPr>
                <w:bCs/>
                <w:color w:val="000000" w:themeColor="text1"/>
                <w:sz w:val="16"/>
                <w:szCs w:val="16"/>
                <w:lang w:val="en-IN"/>
              </w:rPr>
              <w:t xml:space="preserve">. </w:t>
            </w:r>
          </w:p>
          <w:p w14:paraId="68667908" w14:textId="77777777" w:rsidR="00BA4DBF" w:rsidRPr="00BA4DBF" w:rsidRDefault="00BA4DBF" w:rsidP="00BA4DBF">
            <w:pPr>
              <w:spacing w:after="0"/>
              <w:rPr>
                <w:bCs/>
                <w:color w:val="000000" w:themeColor="text1"/>
                <w:sz w:val="16"/>
                <w:szCs w:val="16"/>
                <w:lang w:val="en-IN"/>
              </w:rPr>
            </w:pPr>
          </w:p>
          <w:p w14:paraId="3E3E28B5"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125,000</w:t>
            </w:r>
          </w:p>
          <w:p w14:paraId="71AC8ACE" w14:textId="77777777" w:rsidR="00BA4DBF" w:rsidRPr="00BA4DBF" w:rsidRDefault="00BA4DBF" w:rsidP="00BA4DBF">
            <w:pPr>
              <w:spacing w:after="0"/>
              <w:rPr>
                <w:bCs/>
                <w:color w:val="000000" w:themeColor="text1"/>
                <w:sz w:val="16"/>
                <w:szCs w:val="16"/>
                <w:lang w:val="en-IN"/>
              </w:rPr>
            </w:pPr>
          </w:p>
          <w:p w14:paraId="035605FD"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 xml:space="preserve">U.S. Department of State. (Last Updated March 16 </w:t>
            </w:r>
            <w:proofErr w:type="gramStart"/>
            <w:r w:rsidRPr="00BA4DBF">
              <w:rPr>
                <w:bCs/>
                <w:color w:val="000000" w:themeColor="text1"/>
                <w:sz w:val="16"/>
                <w:szCs w:val="16"/>
                <w:lang w:val="en-IN"/>
              </w:rPr>
              <w:t>2000 )</w:t>
            </w:r>
            <w:proofErr w:type="gramEnd"/>
            <w:r w:rsidRPr="00BA4DBF">
              <w:rPr>
                <w:bCs/>
                <w:color w:val="000000" w:themeColor="text1"/>
                <w:sz w:val="16"/>
                <w:szCs w:val="16"/>
                <w:lang w:val="en-IN"/>
              </w:rPr>
              <w:t xml:space="preserve">. </w:t>
            </w:r>
            <w:r w:rsidRPr="00BA4DBF">
              <w:rPr>
                <w:bCs/>
                <w:i/>
                <w:color w:val="000000" w:themeColor="text1"/>
                <w:sz w:val="16"/>
                <w:szCs w:val="16"/>
                <w:lang w:val="en-IN"/>
              </w:rPr>
              <w:t>Cuban migration</w:t>
            </w:r>
            <w:r w:rsidRPr="00BA4DBF">
              <w:rPr>
                <w:bCs/>
                <w:color w:val="000000" w:themeColor="text1"/>
                <w:sz w:val="16"/>
                <w:szCs w:val="16"/>
                <w:lang w:val="en-IN"/>
              </w:rPr>
              <w:t xml:space="preserve">. Retrieved from </w:t>
            </w:r>
            <w:hyperlink r:id="rId51">
              <w:r w:rsidRPr="00BA4DBF">
                <w:rPr>
                  <w:rStyle w:val="Hyperlink"/>
                  <w:bCs/>
                  <w:sz w:val="16"/>
                  <w:szCs w:val="16"/>
                  <w:lang w:val="en-IN"/>
                </w:rPr>
                <w:t>https://1997-2001.state.gov/regions/wha/cuba/migration.html</w:t>
              </w:r>
            </w:hyperlink>
            <w:r w:rsidRPr="00BA4DBF">
              <w:rPr>
                <w:bCs/>
                <w:color w:val="000000" w:themeColor="text1"/>
                <w:sz w:val="16"/>
                <w:szCs w:val="16"/>
                <w:lang w:val="en-IN"/>
              </w:rPr>
              <w:t xml:space="preserve"> </w:t>
            </w:r>
          </w:p>
          <w:p w14:paraId="74A1BA7D" w14:textId="77777777" w:rsidR="00BA4DBF" w:rsidRPr="007B2785" w:rsidRDefault="00BA4DBF" w:rsidP="00BA4DBF">
            <w:pPr>
              <w:spacing w:after="0"/>
              <w:rPr>
                <w:bCs/>
                <w:color w:val="000000" w:themeColor="text1"/>
                <w:sz w:val="16"/>
                <w:szCs w:val="16"/>
              </w:rPr>
            </w:pPr>
          </w:p>
        </w:tc>
        <w:tc>
          <w:tcPr>
            <w:tcW w:w="1985" w:type="dxa"/>
          </w:tcPr>
          <w:p w14:paraId="7B7C31F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Also says 125,000- </w:t>
            </w:r>
            <w:hyperlink r:id="rId52">
              <w:r w:rsidRPr="007B2785">
                <w:rPr>
                  <w:bCs/>
                  <w:color w:val="000000" w:themeColor="text1"/>
                  <w:sz w:val="16"/>
                  <w:szCs w:val="16"/>
                  <w:u w:val="single"/>
                </w:rPr>
                <w:t>Link</w:t>
              </w:r>
            </w:hyperlink>
          </w:p>
        </w:tc>
      </w:tr>
      <w:tr w:rsidR="00BA4DBF" w:rsidRPr="007B2785" w14:paraId="1F9E4D34" w14:textId="77777777" w:rsidTr="004C31A2">
        <w:trPr>
          <w:trHeight w:val="1621"/>
        </w:trPr>
        <w:tc>
          <w:tcPr>
            <w:tcW w:w="1412" w:type="dxa"/>
            <w:gridSpan w:val="2"/>
            <w:vMerge w:val="restart"/>
            <w:vAlign w:val="bottom"/>
          </w:tcPr>
          <w:p w14:paraId="1564844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Sudan Wars</w:t>
            </w:r>
          </w:p>
          <w:p w14:paraId="4C34807F" w14:textId="77777777" w:rsidR="00BA4DBF" w:rsidRPr="007B2785" w:rsidRDefault="00BA4DBF" w:rsidP="00BA4DBF">
            <w:pPr>
              <w:spacing w:after="0"/>
              <w:rPr>
                <w:bCs/>
                <w:color w:val="000000" w:themeColor="text1"/>
                <w:sz w:val="16"/>
                <w:szCs w:val="16"/>
              </w:rPr>
            </w:pPr>
          </w:p>
          <w:p w14:paraId="15327203" w14:textId="77777777" w:rsidR="00BA4DBF" w:rsidRPr="007B2785" w:rsidRDefault="00BA4DBF" w:rsidP="00BA4DBF">
            <w:pPr>
              <w:spacing w:after="0"/>
              <w:rPr>
                <w:bCs/>
                <w:color w:val="000000" w:themeColor="text1"/>
                <w:sz w:val="16"/>
                <w:szCs w:val="16"/>
              </w:rPr>
            </w:pPr>
          </w:p>
          <w:p w14:paraId="4B4CA9D1" w14:textId="77777777" w:rsidR="00BA4DBF" w:rsidRPr="007B2785" w:rsidRDefault="00BA4DBF" w:rsidP="00BA4DBF">
            <w:pPr>
              <w:spacing w:after="0"/>
              <w:rPr>
                <w:bCs/>
                <w:color w:val="000000" w:themeColor="text1"/>
                <w:sz w:val="16"/>
                <w:szCs w:val="16"/>
              </w:rPr>
            </w:pPr>
          </w:p>
        </w:tc>
        <w:tc>
          <w:tcPr>
            <w:tcW w:w="1134" w:type="dxa"/>
            <w:vAlign w:val="bottom"/>
          </w:tcPr>
          <w:p w14:paraId="571B90C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1980-2005</w:t>
            </w:r>
          </w:p>
          <w:p w14:paraId="578D80E0" w14:textId="77777777" w:rsidR="00BA4DBF" w:rsidRPr="007B2785" w:rsidRDefault="00BA4DBF" w:rsidP="00BA4DBF">
            <w:pPr>
              <w:spacing w:after="0"/>
              <w:rPr>
                <w:bCs/>
                <w:color w:val="000000" w:themeColor="text1"/>
                <w:sz w:val="16"/>
                <w:szCs w:val="16"/>
              </w:rPr>
            </w:pPr>
          </w:p>
          <w:p w14:paraId="6A95EAC3" w14:textId="77777777" w:rsidR="00BA4DBF" w:rsidRPr="007B2785" w:rsidRDefault="00BA4DBF" w:rsidP="00BA4DBF">
            <w:pPr>
              <w:spacing w:after="0"/>
              <w:rPr>
                <w:bCs/>
                <w:color w:val="000000" w:themeColor="text1"/>
                <w:sz w:val="16"/>
                <w:szCs w:val="16"/>
              </w:rPr>
            </w:pPr>
          </w:p>
        </w:tc>
        <w:tc>
          <w:tcPr>
            <w:tcW w:w="992" w:type="dxa"/>
            <w:vAlign w:val="bottom"/>
          </w:tcPr>
          <w:p w14:paraId="145C2F6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First: 3Million-4Miliion IDPs/ </w:t>
            </w:r>
          </w:p>
          <w:p w14:paraId="2F945AB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500,000-600,000 refugees</w:t>
            </w:r>
          </w:p>
          <w:p w14:paraId="6968EA75" w14:textId="77777777" w:rsidR="00BA4DBF" w:rsidRPr="007B2785" w:rsidRDefault="00BA4DBF" w:rsidP="00BA4DBF">
            <w:pPr>
              <w:spacing w:after="0"/>
              <w:rPr>
                <w:bCs/>
                <w:color w:val="000000" w:themeColor="text1"/>
                <w:sz w:val="16"/>
                <w:szCs w:val="16"/>
              </w:rPr>
            </w:pPr>
          </w:p>
          <w:p w14:paraId="78F76B62" w14:textId="77777777" w:rsidR="00BA4DBF" w:rsidRPr="007B2785" w:rsidRDefault="00BA4DBF" w:rsidP="00BA4DBF">
            <w:pPr>
              <w:spacing w:after="0"/>
              <w:rPr>
                <w:bCs/>
                <w:color w:val="000000" w:themeColor="text1"/>
                <w:sz w:val="16"/>
                <w:szCs w:val="16"/>
              </w:rPr>
            </w:pPr>
          </w:p>
          <w:p w14:paraId="46DF897C" w14:textId="77777777" w:rsidR="00BA4DBF" w:rsidRPr="007B2785" w:rsidRDefault="00BA4DBF" w:rsidP="00BA4DBF">
            <w:pPr>
              <w:spacing w:after="0"/>
              <w:rPr>
                <w:bCs/>
                <w:color w:val="000000" w:themeColor="text1"/>
                <w:sz w:val="16"/>
                <w:szCs w:val="16"/>
              </w:rPr>
            </w:pPr>
          </w:p>
          <w:p w14:paraId="08AA2FB2" w14:textId="77777777" w:rsidR="00BA4DBF" w:rsidRPr="007B2785" w:rsidRDefault="00BA4DBF" w:rsidP="00BA4DBF">
            <w:pPr>
              <w:spacing w:after="0"/>
              <w:rPr>
                <w:bCs/>
                <w:color w:val="000000" w:themeColor="text1"/>
                <w:sz w:val="16"/>
                <w:szCs w:val="16"/>
              </w:rPr>
            </w:pPr>
          </w:p>
          <w:p w14:paraId="03F46462" w14:textId="77777777" w:rsidR="00BA4DBF" w:rsidRPr="007B2785" w:rsidRDefault="00BA4DBF" w:rsidP="00BA4DBF">
            <w:pPr>
              <w:spacing w:after="0"/>
              <w:rPr>
                <w:bCs/>
                <w:color w:val="000000" w:themeColor="text1"/>
                <w:sz w:val="16"/>
                <w:szCs w:val="16"/>
              </w:rPr>
            </w:pPr>
          </w:p>
          <w:p w14:paraId="1346A282" w14:textId="77777777" w:rsidR="00BA4DBF" w:rsidRPr="007B2785" w:rsidRDefault="00BA4DBF" w:rsidP="00BA4DBF">
            <w:pPr>
              <w:spacing w:after="0"/>
              <w:rPr>
                <w:bCs/>
                <w:color w:val="000000" w:themeColor="text1"/>
                <w:sz w:val="16"/>
                <w:szCs w:val="16"/>
              </w:rPr>
            </w:pPr>
          </w:p>
        </w:tc>
        <w:tc>
          <w:tcPr>
            <w:tcW w:w="992" w:type="dxa"/>
          </w:tcPr>
          <w:p w14:paraId="17D506AF" w14:textId="77777777" w:rsidR="00BA4DBF" w:rsidRPr="007B2785" w:rsidRDefault="00BA4DBF" w:rsidP="00BA4DBF">
            <w:pPr>
              <w:spacing w:after="0"/>
              <w:ind w:left="27"/>
              <w:rPr>
                <w:bCs/>
                <w:color w:val="000000" w:themeColor="text1"/>
                <w:sz w:val="16"/>
                <w:szCs w:val="16"/>
              </w:rPr>
            </w:pPr>
            <w:r w:rsidRPr="007B2785">
              <w:rPr>
                <w:bCs/>
                <w:color w:val="000000" w:themeColor="text1"/>
                <w:sz w:val="16"/>
                <w:szCs w:val="16"/>
              </w:rPr>
              <w:t xml:space="preserve">Norwegian Refugee Council/Internal Displacement Monitoring Centre (NRC/IDMC), Sudan: 4.9 million IDPs across Sudan face ongoing turmoil, 27 May 2009, </w:t>
            </w:r>
            <w:hyperlink r:id="rId53">
              <w:r w:rsidRPr="007B2785">
                <w:rPr>
                  <w:bCs/>
                  <w:color w:val="000000" w:themeColor="text1"/>
                  <w:sz w:val="16"/>
                  <w:szCs w:val="16"/>
                  <w:u w:val="single"/>
                </w:rPr>
                <w:t>https://www.refworld.org/reference/countryrep/idmc/2009/en/67610</w:t>
              </w:r>
            </w:hyperlink>
          </w:p>
          <w:p w14:paraId="34641B28" w14:textId="54FAEBE9" w:rsidR="00BA4DBF" w:rsidRPr="007B2785" w:rsidRDefault="00BA4DBF" w:rsidP="00BA4DBF">
            <w:pPr>
              <w:spacing w:after="0"/>
              <w:ind w:left="27"/>
              <w:rPr>
                <w:bCs/>
                <w:color w:val="000000" w:themeColor="text1"/>
                <w:sz w:val="16"/>
                <w:szCs w:val="16"/>
              </w:rPr>
            </w:pPr>
            <w:r w:rsidRPr="007B2785">
              <w:rPr>
                <w:bCs/>
                <w:color w:val="000000" w:themeColor="text1"/>
                <w:sz w:val="16"/>
                <w:szCs w:val="16"/>
              </w:rPr>
              <w:t xml:space="preserve"> [accessed 15 April 2025]</w:t>
            </w:r>
          </w:p>
          <w:p w14:paraId="4F72333F" w14:textId="61F6D29E" w:rsidR="00BA4DBF" w:rsidRPr="007B2785" w:rsidRDefault="00BA4DBF" w:rsidP="00BA4DBF">
            <w:pPr>
              <w:spacing w:after="0"/>
              <w:ind w:left="27"/>
              <w:rPr>
                <w:bCs/>
                <w:color w:val="000000" w:themeColor="text1"/>
                <w:sz w:val="16"/>
                <w:szCs w:val="16"/>
              </w:rPr>
            </w:pPr>
            <w:proofErr w:type="spellStart"/>
            <w:r w:rsidRPr="007B2785">
              <w:rPr>
                <w:bCs/>
                <w:color w:val="000000" w:themeColor="text1"/>
                <w:sz w:val="16"/>
                <w:szCs w:val="16"/>
              </w:rPr>
              <w:t>Pg</w:t>
            </w:r>
            <w:proofErr w:type="spellEnd"/>
            <w:r w:rsidRPr="007B2785">
              <w:rPr>
                <w:bCs/>
                <w:color w:val="000000" w:themeColor="text1"/>
                <w:sz w:val="16"/>
                <w:szCs w:val="16"/>
              </w:rPr>
              <w:t xml:space="preserve"> 32</w:t>
            </w:r>
          </w:p>
          <w:p w14:paraId="6B24E115" w14:textId="77777777" w:rsidR="00BA4DBF" w:rsidRPr="007B2785" w:rsidRDefault="00BA4DBF" w:rsidP="00BA4DBF">
            <w:pPr>
              <w:spacing w:after="0"/>
              <w:ind w:left="27"/>
              <w:rPr>
                <w:bCs/>
                <w:color w:val="000000" w:themeColor="text1"/>
                <w:sz w:val="16"/>
                <w:szCs w:val="16"/>
              </w:rPr>
            </w:pPr>
          </w:p>
        </w:tc>
        <w:tc>
          <w:tcPr>
            <w:tcW w:w="993" w:type="dxa"/>
            <w:vAlign w:val="bottom"/>
          </w:tcPr>
          <w:p w14:paraId="00DBE3BC" w14:textId="2B6A228D" w:rsidR="00BA4DBF" w:rsidRPr="00BA4DBF" w:rsidRDefault="00BA4DBF" w:rsidP="00BA4DBF">
            <w:pPr>
              <w:spacing w:after="0"/>
              <w:rPr>
                <w:bCs/>
                <w:sz w:val="16"/>
                <w:szCs w:val="16"/>
              </w:rPr>
            </w:pPr>
            <w:r w:rsidRPr="00BA4DBF">
              <w:rPr>
                <w:sz w:val="16"/>
                <w:szCs w:val="16"/>
              </w:rPr>
              <w:t xml:space="preserve">5, 355, 000 IDPs </w:t>
            </w:r>
          </w:p>
        </w:tc>
        <w:tc>
          <w:tcPr>
            <w:tcW w:w="1134" w:type="dxa"/>
          </w:tcPr>
          <w:p w14:paraId="0EBC5594" w14:textId="4BF0B3D8" w:rsidR="00BA4DBF" w:rsidRPr="00BA4DBF" w:rsidRDefault="00BA4DBF" w:rsidP="00BA4DBF">
            <w:pPr>
              <w:spacing w:after="0"/>
              <w:rPr>
                <w:bCs/>
                <w:sz w:val="16"/>
                <w:szCs w:val="16"/>
              </w:rPr>
            </w:pPr>
            <w:r w:rsidRPr="00BA4DBF">
              <w:rPr>
                <w:sz w:val="16"/>
                <w:szCs w:val="16"/>
              </w:rPr>
              <w:t xml:space="preserve">Peace Accords Matrix. (n.d.). </w:t>
            </w:r>
            <w:r w:rsidRPr="00BA4DBF">
              <w:rPr>
                <w:i/>
                <w:sz w:val="16"/>
                <w:szCs w:val="16"/>
              </w:rPr>
              <w:t>Internally displaced persons, Sudan: Comprehensive Peace Agreement</w:t>
            </w:r>
            <w:r w:rsidRPr="00BA4DBF">
              <w:rPr>
                <w:sz w:val="16"/>
                <w:szCs w:val="16"/>
              </w:rPr>
              <w:t xml:space="preserve">. University of Notre Dame. Retrieved from </w:t>
            </w:r>
            <w:hyperlink r:id="rId54">
              <w:r w:rsidRPr="00BA4DBF">
                <w:rPr>
                  <w:sz w:val="16"/>
                  <w:szCs w:val="16"/>
                  <w:u w:val="single"/>
                </w:rPr>
                <w:t>https://peaceaccords.nd.edu/provision/internally-displaced-persons-sudan-comprehensive-peace-agreement</w:t>
              </w:r>
            </w:hyperlink>
            <w:r w:rsidRPr="00BA4DBF">
              <w:rPr>
                <w:sz w:val="16"/>
                <w:szCs w:val="16"/>
              </w:rPr>
              <w:t xml:space="preserve">. </w:t>
            </w:r>
          </w:p>
        </w:tc>
        <w:tc>
          <w:tcPr>
            <w:tcW w:w="1701" w:type="dxa"/>
            <w:shd w:val="pct10" w:color="auto" w:fill="auto"/>
          </w:tcPr>
          <w:p w14:paraId="6A2BBDA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3.5-4.6 million</w:t>
            </w:r>
          </w:p>
          <w:p w14:paraId="2B184996" w14:textId="77777777" w:rsidR="00BA4DBF" w:rsidRPr="007B2785" w:rsidRDefault="00BA4DBF" w:rsidP="00BA4DBF">
            <w:pPr>
              <w:spacing w:after="0"/>
              <w:rPr>
                <w:bCs/>
                <w:color w:val="000000" w:themeColor="text1"/>
                <w:sz w:val="16"/>
                <w:szCs w:val="16"/>
              </w:rPr>
            </w:pPr>
          </w:p>
          <w:p w14:paraId="5DCBD668"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First :</w:t>
            </w:r>
            <w:proofErr w:type="gramEnd"/>
            <w:r w:rsidRPr="007B2785">
              <w:rPr>
                <w:bCs/>
                <w:color w:val="000000" w:themeColor="text1"/>
                <w:sz w:val="16"/>
                <w:szCs w:val="16"/>
              </w:rPr>
              <w:t xml:space="preserve"> 3 Million – 4 Million IDPs/ 500,000-600,000 refugees</w:t>
            </w:r>
          </w:p>
          <w:p w14:paraId="7D06CFDF" w14:textId="77777777" w:rsidR="00BA4DBF" w:rsidRPr="007B2785" w:rsidRDefault="00BA4DBF" w:rsidP="00BA4DBF">
            <w:pPr>
              <w:spacing w:after="0"/>
              <w:rPr>
                <w:bCs/>
                <w:color w:val="000000" w:themeColor="text1"/>
                <w:sz w:val="16"/>
                <w:szCs w:val="16"/>
              </w:rPr>
            </w:pPr>
          </w:p>
          <w:p w14:paraId="0961AA82" w14:textId="77777777" w:rsidR="00BA4DBF" w:rsidRPr="007B2785" w:rsidRDefault="00BA4DBF" w:rsidP="00BA4DBF">
            <w:pPr>
              <w:spacing w:after="0"/>
              <w:rPr>
                <w:bCs/>
                <w:color w:val="000000" w:themeColor="text1"/>
                <w:sz w:val="16"/>
                <w:szCs w:val="16"/>
              </w:rPr>
            </w:pPr>
          </w:p>
          <w:p w14:paraId="02D6E086" w14:textId="77777777" w:rsidR="00BA4DBF" w:rsidRPr="007B2785" w:rsidRDefault="00BA4DBF" w:rsidP="00BA4DBF">
            <w:pPr>
              <w:spacing w:after="0"/>
              <w:rPr>
                <w:bCs/>
                <w:color w:val="000000" w:themeColor="text1"/>
                <w:sz w:val="16"/>
                <w:szCs w:val="16"/>
              </w:rPr>
            </w:pPr>
          </w:p>
        </w:tc>
        <w:tc>
          <w:tcPr>
            <w:tcW w:w="1842" w:type="dxa"/>
            <w:shd w:val="pct10" w:color="auto" w:fill="auto"/>
          </w:tcPr>
          <w:p w14:paraId="0870170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First : Norwegian Refugee Council/Internal Displacement Monitoring Centre (NRC/IDMC), Sudan: 4.9 million IDPs across Sudan face ongoing turmoil, 27 May 2009, </w:t>
            </w:r>
            <w:hyperlink r:id="rId55">
              <w:r w:rsidRPr="007B2785">
                <w:rPr>
                  <w:bCs/>
                  <w:color w:val="000000" w:themeColor="text1"/>
                  <w:sz w:val="16"/>
                  <w:szCs w:val="16"/>
                  <w:u w:val="single"/>
                </w:rPr>
                <w:t>https://www.refworld.org/reference/countryrep/idmc/2009/en/67610</w:t>
              </w:r>
            </w:hyperlink>
          </w:p>
          <w:p w14:paraId="4F2F15D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[accessed 15 April 2025]</w:t>
            </w:r>
          </w:p>
          <w:p w14:paraId="5C64FA4F" w14:textId="77777777" w:rsidR="00BA4DBF" w:rsidRPr="007B2785" w:rsidRDefault="00BA4DBF" w:rsidP="00BA4DBF">
            <w:pPr>
              <w:spacing w:after="0"/>
              <w:rPr>
                <w:bCs/>
                <w:color w:val="000000" w:themeColor="text1"/>
                <w:sz w:val="16"/>
                <w:szCs w:val="16"/>
              </w:rPr>
            </w:pPr>
          </w:p>
          <w:p w14:paraId="28E3A23C" w14:textId="77777777" w:rsidR="00BA4DBF" w:rsidRPr="007B2785" w:rsidRDefault="00BA4DBF" w:rsidP="00BA4DBF">
            <w:pPr>
              <w:pBdr>
                <w:bottom w:val="single" w:sz="6" w:space="1" w:color="000000"/>
              </w:pBdr>
              <w:spacing w:after="0"/>
              <w:rPr>
                <w:bCs/>
                <w:color w:val="000000" w:themeColor="text1"/>
                <w:sz w:val="16"/>
                <w:szCs w:val="16"/>
              </w:rPr>
            </w:pPr>
            <w:r w:rsidRPr="007B2785">
              <w:rPr>
                <w:bCs/>
                <w:color w:val="000000" w:themeColor="text1"/>
                <w:sz w:val="16"/>
                <w:szCs w:val="16"/>
              </w:rPr>
              <w:t>p.32</w:t>
            </w:r>
          </w:p>
          <w:p w14:paraId="3FD3A31A" w14:textId="77777777" w:rsidR="00BA4DBF" w:rsidRPr="007B2785" w:rsidRDefault="00BA4DBF" w:rsidP="00BA4DBF">
            <w:pPr>
              <w:pBdr>
                <w:bottom w:val="single" w:sz="6" w:space="1" w:color="000000"/>
              </w:pBdr>
              <w:spacing w:after="0"/>
              <w:rPr>
                <w:bCs/>
                <w:color w:val="000000" w:themeColor="text1"/>
                <w:sz w:val="16"/>
                <w:szCs w:val="16"/>
              </w:rPr>
            </w:pPr>
          </w:p>
          <w:p w14:paraId="59F181FA" w14:textId="77777777" w:rsidR="00BA4DBF" w:rsidRPr="007B2785" w:rsidRDefault="00BA4DBF" w:rsidP="00BA4DBF">
            <w:pPr>
              <w:pBdr>
                <w:bottom w:val="single" w:sz="6" w:space="1" w:color="000000"/>
              </w:pBdr>
              <w:spacing w:after="0"/>
              <w:rPr>
                <w:bCs/>
                <w:color w:val="000000" w:themeColor="text1"/>
                <w:sz w:val="16"/>
                <w:szCs w:val="16"/>
              </w:rPr>
            </w:pPr>
            <w:r w:rsidRPr="007B2785">
              <w:rPr>
                <w:bCs/>
                <w:color w:val="000000" w:themeColor="text1"/>
                <w:sz w:val="16"/>
                <w:szCs w:val="16"/>
              </w:rPr>
              <w:t>Internal Displacement Monitoring Centre. (2004). Global IDP Overview 2003 (Table 1)</w:t>
            </w:r>
          </w:p>
          <w:p w14:paraId="059B4473" w14:textId="62AB1FD8" w:rsidR="00BA4DBF" w:rsidRPr="007B2785" w:rsidRDefault="00BA4DBF" w:rsidP="00BA4DBF">
            <w:pPr>
              <w:pBdr>
                <w:bottom w:val="single" w:sz="6" w:space="1" w:color="000000"/>
              </w:pBdr>
              <w:spacing w:after="0"/>
              <w:rPr>
                <w:bCs/>
                <w:color w:val="000000" w:themeColor="text1"/>
                <w:sz w:val="16"/>
                <w:szCs w:val="16"/>
              </w:rPr>
            </w:pPr>
          </w:p>
        </w:tc>
        <w:tc>
          <w:tcPr>
            <w:tcW w:w="1843" w:type="dxa"/>
          </w:tcPr>
          <w:p w14:paraId="1961DBA4"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 xml:space="preserve">2 million </w:t>
            </w:r>
            <w:proofErr w:type="spellStart"/>
            <w:r w:rsidRPr="00BA4DBF">
              <w:rPr>
                <w:bCs/>
                <w:color w:val="000000" w:themeColor="text1"/>
                <w:sz w:val="16"/>
                <w:szCs w:val="16"/>
                <w:lang w:val="en-IN"/>
              </w:rPr>
              <w:t>IDPd</w:t>
            </w:r>
            <w:proofErr w:type="spellEnd"/>
            <w:r w:rsidRPr="00BA4DBF">
              <w:rPr>
                <w:bCs/>
                <w:color w:val="000000" w:themeColor="text1"/>
                <w:sz w:val="16"/>
                <w:szCs w:val="16"/>
                <w:lang w:val="en-IN"/>
              </w:rPr>
              <w:t xml:space="preserve"> in Khartoum</w:t>
            </w:r>
          </w:p>
          <w:p w14:paraId="5A33EEEE" w14:textId="77777777" w:rsidR="00BA4DBF" w:rsidRPr="00BA4DBF" w:rsidRDefault="00BA4DBF" w:rsidP="00BA4DBF">
            <w:pPr>
              <w:spacing w:after="0"/>
              <w:rPr>
                <w:bCs/>
                <w:color w:val="000000" w:themeColor="text1"/>
                <w:sz w:val="16"/>
                <w:szCs w:val="16"/>
                <w:lang w:val="en-IN"/>
              </w:rPr>
            </w:pPr>
          </w:p>
          <w:p w14:paraId="1561FDD3"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1.8 million IDPs in Darfur</w:t>
            </w:r>
          </w:p>
          <w:p w14:paraId="6B534790" w14:textId="77777777" w:rsidR="00BA4DBF" w:rsidRPr="00BA4DBF" w:rsidRDefault="00BA4DBF" w:rsidP="00BA4DBF">
            <w:pPr>
              <w:spacing w:after="0"/>
              <w:rPr>
                <w:bCs/>
                <w:color w:val="000000" w:themeColor="text1"/>
                <w:sz w:val="16"/>
                <w:szCs w:val="16"/>
                <w:lang w:val="en-IN"/>
              </w:rPr>
            </w:pPr>
          </w:p>
          <w:p w14:paraId="74ED5D30"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220,000 refugees in Chad</w:t>
            </w:r>
          </w:p>
          <w:p w14:paraId="511D00A2" w14:textId="77777777" w:rsidR="00BA4DBF" w:rsidRPr="00BA4DBF" w:rsidRDefault="00BA4DBF" w:rsidP="00BA4DBF">
            <w:pPr>
              <w:spacing w:after="0"/>
              <w:rPr>
                <w:bCs/>
                <w:color w:val="000000" w:themeColor="text1"/>
                <w:sz w:val="16"/>
                <w:szCs w:val="16"/>
                <w:lang w:val="en-IN"/>
              </w:rPr>
            </w:pPr>
          </w:p>
          <w:p w14:paraId="60AE2CFA"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200,000 in 12 camps</w:t>
            </w:r>
          </w:p>
          <w:p w14:paraId="150062C4" w14:textId="77777777" w:rsidR="00BA4DBF" w:rsidRPr="00BA4DBF" w:rsidRDefault="00BA4DBF" w:rsidP="00BA4DBF">
            <w:pPr>
              <w:spacing w:after="0"/>
              <w:rPr>
                <w:bCs/>
                <w:color w:val="000000" w:themeColor="text1"/>
                <w:sz w:val="16"/>
                <w:szCs w:val="16"/>
                <w:lang w:val="en-IN"/>
              </w:rPr>
            </w:pPr>
          </w:p>
          <w:p w14:paraId="4AD9BAEA"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20,000 in border area</w:t>
            </w:r>
          </w:p>
          <w:p w14:paraId="1DE48850" w14:textId="77777777" w:rsidR="00BA4DBF" w:rsidRPr="00BA4DBF" w:rsidRDefault="00BA4DBF" w:rsidP="00BA4DBF">
            <w:pPr>
              <w:spacing w:after="0"/>
              <w:rPr>
                <w:bCs/>
                <w:color w:val="000000" w:themeColor="text1"/>
                <w:sz w:val="16"/>
                <w:szCs w:val="16"/>
                <w:lang w:val="en-IN"/>
              </w:rPr>
            </w:pPr>
          </w:p>
          <w:p w14:paraId="634E2EB7"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(by 2006)</w:t>
            </w:r>
          </w:p>
          <w:p w14:paraId="49631186" w14:textId="77777777" w:rsidR="00BA4DBF" w:rsidRPr="00BA4DBF" w:rsidRDefault="00BA4DBF" w:rsidP="00BA4DBF">
            <w:pPr>
              <w:spacing w:after="0"/>
              <w:rPr>
                <w:bCs/>
                <w:color w:val="000000" w:themeColor="text1"/>
                <w:sz w:val="16"/>
                <w:szCs w:val="16"/>
                <w:lang w:val="en-IN"/>
              </w:rPr>
            </w:pPr>
          </w:p>
          <w:p w14:paraId="309DB430" w14:textId="78A422DC" w:rsidR="00BA4DBF" w:rsidRPr="007B2785" w:rsidRDefault="00BA4DBF" w:rsidP="00BA4DBF">
            <w:pPr>
              <w:spacing w:after="0"/>
              <w:rPr>
                <w:bCs/>
                <w:color w:val="000000" w:themeColor="text1"/>
                <w:sz w:val="16"/>
                <w:szCs w:val="16"/>
              </w:rPr>
            </w:pPr>
            <w:r w:rsidRPr="00BA4DBF">
              <w:rPr>
                <w:bCs/>
                <w:color w:val="000000" w:themeColor="text1"/>
                <w:sz w:val="16"/>
                <w:szCs w:val="16"/>
                <w:lang w:val="en-IN"/>
              </w:rPr>
              <w:t xml:space="preserve">U.S. Department of State. (n.d.). </w:t>
            </w:r>
            <w:r w:rsidRPr="00BA4DBF">
              <w:rPr>
                <w:bCs/>
                <w:i/>
                <w:color w:val="000000" w:themeColor="text1"/>
                <w:sz w:val="16"/>
                <w:szCs w:val="16"/>
                <w:lang w:val="en-IN"/>
              </w:rPr>
              <w:t>Background note: Sudan.</w:t>
            </w:r>
            <w:r w:rsidRPr="00BA4DBF">
              <w:rPr>
                <w:bCs/>
                <w:color w:val="000000" w:themeColor="text1"/>
                <w:sz w:val="16"/>
                <w:szCs w:val="16"/>
                <w:lang w:val="en-IN"/>
              </w:rPr>
              <w:t xml:space="preserve"> Retrieved from </w:t>
            </w:r>
            <w:hyperlink r:id="rId56">
              <w:r w:rsidRPr="00BA4DBF">
                <w:rPr>
                  <w:rStyle w:val="Hyperlink"/>
                  <w:bCs/>
                  <w:sz w:val="16"/>
                  <w:szCs w:val="16"/>
                  <w:lang w:val="en-IN"/>
                </w:rPr>
                <w:t>https://2009-2017.state.gov/outofdate/bgn/sudan/74257.htm</w:t>
              </w:r>
            </w:hyperlink>
          </w:p>
        </w:tc>
        <w:tc>
          <w:tcPr>
            <w:tcW w:w="1985" w:type="dxa"/>
          </w:tcPr>
          <w:p w14:paraId="3853DF28" w14:textId="2A16DF4E" w:rsidR="00BA4DBF" w:rsidRPr="007B2785" w:rsidRDefault="00BA4DBF" w:rsidP="00BA4DBF">
            <w:pPr>
              <w:spacing w:after="0"/>
              <w:rPr>
                <w:bCs/>
                <w:color w:val="000000" w:themeColor="text1"/>
                <w:sz w:val="16"/>
                <w:szCs w:val="16"/>
              </w:rPr>
            </w:pPr>
            <w:r w:rsidRPr="007B2785">
              <w:rPr>
                <w:bCs/>
                <w:color w:val="000000" w:themeColor="text1"/>
                <w:sz w:val="16"/>
                <w:szCs w:val="16"/>
              </w:rPr>
              <w:t>Peak period: late 1990s/early 2000s. Displaced: Approximately 4 million were internally displaced (mostly South Sudan) and ~500,000 were refugees in neighboring countries at the war’s height</w:t>
            </w:r>
          </w:p>
          <w:p w14:paraId="04A4E51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Peak period: 2004–05. Displaced: About 2 million were internally displaced in Darfur and 200,000 fled as refugees to Chad</w:t>
            </w:r>
          </w:p>
          <w:p w14:paraId="28D576D1" w14:textId="4A817DD0" w:rsidR="00BA4DBF" w:rsidRPr="007B2785" w:rsidRDefault="00BA4DBF" w:rsidP="00BA4DBF">
            <w:pPr>
              <w:spacing w:after="0"/>
              <w:rPr>
                <w:bCs/>
                <w:color w:val="000000" w:themeColor="text1"/>
                <w:sz w:val="16"/>
                <w:szCs w:val="16"/>
              </w:rPr>
            </w:pPr>
            <w:r w:rsidRPr="007B2785">
              <w:rPr>
                <w:bCs/>
                <w:color w:val="000000" w:themeColor="text1"/>
                <w:sz w:val="16"/>
                <w:szCs w:val="16"/>
              </w:rPr>
              <w:t>UNHCR Supplementary Appeal, Sept 2004</w:t>
            </w:r>
          </w:p>
          <w:p w14:paraId="3F0E389A" w14:textId="64C48388" w:rsidR="00BA4DBF" w:rsidRPr="007B2785" w:rsidRDefault="00BA4DBF" w:rsidP="00BA4DBF">
            <w:pPr>
              <w:spacing w:after="0"/>
              <w:rPr>
                <w:bCs/>
                <w:color w:val="000000" w:themeColor="text1"/>
                <w:sz w:val="16"/>
                <w:szCs w:val="16"/>
              </w:rPr>
            </w:pPr>
            <w:r w:rsidRPr="007B2785">
              <w:rPr>
                <w:bCs/>
                <w:color w:val="000000" w:themeColor="text1"/>
                <w:sz w:val="16"/>
                <w:szCs w:val="16"/>
              </w:rPr>
              <w:t>≈ 4 million IDPs (largest IDP population world-wide in 2003-4)</w:t>
            </w:r>
            <w:r w:rsidRPr="007B2785">
              <w:rPr>
                <w:bCs/>
                <w:color w:val="000000" w:themeColor="text1"/>
                <w:sz w:val="16"/>
                <w:szCs w:val="16"/>
              </w:rPr>
              <w:tab/>
            </w:r>
          </w:p>
        </w:tc>
      </w:tr>
      <w:tr w:rsidR="00BA4DBF" w:rsidRPr="007B2785" w14:paraId="2D50DFC2" w14:textId="77777777" w:rsidTr="004C31A2">
        <w:tc>
          <w:tcPr>
            <w:tcW w:w="1412" w:type="dxa"/>
            <w:gridSpan w:val="2"/>
            <w:vMerge/>
            <w:vAlign w:val="bottom"/>
          </w:tcPr>
          <w:p w14:paraId="170494E4" w14:textId="77777777" w:rsidR="00BA4DBF" w:rsidRPr="007B2785" w:rsidRDefault="00BA4DBF" w:rsidP="00BA4DBF">
            <w:pPr>
              <w:spacing w:after="0"/>
              <w:rPr>
                <w:bCs/>
                <w:color w:val="000000" w:themeColor="text1"/>
                <w:sz w:val="16"/>
                <w:szCs w:val="16"/>
              </w:rPr>
            </w:pPr>
          </w:p>
        </w:tc>
        <w:tc>
          <w:tcPr>
            <w:tcW w:w="1134" w:type="dxa"/>
            <w:vAlign w:val="bottom"/>
          </w:tcPr>
          <w:p w14:paraId="25D0AFD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2011-25</w:t>
            </w:r>
          </w:p>
          <w:p w14:paraId="51F7A499" w14:textId="77777777" w:rsidR="00BA4DBF" w:rsidRPr="007B2785" w:rsidRDefault="00BA4DBF" w:rsidP="00BA4DBF">
            <w:pPr>
              <w:spacing w:after="0"/>
              <w:rPr>
                <w:bCs/>
                <w:color w:val="000000" w:themeColor="text1"/>
                <w:sz w:val="16"/>
                <w:szCs w:val="16"/>
              </w:rPr>
            </w:pPr>
          </w:p>
          <w:p w14:paraId="24727054" w14:textId="77777777" w:rsidR="00BA4DBF" w:rsidRPr="007B2785" w:rsidRDefault="00BA4DBF" w:rsidP="00BA4DBF">
            <w:pPr>
              <w:spacing w:after="0"/>
              <w:rPr>
                <w:bCs/>
                <w:color w:val="000000" w:themeColor="text1"/>
                <w:sz w:val="16"/>
                <w:szCs w:val="16"/>
              </w:rPr>
            </w:pPr>
          </w:p>
          <w:p w14:paraId="554C0BD3" w14:textId="77777777" w:rsidR="00BA4DBF" w:rsidRPr="007B2785" w:rsidRDefault="00BA4DBF" w:rsidP="00BA4DBF">
            <w:pPr>
              <w:spacing w:after="0"/>
              <w:rPr>
                <w:bCs/>
                <w:color w:val="000000" w:themeColor="text1"/>
                <w:sz w:val="16"/>
                <w:szCs w:val="16"/>
              </w:rPr>
            </w:pPr>
          </w:p>
          <w:p w14:paraId="616E782A" w14:textId="77777777" w:rsidR="00BA4DBF" w:rsidRPr="007B2785" w:rsidRDefault="00BA4DBF" w:rsidP="00BA4DBF">
            <w:pPr>
              <w:spacing w:after="0"/>
              <w:rPr>
                <w:bCs/>
                <w:color w:val="000000" w:themeColor="text1"/>
                <w:sz w:val="16"/>
                <w:szCs w:val="16"/>
              </w:rPr>
            </w:pPr>
          </w:p>
          <w:p w14:paraId="6604CD48" w14:textId="77777777" w:rsidR="00BA4DBF" w:rsidRPr="007B2785" w:rsidRDefault="00BA4DBF" w:rsidP="00BA4DBF">
            <w:pPr>
              <w:spacing w:after="0"/>
              <w:rPr>
                <w:bCs/>
                <w:color w:val="000000" w:themeColor="text1"/>
                <w:sz w:val="16"/>
                <w:szCs w:val="16"/>
              </w:rPr>
            </w:pPr>
          </w:p>
          <w:p w14:paraId="61441DD1" w14:textId="77777777" w:rsidR="00BA4DBF" w:rsidRPr="007B2785" w:rsidRDefault="00BA4DBF" w:rsidP="00BA4DBF">
            <w:pPr>
              <w:spacing w:after="0"/>
              <w:rPr>
                <w:bCs/>
                <w:color w:val="000000" w:themeColor="text1"/>
                <w:sz w:val="16"/>
                <w:szCs w:val="16"/>
              </w:rPr>
            </w:pPr>
          </w:p>
          <w:p w14:paraId="0D38D2E4" w14:textId="77777777" w:rsidR="00BA4DBF" w:rsidRPr="007B2785" w:rsidRDefault="00BA4DBF" w:rsidP="00BA4DBF">
            <w:pPr>
              <w:spacing w:after="0"/>
              <w:rPr>
                <w:bCs/>
                <w:color w:val="000000" w:themeColor="text1"/>
                <w:sz w:val="16"/>
                <w:szCs w:val="16"/>
              </w:rPr>
            </w:pPr>
          </w:p>
        </w:tc>
        <w:tc>
          <w:tcPr>
            <w:tcW w:w="992" w:type="dxa"/>
            <w:vAlign w:val="bottom"/>
          </w:tcPr>
          <w:p w14:paraId="200C494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2.2 IDP/2.3 refugees </w:t>
            </w:r>
          </w:p>
          <w:p w14:paraId="7CFCFA31" w14:textId="77777777" w:rsidR="00BA4DBF" w:rsidRPr="007B2785" w:rsidRDefault="00BA4DBF" w:rsidP="00BA4DBF">
            <w:pPr>
              <w:spacing w:after="0"/>
              <w:rPr>
                <w:bCs/>
                <w:color w:val="000000" w:themeColor="text1"/>
                <w:sz w:val="16"/>
                <w:szCs w:val="16"/>
              </w:rPr>
            </w:pPr>
          </w:p>
          <w:p w14:paraId="63238093" w14:textId="77777777" w:rsidR="00BA4DBF" w:rsidRPr="007B2785" w:rsidRDefault="00BA4DBF" w:rsidP="00BA4DBF">
            <w:pPr>
              <w:spacing w:after="0"/>
              <w:rPr>
                <w:bCs/>
                <w:color w:val="000000" w:themeColor="text1"/>
                <w:sz w:val="16"/>
                <w:szCs w:val="16"/>
              </w:rPr>
            </w:pPr>
          </w:p>
          <w:p w14:paraId="33A39560" w14:textId="77777777" w:rsidR="00BA4DBF" w:rsidRPr="007B2785" w:rsidRDefault="00BA4DBF" w:rsidP="00BA4DBF">
            <w:pPr>
              <w:spacing w:after="0"/>
              <w:rPr>
                <w:bCs/>
                <w:color w:val="000000" w:themeColor="text1"/>
                <w:sz w:val="16"/>
                <w:szCs w:val="16"/>
              </w:rPr>
            </w:pPr>
          </w:p>
          <w:p w14:paraId="75FC59F9" w14:textId="77777777" w:rsidR="00BA4DBF" w:rsidRPr="007B2785" w:rsidRDefault="00BA4DBF" w:rsidP="00BA4DBF">
            <w:pPr>
              <w:spacing w:after="0"/>
              <w:rPr>
                <w:bCs/>
                <w:color w:val="000000" w:themeColor="text1"/>
                <w:sz w:val="16"/>
                <w:szCs w:val="16"/>
              </w:rPr>
            </w:pPr>
          </w:p>
          <w:p w14:paraId="4D51E87D" w14:textId="77777777" w:rsidR="00BA4DBF" w:rsidRPr="007B2785" w:rsidRDefault="00BA4DBF" w:rsidP="00BA4DBF">
            <w:pPr>
              <w:spacing w:after="0"/>
              <w:rPr>
                <w:bCs/>
                <w:color w:val="000000" w:themeColor="text1"/>
                <w:sz w:val="16"/>
                <w:szCs w:val="16"/>
              </w:rPr>
            </w:pPr>
          </w:p>
          <w:p w14:paraId="699B450F" w14:textId="77777777" w:rsidR="00BA4DBF" w:rsidRPr="007B2785" w:rsidRDefault="00BA4DBF" w:rsidP="00BA4DBF">
            <w:pPr>
              <w:spacing w:after="0"/>
              <w:rPr>
                <w:bCs/>
                <w:color w:val="000000" w:themeColor="text1"/>
                <w:sz w:val="16"/>
                <w:szCs w:val="16"/>
              </w:rPr>
            </w:pPr>
          </w:p>
          <w:p w14:paraId="3A3D2FD7" w14:textId="77777777" w:rsidR="00BA4DBF" w:rsidRPr="007B2785" w:rsidRDefault="00BA4DBF" w:rsidP="00BA4DBF">
            <w:pPr>
              <w:spacing w:after="0"/>
              <w:rPr>
                <w:bCs/>
                <w:color w:val="000000" w:themeColor="text1"/>
                <w:sz w:val="16"/>
                <w:szCs w:val="16"/>
              </w:rPr>
            </w:pPr>
          </w:p>
          <w:p w14:paraId="57FF20E3" w14:textId="04B54C4F" w:rsidR="00BA4DBF" w:rsidRPr="007B2785" w:rsidRDefault="00BA4DBF" w:rsidP="00BA4DBF">
            <w:pPr>
              <w:spacing w:after="0"/>
              <w:rPr>
                <w:bCs/>
                <w:color w:val="000000" w:themeColor="text1"/>
                <w:sz w:val="16"/>
                <w:szCs w:val="16"/>
              </w:rPr>
            </w:pPr>
          </w:p>
        </w:tc>
        <w:tc>
          <w:tcPr>
            <w:tcW w:w="992" w:type="dxa"/>
          </w:tcPr>
          <w:p w14:paraId="719D76CF" w14:textId="77777777" w:rsidR="00BA4DBF" w:rsidRPr="007B2785" w:rsidRDefault="00BA4DBF" w:rsidP="00BA4DBF">
            <w:pPr>
              <w:spacing w:after="0"/>
              <w:rPr>
                <w:bCs/>
                <w:color w:val="000000" w:themeColor="text1"/>
                <w:sz w:val="16"/>
                <w:szCs w:val="16"/>
                <w:highlight w:val="white"/>
              </w:rPr>
            </w:pPr>
            <w:proofErr w:type="spellStart"/>
            <w:r w:rsidRPr="007B2785">
              <w:rPr>
                <w:bCs/>
                <w:color w:val="000000" w:themeColor="text1"/>
                <w:sz w:val="16"/>
                <w:szCs w:val="16"/>
                <w:highlight w:val="white"/>
              </w:rPr>
              <w:t>Talleraas</w:t>
            </w:r>
            <w:proofErr w:type="spellEnd"/>
            <w:r w:rsidRPr="007B2785">
              <w:rPr>
                <w:bCs/>
                <w:color w:val="000000" w:themeColor="text1"/>
                <w:sz w:val="16"/>
                <w:szCs w:val="16"/>
                <w:highlight w:val="white"/>
              </w:rPr>
              <w:t xml:space="preserve">, C., </w:t>
            </w:r>
            <w:proofErr w:type="spellStart"/>
            <w:r w:rsidRPr="007B2785">
              <w:rPr>
                <w:bCs/>
                <w:color w:val="000000" w:themeColor="text1"/>
                <w:sz w:val="16"/>
                <w:szCs w:val="16"/>
                <w:highlight w:val="white"/>
              </w:rPr>
              <w:t>Erdal</w:t>
            </w:r>
            <w:proofErr w:type="spellEnd"/>
            <w:r w:rsidRPr="007B2785">
              <w:rPr>
                <w:bCs/>
                <w:color w:val="000000" w:themeColor="text1"/>
                <w:sz w:val="16"/>
                <w:szCs w:val="16"/>
                <w:highlight w:val="white"/>
              </w:rPr>
              <w:t xml:space="preserve">, M. B., </w:t>
            </w:r>
            <w:proofErr w:type="spellStart"/>
            <w:r w:rsidRPr="007B2785">
              <w:rPr>
                <w:bCs/>
                <w:color w:val="000000" w:themeColor="text1"/>
                <w:sz w:val="16"/>
                <w:szCs w:val="16"/>
                <w:highlight w:val="white"/>
              </w:rPr>
              <w:t>Larssen</w:t>
            </w:r>
            <w:proofErr w:type="spellEnd"/>
            <w:r w:rsidRPr="007B2785">
              <w:rPr>
                <w:bCs/>
                <w:color w:val="000000" w:themeColor="text1"/>
                <w:sz w:val="16"/>
                <w:szCs w:val="16"/>
                <w:highlight w:val="white"/>
              </w:rPr>
              <w:t xml:space="preserve">, M. F., &amp; </w:t>
            </w:r>
            <w:proofErr w:type="spellStart"/>
            <w:r w:rsidRPr="007B2785">
              <w:rPr>
                <w:bCs/>
                <w:color w:val="000000" w:themeColor="text1"/>
                <w:sz w:val="16"/>
                <w:szCs w:val="16"/>
                <w:highlight w:val="white"/>
              </w:rPr>
              <w:t>Tollefsen</w:t>
            </w:r>
            <w:proofErr w:type="spellEnd"/>
            <w:r w:rsidRPr="007B2785">
              <w:rPr>
                <w:bCs/>
                <w:color w:val="000000" w:themeColor="text1"/>
                <w:sz w:val="16"/>
                <w:szCs w:val="16"/>
                <w:highlight w:val="white"/>
              </w:rPr>
              <w:t>, A. F. (2025). Refugee journey infrastructures: Exploring migration trajectories from South Sudan to Uganda. </w:t>
            </w:r>
            <w:r w:rsidRPr="007B2785">
              <w:rPr>
                <w:bCs/>
                <w:i/>
                <w:color w:val="000000" w:themeColor="text1"/>
                <w:sz w:val="16"/>
                <w:szCs w:val="16"/>
              </w:rPr>
              <w:t>Population, Space and Place</w:t>
            </w:r>
            <w:r w:rsidRPr="007B2785">
              <w:rPr>
                <w:bCs/>
                <w:color w:val="000000" w:themeColor="text1"/>
                <w:sz w:val="16"/>
                <w:szCs w:val="16"/>
                <w:highlight w:val="white"/>
              </w:rPr>
              <w:t>, </w:t>
            </w:r>
            <w:r w:rsidRPr="007B2785">
              <w:rPr>
                <w:bCs/>
                <w:i/>
                <w:color w:val="000000" w:themeColor="text1"/>
                <w:sz w:val="16"/>
                <w:szCs w:val="16"/>
              </w:rPr>
              <w:t>31</w:t>
            </w:r>
            <w:r w:rsidRPr="007B2785">
              <w:rPr>
                <w:bCs/>
                <w:color w:val="000000" w:themeColor="text1"/>
                <w:sz w:val="16"/>
                <w:szCs w:val="16"/>
                <w:highlight w:val="white"/>
              </w:rPr>
              <w:t>(1), e2842.</w:t>
            </w:r>
          </w:p>
          <w:p w14:paraId="40E3D4F1" w14:textId="77777777"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highlight w:val="white"/>
              </w:rPr>
              <w:t>Pg</w:t>
            </w:r>
            <w:proofErr w:type="spellEnd"/>
            <w:r w:rsidRPr="007B2785">
              <w:rPr>
                <w:bCs/>
                <w:color w:val="000000" w:themeColor="text1"/>
                <w:sz w:val="16"/>
                <w:szCs w:val="16"/>
                <w:highlight w:val="white"/>
              </w:rPr>
              <w:t xml:space="preserve"> 3</w:t>
            </w:r>
            <w:r w:rsidRPr="007B2785">
              <w:rPr>
                <w:bCs/>
                <w:color w:val="000000" w:themeColor="text1"/>
                <w:sz w:val="16"/>
                <w:szCs w:val="16"/>
                <w:highlight w:val="white"/>
              </w:rPr>
              <w:br/>
            </w:r>
            <w:r w:rsidRPr="007B2785">
              <w:rPr>
                <w:bCs/>
                <w:color w:val="000000" w:themeColor="text1"/>
                <w:sz w:val="16"/>
                <w:szCs w:val="16"/>
                <w:highlight w:val="white"/>
              </w:rPr>
              <w:br/>
              <w:t xml:space="preserve">(primary source </w:t>
            </w:r>
            <w:hyperlink r:id="rId57" w:anchor=":~:text=GLOBAL%20REPORT%202023,food%20insecurity%20compounding%20the%20crisis.">
              <w:r w:rsidRPr="007B2785">
                <w:rPr>
                  <w:bCs/>
                  <w:color w:val="000000" w:themeColor="text1"/>
                  <w:sz w:val="16"/>
                  <w:szCs w:val="16"/>
                  <w:highlight w:val="white"/>
                  <w:u w:val="single"/>
                </w:rPr>
                <w:t>UNHCR</w:t>
              </w:r>
            </w:hyperlink>
            <w:r w:rsidRPr="007B2785">
              <w:rPr>
                <w:bCs/>
                <w:color w:val="000000" w:themeColor="text1"/>
                <w:sz w:val="16"/>
                <w:szCs w:val="16"/>
                <w:highlight w:val="white"/>
              </w:rPr>
              <w:t>,2023)</w:t>
            </w:r>
          </w:p>
        </w:tc>
        <w:tc>
          <w:tcPr>
            <w:tcW w:w="993" w:type="dxa"/>
            <w:vAlign w:val="bottom"/>
          </w:tcPr>
          <w:p w14:paraId="7F6CF132" w14:textId="245A2AAF" w:rsidR="00BA4DBF" w:rsidRPr="00BA4DBF" w:rsidRDefault="00BA4DBF" w:rsidP="00BA4DBF">
            <w:pPr>
              <w:spacing w:after="0"/>
              <w:rPr>
                <w:bCs/>
                <w:sz w:val="16"/>
                <w:szCs w:val="16"/>
              </w:rPr>
            </w:pPr>
            <w:r w:rsidRPr="00BA4DBF">
              <w:rPr>
                <w:sz w:val="16"/>
                <w:szCs w:val="16"/>
              </w:rPr>
              <w:t>11.6 million IDPs (as of end of 2024)</w:t>
            </w:r>
          </w:p>
        </w:tc>
        <w:tc>
          <w:tcPr>
            <w:tcW w:w="1134" w:type="dxa"/>
          </w:tcPr>
          <w:p w14:paraId="116E0E97" w14:textId="31E8AEFD" w:rsidR="00BA4DBF" w:rsidRPr="00BA4DBF" w:rsidRDefault="00BA4DBF" w:rsidP="00BA4DBF">
            <w:pPr>
              <w:spacing w:after="0"/>
              <w:rPr>
                <w:bCs/>
                <w:sz w:val="16"/>
                <w:szCs w:val="16"/>
              </w:rPr>
            </w:pPr>
            <w:r w:rsidRPr="00BA4DBF">
              <w:rPr>
                <w:sz w:val="16"/>
                <w:szCs w:val="16"/>
              </w:rPr>
              <w:t xml:space="preserve">Internal Displacement Monitoring Centre. (n.d.). </w:t>
            </w:r>
            <w:r w:rsidRPr="00BA4DBF">
              <w:rPr>
                <w:i/>
                <w:sz w:val="16"/>
                <w:szCs w:val="16"/>
              </w:rPr>
              <w:t>Sudan</w:t>
            </w:r>
            <w:r w:rsidRPr="00BA4DBF">
              <w:rPr>
                <w:sz w:val="16"/>
                <w:szCs w:val="16"/>
              </w:rPr>
              <w:t xml:space="preserve">. Retrieved from </w:t>
            </w:r>
            <w:hyperlink r:id="rId58">
              <w:r w:rsidRPr="00BA4DBF">
                <w:rPr>
                  <w:sz w:val="16"/>
                  <w:szCs w:val="16"/>
                  <w:u w:val="single"/>
                </w:rPr>
                <w:t>https://www.internal-displacement.org/countries/sudan/</w:t>
              </w:r>
            </w:hyperlink>
          </w:p>
        </w:tc>
        <w:tc>
          <w:tcPr>
            <w:tcW w:w="1701" w:type="dxa"/>
            <w:shd w:val="pct10" w:color="auto" w:fill="auto"/>
          </w:tcPr>
          <w:p w14:paraId="46328169"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Second :</w:t>
            </w:r>
            <w:proofErr w:type="gramEnd"/>
          </w:p>
          <w:p w14:paraId="1A9B68B9" w14:textId="77777777" w:rsidR="00BA4DBF" w:rsidRPr="007B2785" w:rsidRDefault="00BA4DBF" w:rsidP="00BA4DBF">
            <w:pPr>
              <w:spacing w:after="0"/>
              <w:rPr>
                <w:bCs/>
                <w:color w:val="000000" w:themeColor="text1"/>
                <w:sz w:val="16"/>
                <w:szCs w:val="16"/>
              </w:rPr>
            </w:pPr>
          </w:p>
          <w:p w14:paraId="570D30E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11.6 million</w:t>
            </w:r>
          </w:p>
          <w:p w14:paraId="301B35B7" w14:textId="77777777" w:rsidR="00BA4DBF" w:rsidRPr="007B2785" w:rsidRDefault="00BA4DBF" w:rsidP="00BA4DBF">
            <w:pPr>
              <w:spacing w:after="0"/>
              <w:rPr>
                <w:bCs/>
                <w:color w:val="000000" w:themeColor="text1"/>
                <w:sz w:val="16"/>
                <w:szCs w:val="16"/>
              </w:rPr>
            </w:pPr>
          </w:p>
          <w:p w14:paraId="1EE86EB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8,596,622 IDPs / 3,047,871 refugees  </w:t>
            </w:r>
          </w:p>
          <w:p w14:paraId="55ED50E1" w14:textId="77777777" w:rsidR="00BA4DBF" w:rsidRPr="007B2785" w:rsidRDefault="00BA4DBF" w:rsidP="00BA4DBF">
            <w:pPr>
              <w:spacing w:after="0"/>
              <w:rPr>
                <w:bCs/>
                <w:color w:val="000000" w:themeColor="text1"/>
                <w:sz w:val="16"/>
                <w:szCs w:val="16"/>
              </w:rPr>
            </w:pPr>
          </w:p>
          <w:p w14:paraId="0C44AA1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2,292,475 refugees / asylum seekers of South Sudan</w:t>
            </w:r>
          </w:p>
          <w:p w14:paraId="413F2DB2" w14:textId="77777777" w:rsidR="00BA4DBF" w:rsidRPr="007B2785" w:rsidRDefault="00BA4DBF" w:rsidP="00BA4DBF">
            <w:pPr>
              <w:spacing w:after="0"/>
              <w:rPr>
                <w:bCs/>
                <w:color w:val="000000" w:themeColor="text1"/>
                <w:sz w:val="16"/>
                <w:szCs w:val="16"/>
              </w:rPr>
            </w:pPr>
          </w:p>
          <w:p w14:paraId="2FC8D59D" w14:textId="77777777" w:rsidR="00BA4DBF" w:rsidRPr="007B2785" w:rsidRDefault="00BA4DBF" w:rsidP="00BA4DBF">
            <w:pPr>
              <w:spacing w:after="0"/>
              <w:rPr>
                <w:bCs/>
                <w:color w:val="000000" w:themeColor="text1"/>
                <w:sz w:val="16"/>
                <w:szCs w:val="16"/>
              </w:rPr>
            </w:pPr>
          </w:p>
        </w:tc>
        <w:tc>
          <w:tcPr>
            <w:tcW w:w="1842" w:type="dxa"/>
            <w:shd w:val="pct10" w:color="auto" w:fill="auto"/>
          </w:tcPr>
          <w:p w14:paraId="46B7BA9B" w14:textId="77777777" w:rsidR="00BA4DBF" w:rsidRPr="007B2785" w:rsidRDefault="00E87061" w:rsidP="00BA4DBF">
            <w:pPr>
              <w:spacing w:after="0"/>
              <w:rPr>
                <w:bCs/>
                <w:color w:val="000000" w:themeColor="text1"/>
                <w:sz w:val="16"/>
                <w:szCs w:val="16"/>
              </w:rPr>
            </w:pPr>
            <w:hyperlink r:id="rId59">
              <w:r w:rsidR="00BA4DBF" w:rsidRPr="007B2785">
                <w:rPr>
                  <w:bCs/>
                  <w:color w:val="000000" w:themeColor="text1"/>
                  <w:sz w:val="16"/>
                  <w:szCs w:val="16"/>
                  <w:u w:val="single"/>
                </w:rPr>
                <w:t>UNHCR</w:t>
              </w:r>
            </w:hyperlink>
          </w:p>
          <w:p w14:paraId="117EAC98" w14:textId="77777777" w:rsidR="00BA4DBF" w:rsidRPr="007B2785" w:rsidRDefault="00BA4DBF" w:rsidP="00BA4DBF">
            <w:pPr>
              <w:spacing w:after="0"/>
              <w:rPr>
                <w:bCs/>
                <w:color w:val="000000" w:themeColor="text1"/>
                <w:sz w:val="16"/>
                <w:szCs w:val="16"/>
              </w:rPr>
            </w:pPr>
          </w:p>
          <w:p w14:paraId="43B0065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United Nations High Commissioner for Refugees. (2025, March 31). </w:t>
            </w:r>
            <w:r w:rsidRPr="007B2785">
              <w:rPr>
                <w:bCs/>
                <w:i/>
                <w:color w:val="000000" w:themeColor="text1"/>
                <w:sz w:val="16"/>
                <w:szCs w:val="16"/>
              </w:rPr>
              <w:t>South Sudan Situation – Operational Data Portal</w:t>
            </w:r>
            <w:r w:rsidRPr="007B2785">
              <w:rPr>
                <w:bCs/>
                <w:color w:val="000000" w:themeColor="text1"/>
                <w:sz w:val="16"/>
                <w:szCs w:val="16"/>
              </w:rPr>
              <w:t xml:space="preserve">. </w:t>
            </w:r>
            <w:hyperlink r:id="rId60">
              <w:r w:rsidRPr="007B2785">
                <w:rPr>
                  <w:bCs/>
                  <w:color w:val="000000" w:themeColor="text1"/>
                  <w:sz w:val="16"/>
                  <w:szCs w:val="16"/>
                  <w:u w:val="single"/>
                </w:rPr>
                <w:t>https://data.unhcr.org/en/situations/southsudan</w:t>
              </w:r>
            </w:hyperlink>
            <w:r w:rsidRPr="007B2785">
              <w:rPr>
                <w:bCs/>
                <w:color w:val="000000" w:themeColor="text1"/>
                <w:sz w:val="16"/>
                <w:szCs w:val="16"/>
              </w:rPr>
              <w:t xml:space="preserve">​ </w:t>
            </w:r>
          </w:p>
          <w:p w14:paraId="74691BC7" w14:textId="77777777" w:rsidR="00BA4DBF" w:rsidRPr="007B2785" w:rsidRDefault="00BA4DBF" w:rsidP="00BA4DBF">
            <w:pPr>
              <w:spacing w:after="0"/>
              <w:rPr>
                <w:bCs/>
                <w:color w:val="000000" w:themeColor="text1"/>
                <w:sz w:val="16"/>
                <w:szCs w:val="16"/>
              </w:rPr>
            </w:pPr>
          </w:p>
          <w:p w14:paraId="7F5B977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Second </w:t>
            </w:r>
            <w:hyperlink r:id="rId61">
              <w:r w:rsidRPr="007B2785">
                <w:rPr>
                  <w:bCs/>
                  <w:color w:val="000000" w:themeColor="text1"/>
                  <w:sz w:val="16"/>
                  <w:szCs w:val="16"/>
                  <w:u w:val="single"/>
                </w:rPr>
                <w:t>UNHCR</w:t>
              </w:r>
            </w:hyperlink>
            <w:r w:rsidRPr="007B2785">
              <w:rPr>
                <w:bCs/>
                <w:color w:val="000000" w:themeColor="text1"/>
                <w:sz w:val="16"/>
                <w:szCs w:val="16"/>
              </w:rPr>
              <w:br/>
            </w:r>
          </w:p>
          <w:p w14:paraId="77CE2836"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citation :</w:t>
            </w:r>
            <w:proofErr w:type="gramEnd"/>
            <w:r w:rsidRPr="007B2785">
              <w:rPr>
                <w:bCs/>
                <w:color w:val="000000" w:themeColor="text1"/>
                <w:sz w:val="16"/>
                <w:szCs w:val="16"/>
              </w:rPr>
              <w:t xml:space="preserve"> United Nations High Commissioner for Refugees. (2025). </w:t>
            </w:r>
            <w:r w:rsidRPr="007B2785">
              <w:rPr>
                <w:bCs/>
                <w:i/>
                <w:color w:val="000000" w:themeColor="text1"/>
                <w:sz w:val="16"/>
                <w:szCs w:val="16"/>
              </w:rPr>
              <w:t>Sudan Situation</w:t>
            </w:r>
            <w:r w:rsidRPr="007B2785">
              <w:rPr>
                <w:bCs/>
                <w:color w:val="000000" w:themeColor="text1"/>
                <w:sz w:val="16"/>
                <w:szCs w:val="16"/>
              </w:rPr>
              <w:t xml:space="preserve">. Operational Data Portal. </w:t>
            </w:r>
            <w:hyperlink r:id="rId62">
              <w:r w:rsidRPr="007B2785">
                <w:rPr>
                  <w:bCs/>
                  <w:color w:val="000000" w:themeColor="text1"/>
                  <w:sz w:val="16"/>
                  <w:szCs w:val="16"/>
                  <w:u w:val="single"/>
                </w:rPr>
                <w:t>https://data.unhcr.org/en/situations/sudansituation</w:t>
              </w:r>
            </w:hyperlink>
          </w:p>
        </w:tc>
        <w:tc>
          <w:tcPr>
            <w:tcW w:w="1843" w:type="dxa"/>
          </w:tcPr>
          <w:p w14:paraId="3AE98F3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South Sudan </w:t>
            </w:r>
          </w:p>
          <w:p w14:paraId="2D26E9B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2,292,475 refugees / asylum seekers (</w:t>
            </w:r>
            <w:hyperlink r:id="rId63">
              <w:r w:rsidRPr="007B2785">
                <w:rPr>
                  <w:bCs/>
                  <w:color w:val="000000" w:themeColor="text1"/>
                  <w:sz w:val="16"/>
                  <w:szCs w:val="16"/>
                  <w:u w:val="single"/>
                </w:rPr>
                <w:t>UNHCR</w:t>
              </w:r>
            </w:hyperlink>
            <w:r w:rsidRPr="007B2785">
              <w:rPr>
                <w:bCs/>
                <w:color w:val="000000" w:themeColor="text1"/>
                <w:sz w:val="16"/>
                <w:szCs w:val="16"/>
              </w:rPr>
              <w:t>)</w:t>
            </w:r>
          </w:p>
          <w:p w14:paraId="48E21EE6" w14:textId="77777777" w:rsidR="00BA4DBF" w:rsidRPr="007B2785" w:rsidRDefault="00BA4DBF" w:rsidP="00BA4DBF">
            <w:pPr>
              <w:spacing w:after="0"/>
              <w:rPr>
                <w:bCs/>
                <w:color w:val="000000" w:themeColor="text1"/>
                <w:sz w:val="16"/>
                <w:szCs w:val="16"/>
              </w:rPr>
            </w:pPr>
          </w:p>
          <w:p w14:paraId="25C8479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Second : 8,596,622 IDPs / 3,047,871 refugees  </w:t>
            </w:r>
            <w:hyperlink r:id="rId64">
              <w:r w:rsidRPr="007B2785">
                <w:rPr>
                  <w:rStyle w:val="Hyperlink"/>
                  <w:bCs/>
                  <w:color w:val="000000" w:themeColor="text1"/>
                  <w:sz w:val="16"/>
                  <w:szCs w:val="16"/>
                </w:rPr>
                <w:t>UNHCR</w:t>
              </w:r>
            </w:hyperlink>
          </w:p>
        </w:tc>
        <w:tc>
          <w:tcPr>
            <w:tcW w:w="1985" w:type="dxa"/>
          </w:tcPr>
          <w:p w14:paraId="0F6ED36F" w14:textId="77777777" w:rsidR="00BA4DBF" w:rsidRPr="007B2785" w:rsidRDefault="00BA4DBF" w:rsidP="00BA4DBF">
            <w:pPr>
              <w:spacing w:after="0"/>
              <w:rPr>
                <w:bCs/>
                <w:color w:val="000000" w:themeColor="text1"/>
                <w:sz w:val="16"/>
                <w:szCs w:val="16"/>
              </w:rPr>
            </w:pPr>
          </w:p>
          <w:p w14:paraId="29B1F48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Peak year: 2023. Displaced: About 5 million Sudanese have fled their homes in the conflict’s first six months, including over 3.8 million IDPs inside Sudan and ~1.2 million refugees in </w:t>
            </w:r>
            <w:proofErr w:type="spellStart"/>
            <w:r w:rsidRPr="007B2785">
              <w:rPr>
                <w:bCs/>
                <w:color w:val="000000" w:themeColor="text1"/>
                <w:sz w:val="16"/>
                <w:szCs w:val="16"/>
              </w:rPr>
              <w:t>neighbouring</w:t>
            </w:r>
            <w:proofErr w:type="spellEnd"/>
            <w:r w:rsidRPr="007B2785">
              <w:rPr>
                <w:bCs/>
                <w:color w:val="000000" w:themeColor="text1"/>
                <w:sz w:val="16"/>
                <w:szCs w:val="16"/>
              </w:rPr>
              <w:t xml:space="preserve"> countries</w:t>
            </w:r>
          </w:p>
          <w:p w14:paraId="2AFFE45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(UN OCHA Situation Report, Oct 2023)</w:t>
            </w:r>
          </w:p>
          <w:p w14:paraId="35E8E2DC" w14:textId="77777777" w:rsidR="00BA4DBF" w:rsidRPr="007B2785" w:rsidRDefault="00BA4DBF" w:rsidP="00BA4DBF">
            <w:pPr>
              <w:spacing w:after="0"/>
              <w:rPr>
                <w:bCs/>
                <w:color w:val="000000" w:themeColor="text1"/>
                <w:sz w:val="16"/>
                <w:szCs w:val="16"/>
              </w:rPr>
            </w:pPr>
          </w:p>
          <w:p w14:paraId="4253DD4D" w14:textId="77777777" w:rsidR="00BA4DBF" w:rsidRPr="007B2785" w:rsidRDefault="00BA4DBF" w:rsidP="00BA4DBF">
            <w:pPr>
              <w:spacing w:after="0"/>
              <w:rPr>
                <w:bCs/>
                <w:color w:val="000000" w:themeColor="text1"/>
                <w:sz w:val="16"/>
                <w:szCs w:val="16"/>
              </w:rPr>
            </w:pPr>
          </w:p>
          <w:p w14:paraId="265DA27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South Sudan Civil War (2013-8) peak: 2016–2017. Displaced: Over 4 million South Sudanese were displaced – roughly 1.9 million IDPs and 2.1 million refugees</w:t>
            </w:r>
          </w:p>
          <w:p w14:paraId="712ECB14" w14:textId="77777777" w:rsidR="00BA4DBF" w:rsidRPr="007B2785" w:rsidRDefault="00BA4DBF" w:rsidP="00BA4DBF">
            <w:pPr>
              <w:spacing w:after="0"/>
              <w:rPr>
                <w:bCs/>
                <w:color w:val="000000" w:themeColor="text1"/>
                <w:sz w:val="16"/>
                <w:szCs w:val="16"/>
              </w:rPr>
            </w:pPr>
          </w:p>
          <w:p w14:paraId="2B31B74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UNHCR Situation Report, 2018</w:t>
            </w:r>
          </w:p>
        </w:tc>
      </w:tr>
      <w:tr w:rsidR="00A372B7" w:rsidRPr="007B2785" w14:paraId="143ED2B2" w14:textId="77777777" w:rsidTr="004C31A2">
        <w:tc>
          <w:tcPr>
            <w:tcW w:w="1412" w:type="dxa"/>
            <w:gridSpan w:val="2"/>
            <w:vAlign w:val="bottom"/>
          </w:tcPr>
          <w:p w14:paraId="12A4DB76"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Western Sahara War</w:t>
            </w:r>
          </w:p>
        </w:tc>
        <w:tc>
          <w:tcPr>
            <w:tcW w:w="1134" w:type="dxa"/>
            <w:vAlign w:val="bottom"/>
          </w:tcPr>
          <w:p w14:paraId="59840A5E"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1975-91</w:t>
            </w:r>
          </w:p>
        </w:tc>
        <w:tc>
          <w:tcPr>
            <w:tcW w:w="992" w:type="dxa"/>
            <w:vAlign w:val="bottom"/>
          </w:tcPr>
          <w:p w14:paraId="398EA372"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165,000</w:t>
            </w:r>
          </w:p>
          <w:p w14:paraId="30212A73" w14:textId="77777777" w:rsidR="00A372B7" w:rsidRPr="007B2785" w:rsidRDefault="00A372B7" w:rsidP="007B2785">
            <w:pPr>
              <w:spacing w:after="0"/>
              <w:rPr>
                <w:bCs/>
                <w:color w:val="000000" w:themeColor="text1"/>
                <w:sz w:val="16"/>
                <w:szCs w:val="16"/>
              </w:rPr>
            </w:pPr>
          </w:p>
          <w:p w14:paraId="0366560C"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Cited by Algerian authorities</w:t>
            </w:r>
          </w:p>
        </w:tc>
        <w:tc>
          <w:tcPr>
            <w:tcW w:w="992" w:type="dxa"/>
          </w:tcPr>
          <w:p w14:paraId="07FFBCCA" w14:textId="77777777" w:rsidR="00A372B7" w:rsidRPr="007B2785" w:rsidRDefault="00A372B7" w:rsidP="007B2785">
            <w:pPr>
              <w:spacing w:after="0"/>
              <w:rPr>
                <w:bCs/>
                <w:color w:val="000000" w:themeColor="text1"/>
                <w:sz w:val="16"/>
                <w:szCs w:val="16"/>
                <w:highlight w:val="white"/>
              </w:rPr>
            </w:pPr>
            <w:r w:rsidRPr="007B2785">
              <w:rPr>
                <w:bCs/>
                <w:color w:val="000000" w:themeColor="text1"/>
                <w:sz w:val="16"/>
                <w:szCs w:val="16"/>
              </w:rPr>
              <w:t xml:space="preserve">U.S. Committee for Refugees and Immigrants (USCRI). (2023). </w:t>
            </w:r>
            <w:r w:rsidRPr="007B2785">
              <w:rPr>
                <w:rStyle w:val="Emphasis"/>
                <w:bCs/>
                <w:color w:val="000000" w:themeColor="text1"/>
                <w:sz w:val="16"/>
                <w:szCs w:val="16"/>
              </w:rPr>
              <w:t>Backgrounder: Sahrawi Refugees and Western Sahara</w:t>
            </w:r>
            <w:r w:rsidRPr="007B2785">
              <w:rPr>
                <w:bCs/>
                <w:color w:val="000000" w:themeColor="text1"/>
                <w:sz w:val="16"/>
                <w:szCs w:val="16"/>
              </w:rPr>
              <w:t>. Washington, DC: USCRI.</w:t>
            </w:r>
          </w:p>
        </w:tc>
        <w:tc>
          <w:tcPr>
            <w:tcW w:w="993" w:type="dxa"/>
            <w:vAlign w:val="bottom"/>
          </w:tcPr>
          <w:p w14:paraId="78FA4E39"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173,000</w:t>
            </w:r>
          </w:p>
        </w:tc>
        <w:tc>
          <w:tcPr>
            <w:tcW w:w="1134" w:type="dxa"/>
          </w:tcPr>
          <w:p w14:paraId="3597CD6E"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 xml:space="preserve">U.S. Committee for Refugees and Immigrants (USCRI). (2023). </w:t>
            </w:r>
            <w:r w:rsidRPr="007B2785">
              <w:rPr>
                <w:rStyle w:val="Emphasis"/>
                <w:bCs/>
                <w:color w:val="000000" w:themeColor="text1"/>
                <w:sz w:val="16"/>
                <w:szCs w:val="16"/>
              </w:rPr>
              <w:t>Backgrounder: Sahrawi Refugees and Western Sahara</w:t>
            </w:r>
            <w:r w:rsidRPr="007B2785">
              <w:rPr>
                <w:bCs/>
                <w:color w:val="000000" w:themeColor="text1"/>
                <w:sz w:val="16"/>
                <w:szCs w:val="16"/>
              </w:rPr>
              <w:t>. Washington, DC: USCRI.</w:t>
            </w:r>
          </w:p>
        </w:tc>
        <w:tc>
          <w:tcPr>
            <w:tcW w:w="1701" w:type="dxa"/>
            <w:shd w:val="pct10" w:color="auto" w:fill="auto"/>
          </w:tcPr>
          <w:p w14:paraId="1BB0BE05"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 xml:space="preserve">170,000 </w:t>
            </w:r>
          </w:p>
          <w:p w14:paraId="66767D1D" w14:textId="77777777" w:rsidR="00A372B7" w:rsidRPr="007B2785" w:rsidRDefault="00A372B7" w:rsidP="007B2785">
            <w:pPr>
              <w:spacing w:after="0"/>
              <w:rPr>
                <w:bCs/>
                <w:color w:val="000000" w:themeColor="text1"/>
                <w:sz w:val="16"/>
                <w:szCs w:val="16"/>
              </w:rPr>
            </w:pPr>
          </w:p>
          <w:p w14:paraId="6AAA9D52"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Almost all in Algeria</w:t>
            </w:r>
          </w:p>
          <w:p w14:paraId="2E624030" w14:textId="77777777" w:rsidR="00A372B7" w:rsidRPr="007B2785" w:rsidRDefault="00A372B7" w:rsidP="007B2785">
            <w:pPr>
              <w:spacing w:after="0"/>
              <w:rPr>
                <w:bCs/>
                <w:color w:val="000000" w:themeColor="text1"/>
                <w:sz w:val="16"/>
                <w:szCs w:val="16"/>
              </w:rPr>
            </w:pPr>
          </w:p>
          <w:p w14:paraId="0A452C69"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Almost no IDPs. IDMC reports “undetermined” figures for any internal displacement).</w:t>
            </w:r>
          </w:p>
        </w:tc>
        <w:tc>
          <w:tcPr>
            <w:tcW w:w="1842" w:type="dxa"/>
            <w:shd w:val="pct10" w:color="auto" w:fill="auto"/>
          </w:tcPr>
          <w:p w14:paraId="1AC569C0"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Rita Reis, Migration Policy Institute, “Western Sahara’s Sahrawi Refugees Face an Uncertain Future after 50 Years of Exile,” November 20, 2024.</w:t>
            </w:r>
          </w:p>
        </w:tc>
        <w:tc>
          <w:tcPr>
            <w:tcW w:w="1843" w:type="dxa"/>
          </w:tcPr>
          <w:p w14:paraId="2557C316" w14:textId="77777777" w:rsidR="00BA4DBF" w:rsidRPr="00BA4DBF" w:rsidRDefault="00BA4DBF" w:rsidP="00BA4DBF">
            <w:pPr>
              <w:spacing w:after="0"/>
              <w:rPr>
                <w:bCs/>
                <w:color w:val="000000" w:themeColor="text1"/>
                <w:sz w:val="16"/>
                <w:szCs w:val="16"/>
                <w:lang w:val="en-IN"/>
              </w:rPr>
            </w:pPr>
            <w:r w:rsidRPr="00BA4DBF">
              <w:rPr>
                <w:b/>
                <w:bCs/>
                <w:color w:val="000000" w:themeColor="text1"/>
                <w:sz w:val="16"/>
                <w:szCs w:val="16"/>
                <w:lang w:val="en-IN"/>
              </w:rPr>
              <w:t xml:space="preserve">173,600 </w:t>
            </w:r>
            <w:r w:rsidRPr="00BA4DBF">
              <w:rPr>
                <w:bCs/>
                <w:color w:val="000000" w:themeColor="text1"/>
                <w:sz w:val="16"/>
                <w:szCs w:val="16"/>
                <w:lang w:val="en-IN"/>
              </w:rPr>
              <w:t xml:space="preserve">individuals are still in five camps near the town of </w:t>
            </w:r>
            <w:proofErr w:type="spellStart"/>
            <w:r w:rsidRPr="00BA4DBF">
              <w:rPr>
                <w:bCs/>
                <w:color w:val="000000" w:themeColor="text1"/>
                <w:sz w:val="16"/>
                <w:szCs w:val="16"/>
                <w:lang w:val="en-IN"/>
              </w:rPr>
              <w:t>Tindouf</w:t>
            </w:r>
            <w:proofErr w:type="spellEnd"/>
            <w:r w:rsidRPr="00BA4DBF">
              <w:rPr>
                <w:bCs/>
                <w:color w:val="000000" w:themeColor="text1"/>
                <w:sz w:val="16"/>
                <w:szCs w:val="16"/>
                <w:lang w:val="en-IN"/>
              </w:rPr>
              <w:t xml:space="preserve"> in Western Algeria, 2-nd longest standing refugee situation. </w:t>
            </w:r>
          </w:p>
          <w:p w14:paraId="32E3DB1D" w14:textId="77777777" w:rsidR="00BA4DBF" w:rsidRPr="00BA4DBF" w:rsidRDefault="00BA4DBF" w:rsidP="00BA4DBF">
            <w:pPr>
              <w:spacing w:after="0"/>
              <w:rPr>
                <w:bCs/>
                <w:color w:val="000000" w:themeColor="text1"/>
                <w:sz w:val="16"/>
                <w:szCs w:val="16"/>
                <w:lang w:val="en-IN"/>
              </w:rPr>
            </w:pPr>
          </w:p>
          <w:p w14:paraId="6A59C33F"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 xml:space="preserve">United Nations Regional Information Centre. (2024, March 12). </w:t>
            </w:r>
            <w:r w:rsidRPr="00BA4DBF">
              <w:rPr>
                <w:bCs/>
                <w:i/>
                <w:color w:val="000000" w:themeColor="text1"/>
                <w:sz w:val="16"/>
                <w:szCs w:val="16"/>
                <w:lang w:val="en-IN"/>
              </w:rPr>
              <w:t>Far from the headlines: After 50 years, refugees from Western-Sahara are still in camps</w:t>
            </w:r>
            <w:r w:rsidRPr="00BA4DBF">
              <w:rPr>
                <w:bCs/>
                <w:color w:val="000000" w:themeColor="text1"/>
                <w:sz w:val="16"/>
                <w:szCs w:val="16"/>
                <w:lang w:val="en-IN"/>
              </w:rPr>
              <w:t xml:space="preserve">. UNRIC. </w:t>
            </w:r>
            <w:hyperlink r:id="rId65">
              <w:r w:rsidRPr="00BA4DBF">
                <w:rPr>
                  <w:rStyle w:val="Hyperlink"/>
                  <w:bCs/>
                  <w:sz w:val="16"/>
                  <w:szCs w:val="16"/>
                  <w:lang w:val="en-IN"/>
                </w:rPr>
                <w:t>https://unric.org/en/far-from-the-headlines-after-50-years-refugees-from-</w:t>
              </w:r>
              <w:r w:rsidRPr="00BA4DBF">
                <w:rPr>
                  <w:rStyle w:val="Hyperlink"/>
                  <w:bCs/>
                  <w:sz w:val="16"/>
                  <w:szCs w:val="16"/>
                  <w:lang w:val="en-IN"/>
                </w:rPr>
                <w:lastRenderedPageBreak/>
                <w:t>western-sahara-are-still-in-camps/</w:t>
              </w:r>
            </w:hyperlink>
          </w:p>
          <w:p w14:paraId="2276A7AB" w14:textId="77777777" w:rsidR="00A372B7" w:rsidRPr="007B2785" w:rsidRDefault="00A372B7" w:rsidP="007B2785">
            <w:pPr>
              <w:spacing w:after="0"/>
              <w:rPr>
                <w:bCs/>
                <w:color w:val="000000" w:themeColor="text1"/>
                <w:sz w:val="16"/>
                <w:szCs w:val="16"/>
              </w:rPr>
            </w:pPr>
          </w:p>
        </w:tc>
        <w:tc>
          <w:tcPr>
            <w:tcW w:w="1985" w:type="dxa"/>
          </w:tcPr>
          <w:p w14:paraId="6DB5B8A2" w14:textId="58612D56" w:rsidR="00A372B7" w:rsidRPr="007B2785" w:rsidRDefault="00A372B7" w:rsidP="007B2785">
            <w:pPr>
              <w:spacing w:after="0"/>
              <w:rPr>
                <w:bCs/>
                <w:color w:val="000000" w:themeColor="text1"/>
                <w:sz w:val="16"/>
                <w:szCs w:val="16"/>
              </w:rPr>
            </w:pPr>
            <w:r w:rsidRPr="007B2785">
              <w:rPr>
                <w:bCs/>
                <w:color w:val="000000" w:themeColor="text1"/>
                <w:sz w:val="16"/>
                <w:szCs w:val="16"/>
              </w:rPr>
              <w:lastRenderedPageBreak/>
              <w:t xml:space="preserve">Since 1975, roughly half the Sahrawi population went into exile. Those who did not flee became citizens of Morocco de facto, or lived under Moroccan rule in Western Sahara’s cities. The displacement scenario is unique: a stalemated conflict with refugees living in isolated desert camps (reliant on international aid) for generations, while relatively few Sahrawis are displaced within the territory itself (Migration </w:t>
            </w:r>
            <w:r w:rsidRPr="007B2785">
              <w:rPr>
                <w:bCs/>
                <w:color w:val="000000" w:themeColor="text1"/>
                <w:sz w:val="16"/>
                <w:szCs w:val="16"/>
              </w:rPr>
              <w:lastRenderedPageBreak/>
              <w:t>Policy Institute, 2014; USCRI, 2023)</w:t>
            </w:r>
          </w:p>
          <w:p w14:paraId="6F791C47" w14:textId="77777777" w:rsidR="00A372B7" w:rsidRPr="007B2785" w:rsidRDefault="00A372B7" w:rsidP="007B2785">
            <w:pPr>
              <w:spacing w:after="0"/>
              <w:rPr>
                <w:bCs/>
                <w:color w:val="000000" w:themeColor="text1"/>
                <w:sz w:val="16"/>
                <w:szCs w:val="16"/>
              </w:rPr>
            </w:pPr>
            <w:r w:rsidRPr="007B2785">
              <w:rPr>
                <w:bCs/>
                <w:color w:val="000000" w:themeColor="text1"/>
                <w:sz w:val="16"/>
                <w:szCs w:val="16"/>
              </w:rPr>
              <w:t>These camps have existed for over four decades, making the Sahrawi one of the longest-standing refugee populations. (A smaller number of Sahrawi refugees also went to Mauritania in the 1970s, but many later relocated to the Algerian camps or integrated in Mauritania.)</w:t>
            </w:r>
          </w:p>
        </w:tc>
      </w:tr>
      <w:tr w:rsidR="00BA4DBF" w:rsidRPr="007B2785" w14:paraId="154AD7DA" w14:textId="77777777" w:rsidTr="004C31A2">
        <w:trPr>
          <w:trHeight w:val="629"/>
        </w:trPr>
        <w:tc>
          <w:tcPr>
            <w:tcW w:w="1412" w:type="dxa"/>
            <w:gridSpan w:val="2"/>
            <w:vAlign w:val="bottom"/>
          </w:tcPr>
          <w:p w14:paraId="4925B6B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Lebanon Wars</w:t>
            </w:r>
          </w:p>
          <w:p w14:paraId="46DFE306" w14:textId="77777777" w:rsidR="00BA4DBF" w:rsidRPr="007B2785" w:rsidRDefault="00BA4DBF" w:rsidP="00BA4DBF">
            <w:pPr>
              <w:spacing w:after="0"/>
              <w:rPr>
                <w:bCs/>
                <w:color w:val="000000" w:themeColor="text1"/>
                <w:sz w:val="16"/>
                <w:szCs w:val="16"/>
              </w:rPr>
            </w:pPr>
          </w:p>
          <w:p w14:paraId="161534C6" w14:textId="77777777" w:rsidR="00BA4DBF" w:rsidRPr="007B2785" w:rsidRDefault="00BA4DBF" w:rsidP="00BA4DBF">
            <w:pPr>
              <w:spacing w:after="0"/>
              <w:rPr>
                <w:bCs/>
                <w:color w:val="000000" w:themeColor="text1"/>
                <w:sz w:val="16"/>
                <w:szCs w:val="16"/>
              </w:rPr>
            </w:pPr>
          </w:p>
        </w:tc>
        <w:tc>
          <w:tcPr>
            <w:tcW w:w="1134" w:type="dxa"/>
          </w:tcPr>
          <w:p w14:paraId="4696505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1975-90</w:t>
            </w:r>
          </w:p>
          <w:p w14:paraId="0F96081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2006, </w:t>
            </w:r>
          </w:p>
          <w:p w14:paraId="09C0D09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2023-4</w:t>
            </w:r>
          </w:p>
        </w:tc>
        <w:tc>
          <w:tcPr>
            <w:tcW w:w="992" w:type="dxa"/>
          </w:tcPr>
          <w:p w14:paraId="450FFFB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1982: 100,000 Palestinians fled to other </w:t>
            </w:r>
            <w:r w:rsidRPr="007B2785">
              <w:rPr>
                <w:bCs/>
                <w:color w:val="000000" w:themeColor="text1"/>
                <w:sz w:val="16"/>
                <w:szCs w:val="16"/>
              </w:rPr>
              <w:pgNum/>
            </w:r>
            <w:proofErr w:type="spellStart"/>
            <w:r w:rsidRPr="007B2785">
              <w:rPr>
                <w:bCs/>
                <w:color w:val="000000" w:themeColor="text1"/>
                <w:sz w:val="16"/>
                <w:szCs w:val="16"/>
              </w:rPr>
              <w:t>olombia</w:t>
            </w:r>
            <w:proofErr w:type="spellEnd"/>
            <w:r w:rsidRPr="007B2785">
              <w:rPr>
                <w:bCs/>
                <w:color w:val="000000" w:themeColor="text1"/>
                <w:sz w:val="16"/>
                <w:szCs w:val="16"/>
              </w:rPr>
              <w:pgNum/>
            </w:r>
            <w:r w:rsidRPr="007B2785">
              <w:rPr>
                <w:bCs/>
                <w:color w:val="000000" w:themeColor="text1"/>
                <w:sz w:val="16"/>
                <w:szCs w:val="16"/>
              </w:rPr>
              <w:t xml:space="preserve"> </w:t>
            </w:r>
          </w:p>
          <w:p w14:paraId="11D1B972" w14:textId="77777777" w:rsidR="00BA4DBF" w:rsidRPr="007B2785" w:rsidRDefault="00BA4DBF" w:rsidP="00BA4DBF">
            <w:pPr>
              <w:spacing w:after="0"/>
              <w:rPr>
                <w:bCs/>
                <w:color w:val="000000" w:themeColor="text1"/>
                <w:sz w:val="16"/>
                <w:szCs w:val="16"/>
              </w:rPr>
            </w:pPr>
          </w:p>
          <w:p w14:paraId="35C3F31A" w14:textId="77777777" w:rsidR="00BA4DBF" w:rsidRPr="007B2785" w:rsidRDefault="00BA4DBF" w:rsidP="00BA4DBF">
            <w:pPr>
              <w:spacing w:after="0"/>
              <w:rPr>
                <w:bCs/>
                <w:color w:val="000000" w:themeColor="text1"/>
                <w:sz w:val="16"/>
                <w:szCs w:val="16"/>
              </w:rPr>
            </w:pPr>
          </w:p>
          <w:p w14:paraId="3951F820" w14:textId="77777777" w:rsidR="00BA4DBF" w:rsidRPr="007B2785" w:rsidRDefault="00BA4DBF" w:rsidP="00BA4DBF">
            <w:pPr>
              <w:spacing w:after="0"/>
              <w:rPr>
                <w:bCs/>
                <w:color w:val="000000" w:themeColor="text1"/>
                <w:sz w:val="16"/>
                <w:szCs w:val="16"/>
              </w:rPr>
            </w:pPr>
          </w:p>
          <w:p w14:paraId="18A8A8A3" w14:textId="77777777" w:rsidR="00BA4DBF" w:rsidRPr="007B2785" w:rsidRDefault="00BA4DBF" w:rsidP="00BA4DBF">
            <w:pPr>
              <w:spacing w:after="0"/>
              <w:rPr>
                <w:bCs/>
                <w:color w:val="000000" w:themeColor="text1"/>
                <w:sz w:val="16"/>
                <w:szCs w:val="16"/>
              </w:rPr>
            </w:pPr>
          </w:p>
          <w:p w14:paraId="195A33DC" w14:textId="77777777" w:rsidR="00BA4DBF" w:rsidRPr="007B2785" w:rsidRDefault="00BA4DBF" w:rsidP="00BA4DBF">
            <w:pPr>
              <w:spacing w:after="0"/>
              <w:rPr>
                <w:bCs/>
                <w:color w:val="000000" w:themeColor="text1"/>
                <w:sz w:val="16"/>
                <w:szCs w:val="16"/>
              </w:rPr>
            </w:pPr>
          </w:p>
          <w:p w14:paraId="34842CB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2006: 1 million IDP, 180,000 fled to Syria (Pg.2)</w:t>
            </w:r>
          </w:p>
          <w:p w14:paraId="4DB3CE8E" w14:textId="77777777" w:rsidR="00BA4DBF" w:rsidRPr="007B2785" w:rsidRDefault="00BA4DBF" w:rsidP="00BA4DBF">
            <w:pPr>
              <w:spacing w:after="0"/>
              <w:rPr>
                <w:bCs/>
                <w:color w:val="000000" w:themeColor="text1"/>
                <w:sz w:val="16"/>
                <w:szCs w:val="16"/>
              </w:rPr>
            </w:pPr>
          </w:p>
          <w:p w14:paraId="0607FD4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70,000 foreign national evacuees (</w:t>
            </w:r>
            <w:proofErr w:type="spellStart"/>
            <w:r w:rsidRPr="007B2785">
              <w:rPr>
                <w:bCs/>
                <w:color w:val="000000" w:themeColor="text1"/>
                <w:sz w:val="16"/>
                <w:szCs w:val="16"/>
              </w:rPr>
              <w:t>pg</w:t>
            </w:r>
            <w:proofErr w:type="spellEnd"/>
            <w:r w:rsidRPr="007B2785">
              <w:rPr>
                <w:bCs/>
                <w:color w:val="000000" w:themeColor="text1"/>
                <w:sz w:val="16"/>
                <w:szCs w:val="16"/>
              </w:rPr>
              <w:t xml:space="preserve"> 3)</w:t>
            </w:r>
          </w:p>
          <w:p w14:paraId="7B8C182E" w14:textId="77777777" w:rsidR="00BA4DBF" w:rsidRPr="007B2785" w:rsidRDefault="00BA4DBF" w:rsidP="00BA4DBF">
            <w:pPr>
              <w:spacing w:after="0"/>
              <w:rPr>
                <w:bCs/>
                <w:color w:val="000000" w:themeColor="text1"/>
                <w:sz w:val="16"/>
                <w:szCs w:val="16"/>
              </w:rPr>
            </w:pPr>
          </w:p>
          <w:p w14:paraId="48888DE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2006: </w:t>
            </w:r>
            <w:hyperlink r:id="rId66">
              <w:r w:rsidRPr="007B2785">
                <w:rPr>
                  <w:bCs/>
                  <w:color w:val="000000" w:themeColor="text1"/>
                  <w:sz w:val="16"/>
                  <w:szCs w:val="16"/>
                  <w:u w:val="single"/>
                </w:rPr>
                <w:t>UNRW</w:t>
              </w:r>
            </w:hyperlink>
            <w:r w:rsidRPr="007B2785">
              <w:rPr>
                <w:bCs/>
                <w:color w:val="000000" w:themeColor="text1"/>
                <w:sz w:val="16"/>
                <w:szCs w:val="16"/>
              </w:rPr>
              <w:t xml:space="preserve">A </w:t>
            </w:r>
          </w:p>
          <w:p w14:paraId="39B9A89F" w14:textId="77777777"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rPr>
              <w:t>Pg</w:t>
            </w:r>
            <w:proofErr w:type="spellEnd"/>
            <w:r w:rsidRPr="007B2785">
              <w:rPr>
                <w:bCs/>
                <w:color w:val="000000" w:themeColor="text1"/>
                <w:sz w:val="16"/>
                <w:szCs w:val="16"/>
              </w:rPr>
              <w:t xml:space="preserve"> 12</w:t>
            </w:r>
          </w:p>
          <w:p w14:paraId="2286A85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states 1 million Lebanese and 300,000 </w:t>
            </w:r>
            <w:r w:rsidRPr="007B2785">
              <w:rPr>
                <w:bCs/>
                <w:color w:val="000000" w:themeColor="text1"/>
                <w:sz w:val="16"/>
                <w:szCs w:val="16"/>
              </w:rPr>
              <w:lastRenderedPageBreak/>
              <w:t>Israeli displaced</w:t>
            </w:r>
          </w:p>
        </w:tc>
        <w:tc>
          <w:tcPr>
            <w:tcW w:w="992" w:type="dxa"/>
          </w:tcPr>
          <w:p w14:paraId="22F4DD83" w14:textId="77777777"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lastRenderedPageBreak/>
              <w:t xml:space="preserve">First: </w:t>
            </w:r>
            <w:proofErr w:type="spellStart"/>
            <w:r w:rsidRPr="007B2785">
              <w:rPr>
                <w:bCs/>
                <w:color w:val="000000" w:themeColor="text1"/>
                <w:sz w:val="16"/>
                <w:szCs w:val="16"/>
              </w:rPr>
              <w:t>Doraï</w:t>
            </w:r>
            <w:proofErr w:type="spellEnd"/>
            <w:r w:rsidRPr="007B2785">
              <w:rPr>
                <w:bCs/>
                <w:color w:val="000000" w:themeColor="text1"/>
                <w:sz w:val="16"/>
                <w:szCs w:val="16"/>
              </w:rPr>
              <w:t>, M. K. (2003). Palestinian emigration from Lebanon to Northern Europe: Refugees, networks, and transnational practices. </w:t>
            </w:r>
            <w:r w:rsidRPr="007B2785">
              <w:rPr>
                <w:bCs/>
                <w:i/>
                <w:color w:val="000000" w:themeColor="text1"/>
                <w:sz w:val="16"/>
                <w:szCs w:val="16"/>
              </w:rPr>
              <w:t>Refuge: Canada’s Journal on Refugees, 21</w:t>
            </w:r>
            <w:r w:rsidRPr="007B2785">
              <w:rPr>
                <w:bCs/>
                <w:color w:val="000000" w:themeColor="text1"/>
                <w:sz w:val="16"/>
                <w:szCs w:val="16"/>
              </w:rPr>
              <w:t>(2). </w:t>
            </w:r>
            <w:hyperlink r:id="rId67">
              <w:r w:rsidRPr="007B2785">
                <w:rPr>
                  <w:bCs/>
                  <w:color w:val="000000" w:themeColor="text1"/>
                  <w:sz w:val="16"/>
                  <w:szCs w:val="16"/>
                  <w:u w:val="single"/>
                </w:rPr>
                <w:t>https://doi.org/10.25071/1920-7336.21287</w:t>
              </w:r>
            </w:hyperlink>
            <w:r w:rsidRPr="007B2785">
              <w:rPr>
                <w:bCs/>
                <w:color w:val="000000" w:themeColor="text1"/>
                <w:sz w:val="16"/>
                <w:szCs w:val="16"/>
              </w:rPr>
              <w:t xml:space="preserve"> p.1</w:t>
            </w:r>
          </w:p>
          <w:p w14:paraId="5ED9A3B7" w14:textId="77777777" w:rsidR="00BA4DBF" w:rsidRPr="007B2785" w:rsidRDefault="00BA4DBF" w:rsidP="00BA4DBF">
            <w:pPr>
              <w:tabs>
                <w:tab w:val="left" w:pos="5550"/>
              </w:tabs>
              <w:spacing w:after="0"/>
              <w:rPr>
                <w:bCs/>
                <w:color w:val="000000" w:themeColor="text1"/>
                <w:sz w:val="16"/>
                <w:szCs w:val="16"/>
              </w:rPr>
            </w:pPr>
          </w:p>
          <w:p w14:paraId="3B66EA23" w14:textId="1D3CCB11"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t>2006</w:t>
            </w:r>
          </w:p>
          <w:p w14:paraId="763108F1" w14:textId="77777777" w:rsidR="00BA4DBF" w:rsidRPr="007B2785" w:rsidRDefault="00BA4DBF" w:rsidP="00BA4DBF">
            <w:pPr>
              <w:tabs>
                <w:tab w:val="left" w:pos="5550"/>
              </w:tabs>
              <w:spacing w:after="0"/>
              <w:rPr>
                <w:bCs/>
                <w:color w:val="000000" w:themeColor="text1"/>
                <w:sz w:val="16"/>
                <w:szCs w:val="16"/>
              </w:rPr>
            </w:pPr>
          </w:p>
          <w:p w14:paraId="523109A6" w14:textId="77777777" w:rsidR="00BA4DBF" w:rsidRPr="007B2785" w:rsidRDefault="00BA4DBF" w:rsidP="00BA4DBF">
            <w:pPr>
              <w:tabs>
                <w:tab w:val="left" w:pos="5550"/>
              </w:tabs>
              <w:spacing w:after="0"/>
              <w:rPr>
                <w:bCs/>
                <w:color w:val="000000" w:themeColor="text1"/>
                <w:sz w:val="16"/>
                <w:szCs w:val="16"/>
              </w:rPr>
            </w:pPr>
            <w:proofErr w:type="spellStart"/>
            <w:r w:rsidRPr="007B2785">
              <w:rPr>
                <w:bCs/>
                <w:color w:val="000000" w:themeColor="text1"/>
                <w:sz w:val="16"/>
                <w:szCs w:val="16"/>
              </w:rPr>
              <w:t>Jureidini</w:t>
            </w:r>
            <w:proofErr w:type="spellEnd"/>
            <w:r w:rsidRPr="007B2785">
              <w:rPr>
                <w:bCs/>
                <w:color w:val="000000" w:themeColor="text1"/>
                <w:sz w:val="16"/>
                <w:szCs w:val="16"/>
              </w:rPr>
              <w:t>, R. (2011). </w:t>
            </w:r>
            <w:r w:rsidRPr="007B2785">
              <w:rPr>
                <w:bCs/>
                <w:i/>
                <w:color w:val="000000" w:themeColor="text1"/>
                <w:sz w:val="16"/>
                <w:szCs w:val="16"/>
              </w:rPr>
              <w:t xml:space="preserve">State and non-state actors </w:t>
            </w:r>
            <w:r w:rsidRPr="007B2785">
              <w:rPr>
                <w:bCs/>
                <w:i/>
                <w:color w:val="000000" w:themeColor="text1"/>
                <w:sz w:val="16"/>
                <w:szCs w:val="16"/>
              </w:rPr>
              <w:lastRenderedPageBreak/>
              <w:t>in evacuations during the conflict in Lebanon, July–August 2006</w:t>
            </w:r>
            <w:r w:rsidRPr="007B2785">
              <w:rPr>
                <w:bCs/>
                <w:color w:val="000000" w:themeColor="text1"/>
                <w:sz w:val="16"/>
                <w:szCs w:val="16"/>
              </w:rPr>
              <w:t xml:space="preserve">. In K. </w:t>
            </w:r>
            <w:proofErr w:type="spellStart"/>
            <w:r w:rsidRPr="007B2785">
              <w:rPr>
                <w:bCs/>
                <w:color w:val="000000" w:themeColor="text1"/>
                <w:sz w:val="16"/>
                <w:szCs w:val="16"/>
              </w:rPr>
              <w:t>Koser</w:t>
            </w:r>
            <w:proofErr w:type="spellEnd"/>
            <w:r w:rsidRPr="007B2785">
              <w:rPr>
                <w:bCs/>
                <w:color w:val="000000" w:themeColor="text1"/>
                <w:sz w:val="16"/>
                <w:szCs w:val="16"/>
              </w:rPr>
              <w:t xml:space="preserve"> &amp; S. Martin (Eds.), </w:t>
            </w:r>
            <w:r w:rsidRPr="007B2785">
              <w:rPr>
                <w:bCs/>
                <w:i/>
                <w:color w:val="000000" w:themeColor="text1"/>
                <w:sz w:val="16"/>
                <w:szCs w:val="16"/>
              </w:rPr>
              <w:t>The Migration-Displacement Nexus: Concepts, Cases and Responses</w:t>
            </w:r>
            <w:r w:rsidRPr="007B2785">
              <w:rPr>
                <w:bCs/>
                <w:color w:val="000000" w:themeColor="text1"/>
                <w:sz w:val="16"/>
                <w:szCs w:val="16"/>
              </w:rPr>
              <w:t xml:space="preserve"> (pp. 197–215). </w:t>
            </w:r>
            <w:proofErr w:type="spellStart"/>
            <w:r w:rsidRPr="007B2785">
              <w:rPr>
                <w:bCs/>
                <w:color w:val="000000" w:themeColor="text1"/>
                <w:sz w:val="16"/>
                <w:szCs w:val="16"/>
              </w:rPr>
              <w:t>Berghahn</w:t>
            </w:r>
            <w:proofErr w:type="spellEnd"/>
            <w:r w:rsidRPr="007B2785">
              <w:rPr>
                <w:bCs/>
                <w:color w:val="000000" w:themeColor="text1"/>
                <w:sz w:val="16"/>
                <w:szCs w:val="16"/>
              </w:rPr>
              <w:t xml:space="preserve"> Books. Retrieved from </w:t>
            </w:r>
            <w:hyperlink r:id="rId68">
              <w:r w:rsidRPr="007B2785">
                <w:rPr>
                  <w:bCs/>
                  <w:color w:val="000000" w:themeColor="text1"/>
                  <w:sz w:val="16"/>
                  <w:szCs w:val="16"/>
                  <w:u w:val="single"/>
                </w:rPr>
                <w:t>https://www.researchgate.net/publication/298012399</w:t>
              </w:r>
            </w:hyperlink>
          </w:p>
        </w:tc>
        <w:tc>
          <w:tcPr>
            <w:tcW w:w="993" w:type="dxa"/>
          </w:tcPr>
          <w:p w14:paraId="2AE58624" w14:textId="77777777" w:rsidR="00BA4DBF" w:rsidRPr="00BA4DBF" w:rsidRDefault="00BA4DBF" w:rsidP="00BA4DBF">
            <w:pPr>
              <w:rPr>
                <w:sz w:val="16"/>
                <w:szCs w:val="16"/>
              </w:rPr>
            </w:pPr>
            <w:r w:rsidRPr="00BA4DBF">
              <w:rPr>
                <w:sz w:val="16"/>
                <w:szCs w:val="16"/>
              </w:rPr>
              <w:lastRenderedPageBreak/>
              <w:t>1975-1990: at least 140,000</w:t>
            </w:r>
          </w:p>
          <w:p w14:paraId="4257DCE2" w14:textId="77777777" w:rsidR="00BA4DBF" w:rsidRPr="00BA4DBF" w:rsidRDefault="00BA4DBF" w:rsidP="00BA4DBF">
            <w:pPr>
              <w:rPr>
                <w:sz w:val="16"/>
                <w:szCs w:val="16"/>
              </w:rPr>
            </w:pPr>
          </w:p>
          <w:p w14:paraId="3FC1A0B8" w14:textId="77777777" w:rsidR="00BA4DBF" w:rsidRPr="00BA4DBF" w:rsidRDefault="00BA4DBF" w:rsidP="00BA4DBF">
            <w:pPr>
              <w:rPr>
                <w:sz w:val="16"/>
                <w:szCs w:val="16"/>
              </w:rPr>
            </w:pPr>
          </w:p>
          <w:p w14:paraId="023F8BCA" w14:textId="77777777" w:rsidR="00BA4DBF" w:rsidRPr="00BA4DBF" w:rsidRDefault="00BA4DBF" w:rsidP="00BA4DBF">
            <w:pPr>
              <w:rPr>
                <w:sz w:val="16"/>
                <w:szCs w:val="16"/>
              </w:rPr>
            </w:pPr>
          </w:p>
          <w:p w14:paraId="5AE268CC" w14:textId="77777777" w:rsidR="00BA4DBF" w:rsidRPr="00BA4DBF" w:rsidRDefault="00BA4DBF" w:rsidP="00BA4DBF">
            <w:pPr>
              <w:rPr>
                <w:sz w:val="16"/>
                <w:szCs w:val="16"/>
              </w:rPr>
            </w:pPr>
          </w:p>
          <w:p w14:paraId="3ADB3E97" w14:textId="77777777" w:rsidR="00BA4DBF" w:rsidRPr="00BA4DBF" w:rsidRDefault="00BA4DBF" w:rsidP="00BA4DBF">
            <w:pPr>
              <w:rPr>
                <w:sz w:val="16"/>
                <w:szCs w:val="16"/>
              </w:rPr>
            </w:pPr>
          </w:p>
          <w:p w14:paraId="07FD0797" w14:textId="77777777" w:rsidR="00BA4DBF" w:rsidRPr="00BA4DBF" w:rsidRDefault="00BA4DBF" w:rsidP="00BA4DBF">
            <w:pPr>
              <w:rPr>
                <w:sz w:val="16"/>
                <w:szCs w:val="16"/>
              </w:rPr>
            </w:pPr>
          </w:p>
          <w:p w14:paraId="1118F271" w14:textId="77777777" w:rsidR="00BA4DBF" w:rsidRPr="00BA4DBF" w:rsidRDefault="00BA4DBF" w:rsidP="00BA4DBF">
            <w:pPr>
              <w:rPr>
                <w:sz w:val="16"/>
                <w:szCs w:val="16"/>
              </w:rPr>
            </w:pPr>
          </w:p>
          <w:p w14:paraId="05199094" w14:textId="77777777" w:rsidR="00BA4DBF" w:rsidRPr="00BA4DBF" w:rsidRDefault="00BA4DBF" w:rsidP="00BA4DBF">
            <w:pPr>
              <w:rPr>
                <w:sz w:val="16"/>
                <w:szCs w:val="16"/>
              </w:rPr>
            </w:pPr>
          </w:p>
          <w:p w14:paraId="40CC21BB" w14:textId="77777777" w:rsidR="00BA4DBF" w:rsidRPr="00BA4DBF" w:rsidRDefault="00BA4DBF" w:rsidP="00BA4DBF">
            <w:pPr>
              <w:rPr>
                <w:sz w:val="16"/>
                <w:szCs w:val="16"/>
              </w:rPr>
            </w:pPr>
          </w:p>
          <w:p w14:paraId="7236E3F7" w14:textId="77777777" w:rsidR="00BA4DBF" w:rsidRPr="00BA4DBF" w:rsidRDefault="00BA4DBF" w:rsidP="00BA4DBF">
            <w:pPr>
              <w:rPr>
                <w:sz w:val="16"/>
                <w:szCs w:val="16"/>
              </w:rPr>
            </w:pPr>
          </w:p>
          <w:p w14:paraId="3ED45D30" w14:textId="77777777" w:rsidR="00BA4DBF" w:rsidRPr="00BA4DBF" w:rsidRDefault="00BA4DBF" w:rsidP="00BA4DBF">
            <w:pPr>
              <w:rPr>
                <w:sz w:val="16"/>
                <w:szCs w:val="16"/>
              </w:rPr>
            </w:pPr>
          </w:p>
          <w:p w14:paraId="7407C7FC" w14:textId="77777777" w:rsidR="00BA4DBF" w:rsidRPr="00BA4DBF" w:rsidRDefault="00BA4DBF" w:rsidP="00BA4DBF">
            <w:pPr>
              <w:rPr>
                <w:sz w:val="16"/>
                <w:szCs w:val="16"/>
              </w:rPr>
            </w:pPr>
          </w:p>
          <w:p w14:paraId="69900EAC" w14:textId="77777777" w:rsidR="00BA4DBF" w:rsidRPr="00BA4DBF" w:rsidRDefault="00BA4DBF" w:rsidP="00BA4DBF">
            <w:pPr>
              <w:rPr>
                <w:sz w:val="16"/>
                <w:szCs w:val="16"/>
              </w:rPr>
            </w:pPr>
          </w:p>
          <w:p w14:paraId="568FCDB3" w14:textId="77777777" w:rsidR="00BA4DBF" w:rsidRPr="00BA4DBF" w:rsidRDefault="00BA4DBF" w:rsidP="00BA4DBF">
            <w:pPr>
              <w:rPr>
                <w:sz w:val="16"/>
                <w:szCs w:val="16"/>
              </w:rPr>
            </w:pPr>
          </w:p>
          <w:p w14:paraId="65D33779" w14:textId="77777777" w:rsidR="00BA4DBF" w:rsidRPr="00BA4DBF" w:rsidRDefault="00BA4DBF" w:rsidP="00BA4DBF">
            <w:pPr>
              <w:rPr>
                <w:sz w:val="16"/>
                <w:szCs w:val="16"/>
              </w:rPr>
            </w:pPr>
          </w:p>
          <w:p w14:paraId="730408ED" w14:textId="77777777" w:rsidR="00BA4DBF" w:rsidRPr="00BA4DBF" w:rsidRDefault="00BA4DBF" w:rsidP="00BA4DBF">
            <w:pPr>
              <w:rPr>
                <w:sz w:val="16"/>
                <w:szCs w:val="16"/>
              </w:rPr>
            </w:pPr>
          </w:p>
          <w:p w14:paraId="7CD7627B" w14:textId="77777777" w:rsidR="00BA4DBF" w:rsidRPr="00BA4DBF" w:rsidRDefault="00BA4DBF" w:rsidP="00BA4DBF">
            <w:pPr>
              <w:rPr>
                <w:sz w:val="16"/>
                <w:szCs w:val="16"/>
              </w:rPr>
            </w:pPr>
          </w:p>
          <w:p w14:paraId="6DEA0895" w14:textId="77777777" w:rsidR="00BA4DBF" w:rsidRPr="00BA4DBF" w:rsidRDefault="00BA4DBF" w:rsidP="00BA4DBF">
            <w:pPr>
              <w:rPr>
                <w:sz w:val="16"/>
                <w:szCs w:val="16"/>
              </w:rPr>
            </w:pPr>
          </w:p>
          <w:p w14:paraId="46583EBB" w14:textId="77777777" w:rsidR="00BA4DBF" w:rsidRPr="00BA4DBF" w:rsidRDefault="00BA4DBF" w:rsidP="00BA4DBF">
            <w:pPr>
              <w:rPr>
                <w:sz w:val="16"/>
                <w:szCs w:val="16"/>
              </w:rPr>
            </w:pPr>
          </w:p>
          <w:p w14:paraId="426B567D" w14:textId="77777777" w:rsidR="00BA4DBF" w:rsidRPr="00BA4DBF" w:rsidRDefault="00BA4DBF" w:rsidP="00BA4DBF">
            <w:pPr>
              <w:rPr>
                <w:sz w:val="16"/>
                <w:szCs w:val="16"/>
              </w:rPr>
            </w:pPr>
          </w:p>
          <w:p w14:paraId="2AE1C8FC" w14:textId="77777777" w:rsidR="00BA4DBF" w:rsidRPr="00BA4DBF" w:rsidRDefault="00BA4DBF" w:rsidP="00BA4DBF">
            <w:pPr>
              <w:rPr>
                <w:sz w:val="16"/>
                <w:szCs w:val="16"/>
              </w:rPr>
            </w:pPr>
          </w:p>
          <w:p w14:paraId="32E841A4" w14:textId="77777777" w:rsidR="00BA4DBF" w:rsidRPr="00BA4DBF" w:rsidRDefault="00BA4DBF" w:rsidP="00BA4DBF">
            <w:pPr>
              <w:rPr>
                <w:sz w:val="16"/>
                <w:szCs w:val="16"/>
              </w:rPr>
            </w:pPr>
          </w:p>
          <w:p w14:paraId="132AFF1B" w14:textId="77777777" w:rsidR="00BA4DBF" w:rsidRPr="00BA4DBF" w:rsidRDefault="00BA4DBF" w:rsidP="00BA4DBF">
            <w:pPr>
              <w:rPr>
                <w:sz w:val="16"/>
                <w:szCs w:val="16"/>
              </w:rPr>
            </w:pPr>
          </w:p>
          <w:p w14:paraId="73897011" w14:textId="77777777" w:rsidR="00BA4DBF" w:rsidRPr="00BA4DBF" w:rsidRDefault="00BA4DBF" w:rsidP="00BA4DBF">
            <w:pPr>
              <w:rPr>
                <w:sz w:val="16"/>
                <w:szCs w:val="16"/>
              </w:rPr>
            </w:pPr>
            <w:r w:rsidRPr="00BA4DBF">
              <w:rPr>
                <w:sz w:val="16"/>
                <w:szCs w:val="16"/>
              </w:rPr>
              <w:t xml:space="preserve">2006: </w:t>
            </w:r>
          </w:p>
          <w:p w14:paraId="7A9D4464" w14:textId="77777777" w:rsidR="00BA4DBF" w:rsidRPr="00BA4DBF" w:rsidRDefault="00BA4DBF" w:rsidP="00BA4DBF">
            <w:pPr>
              <w:rPr>
                <w:sz w:val="16"/>
                <w:szCs w:val="16"/>
              </w:rPr>
            </w:pPr>
            <w:r w:rsidRPr="00BA4DBF">
              <w:rPr>
                <w:sz w:val="16"/>
                <w:szCs w:val="16"/>
              </w:rPr>
              <w:t>25% of the population, approximately 1 million people were displaced, 16,000 of them were Palestinian refugees</w:t>
            </w:r>
          </w:p>
          <w:p w14:paraId="7E55B938" w14:textId="77777777" w:rsidR="00BA4DBF" w:rsidRPr="00BA4DBF" w:rsidRDefault="00BA4DBF" w:rsidP="00BA4DBF">
            <w:pPr>
              <w:rPr>
                <w:sz w:val="16"/>
                <w:szCs w:val="16"/>
              </w:rPr>
            </w:pPr>
          </w:p>
          <w:p w14:paraId="39AF9427" w14:textId="77777777" w:rsidR="00BA4DBF" w:rsidRPr="00BA4DBF" w:rsidRDefault="00BA4DBF" w:rsidP="00BA4DBF">
            <w:pPr>
              <w:rPr>
                <w:sz w:val="16"/>
                <w:szCs w:val="16"/>
              </w:rPr>
            </w:pPr>
          </w:p>
          <w:p w14:paraId="1FD36AEB" w14:textId="77777777" w:rsidR="00BA4DBF" w:rsidRPr="00BA4DBF" w:rsidRDefault="00BA4DBF" w:rsidP="00BA4DBF">
            <w:pPr>
              <w:rPr>
                <w:sz w:val="16"/>
                <w:szCs w:val="16"/>
              </w:rPr>
            </w:pPr>
          </w:p>
          <w:p w14:paraId="0CB98F8B" w14:textId="77777777" w:rsidR="00BA4DBF" w:rsidRPr="00BA4DBF" w:rsidRDefault="00BA4DBF" w:rsidP="00BA4DBF">
            <w:pPr>
              <w:rPr>
                <w:sz w:val="16"/>
                <w:szCs w:val="16"/>
              </w:rPr>
            </w:pPr>
          </w:p>
          <w:p w14:paraId="45C476A0" w14:textId="77777777" w:rsidR="00BA4DBF" w:rsidRPr="00BA4DBF" w:rsidRDefault="00BA4DBF" w:rsidP="00BA4DBF">
            <w:pPr>
              <w:rPr>
                <w:sz w:val="16"/>
                <w:szCs w:val="16"/>
              </w:rPr>
            </w:pPr>
          </w:p>
          <w:p w14:paraId="1D07BBA2" w14:textId="77777777" w:rsidR="00BA4DBF" w:rsidRPr="00BA4DBF" w:rsidRDefault="00BA4DBF" w:rsidP="00BA4DBF">
            <w:pPr>
              <w:rPr>
                <w:sz w:val="16"/>
                <w:szCs w:val="16"/>
              </w:rPr>
            </w:pPr>
          </w:p>
          <w:p w14:paraId="4CB5F1B8" w14:textId="77777777" w:rsidR="00BA4DBF" w:rsidRPr="00BA4DBF" w:rsidRDefault="00BA4DBF" w:rsidP="00BA4DBF">
            <w:pPr>
              <w:rPr>
                <w:sz w:val="16"/>
                <w:szCs w:val="16"/>
              </w:rPr>
            </w:pPr>
          </w:p>
          <w:p w14:paraId="7B06FEB3" w14:textId="77777777" w:rsidR="00BA4DBF" w:rsidRPr="00BA4DBF" w:rsidRDefault="00BA4DBF" w:rsidP="00BA4DBF">
            <w:pPr>
              <w:rPr>
                <w:sz w:val="16"/>
                <w:szCs w:val="16"/>
              </w:rPr>
            </w:pPr>
          </w:p>
          <w:p w14:paraId="56661795" w14:textId="77777777" w:rsidR="00BA4DBF" w:rsidRPr="00BA4DBF" w:rsidRDefault="00BA4DBF" w:rsidP="00BA4DBF">
            <w:pPr>
              <w:rPr>
                <w:sz w:val="16"/>
                <w:szCs w:val="16"/>
              </w:rPr>
            </w:pPr>
          </w:p>
          <w:p w14:paraId="25A38107" w14:textId="77777777" w:rsidR="00BA4DBF" w:rsidRPr="00BA4DBF" w:rsidRDefault="00BA4DBF" w:rsidP="00BA4DBF">
            <w:pPr>
              <w:rPr>
                <w:sz w:val="16"/>
                <w:szCs w:val="16"/>
              </w:rPr>
            </w:pPr>
          </w:p>
          <w:p w14:paraId="0C99B17A" w14:textId="77777777" w:rsidR="00BA4DBF" w:rsidRPr="00BA4DBF" w:rsidRDefault="00BA4DBF" w:rsidP="00BA4DBF">
            <w:pPr>
              <w:rPr>
                <w:sz w:val="16"/>
                <w:szCs w:val="16"/>
              </w:rPr>
            </w:pPr>
          </w:p>
          <w:p w14:paraId="7F3A572E" w14:textId="77777777" w:rsidR="00BA4DBF" w:rsidRPr="00BA4DBF" w:rsidRDefault="00BA4DBF" w:rsidP="00BA4DBF">
            <w:pPr>
              <w:rPr>
                <w:sz w:val="16"/>
                <w:szCs w:val="16"/>
              </w:rPr>
            </w:pPr>
            <w:r w:rsidRPr="00BA4DBF">
              <w:rPr>
                <w:sz w:val="16"/>
                <w:szCs w:val="16"/>
              </w:rPr>
              <w:t>2023-24:</w:t>
            </w:r>
          </w:p>
          <w:p w14:paraId="3E4C0823" w14:textId="7C2F72F3" w:rsidR="00BA4DBF" w:rsidRPr="00BA4DBF" w:rsidRDefault="00BA4DBF" w:rsidP="00BA4DBF">
            <w:pPr>
              <w:spacing w:after="0"/>
              <w:rPr>
                <w:bCs/>
                <w:sz w:val="16"/>
                <w:szCs w:val="16"/>
              </w:rPr>
            </w:pPr>
            <w:r w:rsidRPr="00BA4DBF">
              <w:rPr>
                <w:sz w:val="16"/>
                <w:szCs w:val="16"/>
              </w:rPr>
              <w:t>Roughly 1 million people were forcibly displaced due to Israeli attacks (OCHA)</w:t>
            </w:r>
          </w:p>
        </w:tc>
        <w:tc>
          <w:tcPr>
            <w:tcW w:w="1134" w:type="dxa"/>
          </w:tcPr>
          <w:p w14:paraId="4359BC34" w14:textId="77777777" w:rsidR="00BA4DBF" w:rsidRPr="00BA4DBF" w:rsidRDefault="00BA4DBF" w:rsidP="00BA4DBF">
            <w:pPr>
              <w:rPr>
                <w:sz w:val="16"/>
                <w:szCs w:val="16"/>
              </w:rPr>
            </w:pPr>
            <w:proofErr w:type="spellStart"/>
            <w:r w:rsidRPr="00BA4DBF">
              <w:rPr>
                <w:sz w:val="16"/>
                <w:szCs w:val="16"/>
              </w:rPr>
              <w:lastRenderedPageBreak/>
              <w:t>Hagerdal</w:t>
            </w:r>
            <w:proofErr w:type="spellEnd"/>
            <w:r w:rsidRPr="00BA4DBF">
              <w:rPr>
                <w:sz w:val="16"/>
                <w:szCs w:val="16"/>
              </w:rPr>
              <w:t xml:space="preserve">, N. (2016). </w:t>
            </w:r>
            <w:r w:rsidRPr="00BA4DBF">
              <w:rPr>
                <w:i/>
                <w:sz w:val="16"/>
                <w:szCs w:val="16"/>
              </w:rPr>
              <w:t>Ethnic cleansing as military strategy: Lessons from Lebanon, 1975–1990</w:t>
            </w:r>
            <w:r w:rsidRPr="00BA4DBF">
              <w:rPr>
                <w:sz w:val="16"/>
                <w:szCs w:val="16"/>
              </w:rPr>
              <w:t xml:space="preserve"> [Doctoral dissertation, Harvard University]. ProQuest Dissertations &amp; Theses Global. </w:t>
            </w:r>
            <w:hyperlink r:id="rId69">
              <w:r w:rsidRPr="00BA4DBF">
                <w:rPr>
                  <w:sz w:val="16"/>
                  <w:szCs w:val="16"/>
                  <w:u w:val="single"/>
                </w:rPr>
                <w:t>https://search.proquest.com/dissertations-theses/ethnic-cleansing-as-military-strategy-lessons/docview/1931403325/se-2</w:t>
              </w:r>
            </w:hyperlink>
            <w:r w:rsidRPr="00BA4DBF">
              <w:rPr>
                <w:sz w:val="16"/>
                <w:szCs w:val="16"/>
              </w:rPr>
              <w:t xml:space="preserve"> p.59</w:t>
            </w:r>
          </w:p>
          <w:p w14:paraId="6495EE54" w14:textId="77777777" w:rsidR="00BA4DBF" w:rsidRPr="00BA4DBF" w:rsidRDefault="00BA4DBF" w:rsidP="00BA4DBF">
            <w:pPr>
              <w:rPr>
                <w:sz w:val="16"/>
                <w:szCs w:val="16"/>
              </w:rPr>
            </w:pPr>
          </w:p>
          <w:p w14:paraId="66E50BBE" w14:textId="77777777" w:rsidR="00BA4DBF" w:rsidRPr="00BA4DBF" w:rsidRDefault="00BA4DBF" w:rsidP="00BA4DBF">
            <w:pPr>
              <w:rPr>
                <w:sz w:val="16"/>
                <w:szCs w:val="16"/>
              </w:rPr>
            </w:pPr>
            <w:r w:rsidRPr="00BA4DBF">
              <w:rPr>
                <w:sz w:val="16"/>
                <w:szCs w:val="16"/>
              </w:rPr>
              <w:t xml:space="preserve">Erakat, N. (2014). Palestinian refugees and </w:t>
            </w:r>
            <w:r w:rsidRPr="00BA4DBF">
              <w:rPr>
                <w:sz w:val="16"/>
                <w:szCs w:val="16"/>
              </w:rPr>
              <w:lastRenderedPageBreak/>
              <w:t xml:space="preserve">the Syrian uprising: Filling the protection gap during secondary forced displacement. </w:t>
            </w:r>
            <w:r w:rsidRPr="00BA4DBF">
              <w:rPr>
                <w:i/>
                <w:sz w:val="16"/>
                <w:szCs w:val="16"/>
              </w:rPr>
              <w:t>International Journal of Refugee Law, 26</w:t>
            </w:r>
            <w:r w:rsidRPr="00BA4DBF">
              <w:rPr>
                <w:sz w:val="16"/>
                <w:szCs w:val="16"/>
              </w:rPr>
              <w:t xml:space="preserve">(4), 581–621. </w:t>
            </w:r>
            <w:hyperlink r:id="rId70">
              <w:r w:rsidRPr="00BA4DBF">
                <w:rPr>
                  <w:sz w:val="16"/>
                  <w:szCs w:val="16"/>
                  <w:u w:val="single"/>
                </w:rPr>
                <w:t>https://doi.org/10.1093/ijrl/eeu047</w:t>
              </w:r>
            </w:hyperlink>
            <w:r w:rsidRPr="00BA4DBF">
              <w:rPr>
                <w:sz w:val="16"/>
                <w:szCs w:val="16"/>
              </w:rPr>
              <w:t xml:space="preserve">. </w:t>
            </w:r>
          </w:p>
          <w:p w14:paraId="7C006232" w14:textId="77777777" w:rsidR="00BA4DBF" w:rsidRPr="00BA4DBF" w:rsidRDefault="00BA4DBF" w:rsidP="00BA4DBF">
            <w:pPr>
              <w:rPr>
                <w:sz w:val="16"/>
                <w:szCs w:val="16"/>
              </w:rPr>
            </w:pPr>
          </w:p>
          <w:p w14:paraId="35C400C4" w14:textId="77777777" w:rsidR="00BA4DBF" w:rsidRPr="00BA4DBF" w:rsidRDefault="00BA4DBF" w:rsidP="00BA4DBF">
            <w:pPr>
              <w:rPr>
                <w:sz w:val="16"/>
                <w:szCs w:val="16"/>
              </w:rPr>
            </w:pPr>
          </w:p>
          <w:p w14:paraId="3B5E288F" w14:textId="77777777" w:rsidR="00BA4DBF" w:rsidRPr="00BA4DBF" w:rsidRDefault="00BA4DBF" w:rsidP="00BA4DBF">
            <w:pPr>
              <w:rPr>
                <w:sz w:val="16"/>
                <w:szCs w:val="16"/>
              </w:rPr>
            </w:pPr>
          </w:p>
          <w:p w14:paraId="05E0F099" w14:textId="2646C91F" w:rsidR="00BA4DBF" w:rsidRPr="00BA4DBF" w:rsidRDefault="00BA4DBF" w:rsidP="00BA4DBF">
            <w:pPr>
              <w:spacing w:after="0"/>
              <w:rPr>
                <w:bCs/>
                <w:sz w:val="16"/>
                <w:szCs w:val="16"/>
              </w:rPr>
            </w:pPr>
            <w:r w:rsidRPr="00BA4DBF">
              <w:rPr>
                <w:sz w:val="16"/>
                <w:szCs w:val="16"/>
              </w:rPr>
              <w:t xml:space="preserve">United Nations Office for the Coordination of Humanitarian Affairs. (2025, January 24). </w:t>
            </w:r>
            <w:r w:rsidRPr="00BA4DBF">
              <w:rPr>
                <w:i/>
                <w:sz w:val="16"/>
                <w:szCs w:val="16"/>
              </w:rPr>
              <w:t>Lebanon: Flash Update #56 – Escalation of hostilities in Lebanon, as of 23 January 2025</w:t>
            </w:r>
            <w:r w:rsidRPr="00BA4DBF">
              <w:rPr>
                <w:sz w:val="16"/>
                <w:szCs w:val="16"/>
              </w:rPr>
              <w:t xml:space="preserve">. OCHA. </w:t>
            </w:r>
            <w:hyperlink r:id="rId71">
              <w:r w:rsidRPr="00BA4DBF">
                <w:rPr>
                  <w:sz w:val="16"/>
                  <w:szCs w:val="16"/>
                  <w:u w:val="single"/>
                </w:rPr>
                <w:t>https://www.unocha.org/publications/report/lebanon/lebanon-flash-update-56-escalation-</w:t>
              </w:r>
              <w:r w:rsidRPr="00BA4DBF">
                <w:rPr>
                  <w:sz w:val="16"/>
                  <w:szCs w:val="16"/>
                  <w:u w:val="single"/>
                </w:rPr>
                <w:lastRenderedPageBreak/>
                <w:t>hostilities-lebanon-23-january-2025</w:t>
              </w:r>
            </w:hyperlink>
            <w:r w:rsidRPr="00BA4DBF">
              <w:rPr>
                <w:sz w:val="16"/>
                <w:szCs w:val="16"/>
              </w:rPr>
              <w:t xml:space="preserve"> </w:t>
            </w:r>
          </w:p>
        </w:tc>
        <w:tc>
          <w:tcPr>
            <w:tcW w:w="1701" w:type="dxa"/>
            <w:shd w:val="pct10" w:color="auto" w:fill="auto"/>
          </w:tcPr>
          <w:p w14:paraId="329C8CAB" w14:textId="77777777" w:rsidR="00BA4DBF" w:rsidRPr="007B2785" w:rsidRDefault="00BA4DBF" w:rsidP="00BA4DBF">
            <w:pPr>
              <w:spacing w:after="0"/>
              <w:rPr>
                <w:bCs/>
                <w:color w:val="000000" w:themeColor="text1"/>
                <w:sz w:val="16"/>
                <w:szCs w:val="16"/>
              </w:rPr>
            </w:pPr>
          </w:p>
          <w:p w14:paraId="7275EF64" w14:textId="77777777" w:rsidR="00BA4DBF" w:rsidRPr="007B2785" w:rsidRDefault="00BA4DBF" w:rsidP="00BA4DBF">
            <w:pPr>
              <w:spacing w:after="0"/>
              <w:rPr>
                <w:bCs/>
                <w:color w:val="000000" w:themeColor="text1"/>
                <w:sz w:val="16"/>
                <w:szCs w:val="16"/>
              </w:rPr>
            </w:pPr>
          </w:p>
          <w:p w14:paraId="5997AA91" w14:textId="77777777" w:rsidR="00BA4DBF" w:rsidRPr="007B2785" w:rsidRDefault="00BA4DBF" w:rsidP="00BA4DBF">
            <w:pPr>
              <w:spacing w:after="0"/>
              <w:rPr>
                <w:bCs/>
                <w:color w:val="000000" w:themeColor="text1"/>
                <w:sz w:val="16"/>
                <w:szCs w:val="16"/>
              </w:rPr>
            </w:pPr>
          </w:p>
          <w:p w14:paraId="217AD4CE" w14:textId="316DBA7A" w:rsidR="00BA4DBF" w:rsidRPr="007B2785" w:rsidRDefault="00BA4DBF" w:rsidP="00BA4DBF">
            <w:pPr>
              <w:spacing w:after="0"/>
              <w:rPr>
                <w:bCs/>
                <w:color w:val="000000" w:themeColor="text1"/>
                <w:sz w:val="16"/>
                <w:szCs w:val="16"/>
              </w:rPr>
            </w:pPr>
            <w:r w:rsidRPr="007B2785">
              <w:rPr>
                <w:bCs/>
                <w:color w:val="000000" w:themeColor="text1"/>
                <w:sz w:val="16"/>
                <w:szCs w:val="16"/>
              </w:rPr>
              <w:t>1 million</w:t>
            </w:r>
          </w:p>
          <w:p w14:paraId="0042B7A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(1/4 of Lebanon’s population) IDPs at height of war</w:t>
            </w:r>
          </w:p>
          <w:p w14:paraId="1A8C7330" w14:textId="77777777" w:rsidR="00BA4DBF" w:rsidRPr="007B2785" w:rsidRDefault="00BA4DBF" w:rsidP="00BA4DBF">
            <w:pPr>
              <w:spacing w:after="0"/>
              <w:rPr>
                <w:bCs/>
                <w:color w:val="000000" w:themeColor="text1"/>
                <w:sz w:val="16"/>
                <w:szCs w:val="16"/>
              </w:rPr>
            </w:pPr>
          </w:p>
          <w:p w14:paraId="192BB309" w14:textId="77777777" w:rsidR="00BA4DBF" w:rsidRPr="007B2785" w:rsidRDefault="00BA4DBF" w:rsidP="00BA4DBF">
            <w:pPr>
              <w:spacing w:after="0"/>
              <w:rPr>
                <w:bCs/>
                <w:color w:val="000000" w:themeColor="text1"/>
                <w:sz w:val="16"/>
                <w:szCs w:val="16"/>
              </w:rPr>
            </w:pPr>
          </w:p>
          <w:p w14:paraId="3C8023C3" w14:textId="77777777" w:rsidR="00BA4DBF" w:rsidRPr="007B2785" w:rsidRDefault="00BA4DBF" w:rsidP="00BA4DBF">
            <w:pPr>
              <w:spacing w:after="0"/>
              <w:rPr>
                <w:bCs/>
                <w:color w:val="000000" w:themeColor="text1"/>
                <w:sz w:val="16"/>
                <w:szCs w:val="16"/>
              </w:rPr>
            </w:pPr>
          </w:p>
          <w:p w14:paraId="1AE8C46B" w14:textId="77777777" w:rsidR="00BA4DBF" w:rsidRPr="007B2785" w:rsidRDefault="00BA4DBF" w:rsidP="00BA4DBF">
            <w:pPr>
              <w:spacing w:after="0"/>
              <w:rPr>
                <w:bCs/>
                <w:color w:val="000000" w:themeColor="text1"/>
                <w:sz w:val="16"/>
                <w:szCs w:val="16"/>
              </w:rPr>
            </w:pPr>
          </w:p>
          <w:p w14:paraId="6EC3FAF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1982: 100,000 Palestinians fled to other countries</w:t>
            </w:r>
          </w:p>
          <w:p w14:paraId="6F8085A3" w14:textId="77777777" w:rsidR="00BA4DBF" w:rsidRPr="007B2785" w:rsidRDefault="00BA4DBF" w:rsidP="00BA4DBF">
            <w:pPr>
              <w:pBdr>
                <w:bottom w:val="single" w:sz="6" w:space="1" w:color="000000"/>
              </w:pBdr>
              <w:spacing w:after="0"/>
              <w:rPr>
                <w:bCs/>
                <w:color w:val="000000" w:themeColor="text1"/>
                <w:sz w:val="16"/>
                <w:szCs w:val="16"/>
              </w:rPr>
            </w:pPr>
          </w:p>
          <w:p w14:paraId="3093B43A" w14:textId="2A776B1F" w:rsidR="00BA4DBF" w:rsidRPr="007B2785" w:rsidRDefault="00BA4DBF" w:rsidP="00BA4DBF">
            <w:pPr>
              <w:spacing w:after="0"/>
              <w:rPr>
                <w:bCs/>
                <w:color w:val="000000" w:themeColor="text1"/>
                <w:sz w:val="16"/>
                <w:szCs w:val="16"/>
              </w:rPr>
            </w:pPr>
          </w:p>
          <w:p w14:paraId="4255540F" w14:textId="5E86AE72" w:rsidR="00BA4DBF" w:rsidRPr="007B2785" w:rsidRDefault="00BA4DBF" w:rsidP="00BA4DBF">
            <w:pPr>
              <w:spacing w:after="0"/>
              <w:rPr>
                <w:bCs/>
                <w:color w:val="000000" w:themeColor="text1"/>
                <w:sz w:val="16"/>
                <w:szCs w:val="16"/>
              </w:rPr>
            </w:pPr>
          </w:p>
          <w:p w14:paraId="6FDF33F0" w14:textId="60D866F0" w:rsidR="00BA4DBF" w:rsidRPr="007B2785" w:rsidRDefault="00BA4DBF" w:rsidP="00BA4DBF">
            <w:pPr>
              <w:spacing w:after="0"/>
              <w:rPr>
                <w:bCs/>
                <w:color w:val="000000" w:themeColor="text1"/>
                <w:sz w:val="16"/>
                <w:szCs w:val="16"/>
              </w:rPr>
            </w:pPr>
          </w:p>
          <w:p w14:paraId="68F1DCA0" w14:textId="21A9E55B" w:rsidR="00BA4DBF" w:rsidRPr="007B2785" w:rsidRDefault="00BA4DBF" w:rsidP="00BA4DBF">
            <w:pPr>
              <w:spacing w:after="0"/>
              <w:rPr>
                <w:bCs/>
                <w:color w:val="000000" w:themeColor="text1"/>
                <w:sz w:val="16"/>
                <w:szCs w:val="16"/>
              </w:rPr>
            </w:pPr>
          </w:p>
          <w:p w14:paraId="0DD097DF" w14:textId="165F0840" w:rsidR="00BA4DBF" w:rsidRPr="007B2785" w:rsidRDefault="00BA4DBF" w:rsidP="00BA4DBF">
            <w:pPr>
              <w:spacing w:after="0"/>
              <w:rPr>
                <w:bCs/>
                <w:color w:val="000000" w:themeColor="text1"/>
                <w:sz w:val="16"/>
                <w:szCs w:val="16"/>
              </w:rPr>
            </w:pPr>
          </w:p>
          <w:p w14:paraId="56CC489B" w14:textId="77777777" w:rsidR="00BA4DBF" w:rsidRPr="007B2785" w:rsidRDefault="00BA4DBF" w:rsidP="00BA4DBF">
            <w:pPr>
              <w:spacing w:after="0"/>
              <w:rPr>
                <w:bCs/>
                <w:color w:val="000000" w:themeColor="text1"/>
                <w:sz w:val="16"/>
                <w:szCs w:val="16"/>
              </w:rPr>
            </w:pPr>
          </w:p>
          <w:p w14:paraId="2D75F23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2006: 1.2 million</w:t>
            </w:r>
          </w:p>
          <w:p w14:paraId="20D9ACA1" w14:textId="77777777" w:rsidR="00BA4DBF" w:rsidRPr="007B2785" w:rsidRDefault="00BA4DBF" w:rsidP="00BA4DBF">
            <w:pPr>
              <w:spacing w:after="0"/>
              <w:rPr>
                <w:bCs/>
                <w:color w:val="000000" w:themeColor="text1"/>
                <w:sz w:val="16"/>
                <w:szCs w:val="16"/>
              </w:rPr>
            </w:pPr>
          </w:p>
          <w:p w14:paraId="59C05A01" w14:textId="02E5EA4D"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1 Million IDP </w:t>
            </w:r>
            <w:proofErr w:type="gramStart"/>
            <w:r w:rsidRPr="007B2785">
              <w:rPr>
                <w:bCs/>
                <w:color w:val="000000" w:themeColor="text1"/>
                <w:sz w:val="16"/>
                <w:szCs w:val="16"/>
              </w:rPr>
              <w:t>/  180,000</w:t>
            </w:r>
            <w:proofErr w:type="gramEnd"/>
            <w:r w:rsidRPr="007B2785">
              <w:rPr>
                <w:bCs/>
                <w:color w:val="000000" w:themeColor="text1"/>
                <w:sz w:val="16"/>
                <w:szCs w:val="16"/>
              </w:rPr>
              <w:t>- 230,000 fled /left/ 59,800 – 70,000 foreign evacuees</w:t>
            </w:r>
          </w:p>
          <w:p w14:paraId="4349B713" w14:textId="495A3BED" w:rsidR="00BA4DBF" w:rsidRPr="007B2785" w:rsidRDefault="00BA4DBF" w:rsidP="00BA4DBF">
            <w:pPr>
              <w:pBdr>
                <w:bottom w:val="single" w:sz="6" w:space="1" w:color="000000"/>
              </w:pBdr>
              <w:spacing w:after="0"/>
              <w:rPr>
                <w:bCs/>
                <w:color w:val="000000" w:themeColor="text1"/>
                <w:sz w:val="16"/>
                <w:szCs w:val="16"/>
              </w:rPr>
            </w:pPr>
          </w:p>
          <w:p w14:paraId="25B9D688" w14:textId="6567EB4F" w:rsidR="00BA4DBF" w:rsidRPr="007B2785" w:rsidRDefault="00BA4DBF" w:rsidP="00BA4DBF">
            <w:pPr>
              <w:pBdr>
                <w:bottom w:val="single" w:sz="6" w:space="1" w:color="000000"/>
              </w:pBdr>
              <w:spacing w:after="0"/>
              <w:rPr>
                <w:bCs/>
                <w:color w:val="000000" w:themeColor="text1"/>
                <w:sz w:val="16"/>
                <w:szCs w:val="16"/>
              </w:rPr>
            </w:pPr>
          </w:p>
          <w:p w14:paraId="5EBB0F9D" w14:textId="4952D2AD" w:rsidR="00BA4DBF" w:rsidRPr="007B2785" w:rsidRDefault="00BA4DBF" w:rsidP="00BA4DBF">
            <w:pPr>
              <w:pBdr>
                <w:bottom w:val="single" w:sz="6" w:space="1" w:color="000000"/>
              </w:pBdr>
              <w:spacing w:after="0"/>
              <w:rPr>
                <w:bCs/>
                <w:color w:val="000000" w:themeColor="text1"/>
                <w:sz w:val="16"/>
                <w:szCs w:val="16"/>
              </w:rPr>
            </w:pPr>
          </w:p>
          <w:p w14:paraId="09690C1F" w14:textId="1E02A980" w:rsidR="00BA4DBF" w:rsidRPr="007B2785" w:rsidRDefault="00BA4DBF" w:rsidP="00BA4DBF">
            <w:pPr>
              <w:pBdr>
                <w:bottom w:val="single" w:sz="6" w:space="1" w:color="000000"/>
              </w:pBdr>
              <w:spacing w:after="0"/>
              <w:rPr>
                <w:bCs/>
                <w:color w:val="000000" w:themeColor="text1"/>
                <w:sz w:val="16"/>
                <w:szCs w:val="16"/>
              </w:rPr>
            </w:pPr>
          </w:p>
          <w:p w14:paraId="672D5BBB" w14:textId="5224F2AB" w:rsidR="00BA4DBF" w:rsidRPr="007B2785" w:rsidRDefault="00BA4DBF" w:rsidP="00BA4DBF">
            <w:pPr>
              <w:pBdr>
                <w:bottom w:val="single" w:sz="6" w:space="1" w:color="000000"/>
              </w:pBdr>
              <w:spacing w:after="0"/>
              <w:rPr>
                <w:bCs/>
                <w:color w:val="000000" w:themeColor="text1"/>
                <w:sz w:val="16"/>
                <w:szCs w:val="16"/>
              </w:rPr>
            </w:pPr>
          </w:p>
          <w:p w14:paraId="6E7E6CE0" w14:textId="0323B6A7" w:rsidR="00BA4DBF" w:rsidRPr="007B2785" w:rsidRDefault="00BA4DBF" w:rsidP="00BA4DBF">
            <w:pPr>
              <w:pBdr>
                <w:bottom w:val="single" w:sz="6" w:space="1" w:color="000000"/>
              </w:pBdr>
              <w:spacing w:after="0"/>
              <w:rPr>
                <w:bCs/>
                <w:color w:val="000000" w:themeColor="text1"/>
                <w:sz w:val="16"/>
                <w:szCs w:val="16"/>
              </w:rPr>
            </w:pPr>
          </w:p>
          <w:p w14:paraId="0C22E017" w14:textId="30FB8769" w:rsidR="00BA4DBF" w:rsidRPr="007B2785" w:rsidRDefault="00BA4DBF" w:rsidP="00BA4DBF">
            <w:pPr>
              <w:pBdr>
                <w:bottom w:val="single" w:sz="6" w:space="1" w:color="000000"/>
              </w:pBdr>
              <w:spacing w:after="0"/>
              <w:rPr>
                <w:bCs/>
                <w:color w:val="000000" w:themeColor="text1"/>
                <w:sz w:val="16"/>
                <w:szCs w:val="16"/>
              </w:rPr>
            </w:pPr>
          </w:p>
          <w:p w14:paraId="3C868254" w14:textId="2AB8F0DE" w:rsidR="00BA4DBF" w:rsidRPr="007B2785" w:rsidRDefault="00BA4DBF" w:rsidP="00BA4DBF">
            <w:pPr>
              <w:pBdr>
                <w:bottom w:val="single" w:sz="6" w:space="1" w:color="000000"/>
              </w:pBdr>
              <w:spacing w:after="0"/>
              <w:rPr>
                <w:bCs/>
                <w:color w:val="000000" w:themeColor="text1"/>
                <w:sz w:val="16"/>
                <w:szCs w:val="16"/>
              </w:rPr>
            </w:pPr>
          </w:p>
          <w:p w14:paraId="13FD44AD" w14:textId="76405405" w:rsidR="00BA4DBF" w:rsidRPr="007B2785" w:rsidRDefault="00BA4DBF" w:rsidP="00BA4DBF">
            <w:pPr>
              <w:pBdr>
                <w:bottom w:val="single" w:sz="6" w:space="1" w:color="000000"/>
              </w:pBdr>
              <w:spacing w:after="0"/>
              <w:rPr>
                <w:bCs/>
                <w:color w:val="000000" w:themeColor="text1"/>
                <w:sz w:val="16"/>
                <w:szCs w:val="16"/>
              </w:rPr>
            </w:pPr>
          </w:p>
          <w:p w14:paraId="1CE44658" w14:textId="77777777" w:rsidR="00BA4DBF" w:rsidRPr="007B2785" w:rsidRDefault="00BA4DBF" w:rsidP="00BA4DBF">
            <w:pPr>
              <w:pBdr>
                <w:bottom w:val="single" w:sz="6" w:space="1" w:color="000000"/>
              </w:pBdr>
              <w:spacing w:after="0"/>
              <w:rPr>
                <w:bCs/>
                <w:color w:val="000000" w:themeColor="text1"/>
                <w:sz w:val="16"/>
                <w:szCs w:val="16"/>
              </w:rPr>
            </w:pPr>
          </w:p>
          <w:p w14:paraId="7E011E27" w14:textId="77777777" w:rsidR="00BA4DBF" w:rsidRPr="007B2785" w:rsidRDefault="00BA4DBF" w:rsidP="00BA4DBF">
            <w:pPr>
              <w:spacing w:after="0"/>
              <w:rPr>
                <w:bCs/>
                <w:color w:val="000000" w:themeColor="text1"/>
                <w:sz w:val="16"/>
                <w:szCs w:val="16"/>
              </w:rPr>
            </w:pPr>
          </w:p>
          <w:p w14:paraId="0BEEBE9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2023-</w:t>
            </w:r>
            <w:proofErr w:type="gramStart"/>
            <w:r w:rsidRPr="007B2785">
              <w:rPr>
                <w:bCs/>
                <w:color w:val="000000" w:themeColor="text1"/>
                <w:sz w:val="16"/>
                <w:szCs w:val="16"/>
              </w:rPr>
              <w:t>4 :</w:t>
            </w:r>
            <w:proofErr w:type="gramEnd"/>
            <w:r w:rsidRPr="007B2785">
              <w:rPr>
                <w:bCs/>
                <w:color w:val="000000" w:themeColor="text1"/>
                <w:sz w:val="16"/>
                <w:szCs w:val="16"/>
              </w:rPr>
              <w:t xml:space="preserve"> : 1.3 million displaced / 557,000 refugees</w:t>
            </w:r>
          </w:p>
        </w:tc>
        <w:tc>
          <w:tcPr>
            <w:tcW w:w="1842" w:type="dxa"/>
            <w:shd w:val="pct10" w:color="auto" w:fill="auto"/>
          </w:tcPr>
          <w:p w14:paraId="6112B3F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w:t>
            </w:r>
            <w:r w:rsidRPr="007B2785">
              <w:rPr>
                <w:bCs/>
                <w:i/>
                <w:iCs/>
                <w:color w:val="000000" w:themeColor="text1"/>
                <w:sz w:val="16"/>
                <w:szCs w:val="16"/>
              </w:rPr>
              <w:t>Forced Migration Review</w:t>
            </w:r>
            <w:r w:rsidRPr="007B2785">
              <w:rPr>
                <w:bCs/>
                <w:color w:val="000000" w:themeColor="text1"/>
                <w:sz w:val="16"/>
                <w:szCs w:val="16"/>
              </w:rPr>
              <w:t>, Resolving the issue of war displacement in Lebanon, 1998)</w:t>
            </w:r>
          </w:p>
          <w:p w14:paraId="258E25E1" w14:textId="77777777" w:rsidR="00BA4DBF" w:rsidRPr="007B2785" w:rsidRDefault="00BA4DBF" w:rsidP="00BA4DBF">
            <w:pPr>
              <w:spacing w:after="0"/>
              <w:rPr>
                <w:bCs/>
                <w:color w:val="000000" w:themeColor="text1"/>
                <w:sz w:val="16"/>
                <w:szCs w:val="16"/>
              </w:rPr>
            </w:pPr>
          </w:p>
          <w:p w14:paraId="594FEFD8" w14:textId="77777777" w:rsidR="00BA4DBF" w:rsidRPr="007B2785" w:rsidRDefault="00BA4DBF" w:rsidP="00BA4DBF">
            <w:pPr>
              <w:spacing w:after="0"/>
              <w:rPr>
                <w:bCs/>
                <w:color w:val="000000" w:themeColor="text1"/>
                <w:sz w:val="16"/>
                <w:szCs w:val="16"/>
              </w:rPr>
            </w:pPr>
          </w:p>
          <w:p w14:paraId="6AB119C4" w14:textId="77777777" w:rsidR="00BA4DBF" w:rsidRPr="007B2785" w:rsidRDefault="00BA4DBF" w:rsidP="00BA4DBF">
            <w:pPr>
              <w:spacing w:after="0"/>
              <w:rPr>
                <w:bCs/>
                <w:color w:val="000000" w:themeColor="text1"/>
                <w:sz w:val="16"/>
                <w:szCs w:val="16"/>
              </w:rPr>
            </w:pPr>
          </w:p>
          <w:p w14:paraId="27366E6A"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1982 :</w:t>
            </w:r>
            <w:proofErr w:type="gramEnd"/>
            <w:r w:rsidRPr="007B2785">
              <w:rPr>
                <w:bCs/>
                <w:color w:val="000000" w:themeColor="text1"/>
                <w:sz w:val="16"/>
                <w:szCs w:val="16"/>
              </w:rPr>
              <w:t xml:space="preserve"> </w:t>
            </w:r>
            <w:proofErr w:type="spellStart"/>
            <w:r w:rsidRPr="007B2785">
              <w:rPr>
                <w:bCs/>
                <w:color w:val="000000" w:themeColor="text1"/>
                <w:sz w:val="16"/>
                <w:szCs w:val="16"/>
              </w:rPr>
              <w:t>Doraï</w:t>
            </w:r>
            <w:proofErr w:type="spellEnd"/>
            <w:r w:rsidRPr="007B2785">
              <w:rPr>
                <w:bCs/>
                <w:color w:val="000000" w:themeColor="text1"/>
                <w:sz w:val="16"/>
                <w:szCs w:val="16"/>
              </w:rPr>
              <w:t>, M. K. (2003). Palestinian emigration from Lebanon to Northern Europe: Refugees, networks, and transnational practices. </w:t>
            </w:r>
            <w:r w:rsidRPr="007B2785">
              <w:rPr>
                <w:bCs/>
                <w:i/>
                <w:color w:val="000000" w:themeColor="text1"/>
                <w:sz w:val="16"/>
                <w:szCs w:val="16"/>
              </w:rPr>
              <w:t>Refuge: Canada’s Journal on Refugees, 21</w:t>
            </w:r>
            <w:r w:rsidRPr="007B2785">
              <w:rPr>
                <w:bCs/>
                <w:color w:val="000000" w:themeColor="text1"/>
                <w:sz w:val="16"/>
                <w:szCs w:val="16"/>
              </w:rPr>
              <w:t>(2). </w:t>
            </w:r>
            <w:hyperlink r:id="rId72">
              <w:r w:rsidRPr="007B2785">
                <w:rPr>
                  <w:bCs/>
                  <w:color w:val="000000" w:themeColor="text1"/>
                  <w:sz w:val="16"/>
                  <w:szCs w:val="16"/>
                  <w:u w:val="single"/>
                </w:rPr>
                <w:t>https://doi.org/10.25071/1920-7336.21287 p.1</w:t>
              </w:r>
            </w:hyperlink>
          </w:p>
          <w:p w14:paraId="6E3695CC" w14:textId="77777777" w:rsidR="00BA4DBF" w:rsidRPr="007B2785" w:rsidRDefault="00BA4DBF" w:rsidP="00BA4DBF">
            <w:pPr>
              <w:pBdr>
                <w:bottom w:val="single" w:sz="6" w:space="1" w:color="000000"/>
              </w:pBdr>
              <w:spacing w:after="0"/>
              <w:rPr>
                <w:bCs/>
                <w:color w:val="000000" w:themeColor="text1"/>
                <w:sz w:val="16"/>
                <w:szCs w:val="16"/>
              </w:rPr>
            </w:pPr>
          </w:p>
          <w:p w14:paraId="3F1DA347" w14:textId="77777777" w:rsidR="00BA4DBF" w:rsidRPr="007B2785" w:rsidRDefault="00BA4DBF" w:rsidP="00BA4DBF">
            <w:pPr>
              <w:spacing w:after="0"/>
              <w:rPr>
                <w:bCs/>
                <w:color w:val="000000" w:themeColor="text1"/>
                <w:sz w:val="16"/>
                <w:szCs w:val="16"/>
              </w:rPr>
            </w:pPr>
          </w:p>
          <w:p w14:paraId="7B5EC1F4" w14:textId="402D74D9"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2006: </w:t>
            </w:r>
            <w:proofErr w:type="spellStart"/>
            <w:r w:rsidRPr="007B2785">
              <w:rPr>
                <w:bCs/>
                <w:color w:val="000000" w:themeColor="text1"/>
                <w:sz w:val="16"/>
                <w:szCs w:val="16"/>
              </w:rPr>
              <w:t>Jureidini</w:t>
            </w:r>
            <w:proofErr w:type="spellEnd"/>
            <w:r w:rsidRPr="007B2785">
              <w:rPr>
                <w:bCs/>
                <w:color w:val="000000" w:themeColor="text1"/>
                <w:sz w:val="16"/>
                <w:szCs w:val="16"/>
              </w:rPr>
              <w:t>, R. (2011). </w:t>
            </w:r>
            <w:r w:rsidRPr="007B2785">
              <w:rPr>
                <w:bCs/>
                <w:i/>
                <w:color w:val="000000" w:themeColor="text1"/>
                <w:sz w:val="16"/>
                <w:szCs w:val="16"/>
              </w:rPr>
              <w:t>State and non-state actors in evacuations during the conflict in Lebanon, July–August 2006</w:t>
            </w:r>
            <w:r w:rsidRPr="007B2785">
              <w:rPr>
                <w:bCs/>
                <w:color w:val="000000" w:themeColor="text1"/>
                <w:sz w:val="16"/>
                <w:szCs w:val="16"/>
              </w:rPr>
              <w:t xml:space="preserve">. In K. </w:t>
            </w:r>
            <w:proofErr w:type="spellStart"/>
            <w:r w:rsidRPr="007B2785">
              <w:rPr>
                <w:bCs/>
                <w:color w:val="000000" w:themeColor="text1"/>
                <w:sz w:val="16"/>
                <w:szCs w:val="16"/>
              </w:rPr>
              <w:t>Koser</w:t>
            </w:r>
            <w:proofErr w:type="spellEnd"/>
            <w:r w:rsidRPr="007B2785">
              <w:rPr>
                <w:bCs/>
                <w:color w:val="000000" w:themeColor="text1"/>
                <w:sz w:val="16"/>
                <w:szCs w:val="16"/>
              </w:rPr>
              <w:t xml:space="preserve"> &amp; S. Martin (Eds.), </w:t>
            </w:r>
            <w:r w:rsidRPr="007B2785">
              <w:rPr>
                <w:bCs/>
                <w:i/>
                <w:color w:val="000000" w:themeColor="text1"/>
                <w:sz w:val="16"/>
                <w:szCs w:val="16"/>
              </w:rPr>
              <w:t xml:space="preserve">The Migration-Displacement Nexus: Concepts, Cases and </w:t>
            </w:r>
            <w:r w:rsidRPr="007B2785">
              <w:rPr>
                <w:bCs/>
                <w:i/>
                <w:color w:val="000000" w:themeColor="text1"/>
                <w:sz w:val="16"/>
                <w:szCs w:val="16"/>
              </w:rPr>
              <w:lastRenderedPageBreak/>
              <w:t>Responses</w:t>
            </w:r>
            <w:r w:rsidRPr="007B2785">
              <w:rPr>
                <w:bCs/>
                <w:color w:val="000000" w:themeColor="text1"/>
                <w:sz w:val="16"/>
                <w:szCs w:val="16"/>
              </w:rPr>
              <w:t xml:space="preserve"> (pp. 197–215). </w:t>
            </w:r>
            <w:proofErr w:type="spellStart"/>
            <w:r w:rsidRPr="007B2785">
              <w:rPr>
                <w:bCs/>
                <w:color w:val="000000" w:themeColor="text1"/>
                <w:sz w:val="16"/>
                <w:szCs w:val="16"/>
              </w:rPr>
              <w:t>Berghahn</w:t>
            </w:r>
            <w:proofErr w:type="spellEnd"/>
            <w:r w:rsidRPr="007B2785">
              <w:rPr>
                <w:bCs/>
                <w:color w:val="000000" w:themeColor="text1"/>
                <w:sz w:val="16"/>
                <w:szCs w:val="16"/>
              </w:rPr>
              <w:t xml:space="preserve"> Books. Retrieved from </w:t>
            </w:r>
            <w:hyperlink r:id="rId73">
              <w:r w:rsidRPr="007B2785">
                <w:rPr>
                  <w:bCs/>
                  <w:color w:val="000000" w:themeColor="text1"/>
                  <w:sz w:val="16"/>
                  <w:szCs w:val="16"/>
                  <w:u w:val="single"/>
                </w:rPr>
                <w:t>https://www.researchgate.net/publication/298012399</w:t>
              </w:r>
            </w:hyperlink>
          </w:p>
          <w:p w14:paraId="4D117F67" w14:textId="0F42AE24" w:rsidR="00BA4DBF" w:rsidRPr="007B2785" w:rsidRDefault="00BA4DBF" w:rsidP="00BA4DBF">
            <w:pPr>
              <w:spacing w:after="0"/>
              <w:rPr>
                <w:bCs/>
                <w:color w:val="000000" w:themeColor="text1"/>
                <w:sz w:val="16"/>
                <w:szCs w:val="16"/>
              </w:rPr>
            </w:pPr>
            <w:r w:rsidRPr="007B2785">
              <w:rPr>
                <w:bCs/>
                <w:color w:val="000000" w:themeColor="text1"/>
                <w:sz w:val="16"/>
                <w:szCs w:val="16"/>
              </w:rPr>
              <w:t>Hourani, G. G. (2006). </w:t>
            </w:r>
            <w:r w:rsidRPr="007B2785">
              <w:rPr>
                <w:bCs/>
                <w:i/>
                <w:color w:val="000000" w:themeColor="text1"/>
                <w:sz w:val="16"/>
                <w:szCs w:val="16"/>
              </w:rPr>
              <w:t>The impact of the Summer 2006 war on migration in Lebanon: Emigration, re-migration, evacuation and return. A preliminary study</w:t>
            </w:r>
            <w:r w:rsidRPr="007B2785">
              <w:rPr>
                <w:bCs/>
                <w:color w:val="000000" w:themeColor="text1"/>
                <w:sz w:val="16"/>
                <w:szCs w:val="16"/>
              </w:rPr>
              <w:t> (1</w:t>
            </w:r>
            <w:r w:rsidRPr="007B2785">
              <w:rPr>
                <w:bCs/>
                <w:color w:val="000000" w:themeColor="text1"/>
                <w:sz w:val="16"/>
                <w:szCs w:val="16"/>
                <w:vertAlign w:val="superscript"/>
              </w:rPr>
              <w:t>st</w:t>
            </w:r>
            <w:r w:rsidRPr="007B2785">
              <w:rPr>
                <w:bCs/>
                <w:color w:val="000000" w:themeColor="text1"/>
                <w:sz w:val="16"/>
                <w:szCs w:val="16"/>
              </w:rPr>
              <w:t xml:space="preserve"> ed.). Lebanese Emigration Research Center, Notre Dame University–</w:t>
            </w:r>
            <w:proofErr w:type="spellStart"/>
            <w:r w:rsidRPr="007B2785">
              <w:rPr>
                <w:bCs/>
                <w:color w:val="000000" w:themeColor="text1"/>
                <w:sz w:val="16"/>
                <w:szCs w:val="16"/>
              </w:rPr>
              <w:t>Louaize</w:t>
            </w:r>
            <w:proofErr w:type="spellEnd"/>
            <w:r w:rsidRPr="007B2785">
              <w:rPr>
                <w:bCs/>
                <w:color w:val="000000" w:themeColor="text1"/>
                <w:sz w:val="16"/>
                <w:szCs w:val="16"/>
              </w:rPr>
              <w:t>. ISBN 9953-457-55-7.</w:t>
            </w:r>
          </w:p>
          <w:p w14:paraId="0C1F602A" w14:textId="7C6B61A0" w:rsidR="00BA4DBF" w:rsidRPr="007B2785" w:rsidRDefault="00BA4DBF" w:rsidP="00BA4DBF">
            <w:pPr>
              <w:spacing w:after="0"/>
              <w:rPr>
                <w:bCs/>
                <w:color w:val="000000" w:themeColor="text1"/>
                <w:sz w:val="16"/>
                <w:szCs w:val="16"/>
              </w:rPr>
            </w:pPr>
          </w:p>
          <w:p w14:paraId="3E8D3827" w14:textId="4AB001EA" w:rsidR="00BA4DBF" w:rsidRPr="007B2785" w:rsidRDefault="00BA4DBF" w:rsidP="00BA4DBF">
            <w:pPr>
              <w:spacing w:after="0"/>
              <w:rPr>
                <w:bCs/>
                <w:color w:val="000000" w:themeColor="text1"/>
                <w:sz w:val="16"/>
                <w:szCs w:val="16"/>
              </w:rPr>
            </w:pPr>
          </w:p>
          <w:p w14:paraId="5D464E5D" w14:textId="77777777" w:rsidR="00BA4DBF" w:rsidRPr="007B2785" w:rsidRDefault="00BA4DBF" w:rsidP="00BA4DBF">
            <w:pPr>
              <w:spacing w:after="0"/>
              <w:rPr>
                <w:bCs/>
                <w:color w:val="000000" w:themeColor="text1"/>
                <w:sz w:val="16"/>
                <w:szCs w:val="16"/>
              </w:rPr>
            </w:pPr>
          </w:p>
          <w:p w14:paraId="335176AC" w14:textId="013803F0" w:rsidR="00BA4DBF" w:rsidRPr="007B2785" w:rsidRDefault="00E87061" w:rsidP="00BA4DBF">
            <w:pPr>
              <w:spacing w:after="0"/>
              <w:rPr>
                <w:bCs/>
                <w:color w:val="000000" w:themeColor="text1"/>
                <w:sz w:val="16"/>
                <w:szCs w:val="16"/>
              </w:rPr>
            </w:pPr>
            <w:hyperlink r:id="rId74">
              <w:r w:rsidR="00BA4DBF" w:rsidRPr="007B2785">
                <w:rPr>
                  <w:bCs/>
                  <w:color w:val="000000" w:themeColor="text1"/>
                  <w:sz w:val="16"/>
                  <w:szCs w:val="16"/>
                  <w:u w:val="single"/>
                </w:rPr>
                <w:t>UNHCR</w:t>
              </w:r>
            </w:hyperlink>
          </w:p>
          <w:p w14:paraId="57427FAC"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citation :</w:t>
            </w:r>
            <w:proofErr w:type="gramEnd"/>
            <w:r w:rsidRPr="007B2785">
              <w:rPr>
                <w:bCs/>
                <w:color w:val="000000" w:themeColor="text1"/>
                <w:sz w:val="16"/>
                <w:szCs w:val="16"/>
              </w:rPr>
              <w:t xml:space="preserve"> United Nations High Commissioner for Refugees. (2024, November 22). </w:t>
            </w:r>
            <w:r w:rsidRPr="007B2785">
              <w:rPr>
                <w:bCs/>
                <w:i/>
                <w:color w:val="000000" w:themeColor="text1"/>
                <w:sz w:val="16"/>
                <w:szCs w:val="16"/>
              </w:rPr>
              <w:t>UNHCR: Lebanon-Syria humanitarian and displacement crisis continues to deepen</w:t>
            </w:r>
            <w:r w:rsidRPr="007B2785">
              <w:rPr>
                <w:bCs/>
                <w:color w:val="000000" w:themeColor="text1"/>
                <w:sz w:val="16"/>
                <w:szCs w:val="16"/>
              </w:rPr>
              <w:t xml:space="preserve">. </w:t>
            </w:r>
            <w:hyperlink r:id="rId75">
              <w:r w:rsidRPr="007B2785">
                <w:rPr>
                  <w:bCs/>
                  <w:color w:val="000000" w:themeColor="text1"/>
                  <w:sz w:val="16"/>
                  <w:szCs w:val="16"/>
                  <w:u w:val="single"/>
                </w:rPr>
                <w:t>https://www.unhcr.org/us/news/briefing-notes/unhcr-lebanon-syria-humanitarian-and-displacement-crisis-continues-deepen</w:t>
              </w:r>
            </w:hyperlink>
            <w:r w:rsidRPr="007B2785">
              <w:rPr>
                <w:bCs/>
                <w:color w:val="000000" w:themeColor="text1"/>
                <w:sz w:val="16"/>
                <w:szCs w:val="16"/>
              </w:rPr>
              <w:t>​</w:t>
            </w:r>
          </w:p>
        </w:tc>
        <w:tc>
          <w:tcPr>
            <w:tcW w:w="1843" w:type="dxa"/>
          </w:tcPr>
          <w:p w14:paraId="2D28C57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2023-4 : 1.3 million people have been directly impacted and uprooted from their homes due to Israeli airstrikes and ground incursions./ Over 557,000 people have crossed from Lebanon into Syria – </w:t>
            </w:r>
            <w:hyperlink r:id="rId76">
              <w:r w:rsidRPr="007B2785">
                <w:rPr>
                  <w:bCs/>
                  <w:color w:val="000000" w:themeColor="text1"/>
                  <w:sz w:val="16"/>
                  <w:szCs w:val="16"/>
                  <w:u w:val="single"/>
                </w:rPr>
                <w:t>Link</w:t>
              </w:r>
            </w:hyperlink>
            <w:r w:rsidRPr="007B2785">
              <w:rPr>
                <w:bCs/>
                <w:color w:val="000000" w:themeColor="text1"/>
                <w:sz w:val="16"/>
                <w:szCs w:val="16"/>
              </w:rPr>
              <w:t xml:space="preserve"> (as of November 2023)</w:t>
            </w:r>
          </w:p>
          <w:p w14:paraId="102D7514" w14:textId="77777777" w:rsidR="00BA4DBF" w:rsidRPr="007B2785" w:rsidRDefault="00BA4DBF" w:rsidP="00BA4DBF">
            <w:pPr>
              <w:spacing w:after="0"/>
              <w:rPr>
                <w:bCs/>
                <w:color w:val="000000" w:themeColor="text1"/>
                <w:sz w:val="16"/>
                <w:szCs w:val="16"/>
              </w:rPr>
            </w:pPr>
          </w:p>
          <w:p w14:paraId="3AF12EDF" w14:textId="77777777" w:rsidR="00BA4DBF" w:rsidRPr="007B2785" w:rsidRDefault="00BA4DBF" w:rsidP="00BA4DBF">
            <w:pPr>
              <w:spacing w:after="0"/>
              <w:rPr>
                <w:bCs/>
                <w:color w:val="000000" w:themeColor="text1"/>
                <w:sz w:val="16"/>
                <w:szCs w:val="16"/>
              </w:rPr>
            </w:pPr>
          </w:p>
          <w:p w14:paraId="519FFA1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810 000 displaced (28 % of population) in civil war</w:t>
            </w:r>
            <w:r w:rsidRPr="007B2785">
              <w:rPr>
                <w:bCs/>
                <w:color w:val="000000" w:themeColor="text1"/>
                <w:sz w:val="16"/>
                <w:szCs w:val="16"/>
              </w:rPr>
              <w:tab/>
            </w:r>
          </w:p>
          <w:p w14:paraId="014A902A" w14:textId="77777777" w:rsidR="00BA4DBF" w:rsidRPr="007B2785" w:rsidRDefault="00BA4DBF" w:rsidP="00BA4DBF">
            <w:pPr>
              <w:spacing w:after="0"/>
              <w:rPr>
                <w:bCs/>
                <w:color w:val="000000" w:themeColor="text1"/>
                <w:sz w:val="16"/>
                <w:szCs w:val="16"/>
              </w:rPr>
            </w:pPr>
          </w:p>
          <w:p w14:paraId="2489512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United Nations Development </w:t>
            </w:r>
            <w:proofErr w:type="spellStart"/>
            <w:r w:rsidRPr="007B2785">
              <w:rPr>
                <w:bCs/>
                <w:color w:val="000000" w:themeColor="text1"/>
                <w:sz w:val="16"/>
                <w:szCs w:val="16"/>
              </w:rPr>
              <w:t>Programme</w:t>
            </w:r>
            <w:proofErr w:type="spellEnd"/>
            <w:r w:rsidRPr="007B2785">
              <w:rPr>
                <w:bCs/>
                <w:color w:val="000000" w:themeColor="text1"/>
                <w:sz w:val="16"/>
                <w:szCs w:val="16"/>
              </w:rPr>
              <w:t xml:space="preserve">. (1997) as cited in IDMC. (2010). </w:t>
            </w:r>
            <w:r w:rsidRPr="007B2785">
              <w:rPr>
                <w:rStyle w:val="Emphasis"/>
                <w:bCs/>
                <w:color w:val="000000" w:themeColor="text1"/>
                <w:sz w:val="16"/>
                <w:szCs w:val="16"/>
              </w:rPr>
              <w:t>Lebanon: No new displacement but causes of past conflicts unresolved</w:t>
            </w:r>
            <w:r w:rsidRPr="007B2785">
              <w:rPr>
                <w:bCs/>
                <w:color w:val="000000" w:themeColor="text1"/>
                <w:sz w:val="16"/>
                <w:szCs w:val="16"/>
              </w:rPr>
              <w:t xml:space="preserve"> (p. 4 &amp; p. 18). </w:t>
            </w:r>
          </w:p>
          <w:p w14:paraId="42FA4FD5" w14:textId="77777777" w:rsidR="00BA4DBF" w:rsidRPr="007B2785" w:rsidRDefault="00BA4DBF" w:rsidP="00BA4DBF">
            <w:pPr>
              <w:spacing w:after="0"/>
              <w:rPr>
                <w:bCs/>
                <w:color w:val="000000" w:themeColor="text1"/>
                <w:sz w:val="16"/>
                <w:szCs w:val="16"/>
              </w:rPr>
            </w:pPr>
          </w:p>
        </w:tc>
        <w:tc>
          <w:tcPr>
            <w:tcW w:w="1985" w:type="dxa"/>
          </w:tcPr>
          <w:p w14:paraId="17D5727D" w14:textId="77777777" w:rsidR="00BA4DBF" w:rsidRPr="007B2785" w:rsidRDefault="00BA4DBF" w:rsidP="00BA4DBF">
            <w:pPr>
              <w:spacing w:after="0"/>
              <w:rPr>
                <w:bCs/>
                <w:color w:val="000000" w:themeColor="text1"/>
                <w:sz w:val="16"/>
                <w:szCs w:val="16"/>
              </w:rPr>
            </w:pPr>
          </w:p>
          <w:p w14:paraId="7295E7F2" w14:textId="77777777" w:rsidR="00BA4DBF" w:rsidRPr="007B2785" w:rsidRDefault="00BA4DBF" w:rsidP="00BA4DBF">
            <w:pPr>
              <w:pStyle w:val="BodyText"/>
              <w:spacing w:after="0"/>
              <w:rPr>
                <w:b w:val="0"/>
                <w:color w:val="000000" w:themeColor="text1"/>
                <w:sz w:val="16"/>
                <w:szCs w:val="16"/>
              </w:rPr>
            </w:pPr>
            <w:r w:rsidRPr="007B2785">
              <w:rPr>
                <w:b w:val="0"/>
                <w:color w:val="000000" w:themeColor="text1"/>
                <w:sz w:val="16"/>
                <w:szCs w:val="16"/>
              </w:rPr>
              <w:t xml:space="preserve">Peak period: 1975–1976. </w:t>
            </w:r>
          </w:p>
          <w:p w14:paraId="7BF01424" w14:textId="77777777" w:rsidR="00BA4DBF" w:rsidRPr="007B2785" w:rsidRDefault="00BA4DBF" w:rsidP="00BA4DBF">
            <w:pPr>
              <w:pStyle w:val="BodyText"/>
              <w:spacing w:after="0"/>
              <w:rPr>
                <w:b w:val="0"/>
                <w:color w:val="000000" w:themeColor="text1"/>
                <w:sz w:val="16"/>
                <w:szCs w:val="16"/>
              </w:rPr>
            </w:pPr>
            <w:r w:rsidRPr="007B2785">
              <w:rPr>
                <w:b w:val="0"/>
                <w:color w:val="000000" w:themeColor="text1"/>
                <w:sz w:val="16"/>
                <w:szCs w:val="16"/>
              </w:rPr>
              <w:t>(</w:t>
            </w:r>
            <w:r w:rsidRPr="007B2785">
              <w:rPr>
                <w:b w:val="0"/>
                <w:i/>
                <w:iCs/>
                <w:color w:val="000000" w:themeColor="text1"/>
                <w:sz w:val="16"/>
                <w:szCs w:val="16"/>
              </w:rPr>
              <w:t>Forced Migration Review</w:t>
            </w:r>
            <w:r w:rsidRPr="007B2785">
              <w:rPr>
                <w:b w:val="0"/>
                <w:color w:val="000000" w:themeColor="text1"/>
                <w:sz w:val="16"/>
                <w:szCs w:val="16"/>
              </w:rPr>
              <w:t>, Resolving the issue of war displacement in Lebanon, 1998)</w:t>
            </w:r>
          </w:p>
          <w:p w14:paraId="5483B572" w14:textId="5D3B676A"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w:t>
            </w:r>
          </w:p>
          <w:p w14:paraId="3466E6C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2006; about 1 million displaced/ 230,000 left</w:t>
            </w:r>
            <w:r w:rsidRPr="007B2785">
              <w:rPr>
                <w:bCs/>
                <w:color w:val="000000" w:themeColor="text1"/>
                <w:sz w:val="16"/>
                <w:szCs w:val="16"/>
              </w:rPr>
              <w:br/>
            </w:r>
            <w:r w:rsidRPr="007B2785">
              <w:rPr>
                <w:bCs/>
                <w:color w:val="000000" w:themeColor="text1"/>
                <w:sz w:val="16"/>
                <w:szCs w:val="16"/>
              </w:rPr>
              <w:br/>
              <w:t xml:space="preserve"> France evacuated about 11,000 citizens: Detailed on pages 44–45​.</w:t>
            </w:r>
          </w:p>
          <w:p w14:paraId="0901C4B8" w14:textId="0D313911" w:rsidR="00BA4DBF" w:rsidRPr="007B2785" w:rsidRDefault="00BA4DBF" w:rsidP="00BA4DBF">
            <w:pPr>
              <w:spacing w:after="0"/>
              <w:rPr>
                <w:bCs/>
                <w:color w:val="000000" w:themeColor="text1"/>
                <w:sz w:val="16"/>
                <w:szCs w:val="16"/>
              </w:rPr>
            </w:pPr>
            <w:r w:rsidRPr="007B2785">
              <w:rPr>
                <w:bCs/>
                <w:color w:val="000000" w:themeColor="text1"/>
                <w:sz w:val="16"/>
                <w:szCs w:val="16"/>
              </w:rPr>
              <w:t>Canada evacuated approximately 30,000 people: Found on page 48​.</w:t>
            </w:r>
          </w:p>
          <w:p w14:paraId="12154C5B" w14:textId="62D18559" w:rsidR="00BA4DBF" w:rsidRPr="007B2785" w:rsidRDefault="00BA4DBF" w:rsidP="00BA4DBF">
            <w:pPr>
              <w:spacing w:after="0"/>
              <w:rPr>
                <w:bCs/>
                <w:color w:val="000000" w:themeColor="text1"/>
                <w:sz w:val="16"/>
                <w:szCs w:val="16"/>
              </w:rPr>
            </w:pPr>
            <w:r w:rsidRPr="007B2785">
              <w:rPr>
                <w:bCs/>
                <w:color w:val="000000" w:themeColor="text1"/>
                <w:sz w:val="16"/>
                <w:szCs w:val="16"/>
              </w:rPr>
              <w:t>Brazil evacuated more than 3,000 individuals</w:t>
            </w:r>
          </w:p>
          <w:p w14:paraId="7F19E31B" w14:textId="46E327BE"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Germany -1200 </w:t>
            </w:r>
            <w:proofErr w:type="spellStart"/>
            <w:r w:rsidRPr="007B2785">
              <w:rPr>
                <w:bCs/>
                <w:color w:val="000000" w:themeColor="text1"/>
                <w:sz w:val="16"/>
                <w:szCs w:val="16"/>
              </w:rPr>
              <w:t>apprx</w:t>
            </w:r>
            <w:proofErr w:type="spellEnd"/>
          </w:p>
          <w:p w14:paraId="3DB4530B" w14:textId="13786C7B" w:rsidR="00BA4DBF" w:rsidRPr="007B2785" w:rsidRDefault="00BA4DBF" w:rsidP="00BA4DBF">
            <w:pPr>
              <w:spacing w:after="0"/>
              <w:rPr>
                <w:bCs/>
                <w:color w:val="000000" w:themeColor="text1"/>
                <w:sz w:val="16"/>
                <w:szCs w:val="16"/>
              </w:rPr>
            </w:pPr>
            <w:r w:rsidRPr="007B2785">
              <w:rPr>
                <w:bCs/>
                <w:color w:val="000000" w:themeColor="text1"/>
                <w:sz w:val="16"/>
                <w:szCs w:val="16"/>
              </w:rPr>
              <w:t>Sweden-900-1000</w:t>
            </w:r>
          </w:p>
          <w:p w14:paraId="1660DA57" w14:textId="0DE676F7" w:rsidR="00BA4DBF" w:rsidRPr="007B2785" w:rsidRDefault="00E87061" w:rsidP="00BA4DBF">
            <w:pPr>
              <w:spacing w:after="0"/>
              <w:rPr>
                <w:bCs/>
                <w:color w:val="000000" w:themeColor="text1"/>
                <w:sz w:val="16"/>
                <w:szCs w:val="16"/>
              </w:rPr>
            </w:pPr>
            <w:hyperlink r:id="rId77">
              <w:r w:rsidR="00BA4DBF" w:rsidRPr="007B2785">
                <w:rPr>
                  <w:bCs/>
                  <w:color w:val="000000" w:themeColor="text1"/>
                  <w:sz w:val="16"/>
                  <w:szCs w:val="16"/>
                  <w:u w:val="single"/>
                </w:rPr>
                <w:t>US</w:t>
              </w:r>
            </w:hyperlink>
            <w:r w:rsidR="00BA4DBF" w:rsidRPr="007B2785">
              <w:rPr>
                <w:bCs/>
                <w:color w:val="000000" w:themeColor="text1"/>
                <w:sz w:val="16"/>
                <w:szCs w:val="16"/>
              </w:rPr>
              <w:t>- nearly 15,000+</w:t>
            </w:r>
          </w:p>
          <w:p w14:paraId="00C20FCB" w14:textId="5D6E91C2" w:rsidR="00BA4DBF" w:rsidRPr="007B2785" w:rsidRDefault="00BA4DBF" w:rsidP="00BA4DBF">
            <w:pPr>
              <w:spacing w:after="0"/>
              <w:rPr>
                <w:bCs/>
                <w:color w:val="000000" w:themeColor="text1"/>
                <w:sz w:val="16"/>
                <w:szCs w:val="16"/>
              </w:rPr>
            </w:pPr>
            <w:r w:rsidRPr="007B2785">
              <w:rPr>
                <w:bCs/>
                <w:color w:val="000000" w:themeColor="text1"/>
                <w:sz w:val="16"/>
                <w:szCs w:val="16"/>
              </w:rPr>
              <w:t>Mexico – 2,000</w:t>
            </w:r>
          </w:p>
          <w:p w14:paraId="6E998893" w14:textId="75DAA9DF" w:rsidR="00BA4DBF" w:rsidRPr="007B2785" w:rsidRDefault="00BA4DBF" w:rsidP="00BA4DBF">
            <w:pPr>
              <w:spacing w:after="0"/>
              <w:rPr>
                <w:bCs/>
                <w:color w:val="000000" w:themeColor="text1"/>
                <w:sz w:val="16"/>
                <w:szCs w:val="16"/>
              </w:rPr>
            </w:pPr>
            <w:r w:rsidRPr="007B2785">
              <w:rPr>
                <w:bCs/>
                <w:color w:val="000000" w:themeColor="text1"/>
                <w:sz w:val="16"/>
                <w:szCs w:val="16"/>
              </w:rPr>
              <w:t>Nigeria- 261</w:t>
            </w:r>
          </w:p>
          <w:p w14:paraId="52838774" w14:textId="60B3CD84"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rPr>
              <w:t>Aus</w:t>
            </w:r>
            <w:proofErr w:type="spellEnd"/>
            <w:r w:rsidRPr="007B2785">
              <w:rPr>
                <w:bCs/>
                <w:color w:val="000000" w:themeColor="text1"/>
                <w:sz w:val="16"/>
                <w:szCs w:val="16"/>
              </w:rPr>
              <w:t>- 5000-6000</w:t>
            </w:r>
          </w:p>
          <w:p w14:paraId="0DB20A70" w14:textId="6CE02461"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rPr>
              <w:t>Swizerland</w:t>
            </w:r>
            <w:proofErr w:type="spellEnd"/>
            <w:r w:rsidRPr="007B2785">
              <w:rPr>
                <w:bCs/>
                <w:color w:val="000000" w:themeColor="text1"/>
                <w:sz w:val="16"/>
                <w:szCs w:val="16"/>
              </w:rPr>
              <w:t xml:space="preserve"> – 600-800</w:t>
            </w:r>
          </w:p>
          <w:p w14:paraId="7EE6D135" w14:textId="6DE09EDD"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Total Evacuees- 53,000- 59,800 </w:t>
            </w:r>
            <w:proofErr w:type="spellStart"/>
            <w:r w:rsidRPr="007B2785">
              <w:rPr>
                <w:bCs/>
                <w:color w:val="000000" w:themeColor="text1"/>
                <w:sz w:val="16"/>
                <w:szCs w:val="16"/>
              </w:rPr>
              <w:t>approx</w:t>
            </w:r>
            <w:proofErr w:type="spellEnd"/>
          </w:p>
          <w:p w14:paraId="77F4E8DF" w14:textId="77777777" w:rsidR="00BA4DBF" w:rsidRPr="007B2785" w:rsidRDefault="00BA4DBF" w:rsidP="00BA4DBF">
            <w:pPr>
              <w:spacing w:before="280" w:after="0"/>
              <w:rPr>
                <w:bCs/>
                <w:color w:val="000000" w:themeColor="text1"/>
                <w:sz w:val="16"/>
                <w:szCs w:val="16"/>
              </w:rPr>
            </w:pPr>
            <w:r w:rsidRPr="007B2785">
              <w:rPr>
                <w:bCs/>
                <w:color w:val="000000" w:themeColor="text1"/>
                <w:sz w:val="16"/>
                <w:szCs w:val="16"/>
              </w:rPr>
              <w:t>Hourani, G. G. (2006). </w:t>
            </w:r>
            <w:r w:rsidRPr="007B2785">
              <w:rPr>
                <w:bCs/>
                <w:i/>
                <w:color w:val="000000" w:themeColor="text1"/>
                <w:sz w:val="16"/>
                <w:szCs w:val="16"/>
              </w:rPr>
              <w:t xml:space="preserve">The impact of the Summer 2006 war on migration in Lebanon: Emigration, re-migration, evacuation and </w:t>
            </w:r>
            <w:r w:rsidRPr="007B2785">
              <w:rPr>
                <w:bCs/>
                <w:i/>
                <w:color w:val="000000" w:themeColor="text1"/>
                <w:sz w:val="16"/>
                <w:szCs w:val="16"/>
              </w:rPr>
              <w:lastRenderedPageBreak/>
              <w:t>return. A preliminary study</w:t>
            </w:r>
            <w:r w:rsidRPr="007B2785">
              <w:rPr>
                <w:bCs/>
                <w:color w:val="000000" w:themeColor="text1"/>
                <w:sz w:val="16"/>
                <w:szCs w:val="16"/>
              </w:rPr>
              <w:t> (1</w:t>
            </w:r>
            <w:r w:rsidRPr="007B2785">
              <w:rPr>
                <w:bCs/>
                <w:color w:val="000000" w:themeColor="text1"/>
                <w:sz w:val="16"/>
                <w:szCs w:val="16"/>
                <w:vertAlign w:val="superscript"/>
              </w:rPr>
              <w:t>st</w:t>
            </w:r>
            <w:r w:rsidRPr="007B2785">
              <w:rPr>
                <w:bCs/>
                <w:color w:val="000000" w:themeColor="text1"/>
                <w:sz w:val="16"/>
                <w:szCs w:val="16"/>
              </w:rPr>
              <w:t xml:space="preserve"> ed.). Lebanese Emigration Research Center, Notre Dame University–</w:t>
            </w:r>
            <w:proofErr w:type="spellStart"/>
            <w:r w:rsidRPr="007B2785">
              <w:rPr>
                <w:bCs/>
                <w:color w:val="000000" w:themeColor="text1"/>
                <w:sz w:val="16"/>
                <w:szCs w:val="16"/>
              </w:rPr>
              <w:t>Louaize</w:t>
            </w:r>
            <w:proofErr w:type="spellEnd"/>
            <w:r w:rsidRPr="007B2785">
              <w:rPr>
                <w:bCs/>
                <w:color w:val="000000" w:themeColor="text1"/>
                <w:sz w:val="16"/>
                <w:szCs w:val="16"/>
              </w:rPr>
              <w:t>. ISBN 9953-457-55-7.</w:t>
            </w:r>
          </w:p>
          <w:p w14:paraId="0996A548"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“half a million fled to the mountains where they were sheltered in schools and families who took them in” – I think this is internally </w:t>
            </w:r>
            <w:proofErr w:type="gramStart"/>
            <w:r w:rsidRPr="007B2785">
              <w:rPr>
                <w:bCs/>
                <w:color w:val="000000" w:themeColor="text1"/>
                <w:sz w:val="16"/>
                <w:szCs w:val="16"/>
              </w:rPr>
              <w:t>displaced ,</w:t>
            </w:r>
            <w:proofErr w:type="gramEnd"/>
            <w:r w:rsidRPr="007B2785">
              <w:rPr>
                <w:bCs/>
                <w:color w:val="000000" w:themeColor="text1"/>
                <w:sz w:val="16"/>
                <w:szCs w:val="16"/>
              </w:rPr>
              <w:t xml:space="preserve"> but I didn’t add it because I wasn’t sure.</w:t>
            </w:r>
          </w:p>
          <w:p w14:paraId="734F6EC7" w14:textId="77777777" w:rsidR="00BA4DBF" w:rsidRPr="007B2785" w:rsidRDefault="00BA4DBF" w:rsidP="00BA4DBF">
            <w:pPr>
              <w:spacing w:before="280" w:after="0"/>
              <w:rPr>
                <w:bCs/>
                <w:color w:val="000000" w:themeColor="text1"/>
                <w:sz w:val="16"/>
                <w:szCs w:val="16"/>
              </w:rPr>
            </w:pPr>
          </w:p>
          <w:p w14:paraId="4959CE44" w14:textId="77777777" w:rsidR="00BA4DBF" w:rsidRPr="007B2785" w:rsidRDefault="00BA4DBF" w:rsidP="00BA4DBF">
            <w:pPr>
              <w:numPr>
                <w:ilvl w:val="0"/>
                <w:numId w:val="13"/>
              </w:numPr>
              <w:pBdr>
                <w:top w:val="nil"/>
                <w:left w:val="nil"/>
                <w:bottom w:val="nil"/>
                <w:right w:val="nil"/>
                <w:between w:val="nil"/>
              </w:pBdr>
              <w:spacing w:after="0" w:line="240" w:lineRule="auto"/>
              <w:rPr>
                <w:bCs/>
                <w:color w:val="000000" w:themeColor="text1"/>
                <w:sz w:val="16"/>
                <w:szCs w:val="16"/>
              </w:rPr>
            </w:pPr>
          </w:p>
        </w:tc>
      </w:tr>
      <w:tr w:rsidR="00BA4DBF" w:rsidRPr="007B2785" w14:paraId="509CBB79" w14:textId="77777777" w:rsidTr="004C31A2">
        <w:tc>
          <w:tcPr>
            <w:tcW w:w="1412" w:type="dxa"/>
            <w:gridSpan w:val="2"/>
            <w:vAlign w:val="bottom"/>
          </w:tcPr>
          <w:p w14:paraId="7347952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Iran-Iraq War </w:t>
            </w:r>
          </w:p>
        </w:tc>
        <w:tc>
          <w:tcPr>
            <w:tcW w:w="1134" w:type="dxa"/>
            <w:vAlign w:val="bottom"/>
          </w:tcPr>
          <w:p w14:paraId="1C327DB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1980-8</w:t>
            </w:r>
          </w:p>
        </w:tc>
        <w:tc>
          <w:tcPr>
            <w:tcW w:w="992" w:type="dxa"/>
            <w:vAlign w:val="bottom"/>
          </w:tcPr>
          <w:p w14:paraId="580CDED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500,000 Iraqi refugees in Iran</w:t>
            </w:r>
          </w:p>
          <w:p w14:paraId="00CED640" w14:textId="77777777" w:rsidR="00BA4DBF" w:rsidRPr="007B2785" w:rsidRDefault="00BA4DBF" w:rsidP="00BA4DBF">
            <w:pPr>
              <w:spacing w:after="0"/>
              <w:rPr>
                <w:bCs/>
                <w:color w:val="000000" w:themeColor="text1"/>
                <w:sz w:val="16"/>
                <w:szCs w:val="16"/>
              </w:rPr>
            </w:pPr>
          </w:p>
          <w:p w14:paraId="19FE026F" w14:textId="77777777" w:rsidR="00BA4DBF" w:rsidRPr="007B2785" w:rsidRDefault="00BA4DBF" w:rsidP="00BA4DBF">
            <w:pPr>
              <w:spacing w:after="0"/>
              <w:rPr>
                <w:bCs/>
                <w:color w:val="000000" w:themeColor="text1"/>
                <w:sz w:val="16"/>
                <w:szCs w:val="16"/>
              </w:rPr>
            </w:pPr>
          </w:p>
          <w:p w14:paraId="40B0241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29,110 Iraqi asylum seekers in developed </w:t>
            </w:r>
            <w:proofErr w:type="gramStart"/>
            <w:r w:rsidRPr="007B2785">
              <w:rPr>
                <w:bCs/>
                <w:color w:val="000000" w:themeColor="text1"/>
                <w:sz w:val="16"/>
                <w:szCs w:val="16"/>
              </w:rPr>
              <w:t>countries(</w:t>
            </w:r>
            <w:proofErr w:type="gramEnd"/>
            <w:r w:rsidRPr="007B2785">
              <w:rPr>
                <w:bCs/>
                <w:color w:val="000000" w:themeColor="text1"/>
                <w:sz w:val="16"/>
                <w:szCs w:val="16"/>
              </w:rPr>
              <w:t>1980-1989)</w:t>
            </w:r>
          </w:p>
        </w:tc>
        <w:tc>
          <w:tcPr>
            <w:tcW w:w="992" w:type="dxa"/>
          </w:tcPr>
          <w:p w14:paraId="40660599" w14:textId="77777777"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t xml:space="preserve">“Myths vs. Fact: Refugees in Iran,” American Iranian Council, May 31 2022, </w:t>
            </w:r>
            <w:proofErr w:type="spellStart"/>
            <w:r w:rsidRPr="007B2785">
              <w:rPr>
                <w:bCs/>
                <w:color w:val="000000" w:themeColor="text1"/>
                <w:sz w:val="16"/>
                <w:szCs w:val="16"/>
              </w:rPr>
              <w:t>n.p.</w:t>
            </w:r>
            <w:proofErr w:type="spellEnd"/>
            <w:r w:rsidRPr="007B2785">
              <w:rPr>
                <w:bCs/>
                <w:color w:val="000000" w:themeColor="text1"/>
                <w:sz w:val="16"/>
                <w:szCs w:val="16"/>
              </w:rPr>
              <w:t xml:space="preserve"> Available at: </w:t>
            </w:r>
            <w:hyperlink r:id="rId78" w:history="1">
              <w:r w:rsidRPr="007B2785">
                <w:rPr>
                  <w:rStyle w:val="Hyperlink"/>
                  <w:bCs/>
                  <w:color w:val="000000" w:themeColor="text1"/>
                  <w:sz w:val="16"/>
                  <w:szCs w:val="16"/>
                </w:rPr>
                <w:t>https://www</w:t>
              </w:r>
            </w:hyperlink>
            <w:r w:rsidRPr="007B2785">
              <w:rPr>
                <w:bCs/>
                <w:color w:val="000000" w:themeColor="text1"/>
                <w:sz w:val="16"/>
                <w:szCs w:val="16"/>
              </w:rPr>
              <w:t xml:space="preserve">.us-iran.org/resources/2016/10/10/refugees </w:t>
            </w:r>
          </w:p>
          <w:p w14:paraId="24F1A263" w14:textId="77777777" w:rsidR="00BA4DBF" w:rsidRPr="007B2785" w:rsidRDefault="00BA4DBF" w:rsidP="00BA4DBF">
            <w:pPr>
              <w:tabs>
                <w:tab w:val="left" w:pos="5550"/>
              </w:tabs>
              <w:spacing w:after="0"/>
              <w:rPr>
                <w:bCs/>
                <w:color w:val="000000" w:themeColor="text1"/>
                <w:sz w:val="16"/>
                <w:szCs w:val="16"/>
              </w:rPr>
            </w:pPr>
          </w:p>
          <w:p w14:paraId="64EF87B4" w14:textId="77777777" w:rsidR="00BA4DBF" w:rsidRPr="007B2785" w:rsidRDefault="00BA4DBF" w:rsidP="00BA4DBF">
            <w:pPr>
              <w:tabs>
                <w:tab w:val="left" w:pos="5550"/>
              </w:tabs>
              <w:spacing w:after="0"/>
              <w:rPr>
                <w:bCs/>
                <w:color w:val="000000" w:themeColor="text1"/>
                <w:sz w:val="16"/>
                <w:szCs w:val="16"/>
              </w:rPr>
            </w:pPr>
            <w:proofErr w:type="spellStart"/>
            <w:r w:rsidRPr="007B2785">
              <w:rPr>
                <w:bCs/>
                <w:color w:val="000000" w:themeColor="text1"/>
                <w:sz w:val="16"/>
                <w:szCs w:val="16"/>
              </w:rPr>
              <w:t>Sirkeci</w:t>
            </w:r>
            <w:proofErr w:type="spellEnd"/>
            <w:r w:rsidRPr="007B2785">
              <w:rPr>
                <w:bCs/>
                <w:color w:val="000000" w:themeColor="text1"/>
                <w:sz w:val="16"/>
                <w:szCs w:val="16"/>
              </w:rPr>
              <w:t xml:space="preserve">, I. (2005). War in Iraq: Environment of </w:t>
            </w:r>
            <w:r w:rsidRPr="007B2785">
              <w:rPr>
                <w:bCs/>
                <w:color w:val="000000" w:themeColor="text1"/>
                <w:sz w:val="16"/>
                <w:szCs w:val="16"/>
              </w:rPr>
              <w:pgNum/>
            </w:r>
            <w:proofErr w:type="spellStart"/>
            <w:r w:rsidRPr="007B2785">
              <w:rPr>
                <w:bCs/>
                <w:color w:val="000000" w:themeColor="text1"/>
                <w:sz w:val="16"/>
                <w:szCs w:val="16"/>
              </w:rPr>
              <w:t>olombia</w:t>
            </w:r>
            <w:proofErr w:type="spellEnd"/>
            <w:r w:rsidRPr="007B2785">
              <w:rPr>
                <w:bCs/>
                <w:color w:val="000000" w:themeColor="text1"/>
                <w:sz w:val="16"/>
                <w:szCs w:val="16"/>
              </w:rPr>
              <w:pgNum/>
            </w:r>
            <w:r w:rsidRPr="007B2785">
              <w:rPr>
                <w:bCs/>
                <w:color w:val="000000" w:themeColor="text1"/>
                <w:sz w:val="16"/>
                <w:szCs w:val="16"/>
              </w:rPr>
              <w:pgNum/>
            </w:r>
            <w:r w:rsidRPr="007B2785">
              <w:rPr>
                <w:bCs/>
                <w:color w:val="000000" w:themeColor="text1"/>
                <w:sz w:val="16"/>
                <w:szCs w:val="16"/>
              </w:rPr>
              <w:t xml:space="preserve"> and international migration. </w:t>
            </w:r>
            <w:r w:rsidRPr="007B2785">
              <w:rPr>
                <w:bCs/>
                <w:i/>
                <w:color w:val="000000" w:themeColor="text1"/>
                <w:sz w:val="16"/>
                <w:szCs w:val="16"/>
              </w:rPr>
              <w:t>International Migration, 43</w:t>
            </w:r>
            <w:r w:rsidRPr="007B2785">
              <w:rPr>
                <w:bCs/>
                <w:color w:val="000000" w:themeColor="text1"/>
                <w:sz w:val="16"/>
                <w:szCs w:val="16"/>
              </w:rPr>
              <w:t>(4), 197–227. </w:t>
            </w:r>
            <w:hyperlink r:id="rId79">
              <w:r w:rsidRPr="007B2785">
                <w:rPr>
                  <w:bCs/>
                  <w:color w:val="000000" w:themeColor="text1"/>
                  <w:sz w:val="16"/>
                  <w:szCs w:val="16"/>
                  <w:u w:val="single"/>
                </w:rPr>
                <w:t>https://</w:t>
              </w:r>
              <w:r w:rsidRPr="007B2785">
                <w:rPr>
                  <w:bCs/>
                  <w:color w:val="000000" w:themeColor="text1"/>
                  <w:sz w:val="16"/>
                  <w:szCs w:val="16"/>
                  <w:u w:val="single"/>
                </w:rPr>
                <w:lastRenderedPageBreak/>
                <w:t>doi.org/10.1111/j.1468-2435.2005.00336.x</w:t>
              </w:r>
            </w:hyperlink>
          </w:p>
          <w:p w14:paraId="5435F921" w14:textId="77777777"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t>P 206</w:t>
            </w:r>
          </w:p>
        </w:tc>
        <w:tc>
          <w:tcPr>
            <w:tcW w:w="993" w:type="dxa"/>
          </w:tcPr>
          <w:p w14:paraId="35A340AE" w14:textId="77777777" w:rsidR="00BA4DBF" w:rsidRPr="007B2785" w:rsidRDefault="00BA4DBF" w:rsidP="00BA4DBF">
            <w:pPr>
              <w:spacing w:after="0"/>
              <w:rPr>
                <w:bCs/>
                <w:color w:val="000000" w:themeColor="text1"/>
                <w:sz w:val="16"/>
                <w:szCs w:val="16"/>
              </w:rPr>
            </w:pPr>
          </w:p>
          <w:p w14:paraId="52F516F2" w14:textId="77777777" w:rsidR="00BA4DBF" w:rsidRPr="007B2785" w:rsidRDefault="00BA4DBF" w:rsidP="00BA4DBF">
            <w:pPr>
              <w:spacing w:after="0"/>
              <w:rPr>
                <w:bCs/>
                <w:color w:val="000000" w:themeColor="text1"/>
                <w:sz w:val="16"/>
                <w:szCs w:val="16"/>
              </w:rPr>
            </w:pPr>
          </w:p>
          <w:p w14:paraId="1F7E238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1.75 million</w:t>
            </w:r>
          </w:p>
          <w:p w14:paraId="45267F5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(Ahmadi 2024, p.141)</w:t>
            </w:r>
          </w:p>
          <w:p w14:paraId="70EFD909" w14:textId="77777777" w:rsidR="00BA4DBF" w:rsidRPr="007B2785" w:rsidRDefault="00BA4DBF" w:rsidP="00BA4DBF">
            <w:pPr>
              <w:spacing w:after="0"/>
              <w:rPr>
                <w:bCs/>
                <w:color w:val="000000" w:themeColor="text1"/>
                <w:sz w:val="16"/>
                <w:szCs w:val="16"/>
              </w:rPr>
            </w:pPr>
          </w:p>
          <w:p w14:paraId="3C662375" w14:textId="77777777" w:rsidR="00BA4DBF" w:rsidRPr="007B2785" w:rsidRDefault="00BA4DBF" w:rsidP="00BA4DBF">
            <w:pPr>
              <w:spacing w:after="0"/>
              <w:rPr>
                <w:bCs/>
                <w:color w:val="000000" w:themeColor="text1"/>
                <w:sz w:val="16"/>
                <w:szCs w:val="16"/>
              </w:rPr>
            </w:pPr>
          </w:p>
          <w:p w14:paraId="356B1CA4" w14:textId="77777777" w:rsidR="00BA4DBF" w:rsidRPr="007B2785" w:rsidRDefault="00BA4DBF" w:rsidP="00BA4DBF">
            <w:pPr>
              <w:spacing w:after="0"/>
              <w:rPr>
                <w:bCs/>
                <w:color w:val="000000" w:themeColor="text1"/>
                <w:sz w:val="16"/>
                <w:szCs w:val="16"/>
              </w:rPr>
            </w:pPr>
          </w:p>
          <w:p w14:paraId="693690F3" w14:textId="77777777" w:rsidR="00BA4DBF" w:rsidRPr="007B2785" w:rsidRDefault="00BA4DBF" w:rsidP="00BA4DBF">
            <w:pPr>
              <w:spacing w:after="0"/>
              <w:rPr>
                <w:bCs/>
                <w:color w:val="000000" w:themeColor="text1"/>
                <w:sz w:val="16"/>
                <w:szCs w:val="16"/>
              </w:rPr>
            </w:pPr>
          </w:p>
          <w:p w14:paraId="6D639E28" w14:textId="77777777" w:rsidR="00BA4DBF" w:rsidRPr="007B2785" w:rsidRDefault="00BA4DBF" w:rsidP="00BA4DBF">
            <w:pPr>
              <w:spacing w:after="0"/>
              <w:rPr>
                <w:bCs/>
                <w:color w:val="000000" w:themeColor="text1"/>
                <w:sz w:val="16"/>
                <w:szCs w:val="16"/>
              </w:rPr>
            </w:pPr>
          </w:p>
          <w:p w14:paraId="21B7433E" w14:textId="77777777" w:rsidR="00BA4DBF" w:rsidRPr="007B2785" w:rsidRDefault="00BA4DBF" w:rsidP="00BA4DBF">
            <w:pPr>
              <w:spacing w:after="0"/>
              <w:rPr>
                <w:bCs/>
                <w:color w:val="000000" w:themeColor="text1"/>
                <w:sz w:val="16"/>
                <w:szCs w:val="16"/>
              </w:rPr>
            </w:pPr>
          </w:p>
          <w:p w14:paraId="0E9B6BC8" w14:textId="77777777" w:rsidR="00BA4DBF" w:rsidRPr="007B2785" w:rsidRDefault="00BA4DBF" w:rsidP="00BA4DBF">
            <w:pPr>
              <w:spacing w:after="0"/>
              <w:rPr>
                <w:bCs/>
                <w:color w:val="000000" w:themeColor="text1"/>
                <w:sz w:val="16"/>
                <w:szCs w:val="16"/>
              </w:rPr>
            </w:pPr>
          </w:p>
          <w:p w14:paraId="7B828B5A" w14:textId="77777777" w:rsidR="00BA4DBF" w:rsidRPr="007B2785" w:rsidRDefault="00BA4DBF" w:rsidP="00BA4DBF">
            <w:pPr>
              <w:spacing w:after="0"/>
              <w:rPr>
                <w:bCs/>
                <w:color w:val="000000" w:themeColor="text1"/>
                <w:sz w:val="16"/>
                <w:szCs w:val="16"/>
              </w:rPr>
            </w:pPr>
          </w:p>
          <w:p w14:paraId="5A2908A2" w14:textId="77777777" w:rsidR="00BA4DBF" w:rsidRPr="007B2785" w:rsidRDefault="00BA4DBF" w:rsidP="00BA4DBF">
            <w:pPr>
              <w:spacing w:after="0"/>
              <w:rPr>
                <w:bCs/>
                <w:color w:val="000000" w:themeColor="text1"/>
                <w:sz w:val="16"/>
                <w:szCs w:val="16"/>
              </w:rPr>
            </w:pPr>
          </w:p>
          <w:p w14:paraId="733D2250" w14:textId="77777777" w:rsidR="00BA4DBF" w:rsidRPr="007B2785" w:rsidRDefault="00BA4DBF" w:rsidP="00BA4DBF">
            <w:pPr>
              <w:spacing w:after="0"/>
              <w:rPr>
                <w:bCs/>
                <w:color w:val="000000" w:themeColor="text1"/>
                <w:sz w:val="16"/>
                <w:szCs w:val="16"/>
              </w:rPr>
            </w:pPr>
          </w:p>
          <w:p w14:paraId="0B5A53BF" w14:textId="77777777" w:rsidR="00BA4DBF" w:rsidRPr="007B2785" w:rsidRDefault="00BA4DBF" w:rsidP="00BA4DBF">
            <w:pPr>
              <w:spacing w:after="0"/>
              <w:rPr>
                <w:bCs/>
                <w:color w:val="000000" w:themeColor="text1"/>
                <w:sz w:val="16"/>
                <w:szCs w:val="16"/>
              </w:rPr>
            </w:pPr>
          </w:p>
          <w:p w14:paraId="234B8375" w14:textId="77777777" w:rsidR="00BA4DBF" w:rsidRPr="007B2785" w:rsidRDefault="00BA4DBF" w:rsidP="00BA4DBF">
            <w:pPr>
              <w:spacing w:after="0"/>
              <w:rPr>
                <w:bCs/>
                <w:color w:val="000000" w:themeColor="text1"/>
                <w:sz w:val="16"/>
                <w:szCs w:val="16"/>
              </w:rPr>
            </w:pPr>
          </w:p>
          <w:p w14:paraId="22FED468" w14:textId="77777777" w:rsidR="00BA4DBF" w:rsidRPr="007B2785" w:rsidRDefault="00BA4DBF" w:rsidP="00BA4DBF">
            <w:pPr>
              <w:spacing w:after="0"/>
              <w:rPr>
                <w:bCs/>
                <w:color w:val="000000" w:themeColor="text1"/>
                <w:sz w:val="16"/>
                <w:szCs w:val="16"/>
              </w:rPr>
            </w:pPr>
          </w:p>
          <w:p w14:paraId="25275666" w14:textId="77777777" w:rsidR="00BA4DBF" w:rsidRPr="007B2785" w:rsidRDefault="00BA4DBF" w:rsidP="00BA4DBF">
            <w:pPr>
              <w:spacing w:after="0"/>
              <w:rPr>
                <w:bCs/>
                <w:color w:val="000000" w:themeColor="text1"/>
                <w:sz w:val="16"/>
                <w:szCs w:val="16"/>
              </w:rPr>
            </w:pPr>
          </w:p>
          <w:p w14:paraId="712A5EDE" w14:textId="77777777" w:rsidR="00BA4DBF" w:rsidRPr="007B2785" w:rsidRDefault="00BA4DBF" w:rsidP="00BA4DBF">
            <w:pPr>
              <w:spacing w:after="0"/>
              <w:rPr>
                <w:bCs/>
                <w:color w:val="000000" w:themeColor="text1"/>
                <w:sz w:val="16"/>
                <w:szCs w:val="16"/>
              </w:rPr>
            </w:pPr>
          </w:p>
          <w:p w14:paraId="0186665C" w14:textId="77777777" w:rsidR="00BA4DBF" w:rsidRPr="007B2785" w:rsidRDefault="00BA4DBF" w:rsidP="00BA4DBF">
            <w:pPr>
              <w:spacing w:after="0"/>
              <w:rPr>
                <w:bCs/>
                <w:color w:val="000000" w:themeColor="text1"/>
                <w:sz w:val="16"/>
                <w:szCs w:val="16"/>
              </w:rPr>
            </w:pPr>
          </w:p>
          <w:p w14:paraId="36A1372F" w14:textId="0119A206" w:rsidR="00BA4DBF" w:rsidRPr="007B2785" w:rsidRDefault="00BA4DBF" w:rsidP="00BA4DBF">
            <w:pPr>
              <w:spacing w:after="0"/>
              <w:rPr>
                <w:bCs/>
                <w:color w:val="000000" w:themeColor="text1"/>
                <w:sz w:val="16"/>
                <w:szCs w:val="16"/>
              </w:rPr>
            </w:pPr>
            <w:r w:rsidRPr="007B2785">
              <w:rPr>
                <w:bCs/>
                <w:color w:val="000000" w:themeColor="text1"/>
                <w:sz w:val="16"/>
                <w:szCs w:val="16"/>
              </w:rPr>
              <w:t>“at least one million” Iraqi Kurds uprooted in Anfal Campaign (1987-8)</w:t>
            </w:r>
          </w:p>
        </w:tc>
        <w:tc>
          <w:tcPr>
            <w:tcW w:w="1134" w:type="dxa"/>
          </w:tcPr>
          <w:p w14:paraId="61CEE35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shd w:val="clear" w:color="auto" w:fill="FFFFFF"/>
              </w:rPr>
              <w:t>Ahmadi, S. (2024). Refugees and migrants in Iran: the Iran-Iraq war (1980-88) and the Intifada (1991). </w:t>
            </w:r>
            <w:r w:rsidRPr="007B2785">
              <w:rPr>
                <w:bCs/>
                <w:i/>
                <w:iCs/>
                <w:color w:val="000000" w:themeColor="text1"/>
                <w:sz w:val="16"/>
                <w:szCs w:val="16"/>
                <w:shd w:val="clear" w:color="auto" w:fill="FFFFFF"/>
              </w:rPr>
              <w:t>Middle Eastern Studies</w:t>
            </w:r>
            <w:r w:rsidRPr="007B2785">
              <w:rPr>
                <w:bCs/>
                <w:color w:val="000000" w:themeColor="text1"/>
                <w:sz w:val="16"/>
                <w:szCs w:val="16"/>
                <w:shd w:val="clear" w:color="auto" w:fill="FFFFFF"/>
              </w:rPr>
              <w:t>, </w:t>
            </w:r>
            <w:r w:rsidRPr="007B2785">
              <w:rPr>
                <w:bCs/>
                <w:i/>
                <w:iCs/>
                <w:color w:val="000000" w:themeColor="text1"/>
                <w:sz w:val="16"/>
                <w:szCs w:val="16"/>
                <w:shd w:val="clear" w:color="auto" w:fill="FFFFFF"/>
              </w:rPr>
              <w:t>60</w:t>
            </w:r>
            <w:r w:rsidRPr="007B2785">
              <w:rPr>
                <w:bCs/>
                <w:color w:val="000000" w:themeColor="text1"/>
                <w:sz w:val="16"/>
                <w:szCs w:val="16"/>
                <w:shd w:val="clear" w:color="auto" w:fill="FFFFFF"/>
              </w:rPr>
              <w:t>(1), 139–154.</w:t>
            </w:r>
          </w:p>
          <w:p w14:paraId="58F51FBB" w14:textId="77777777" w:rsidR="00BA4DBF" w:rsidRPr="007B2785" w:rsidRDefault="00BA4DBF" w:rsidP="00BA4DBF">
            <w:pPr>
              <w:spacing w:after="0"/>
              <w:rPr>
                <w:bCs/>
                <w:color w:val="000000" w:themeColor="text1"/>
                <w:sz w:val="16"/>
                <w:szCs w:val="16"/>
              </w:rPr>
            </w:pPr>
          </w:p>
          <w:p w14:paraId="4ECF2492" w14:textId="77777777" w:rsidR="00BA4DBF" w:rsidRPr="007B2785" w:rsidRDefault="00BA4DBF" w:rsidP="00BA4DBF">
            <w:pPr>
              <w:spacing w:after="0"/>
              <w:rPr>
                <w:bCs/>
                <w:color w:val="000000" w:themeColor="text1"/>
                <w:sz w:val="16"/>
                <w:szCs w:val="16"/>
              </w:rPr>
            </w:pPr>
          </w:p>
          <w:p w14:paraId="7BBAD47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Human Rights Watch. Whatever Happened to the Iraqi Kurds? (Middle East Watch report, Mar 1991), para 2</w:t>
            </w:r>
          </w:p>
          <w:p w14:paraId="4976F5B6" w14:textId="77777777" w:rsidR="00BA4DBF" w:rsidRPr="007B2785" w:rsidRDefault="00BA4DBF" w:rsidP="00BA4DBF">
            <w:pPr>
              <w:spacing w:after="0"/>
              <w:rPr>
                <w:bCs/>
                <w:color w:val="000000" w:themeColor="text1"/>
                <w:sz w:val="16"/>
                <w:szCs w:val="16"/>
              </w:rPr>
            </w:pPr>
          </w:p>
          <w:p w14:paraId="73BD1E68" w14:textId="77777777" w:rsidR="00BA4DBF" w:rsidRPr="007B2785" w:rsidRDefault="00BA4DBF" w:rsidP="00BA4DBF">
            <w:pPr>
              <w:spacing w:after="0"/>
              <w:rPr>
                <w:bCs/>
                <w:color w:val="000000" w:themeColor="text1"/>
                <w:sz w:val="16"/>
                <w:szCs w:val="16"/>
              </w:rPr>
            </w:pPr>
          </w:p>
        </w:tc>
        <w:tc>
          <w:tcPr>
            <w:tcW w:w="1701" w:type="dxa"/>
            <w:shd w:val="pct10" w:color="auto" w:fill="auto"/>
          </w:tcPr>
          <w:p w14:paraId="39446D1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600,000-1 million</w:t>
            </w:r>
          </w:p>
          <w:p w14:paraId="11193DF5" w14:textId="77777777" w:rsidR="00BA4DBF" w:rsidRPr="007B2785" w:rsidRDefault="00BA4DBF" w:rsidP="00BA4DBF">
            <w:pPr>
              <w:spacing w:after="0"/>
              <w:rPr>
                <w:bCs/>
                <w:color w:val="000000" w:themeColor="text1"/>
                <w:sz w:val="16"/>
                <w:szCs w:val="16"/>
              </w:rPr>
            </w:pPr>
          </w:p>
          <w:p w14:paraId="106AA17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(“up to a million Kurds”)</w:t>
            </w:r>
          </w:p>
          <w:p w14:paraId="65C22F2B" w14:textId="77777777" w:rsidR="00BA4DBF" w:rsidRPr="007B2785" w:rsidRDefault="00BA4DBF" w:rsidP="00BA4DBF">
            <w:pPr>
              <w:spacing w:after="0"/>
              <w:rPr>
                <w:bCs/>
                <w:color w:val="000000" w:themeColor="text1"/>
                <w:sz w:val="16"/>
                <w:szCs w:val="16"/>
              </w:rPr>
            </w:pPr>
          </w:p>
          <w:p w14:paraId="6598810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Including 600,000 Iraqi refugees in Iran</w:t>
            </w:r>
          </w:p>
          <w:p w14:paraId="2699CAEC" w14:textId="77777777" w:rsidR="00BA4DBF" w:rsidRPr="007B2785" w:rsidRDefault="00BA4DBF" w:rsidP="00BA4DBF">
            <w:pPr>
              <w:pStyle w:val="BodyText"/>
              <w:spacing w:after="0"/>
              <w:rPr>
                <w:b w:val="0"/>
                <w:color w:val="000000" w:themeColor="text1"/>
                <w:sz w:val="16"/>
                <w:szCs w:val="16"/>
              </w:rPr>
            </w:pPr>
            <w:r w:rsidRPr="007B2785">
              <w:rPr>
                <w:b w:val="0"/>
                <w:color w:val="000000" w:themeColor="text1"/>
                <w:sz w:val="16"/>
                <w:szCs w:val="16"/>
              </w:rPr>
              <w:t>(</w:t>
            </w:r>
            <w:proofErr w:type="spellStart"/>
            <w:r w:rsidRPr="007B2785">
              <w:rPr>
                <w:b w:val="0"/>
                <w:color w:val="000000" w:themeColor="text1"/>
                <w:sz w:val="16"/>
                <w:szCs w:val="16"/>
              </w:rPr>
              <w:t>Rajaee</w:t>
            </w:r>
            <w:proofErr w:type="spellEnd"/>
            <w:r w:rsidRPr="007B2785">
              <w:rPr>
                <w:b w:val="0"/>
                <w:color w:val="000000" w:themeColor="text1"/>
                <w:sz w:val="16"/>
                <w:szCs w:val="16"/>
              </w:rPr>
              <w:t xml:space="preserve"> 2000, p.212)</w:t>
            </w:r>
          </w:p>
          <w:p w14:paraId="750A851D" w14:textId="77777777" w:rsidR="00BA4DBF" w:rsidRPr="007B2785" w:rsidRDefault="00BA4DBF" w:rsidP="00BA4DBF">
            <w:pPr>
              <w:spacing w:after="0"/>
              <w:rPr>
                <w:bCs/>
                <w:color w:val="000000" w:themeColor="text1"/>
                <w:sz w:val="16"/>
                <w:szCs w:val="16"/>
              </w:rPr>
            </w:pPr>
          </w:p>
          <w:p w14:paraId="2FA1B162" w14:textId="77777777" w:rsidR="00BA4DBF" w:rsidRPr="007B2785" w:rsidRDefault="00BA4DBF" w:rsidP="00BA4DBF">
            <w:pPr>
              <w:spacing w:after="0"/>
              <w:rPr>
                <w:bCs/>
                <w:color w:val="000000" w:themeColor="text1"/>
                <w:sz w:val="16"/>
                <w:szCs w:val="16"/>
              </w:rPr>
            </w:pPr>
          </w:p>
          <w:p w14:paraId="691EBC3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140,000 Kurds to Iraq in 1988</w:t>
            </w:r>
          </w:p>
          <w:p w14:paraId="5B276BFC" w14:textId="77777777" w:rsidR="00BA4DBF" w:rsidRPr="007B2785" w:rsidRDefault="00BA4DBF" w:rsidP="00BA4DBF">
            <w:pPr>
              <w:spacing w:after="0"/>
              <w:rPr>
                <w:bCs/>
                <w:color w:val="000000" w:themeColor="text1"/>
                <w:sz w:val="16"/>
                <w:szCs w:val="16"/>
              </w:rPr>
            </w:pPr>
          </w:p>
          <w:p w14:paraId="126692D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50,000 Kurds to Turkey in 1988</w:t>
            </w:r>
          </w:p>
          <w:p w14:paraId="041D0CD8" w14:textId="77777777" w:rsidR="00BA4DBF" w:rsidRPr="007B2785" w:rsidRDefault="00BA4DBF" w:rsidP="00BA4DBF">
            <w:pPr>
              <w:spacing w:after="0"/>
              <w:rPr>
                <w:bCs/>
                <w:color w:val="000000" w:themeColor="text1"/>
                <w:sz w:val="16"/>
                <w:szCs w:val="16"/>
              </w:rPr>
            </w:pPr>
          </w:p>
          <w:p w14:paraId="698264CD" w14:textId="77777777" w:rsidR="00BA4DBF" w:rsidRPr="007B2785" w:rsidRDefault="00BA4DBF" w:rsidP="00BA4DBF">
            <w:pPr>
              <w:spacing w:after="0"/>
              <w:rPr>
                <w:bCs/>
                <w:color w:val="000000" w:themeColor="text1"/>
                <w:sz w:val="16"/>
                <w:szCs w:val="16"/>
              </w:rPr>
            </w:pPr>
          </w:p>
          <w:p w14:paraId="4A61FE5D" w14:textId="77777777" w:rsidR="00BA4DBF" w:rsidRPr="007B2785" w:rsidRDefault="00BA4DBF" w:rsidP="00BA4DBF">
            <w:pPr>
              <w:spacing w:after="0"/>
              <w:rPr>
                <w:bCs/>
                <w:color w:val="000000" w:themeColor="text1"/>
                <w:sz w:val="16"/>
                <w:szCs w:val="16"/>
              </w:rPr>
            </w:pPr>
          </w:p>
        </w:tc>
        <w:tc>
          <w:tcPr>
            <w:tcW w:w="1842" w:type="dxa"/>
            <w:shd w:val="pct10" w:color="auto" w:fill="auto"/>
          </w:tcPr>
          <w:p w14:paraId="2C68133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Fawcett, J., &amp; Tanner, V. (2002). </w:t>
            </w:r>
            <w:r w:rsidRPr="007B2785">
              <w:rPr>
                <w:bCs/>
                <w:i/>
                <w:color w:val="000000" w:themeColor="text1"/>
                <w:sz w:val="16"/>
                <w:szCs w:val="16"/>
              </w:rPr>
              <w:t>The internally displaced people of Iraq</w:t>
            </w:r>
            <w:r w:rsidRPr="007B2785">
              <w:rPr>
                <w:bCs/>
                <w:color w:val="000000" w:themeColor="text1"/>
                <w:sz w:val="16"/>
                <w:szCs w:val="16"/>
              </w:rPr>
              <w:t xml:space="preserve">. </w:t>
            </w:r>
            <w:proofErr w:type="spellStart"/>
            <w:r w:rsidRPr="007B2785">
              <w:rPr>
                <w:bCs/>
                <w:color w:val="000000" w:themeColor="text1"/>
                <w:sz w:val="16"/>
                <w:szCs w:val="16"/>
              </w:rPr>
              <w:t>Brookingeths</w:t>
            </w:r>
            <w:proofErr w:type="spellEnd"/>
            <w:r w:rsidRPr="007B2785">
              <w:rPr>
                <w:bCs/>
                <w:color w:val="000000" w:themeColor="text1"/>
                <w:sz w:val="16"/>
                <w:szCs w:val="16"/>
              </w:rPr>
              <w:t xml:space="preserve"> Institution – SAIS Project on Internal Displacement. Retrieved from </w:t>
            </w:r>
            <w:hyperlink r:id="rId80">
              <w:r w:rsidRPr="007B2785">
                <w:rPr>
                  <w:rStyle w:val="Hyperlink"/>
                  <w:bCs/>
                  <w:color w:val="000000" w:themeColor="text1"/>
                  <w:sz w:val="16"/>
                  <w:szCs w:val="16"/>
                </w:rPr>
                <w:t>https://www.brookings.edu/wp-content/uploads/2016/07/iraqreport.pdf</w:t>
              </w:r>
            </w:hyperlink>
          </w:p>
          <w:p w14:paraId="2FB63897"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P..</w:t>
            </w:r>
            <w:proofErr w:type="gramEnd"/>
            <w:r w:rsidRPr="007B2785">
              <w:rPr>
                <w:bCs/>
                <w:color w:val="000000" w:themeColor="text1"/>
                <w:sz w:val="16"/>
                <w:szCs w:val="16"/>
              </w:rPr>
              <w:t xml:space="preserve"> 9</w:t>
            </w:r>
          </w:p>
          <w:p w14:paraId="7CA5CC3F" w14:textId="77777777" w:rsidR="00BA4DBF" w:rsidRPr="007B2785" w:rsidRDefault="00BA4DBF" w:rsidP="00BA4DBF">
            <w:pPr>
              <w:spacing w:after="0"/>
              <w:rPr>
                <w:bCs/>
                <w:color w:val="000000" w:themeColor="text1"/>
                <w:sz w:val="16"/>
                <w:szCs w:val="16"/>
              </w:rPr>
            </w:pPr>
          </w:p>
          <w:p w14:paraId="7F999374" w14:textId="77777777" w:rsidR="00BA4DBF" w:rsidRPr="007B2785" w:rsidRDefault="00BA4DBF" w:rsidP="00BA4DBF">
            <w:pPr>
              <w:spacing w:after="0"/>
              <w:rPr>
                <w:bCs/>
                <w:color w:val="000000" w:themeColor="text1"/>
                <w:sz w:val="16"/>
                <w:szCs w:val="16"/>
              </w:rPr>
            </w:pPr>
          </w:p>
          <w:p w14:paraId="41BAD209" w14:textId="77777777"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rPr>
              <w:t>Rajaee</w:t>
            </w:r>
            <w:proofErr w:type="spellEnd"/>
            <w:r w:rsidRPr="007B2785">
              <w:rPr>
                <w:bCs/>
                <w:color w:val="000000" w:themeColor="text1"/>
                <w:sz w:val="16"/>
                <w:szCs w:val="16"/>
              </w:rPr>
              <w:t xml:space="preserve">, B. (2000). The Politics of Refugee Policy in Post-Revolutionary Iran. </w:t>
            </w:r>
            <w:r w:rsidRPr="007B2785">
              <w:rPr>
                <w:bCs/>
                <w:i/>
                <w:iCs/>
                <w:color w:val="000000" w:themeColor="text1"/>
                <w:sz w:val="16"/>
                <w:szCs w:val="16"/>
              </w:rPr>
              <w:t>The Middle East Journal</w:t>
            </w:r>
            <w:r w:rsidRPr="007B2785">
              <w:rPr>
                <w:bCs/>
                <w:color w:val="000000" w:themeColor="text1"/>
                <w:sz w:val="16"/>
                <w:szCs w:val="16"/>
              </w:rPr>
              <w:t>, 54(1), 44–63.</w:t>
            </w:r>
          </w:p>
          <w:p w14:paraId="371877B7" w14:textId="77777777" w:rsidR="00BA4DBF" w:rsidRPr="007B2785" w:rsidRDefault="00BA4DBF" w:rsidP="00BA4DBF">
            <w:pPr>
              <w:spacing w:after="0"/>
              <w:rPr>
                <w:bCs/>
                <w:color w:val="000000" w:themeColor="text1"/>
                <w:sz w:val="16"/>
                <w:szCs w:val="16"/>
              </w:rPr>
            </w:pPr>
          </w:p>
          <w:p w14:paraId="40B57628" w14:textId="77777777" w:rsidR="00BA4DBF" w:rsidRPr="007B2785" w:rsidRDefault="00BA4DBF" w:rsidP="00BA4DBF">
            <w:pPr>
              <w:spacing w:after="0"/>
              <w:rPr>
                <w:bCs/>
                <w:color w:val="000000" w:themeColor="text1"/>
                <w:sz w:val="16"/>
                <w:szCs w:val="16"/>
              </w:rPr>
            </w:pPr>
          </w:p>
          <w:p w14:paraId="0C82ABB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Human Rights Watch. Whatever Happened to the Iraqi Kurds? (Middle East Watch report, Mar 1991), para 2</w:t>
            </w:r>
          </w:p>
          <w:p w14:paraId="0C02FE8D" w14:textId="77777777" w:rsidR="00BA4DBF" w:rsidRPr="007B2785" w:rsidRDefault="00BA4DBF" w:rsidP="00BA4DBF">
            <w:pPr>
              <w:spacing w:after="0"/>
              <w:rPr>
                <w:bCs/>
                <w:color w:val="000000" w:themeColor="text1"/>
                <w:sz w:val="16"/>
                <w:szCs w:val="16"/>
              </w:rPr>
            </w:pPr>
          </w:p>
          <w:p w14:paraId="69EC23FD" w14:textId="77777777" w:rsidR="00BA4DBF" w:rsidRPr="007B2785" w:rsidRDefault="00BA4DBF" w:rsidP="00BA4DBF">
            <w:pPr>
              <w:spacing w:after="0"/>
              <w:rPr>
                <w:bCs/>
                <w:color w:val="000000" w:themeColor="text1"/>
                <w:sz w:val="16"/>
                <w:szCs w:val="16"/>
              </w:rPr>
            </w:pPr>
          </w:p>
        </w:tc>
        <w:tc>
          <w:tcPr>
            <w:tcW w:w="1843" w:type="dxa"/>
          </w:tcPr>
          <w:p w14:paraId="232D86A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23,000 </w:t>
            </w:r>
            <w:proofErr w:type="spellStart"/>
            <w:r w:rsidRPr="007B2785">
              <w:rPr>
                <w:bCs/>
                <w:color w:val="000000" w:themeColor="text1"/>
                <w:sz w:val="16"/>
                <w:szCs w:val="16"/>
              </w:rPr>
              <w:t>Iranis</w:t>
            </w:r>
            <w:proofErr w:type="spellEnd"/>
            <w:r w:rsidRPr="007B2785">
              <w:rPr>
                <w:bCs/>
                <w:color w:val="000000" w:themeColor="text1"/>
                <w:sz w:val="16"/>
                <w:szCs w:val="16"/>
              </w:rPr>
              <w:t xml:space="preserve"> have been living in Iraq since the war. </w:t>
            </w:r>
            <w:hyperlink r:id="rId81">
              <w:r w:rsidRPr="007B2785">
                <w:rPr>
                  <w:bCs/>
                  <w:color w:val="000000" w:themeColor="text1"/>
                  <w:sz w:val="16"/>
                  <w:szCs w:val="16"/>
                  <w:u w:val="single"/>
                </w:rPr>
                <w:t>UNHCR</w:t>
              </w:r>
            </w:hyperlink>
          </w:p>
          <w:p w14:paraId="2493F4DC" w14:textId="77777777" w:rsidR="00BA4DBF" w:rsidRPr="007B2785" w:rsidRDefault="00BA4DBF" w:rsidP="00BA4DBF">
            <w:pPr>
              <w:spacing w:after="0"/>
              <w:rPr>
                <w:bCs/>
                <w:color w:val="000000" w:themeColor="text1"/>
                <w:sz w:val="16"/>
                <w:szCs w:val="16"/>
              </w:rPr>
            </w:pPr>
          </w:p>
          <w:p w14:paraId="5B25723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25,000 Kurdish refugees of Iranian origin interned in Al-Tash Camp, Iraq​</w:t>
            </w:r>
          </w:p>
          <w:p w14:paraId="469C719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~20,000 Arabic-speaking Iranian civilians displaced to various Iraqi villages​</w:t>
            </w:r>
          </w:p>
          <w:p w14:paraId="7ABE891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96 Iranian refugees resettled to third countries via ICRC in 1985​</w:t>
            </w:r>
          </w:p>
          <w:p w14:paraId="7A9F26E0" w14:textId="77777777" w:rsidR="00BA4DBF" w:rsidRPr="007B2785" w:rsidRDefault="00E87061" w:rsidP="00BA4DBF">
            <w:pPr>
              <w:spacing w:after="0"/>
              <w:rPr>
                <w:bCs/>
                <w:color w:val="000000" w:themeColor="text1"/>
                <w:sz w:val="16"/>
                <w:szCs w:val="16"/>
              </w:rPr>
            </w:pPr>
            <w:hyperlink r:id="rId82">
              <w:r w:rsidR="00BA4DBF" w:rsidRPr="007B2785">
                <w:rPr>
                  <w:bCs/>
                  <w:color w:val="000000" w:themeColor="text1"/>
                  <w:sz w:val="16"/>
                  <w:szCs w:val="16"/>
                  <w:u w:val="single"/>
                </w:rPr>
                <w:t>ICRC</w:t>
              </w:r>
            </w:hyperlink>
          </w:p>
          <w:p w14:paraId="46A35DA1" w14:textId="77777777" w:rsidR="00BA4DBF" w:rsidRPr="007B2785" w:rsidRDefault="00BA4DBF" w:rsidP="00BA4DBF">
            <w:pPr>
              <w:spacing w:after="0"/>
              <w:rPr>
                <w:bCs/>
                <w:color w:val="000000" w:themeColor="text1"/>
                <w:sz w:val="16"/>
                <w:szCs w:val="16"/>
              </w:rPr>
            </w:pPr>
          </w:p>
        </w:tc>
        <w:tc>
          <w:tcPr>
            <w:tcW w:w="1985" w:type="dxa"/>
          </w:tcPr>
          <w:p w14:paraId="044BC5E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Peak displacement in 1988, last year of war.</w:t>
            </w:r>
          </w:p>
          <w:p w14:paraId="69F2FACA" w14:textId="77777777" w:rsidR="00BA4DBF" w:rsidRPr="007B2785" w:rsidRDefault="00BA4DBF" w:rsidP="00BA4DBF">
            <w:pPr>
              <w:spacing w:after="0"/>
              <w:rPr>
                <w:bCs/>
                <w:color w:val="000000" w:themeColor="text1"/>
                <w:sz w:val="16"/>
                <w:szCs w:val="16"/>
              </w:rPr>
            </w:pPr>
          </w:p>
          <w:p w14:paraId="298BFE1C" w14:textId="77777777" w:rsidR="00BA4DBF" w:rsidRPr="007B2785" w:rsidRDefault="00BA4DBF" w:rsidP="00BA4DBF">
            <w:pPr>
              <w:spacing w:after="0"/>
              <w:rPr>
                <w:bCs/>
                <w:color w:val="000000" w:themeColor="text1"/>
                <w:sz w:val="16"/>
                <w:szCs w:val="16"/>
              </w:rPr>
            </w:pPr>
          </w:p>
          <w:p w14:paraId="7AA0532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Iraq’s Anfal operations (Feb–Sept 1988) razed ≈ 3,000 villages and used chemical weapons, forcing the last large Kurdish exodus and the mass relocation of survivors into guarded settlements</w:t>
            </w:r>
          </w:p>
          <w:p w14:paraId="73A22CD2" w14:textId="77777777" w:rsidR="00BA4DBF" w:rsidRPr="007B2785" w:rsidRDefault="00BA4DBF" w:rsidP="00BA4DBF">
            <w:pPr>
              <w:spacing w:after="0"/>
              <w:rPr>
                <w:bCs/>
                <w:color w:val="000000" w:themeColor="text1"/>
                <w:sz w:val="16"/>
                <w:szCs w:val="16"/>
              </w:rPr>
            </w:pPr>
          </w:p>
          <w:p w14:paraId="2F9E5CA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Both armies intensified missile and artillery strikes on urban areas; Iran evacuated entire districts of </w:t>
            </w:r>
            <w:proofErr w:type="spellStart"/>
            <w:r w:rsidRPr="007B2785">
              <w:rPr>
                <w:bCs/>
                <w:color w:val="000000" w:themeColor="text1"/>
                <w:sz w:val="16"/>
                <w:szCs w:val="16"/>
              </w:rPr>
              <w:t>Khuzestān</w:t>
            </w:r>
            <w:proofErr w:type="spellEnd"/>
            <w:r w:rsidRPr="007B2785">
              <w:rPr>
                <w:bCs/>
                <w:color w:val="000000" w:themeColor="text1"/>
                <w:sz w:val="16"/>
                <w:szCs w:val="16"/>
              </w:rPr>
              <w:t xml:space="preserve"> and </w:t>
            </w:r>
            <w:proofErr w:type="spellStart"/>
            <w:r w:rsidRPr="007B2785">
              <w:rPr>
                <w:bCs/>
                <w:color w:val="000000" w:themeColor="text1"/>
                <w:sz w:val="16"/>
                <w:szCs w:val="16"/>
              </w:rPr>
              <w:t>Kermānshāh</w:t>
            </w:r>
            <w:proofErr w:type="spellEnd"/>
            <w:r w:rsidRPr="007B2785">
              <w:rPr>
                <w:bCs/>
                <w:color w:val="000000" w:themeColor="text1"/>
                <w:sz w:val="16"/>
                <w:szCs w:val="16"/>
              </w:rPr>
              <w:t xml:space="preserve"> to the interior for the first time.</w:t>
            </w:r>
          </w:p>
          <w:p w14:paraId="6955C0A5" w14:textId="77777777" w:rsidR="00BA4DBF" w:rsidRPr="007B2785" w:rsidRDefault="00BA4DBF" w:rsidP="00BA4DBF">
            <w:pPr>
              <w:spacing w:after="0"/>
              <w:rPr>
                <w:bCs/>
                <w:color w:val="000000" w:themeColor="text1"/>
                <w:sz w:val="16"/>
                <w:szCs w:val="16"/>
              </w:rPr>
            </w:pPr>
          </w:p>
          <w:p w14:paraId="19CC607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With Resolution 598 accepted (July 1988) and the cease-fire taking effect (20 Aug 1988), population movements that had surged in the preceding months began to </w:t>
            </w:r>
            <w:proofErr w:type="spellStart"/>
            <w:r w:rsidRPr="007B2785">
              <w:rPr>
                <w:bCs/>
                <w:color w:val="000000" w:themeColor="text1"/>
                <w:sz w:val="16"/>
                <w:szCs w:val="16"/>
              </w:rPr>
              <w:t>stabilise</w:t>
            </w:r>
            <w:proofErr w:type="spellEnd"/>
            <w:r w:rsidRPr="007B2785">
              <w:rPr>
                <w:bCs/>
                <w:color w:val="000000" w:themeColor="text1"/>
                <w:sz w:val="16"/>
                <w:szCs w:val="16"/>
              </w:rPr>
              <w:t>; figures never again reached the 1988 peak until the 1991 Gulf-war uprisings.</w:t>
            </w:r>
          </w:p>
        </w:tc>
      </w:tr>
      <w:tr w:rsidR="00BA4DBF" w:rsidRPr="007B2785" w14:paraId="44C3F3C4" w14:textId="77777777" w:rsidTr="004C31A2">
        <w:tc>
          <w:tcPr>
            <w:tcW w:w="1412" w:type="dxa"/>
            <w:gridSpan w:val="2"/>
            <w:vAlign w:val="bottom"/>
          </w:tcPr>
          <w:p w14:paraId="27D0E46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Sri Lanka War</w:t>
            </w:r>
          </w:p>
        </w:tc>
        <w:tc>
          <w:tcPr>
            <w:tcW w:w="1134" w:type="dxa"/>
            <w:vAlign w:val="bottom"/>
          </w:tcPr>
          <w:p w14:paraId="13D810C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1983-2009</w:t>
            </w:r>
          </w:p>
        </w:tc>
        <w:tc>
          <w:tcPr>
            <w:tcW w:w="992" w:type="dxa"/>
            <w:vAlign w:val="bottom"/>
          </w:tcPr>
          <w:p w14:paraId="01750E7C" w14:textId="77777777" w:rsidR="00BA4DBF" w:rsidRPr="00BA4DBF" w:rsidRDefault="00BA4DBF" w:rsidP="00BA4DBF">
            <w:pPr>
              <w:rPr>
                <w:sz w:val="16"/>
                <w:szCs w:val="16"/>
              </w:rPr>
            </w:pPr>
            <w:r w:rsidRPr="00BA4DBF">
              <w:rPr>
                <w:sz w:val="16"/>
                <w:szCs w:val="16"/>
              </w:rPr>
              <w:t xml:space="preserve">800,000 people were displaced apart from the people who were displaced due to natural disasters and development programs. </w:t>
            </w:r>
          </w:p>
          <w:p w14:paraId="02B957DC" w14:textId="77777777" w:rsidR="00BA4DBF" w:rsidRPr="00BA4DBF" w:rsidRDefault="00BA4DBF" w:rsidP="00BA4DBF">
            <w:pPr>
              <w:rPr>
                <w:sz w:val="16"/>
                <w:szCs w:val="16"/>
              </w:rPr>
            </w:pPr>
          </w:p>
          <w:p w14:paraId="1B6C37DE" w14:textId="77777777" w:rsidR="00BA4DBF" w:rsidRPr="00BA4DBF" w:rsidRDefault="00BA4DBF" w:rsidP="00BA4DBF">
            <w:pPr>
              <w:rPr>
                <w:sz w:val="16"/>
                <w:szCs w:val="16"/>
              </w:rPr>
            </w:pPr>
          </w:p>
          <w:p w14:paraId="21A7ED51" w14:textId="77777777" w:rsidR="00BA4DBF" w:rsidRPr="00BA4DBF" w:rsidRDefault="00BA4DBF" w:rsidP="00BA4DBF">
            <w:pPr>
              <w:rPr>
                <w:sz w:val="16"/>
                <w:szCs w:val="16"/>
              </w:rPr>
            </w:pPr>
          </w:p>
          <w:p w14:paraId="42480751" w14:textId="77777777" w:rsidR="00BA4DBF" w:rsidRPr="00BA4DBF" w:rsidRDefault="00BA4DBF" w:rsidP="00BA4DBF">
            <w:pPr>
              <w:rPr>
                <w:sz w:val="16"/>
                <w:szCs w:val="16"/>
              </w:rPr>
            </w:pPr>
          </w:p>
          <w:p w14:paraId="604D8A2D" w14:textId="77777777" w:rsidR="00BA4DBF" w:rsidRPr="00BA4DBF" w:rsidRDefault="00BA4DBF" w:rsidP="00BA4DBF">
            <w:pPr>
              <w:rPr>
                <w:sz w:val="16"/>
                <w:szCs w:val="16"/>
              </w:rPr>
            </w:pPr>
          </w:p>
          <w:p w14:paraId="63085A56" w14:textId="19BAB71E" w:rsidR="00BA4DBF" w:rsidRPr="00BA4DBF" w:rsidRDefault="00BA4DBF" w:rsidP="00BA4DBF">
            <w:pPr>
              <w:spacing w:after="0"/>
              <w:rPr>
                <w:bCs/>
                <w:sz w:val="16"/>
                <w:szCs w:val="16"/>
              </w:rPr>
            </w:pPr>
            <w:r w:rsidRPr="00BA4DBF">
              <w:rPr>
                <w:sz w:val="16"/>
                <w:szCs w:val="16"/>
              </w:rPr>
              <w:t xml:space="preserve">470,000 civilians were internally displaced. </w:t>
            </w:r>
          </w:p>
        </w:tc>
        <w:tc>
          <w:tcPr>
            <w:tcW w:w="992" w:type="dxa"/>
          </w:tcPr>
          <w:p w14:paraId="156F370C" w14:textId="77777777" w:rsidR="00BA4DBF" w:rsidRPr="00BA4DBF" w:rsidRDefault="00BA4DBF" w:rsidP="00BA4DBF">
            <w:pPr>
              <w:tabs>
                <w:tab w:val="left" w:pos="5550"/>
              </w:tabs>
              <w:rPr>
                <w:sz w:val="16"/>
                <w:szCs w:val="16"/>
              </w:rPr>
            </w:pPr>
            <w:r w:rsidRPr="00BA4DBF">
              <w:rPr>
                <w:sz w:val="16"/>
                <w:szCs w:val="16"/>
              </w:rPr>
              <w:t xml:space="preserve">Ministry of Resettlement Sri Lanka, Notes on performance, Resettlement Process in Northern Sri Lanka, 2013.http://resettlementmin.gov.lk/site/images/stories/pdf/ progress2014. </w:t>
            </w:r>
          </w:p>
          <w:p w14:paraId="669F8639" w14:textId="77777777" w:rsidR="00BA4DBF" w:rsidRPr="00BA4DBF" w:rsidRDefault="00BA4DBF" w:rsidP="00BA4DBF">
            <w:pPr>
              <w:tabs>
                <w:tab w:val="left" w:pos="5550"/>
              </w:tabs>
              <w:rPr>
                <w:sz w:val="16"/>
                <w:szCs w:val="16"/>
              </w:rPr>
            </w:pPr>
          </w:p>
          <w:p w14:paraId="10ED21C2" w14:textId="77777777" w:rsidR="00BA4DBF" w:rsidRPr="00BA4DBF" w:rsidRDefault="00BA4DBF" w:rsidP="00BA4DBF">
            <w:pPr>
              <w:tabs>
                <w:tab w:val="left" w:pos="5550"/>
              </w:tabs>
              <w:rPr>
                <w:sz w:val="16"/>
                <w:szCs w:val="16"/>
              </w:rPr>
            </w:pPr>
          </w:p>
          <w:p w14:paraId="527E9059" w14:textId="7434DC46" w:rsidR="00BA4DBF" w:rsidRPr="00BA4DBF" w:rsidRDefault="00BA4DBF" w:rsidP="00BA4DBF">
            <w:pPr>
              <w:tabs>
                <w:tab w:val="left" w:pos="5550"/>
              </w:tabs>
              <w:spacing w:after="0"/>
              <w:rPr>
                <w:bCs/>
                <w:sz w:val="16"/>
                <w:szCs w:val="16"/>
              </w:rPr>
            </w:pPr>
            <w:r w:rsidRPr="00BA4DBF">
              <w:rPr>
                <w:sz w:val="16"/>
                <w:szCs w:val="16"/>
              </w:rPr>
              <w:t xml:space="preserve">Asylum Insight. (n.d.). </w:t>
            </w:r>
            <w:r w:rsidRPr="00BA4DBF">
              <w:rPr>
                <w:i/>
                <w:sz w:val="16"/>
                <w:szCs w:val="16"/>
              </w:rPr>
              <w:t>Sri Lanka</w:t>
            </w:r>
            <w:r w:rsidRPr="00BA4DBF">
              <w:rPr>
                <w:sz w:val="16"/>
                <w:szCs w:val="16"/>
              </w:rPr>
              <w:t>. Retrieved from</w:t>
            </w:r>
            <w:hyperlink r:id="rId83">
              <w:r w:rsidRPr="00BA4DBF">
                <w:rPr>
                  <w:sz w:val="16"/>
                  <w:szCs w:val="16"/>
                </w:rPr>
                <w:t xml:space="preserve"> </w:t>
              </w:r>
            </w:hyperlink>
            <w:hyperlink r:id="rId84">
              <w:r w:rsidRPr="00BA4DBF">
                <w:rPr>
                  <w:sz w:val="16"/>
                  <w:szCs w:val="16"/>
                  <w:u w:val="single"/>
                </w:rPr>
                <w:t>https://www.asyluminsight.com/sri-lanka</w:t>
              </w:r>
            </w:hyperlink>
          </w:p>
        </w:tc>
        <w:tc>
          <w:tcPr>
            <w:tcW w:w="993" w:type="dxa"/>
          </w:tcPr>
          <w:p w14:paraId="5C7490E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1.95 million</w:t>
            </w:r>
          </w:p>
          <w:p w14:paraId="7EE6ECD0" w14:textId="77777777" w:rsidR="00BA4DBF" w:rsidRPr="007B2785" w:rsidRDefault="00BA4DBF" w:rsidP="00BA4DBF">
            <w:pPr>
              <w:spacing w:after="0"/>
              <w:rPr>
                <w:bCs/>
                <w:color w:val="000000" w:themeColor="text1"/>
                <w:sz w:val="16"/>
                <w:szCs w:val="16"/>
              </w:rPr>
            </w:pPr>
          </w:p>
          <w:p w14:paraId="7C17E90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 million refugees</w:t>
            </w:r>
          </w:p>
          <w:p w14:paraId="3C53F9A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w:t>
            </w:r>
          </w:p>
          <w:p w14:paraId="7C9E41F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950,000 IDPs</w:t>
            </w:r>
          </w:p>
          <w:p w14:paraId="5E5615BF" w14:textId="77777777" w:rsidR="00BA4DBF" w:rsidRPr="007B2785" w:rsidRDefault="00BA4DBF" w:rsidP="00BA4DBF">
            <w:pPr>
              <w:spacing w:after="0"/>
              <w:rPr>
                <w:bCs/>
                <w:color w:val="000000" w:themeColor="text1"/>
                <w:sz w:val="16"/>
                <w:szCs w:val="16"/>
              </w:rPr>
            </w:pPr>
          </w:p>
          <w:p w14:paraId="278D1907" w14:textId="77777777" w:rsidR="00BA4DBF" w:rsidRPr="007B2785" w:rsidRDefault="00BA4DBF" w:rsidP="00BA4DBF">
            <w:pPr>
              <w:spacing w:after="0"/>
              <w:rPr>
                <w:bCs/>
                <w:color w:val="000000" w:themeColor="text1"/>
                <w:sz w:val="16"/>
                <w:szCs w:val="16"/>
              </w:rPr>
            </w:pPr>
          </w:p>
          <w:p w14:paraId="6B05F6CF" w14:textId="77777777" w:rsidR="00BA4DBF" w:rsidRPr="007B2785" w:rsidRDefault="00BA4DBF" w:rsidP="00BA4DBF">
            <w:pPr>
              <w:spacing w:after="0"/>
              <w:rPr>
                <w:bCs/>
                <w:color w:val="000000" w:themeColor="text1"/>
                <w:sz w:val="16"/>
                <w:szCs w:val="16"/>
              </w:rPr>
            </w:pPr>
          </w:p>
          <w:p w14:paraId="5EDA5829" w14:textId="77777777" w:rsidR="00BA4DBF" w:rsidRPr="007B2785" w:rsidRDefault="00BA4DBF" w:rsidP="00BA4DBF">
            <w:pPr>
              <w:spacing w:after="0"/>
              <w:rPr>
                <w:bCs/>
                <w:color w:val="000000" w:themeColor="text1"/>
                <w:sz w:val="16"/>
                <w:szCs w:val="16"/>
              </w:rPr>
            </w:pPr>
          </w:p>
          <w:p w14:paraId="79750B8F" w14:textId="77777777" w:rsidR="00BA4DBF" w:rsidRPr="007B2785" w:rsidRDefault="00BA4DBF" w:rsidP="00BA4DBF">
            <w:pPr>
              <w:spacing w:after="0"/>
              <w:rPr>
                <w:bCs/>
                <w:color w:val="000000" w:themeColor="text1"/>
                <w:sz w:val="16"/>
                <w:szCs w:val="16"/>
              </w:rPr>
            </w:pPr>
          </w:p>
          <w:p w14:paraId="1A497805" w14:textId="77777777" w:rsidR="00BA4DBF" w:rsidRPr="007B2785" w:rsidRDefault="00BA4DBF" w:rsidP="00BA4DBF">
            <w:pPr>
              <w:spacing w:after="0"/>
              <w:rPr>
                <w:bCs/>
                <w:color w:val="000000" w:themeColor="text1"/>
                <w:sz w:val="16"/>
                <w:szCs w:val="16"/>
              </w:rPr>
            </w:pPr>
          </w:p>
          <w:p w14:paraId="0F8E1017" w14:textId="77777777" w:rsidR="00BA4DBF" w:rsidRPr="007B2785" w:rsidRDefault="00BA4DBF" w:rsidP="00BA4DBF">
            <w:pPr>
              <w:spacing w:after="0"/>
              <w:rPr>
                <w:bCs/>
                <w:color w:val="000000" w:themeColor="text1"/>
                <w:sz w:val="16"/>
                <w:szCs w:val="16"/>
              </w:rPr>
            </w:pPr>
          </w:p>
          <w:p w14:paraId="580C05A4" w14:textId="77777777" w:rsidR="00BA4DBF" w:rsidRPr="007B2785" w:rsidRDefault="00BA4DBF" w:rsidP="00BA4DBF">
            <w:pPr>
              <w:spacing w:after="0"/>
              <w:rPr>
                <w:bCs/>
                <w:color w:val="000000" w:themeColor="text1"/>
                <w:sz w:val="16"/>
                <w:szCs w:val="16"/>
              </w:rPr>
            </w:pPr>
          </w:p>
          <w:p w14:paraId="604142C3" w14:textId="77777777" w:rsidR="00BA4DBF" w:rsidRPr="007B2785" w:rsidRDefault="00BA4DBF" w:rsidP="00BA4DBF">
            <w:pPr>
              <w:spacing w:after="0"/>
              <w:rPr>
                <w:bCs/>
                <w:color w:val="000000" w:themeColor="text1"/>
                <w:sz w:val="16"/>
                <w:szCs w:val="16"/>
              </w:rPr>
            </w:pPr>
          </w:p>
          <w:p w14:paraId="42AB190B" w14:textId="77777777" w:rsidR="00BA4DBF" w:rsidRPr="007B2785" w:rsidRDefault="00BA4DBF" w:rsidP="00BA4DBF">
            <w:pPr>
              <w:spacing w:after="0"/>
              <w:rPr>
                <w:bCs/>
                <w:color w:val="000000" w:themeColor="text1"/>
                <w:sz w:val="16"/>
                <w:szCs w:val="16"/>
              </w:rPr>
            </w:pPr>
          </w:p>
          <w:p w14:paraId="38EC8B8B" w14:textId="77777777" w:rsidR="00BA4DBF" w:rsidRPr="007B2785" w:rsidRDefault="00BA4DBF" w:rsidP="00BA4DBF">
            <w:pPr>
              <w:spacing w:after="0"/>
              <w:rPr>
                <w:bCs/>
                <w:color w:val="000000" w:themeColor="text1"/>
                <w:sz w:val="16"/>
                <w:szCs w:val="16"/>
              </w:rPr>
            </w:pPr>
          </w:p>
        </w:tc>
        <w:tc>
          <w:tcPr>
            <w:tcW w:w="1134" w:type="dxa"/>
          </w:tcPr>
          <w:p w14:paraId="65B23773" w14:textId="77777777" w:rsidR="00BA4DBF" w:rsidRPr="007B2785" w:rsidRDefault="00BA4DBF" w:rsidP="00BA4DBF">
            <w:pPr>
              <w:spacing w:after="0"/>
              <w:rPr>
                <w:rStyle w:val="ms-1"/>
                <w:bCs/>
                <w:color w:val="000000" w:themeColor="text1"/>
                <w:sz w:val="16"/>
                <w:szCs w:val="16"/>
              </w:rPr>
            </w:pPr>
            <w:r w:rsidRPr="007B2785">
              <w:rPr>
                <w:rStyle w:val="relative"/>
                <w:bCs/>
                <w:color w:val="000000" w:themeColor="text1"/>
                <w:sz w:val="16"/>
                <w:szCs w:val="16"/>
              </w:rPr>
              <w:t>Humanity House, “Disasters &amp; Conflicts: Sri Lanka. Civil war, 1983–2009”.</w:t>
            </w:r>
            <w:hyperlink r:id="rId85" w:tgtFrame="_blank" w:history="1">
              <w:r w:rsidRPr="007B2785">
                <w:rPr>
                  <w:rStyle w:val="max-w-full"/>
                  <w:bCs/>
                  <w:color w:val="000000" w:themeColor="text1"/>
                  <w:sz w:val="16"/>
                  <w:szCs w:val="16"/>
                </w:rPr>
                <w:t>Humanity House</w:t>
              </w:r>
            </w:hyperlink>
          </w:p>
          <w:p w14:paraId="01061C76" w14:textId="3FE261B6"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shd w:val="clear" w:color="auto" w:fill="FFFFFF"/>
              </w:rPr>
              <w:t>Asees</w:t>
            </w:r>
            <w:proofErr w:type="spellEnd"/>
            <w:r w:rsidRPr="007B2785">
              <w:rPr>
                <w:bCs/>
                <w:color w:val="000000" w:themeColor="text1"/>
                <w:sz w:val="16"/>
                <w:szCs w:val="16"/>
                <w:shd w:val="clear" w:color="auto" w:fill="FFFFFF"/>
              </w:rPr>
              <w:t>, Mohamed Shareef. “Internally displaced persons (IDPs) and ethnic minorities: a case study of Muslim IDPs in the Puttalam district of Sri Lanka.” </w:t>
            </w:r>
            <w:r w:rsidRPr="007B2785">
              <w:rPr>
                <w:bCs/>
                <w:i/>
                <w:iCs/>
                <w:color w:val="000000" w:themeColor="text1"/>
                <w:sz w:val="16"/>
                <w:szCs w:val="16"/>
                <w:shd w:val="clear" w:color="auto" w:fill="FFFFFF"/>
              </w:rPr>
              <w:t xml:space="preserve">Unpublished Doctoral dissertation). Doshisha University </w:t>
            </w:r>
            <w:r w:rsidRPr="007B2785">
              <w:rPr>
                <w:bCs/>
                <w:color w:val="000000" w:themeColor="text1"/>
                <w:sz w:val="16"/>
                <w:szCs w:val="16"/>
                <w:shd w:val="clear" w:color="auto" w:fill="FFFFFF"/>
              </w:rPr>
              <w:t>(2014)</w:t>
            </w:r>
          </w:p>
        </w:tc>
        <w:tc>
          <w:tcPr>
            <w:tcW w:w="1701" w:type="dxa"/>
            <w:shd w:val="pct10" w:color="auto" w:fill="auto"/>
          </w:tcPr>
          <w:p w14:paraId="627E7AA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 million</w:t>
            </w:r>
          </w:p>
        </w:tc>
        <w:tc>
          <w:tcPr>
            <w:tcW w:w="1842" w:type="dxa"/>
            <w:shd w:val="pct10" w:color="auto" w:fill="auto"/>
          </w:tcPr>
          <w:p w14:paraId="293399A8" w14:textId="77777777" w:rsidR="00BA4DBF" w:rsidRPr="007B2785" w:rsidRDefault="00BA4DBF" w:rsidP="00BA4DBF">
            <w:pPr>
              <w:spacing w:after="0"/>
              <w:rPr>
                <w:bCs/>
                <w:color w:val="000000" w:themeColor="text1"/>
                <w:sz w:val="16"/>
                <w:szCs w:val="16"/>
              </w:rPr>
            </w:pPr>
            <w:r w:rsidRPr="007B2785">
              <w:rPr>
                <w:rStyle w:val="relative"/>
                <w:bCs/>
                <w:color w:val="000000" w:themeColor="text1"/>
                <w:sz w:val="16"/>
                <w:szCs w:val="16"/>
              </w:rPr>
              <w:t xml:space="preserve">Internal Displacement Monitoring Centre (IDMC), </w:t>
            </w:r>
            <w:r w:rsidRPr="007B2785">
              <w:rPr>
                <w:rStyle w:val="Emphasis"/>
                <w:bCs/>
                <w:color w:val="000000" w:themeColor="text1"/>
                <w:sz w:val="16"/>
                <w:szCs w:val="16"/>
              </w:rPr>
              <w:t>Global Report on Internal Displacement 2018</w:t>
            </w:r>
            <w:r w:rsidRPr="007B2785">
              <w:rPr>
                <w:rStyle w:val="relative"/>
                <w:bCs/>
                <w:color w:val="000000" w:themeColor="text1"/>
                <w:sz w:val="16"/>
                <w:szCs w:val="16"/>
              </w:rPr>
              <w:t>. IDMC.</w:t>
            </w:r>
          </w:p>
        </w:tc>
        <w:tc>
          <w:tcPr>
            <w:tcW w:w="1843" w:type="dxa"/>
          </w:tcPr>
          <w:p w14:paraId="2B0D00A8" w14:textId="77777777" w:rsidR="00BA4DBF" w:rsidRPr="00BA4DBF" w:rsidRDefault="00BA4DBF" w:rsidP="00BA4DBF">
            <w:pPr>
              <w:rPr>
                <w:sz w:val="16"/>
                <w:szCs w:val="16"/>
              </w:rPr>
            </w:pPr>
            <w:r w:rsidRPr="00BA4DBF">
              <w:rPr>
                <w:sz w:val="16"/>
                <w:szCs w:val="16"/>
              </w:rPr>
              <w:t>Some 493,000 were displaced in the north and east by the ¤</w:t>
            </w:r>
            <w:proofErr w:type="spellStart"/>
            <w:r w:rsidRPr="00BA4DBF">
              <w:rPr>
                <w:sz w:val="16"/>
                <w:szCs w:val="16"/>
              </w:rPr>
              <w:t>ghting</w:t>
            </w:r>
            <w:proofErr w:type="spellEnd"/>
            <w:r w:rsidRPr="00BA4DBF">
              <w:rPr>
                <w:sz w:val="16"/>
                <w:szCs w:val="16"/>
              </w:rPr>
              <w:t xml:space="preserve"> in the two years after December 1994 alone. Between 1983 and December 1996, 1,017,000 Sri Lankans were displaced by the war. </w:t>
            </w:r>
          </w:p>
          <w:p w14:paraId="2CDEF56A" w14:textId="77777777" w:rsidR="00BA4DBF" w:rsidRPr="00BA4DBF" w:rsidRDefault="00BA4DBF" w:rsidP="00BA4DBF">
            <w:pPr>
              <w:rPr>
                <w:sz w:val="16"/>
                <w:szCs w:val="16"/>
              </w:rPr>
            </w:pPr>
          </w:p>
          <w:p w14:paraId="0079A8D2" w14:textId="77777777" w:rsidR="00BA4DBF" w:rsidRPr="00BA4DBF" w:rsidRDefault="00BA4DBF" w:rsidP="00BA4DBF">
            <w:pPr>
              <w:rPr>
                <w:sz w:val="16"/>
                <w:szCs w:val="16"/>
              </w:rPr>
            </w:pPr>
            <w:r w:rsidRPr="00BA4DBF">
              <w:rPr>
                <w:sz w:val="16"/>
                <w:szCs w:val="16"/>
              </w:rPr>
              <w:t>p. 86</w:t>
            </w:r>
          </w:p>
          <w:p w14:paraId="564E3470" w14:textId="77777777" w:rsidR="00BA4DBF" w:rsidRPr="00BA4DBF" w:rsidRDefault="00BA4DBF" w:rsidP="00BA4DBF">
            <w:pPr>
              <w:rPr>
                <w:sz w:val="16"/>
                <w:szCs w:val="16"/>
              </w:rPr>
            </w:pPr>
          </w:p>
          <w:p w14:paraId="113E96B7" w14:textId="77777777" w:rsidR="00BA4DBF" w:rsidRPr="00BA4DBF" w:rsidRDefault="00BA4DBF" w:rsidP="00BA4DBF">
            <w:pPr>
              <w:rPr>
                <w:sz w:val="16"/>
                <w:szCs w:val="16"/>
              </w:rPr>
            </w:pPr>
          </w:p>
          <w:p w14:paraId="3B9A8A30" w14:textId="2928AA3F" w:rsidR="00BA4DBF" w:rsidRPr="00BA4DBF" w:rsidRDefault="00BA4DBF" w:rsidP="00BA4DBF">
            <w:pPr>
              <w:spacing w:after="0"/>
              <w:rPr>
                <w:bCs/>
                <w:sz w:val="16"/>
                <w:szCs w:val="16"/>
              </w:rPr>
            </w:pPr>
            <w:r w:rsidRPr="00BA4DBF">
              <w:rPr>
                <w:sz w:val="16"/>
                <w:szCs w:val="16"/>
              </w:rPr>
              <w:t xml:space="preserve">Winslow, D., &amp; </w:t>
            </w:r>
            <w:proofErr w:type="spellStart"/>
            <w:r w:rsidRPr="00BA4DBF">
              <w:rPr>
                <w:sz w:val="16"/>
                <w:szCs w:val="16"/>
              </w:rPr>
              <w:t>Woost</w:t>
            </w:r>
            <w:proofErr w:type="spellEnd"/>
            <w:r w:rsidRPr="00BA4DBF">
              <w:rPr>
                <w:sz w:val="16"/>
                <w:szCs w:val="16"/>
              </w:rPr>
              <w:t xml:space="preserve">, M. D. (2004). </w:t>
            </w:r>
            <w:r w:rsidRPr="00BA4DBF">
              <w:rPr>
                <w:i/>
                <w:sz w:val="16"/>
                <w:szCs w:val="16"/>
              </w:rPr>
              <w:t>Economy, culture, and civil war in Sri Lanka</w:t>
            </w:r>
            <w:r w:rsidRPr="00BA4DBF">
              <w:rPr>
                <w:sz w:val="16"/>
                <w:szCs w:val="16"/>
              </w:rPr>
              <w:t xml:space="preserve">. Indiana University Press. Project MUSE. </w:t>
            </w:r>
            <w:hyperlink r:id="rId86">
              <w:r w:rsidRPr="00BA4DBF">
                <w:rPr>
                  <w:sz w:val="16"/>
                  <w:szCs w:val="16"/>
                  <w:u w:val="single"/>
                </w:rPr>
                <w:t>https://muse.jhu.edu/book/9132</w:t>
              </w:r>
            </w:hyperlink>
          </w:p>
        </w:tc>
        <w:tc>
          <w:tcPr>
            <w:tcW w:w="1985" w:type="dxa"/>
          </w:tcPr>
          <w:p w14:paraId="70EDD5FD" w14:textId="77777777" w:rsidR="00BA4DBF" w:rsidRDefault="00BA4DBF" w:rsidP="00BA4DBF">
            <w:pPr>
              <w:spacing w:after="0"/>
              <w:rPr>
                <w:bCs/>
                <w:color w:val="000000" w:themeColor="text1"/>
                <w:sz w:val="16"/>
                <w:szCs w:val="16"/>
              </w:rPr>
            </w:pPr>
            <w:r w:rsidRPr="007B2785">
              <w:rPr>
                <w:bCs/>
                <w:color w:val="000000" w:themeColor="text1"/>
                <w:sz w:val="16"/>
                <w:szCs w:val="16"/>
              </w:rPr>
              <w:t>Peak 2009: 280,000 IDPs, Tamil civilians in camps (UNHCR 2009)</w:t>
            </w:r>
          </w:p>
          <w:p w14:paraId="382C8CC7" w14:textId="77777777" w:rsidR="00BA4DBF" w:rsidRDefault="00BA4DBF" w:rsidP="00BA4DBF">
            <w:pPr>
              <w:spacing w:after="0"/>
              <w:rPr>
                <w:bCs/>
                <w:color w:val="000000" w:themeColor="text1"/>
                <w:sz w:val="16"/>
                <w:szCs w:val="16"/>
              </w:rPr>
            </w:pPr>
          </w:p>
          <w:p w14:paraId="22A59502"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 xml:space="preserve">During the war, in 2004, 804,599 people were displaced due to the Indian Ocean earthquake and tsunami (OCHA </w:t>
            </w:r>
            <w:proofErr w:type="spellStart"/>
            <w:r w:rsidRPr="00BA4DBF">
              <w:rPr>
                <w:bCs/>
                <w:color w:val="000000" w:themeColor="text1"/>
                <w:sz w:val="16"/>
                <w:szCs w:val="16"/>
                <w:lang w:val="en-IN"/>
              </w:rPr>
              <w:t>ReliefWeb</w:t>
            </w:r>
            <w:proofErr w:type="spellEnd"/>
            <w:r w:rsidRPr="00BA4DBF">
              <w:rPr>
                <w:bCs/>
                <w:color w:val="000000" w:themeColor="text1"/>
                <w:sz w:val="16"/>
                <w:szCs w:val="16"/>
                <w:lang w:val="en-IN"/>
              </w:rPr>
              <w:t xml:space="preserve"> Situation Report No.8 2004/12/31).</w:t>
            </w:r>
          </w:p>
          <w:p w14:paraId="32B42A35" w14:textId="6F375108" w:rsidR="00BA4DBF" w:rsidRPr="007B2785" w:rsidRDefault="00BA4DBF" w:rsidP="00BA4DBF">
            <w:pPr>
              <w:spacing w:after="0"/>
              <w:rPr>
                <w:bCs/>
                <w:color w:val="000000" w:themeColor="text1"/>
                <w:sz w:val="16"/>
                <w:szCs w:val="16"/>
              </w:rPr>
            </w:pPr>
          </w:p>
        </w:tc>
      </w:tr>
      <w:tr w:rsidR="00BA4DBF" w:rsidRPr="007B2785" w14:paraId="0B840A62" w14:textId="77777777" w:rsidTr="004C31A2">
        <w:tc>
          <w:tcPr>
            <w:tcW w:w="1412" w:type="dxa"/>
            <w:gridSpan w:val="2"/>
            <w:vAlign w:val="bottom"/>
          </w:tcPr>
          <w:p w14:paraId="2C6B8F1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Palestinian Intifadas I &amp; II</w:t>
            </w:r>
          </w:p>
        </w:tc>
        <w:tc>
          <w:tcPr>
            <w:tcW w:w="1134" w:type="dxa"/>
            <w:vAlign w:val="bottom"/>
          </w:tcPr>
          <w:p w14:paraId="355DBDA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1987-93;</w:t>
            </w:r>
          </w:p>
          <w:p w14:paraId="68425888"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2000-5</w:t>
            </w:r>
          </w:p>
        </w:tc>
        <w:tc>
          <w:tcPr>
            <w:tcW w:w="992" w:type="dxa"/>
            <w:vAlign w:val="bottom"/>
          </w:tcPr>
          <w:p w14:paraId="544B4C92" w14:textId="77777777" w:rsidR="00BA4DBF" w:rsidRPr="007B2785" w:rsidRDefault="00BA4DBF" w:rsidP="00BA4DBF">
            <w:pPr>
              <w:spacing w:after="0"/>
              <w:rPr>
                <w:bCs/>
                <w:color w:val="000000" w:themeColor="text1"/>
                <w:sz w:val="16"/>
                <w:szCs w:val="16"/>
              </w:rPr>
            </w:pPr>
          </w:p>
          <w:p w14:paraId="67C55DD8" w14:textId="77777777" w:rsidR="00BA4DBF" w:rsidRPr="007B2785" w:rsidRDefault="00BA4DBF" w:rsidP="00BA4DBF">
            <w:pPr>
              <w:spacing w:after="0"/>
              <w:rPr>
                <w:bCs/>
                <w:color w:val="000000" w:themeColor="text1"/>
                <w:sz w:val="16"/>
                <w:szCs w:val="16"/>
              </w:rPr>
            </w:pPr>
          </w:p>
          <w:p w14:paraId="19AE1B63" w14:textId="77777777" w:rsidR="00BA4DBF" w:rsidRPr="007B2785" w:rsidRDefault="00BA4DBF" w:rsidP="00BA4DBF">
            <w:pPr>
              <w:spacing w:after="0"/>
              <w:rPr>
                <w:bCs/>
                <w:color w:val="000000" w:themeColor="text1"/>
                <w:sz w:val="16"/>
                <w:szCs w:val="16"/>
              </w:rPr>
            </w:pPr>
          </w:p>
          <w:p w14:paraId="3D3B0F6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Second: 16,000 displaced</w:t>
            </w:r>
          </w:p>
          <w:p w14:paraId="656B34D0" w14:textId="77777777" w:rsidR="00BA4DBF" w:rsidRPr="007B2785" w:rsidRDefault="00BA4DBF" w:rsidP="00BA4DBF">
            <w:pPr>
              <w:spacing w:after="0"/>
              <w:rPr>
                <w:bCs/>
                <w:color w:val="000000" w:themeColor="text1"/>
                <w:sz w:val="16"/>
                <w:szCs w:val="16"/>
              </w:rPr>
            </w:pPr>
          </w:p>
          <w:p w14:paraId="171152F4" w14:textId="77777777" w:rsidR="00BA4DBF" w:rsidRPr="007B2785" w:rsidRDefault="00BA4DBF" w:rsidP="00BA4DBF">
            <w:pPr>
              <w:spacing w:after="0"/>
              <w:rPr>
                <w:bCs/>
                <w:color w:val="000000" w:themeColor="text1"/>
                <w:sz w:val="16"/>
                <w:szCs w:val="16"/>
              </w:rPr>
            </w:pPr>
          </w:p>
          <w:p w14:paraId="60B6A09F" w14:textId="77777777" w:rsidR="00BA4DBF" w:rsidRPr="007B2785" w:rsidRDefault="00BA4DBF" w:rsidP="00BA4DBF">
            <w:pPr>
              <w:spacing w:after="0"/>
              <w:rPr>
                <w:bCs/>
                <w:color w:val="000000" w:themeColor="text1"/>
                <w:sz w:val="16"/>
                <w:szCs w:val="16"/>
              </w:rPr>
            </w:pPr>
          </w:p>
          <w:p w14:paraId="0CED5B84" w14:textId="77777777" w:rsidR="00BA4DBF" w:rsidRPr="007B2785" w:rsidRDefault="00BA4DBF" w:rsidP="00BA4DBF">
            <w:pPr>
              <w:spacing w:after="0"/>
              <w:rPr>
                <w:bCs/>
                <w:color w:val="000000" w:themeColor="text1"/>
                <w:sz w:val="16"/>
                <w:szCs w:val="16"/>
              </w:rPr>
            </w:pPr>
          </w:p>
          <w:p w14:paraId="1213147A" w14:textId="77777777" w:rsidR="00BA4DBF" w:rsidRPr="007B2785" w:rsidRDefault="00BA4DBF" w:rsidP="00BA4DBF">
            <w:pPr>
              <w:spacing w:after="0"/>
              <w:rPr>
                <w:bCs/>
                <w:color w:val="000000" w:themeColor="text1"/>
                <w:sz w:val="16"/>
                <w:szCs w:val="16"/>
              </w:rPr>
            </w:pPr>
          </w:p>
          <w:p w14:paraId="43E5AA54" w14:textId="77777777" w:rsidR="00BA4DBF" w:rsidRPr="007B2785" w:rsidRDefault="00BA4DBF" w:rsidP="00BA4DBF">
            <w:pPr>
              <w:spacing w:after="0"/>
              <w:rPr>
                <w:bCs/>
                <w:color w:val="000000" w:themeColor="text1"/>
                <w:sz w:val="16"/>
                <w:szCs w:val="16"/>
              </w:rPr>
            </w:pPr>
          </w:p>
          <w:p w14:paraId="6FD7D2A8" w14:textId="77777777" w:rsidR="00BA4DBF" w:rsidRPr="007B2785" w:rsidRDefault="00BA4DBF" w:rsidP="00BA4DBF">
            <w:pPr>
              <w:spacing w:after="0"/>
              <w:rPr>
                <w:bCs/>
                <w:color w:val="000000" w:themeColor="text1"/>
                <w:sz w:val="16"/>
                <w:szCs w:val="16"/>
              </w:rPr>
            </w:pPr>
          </w:p>
          <w:p w14:paraId="72B09D8D" w14:textId="77777777" w:rsidR="00BA4DBF" w:rsidRPr="007B2785" w:rsidRDefault="00BA4DBF" w:rsidP="00BA4DBF">
            <w:pPr>
              <w:spacing w:after="0"/>
              <w:rPr>
                <w:bCs/>
                <w:color w:val="000000" w:themeColor="text1"/>
                <w:sz w:val="16"/>
                <w:szCs w:val="16"/>
              </w:rPr>
            </w:pPr>
          </w:p>
          <w:p w14:paraId="17A7AFD5" w14:textId="77777777" w:rsidR="00BA4DBF" w:rsidRPr="007B2785" w:rsidRDefault="00BA4DBF" w:rsidP="00BA4DBF">
            <w:pPr>
              <w:spacing w:after="0"/>
              <w:rPr>
                <w:bCs/>
                <w:color w:val="000000" w:themeColor="text1"/>
                <w:sz w:val="16"/>
                <w:szCs w:val="16"/>
              </w:rPr>
            </w:pPr>
          </w:p>
          <w:p w14:paraId="475D585E" w14:textId="7C99142B" w:rsidR="00BA4DBF" w:rsidRPr="007B2785" w:rsidRDefault="00BA4DBF" w:rsidP="00BA4DBF">
            <w:pPr>
              <w:spacing w:after="0"/>
              <w:rPr>
                <w:bCs/>
                <w:color w:val="000000" w:themeColor="text1"/>
                <w:sz w:val="16"/>
                <w:szCs w:val="16"/>
              </w:rPr>
            </w:pPr>
          </w:p>
        </w:tc>
        <w:tc>
          <w:tcPr>
            <w:tcW w:w="992" w:type="dxa"/>
          </w:tcPr>
          <w:p w14:paraId="0B7300B6" w14:textId="17113BBF" w:rsidR="00BA4DBF" w:rsidRPr="007B2785" w:rsidRDefault="00BA4DBF" w:rsidP="00BA4DBF">
            <w:pPr>
              <w:tabs>
                <w:tab w:val="left" w:pos="5550"/>
              </w:tabs>
              <w:spacing w:after="0"/>
              <w:rPr>
                <w:bCs/>
                <w:color w:val="000000" w:themeColor="text1"/>
                <w:sz w:val="16"/>
                <w:szCs w:val="16"/>
              </w:rPr>
            </w:pPr>
            <w:proofErr w:type="gramStart"/>
            <w:r w:rsidRPr="007B2785">
              <w:rPr>
                <w:bCs/>
                <w:color w:val="000000" w:themeColor="text1"/>
                <w:sz w:val="16"/>
                <w:szCs w:val="16"/>
              </w:rPr>
              <w:lastRenderedPageBreak/>
              <w:t>Second :</w:t>
            </w:r>
            <w:proofErr w:type="gramEnd"/>
            <w:r w:rsidRPr="007B2785">
              <w:rPr>
                <w:bCs/>
                <w:color w:val="000000" w:themeColor="text1"/>
                <w:sz w:val="16"/>
                <w:szCs w:val="16"/>
              </w:rPr>
              <w:t xml:space="preserve"> BADIL Resource Center. (2007). </w:t>
            </w:r>
            <w:r w:rsidRPr="007B2785">
              <w:rPr>
                <w:bCs/>
                <w:i/>
                <w:color w:val="000000" w:themeColor="text1"/>
                <w:sz w:val="16"/>
                <w:szCs w:val="16"/>
              </w:rPr>
              <w:t xml:space="preserve">Survey of Palestinian refugees </w:t>
            </w:r>
            <w:r w:rsidRPr="007B2785">
              <w:rPr>
                <w:bCs/>
                <w:i/>
                <w:color w:val="000000" w:themeColor="text1"/>
                <w:sz w:val="16"/>
                <w:szCs w:val="16"/>
              </w:rPr>
              <w:lastRenderedPageBreak/>
              <w:t>and internally displaced persons 2006–2007</w:t>
            </w:r>
            <w:r w:rsidRPr="007B2785">
              <w:rPr>
                <w:bCs/>
                <w:color w:val="000000" w:themeColor="text1"/>
                <w:sz w:val="16"/>
                <w:szCs w:val="16"/>
              </w:rPr>
              <w:t> (Vol. V). Bethlehem, Palestine: BADIL Resource Center for Palestinian Residency &amp; Refugee Rights. ISBN 1728-1679.</w:t>
            </w:r>
          </w:p>
          <w:p w14:paraId="55EEED9A" w14:textId="77777777"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t>p. 71</w:t>
            </w:r>
          </w:p>
        </w:tc>
        <w:tc>
          <w:tcPr>
            <w:tcW w:w="993" w:type="dxa"/>
          </w:tcPr>
          <w:p w14:paraId="4A1E229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500,000 </w:t>
            </w:r>
          </w:p>
        </w:tc>
        <w:tc>
          <w:tcPr>
            <w:tcW w:w="1134" w:type="dxa"/>
          </w:tcPr>
          <w:p w14:paraId="01218EB7" w14:textId="524D5365" w:rsidR="00BA4DBF" w:rsidRPr="007B2785" w:rsidRDefault="00BA4DBF" w:rsidP="00BA4DBF">
            <w:pPr>
              <w:spacing w:after="0"/>
              <w:rPr>
                <w:bCs/>
                <w:color w:val="000000" w:themeColor="text1"/>
                <w:sz w:val="16"/>
                <w:szCs w:val="16"/>
              </w:rPr>
            </w:pPr>
            <w:r w:rsidRPr="007B2785">
              <w:rPr>
                <w:bCs/>
                <w:color w:val="000000" w:themeColor="text1"/>
                <w:sz w:val="16"/>
                <w:szCs w:val="16"/>
              </w:rPr>
              <w:t>Ibid.</w:t>
            </w:r>
          </w:p>
        </w:tc>
        <w:tc>
          <w:tcPr>
            <w:tcW w:w="1701" w:type="dxa"/>
            <w:shd w:val="pct10" w:color="auto" w:fill="auto"/>
          </w:tcPr>
          <w:p w14:paraId="7F6CBB1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between 1987-92 -489 Palestinian Deportees</w:t>
            </w:r>
          </w:p>
          <w:p w14:paraId="0953A0C2" w14:textId="0B2DDF2A" w:rsidR="00BA4DBF" w:rsidRPr="007B2785" w:rsidRDefault="00BA4DBF" w:rsidP="00BA4DBF">
            <w:pPr>
              <w:pBdr>
                <w:bottom w:val="single" w:sz="6" w:space="1" w:color="000000"/>
              </w:pBdr>
              <w:spacing w:after="0"/>
              <w:rPr>
                <w:bCs/>
                <w:color w:val="000000" w:themeColor="text1"/>
                <w:sz w:val="16"/>
                <w:szCs w:val="16"/>
              </w:rPr>
            </w:pPr>
          </w:p>
          <w:p w14:paraId="79D6FA63" w14:textId="4750A7A4" w:rsidR="00BA4DBF" w:rsidRPr="007B2785" w:rsidRDefault="00BA4DBF" w:rsidP="00BA4DBF">
            <w:pPr>
              <w:pBdr>
                <w:bottom w:val="single" w:sz="6" w:space="1" w:color="000000"/>
              </w:pBdr>
              <w:spacing w:after="0"/>
              <w:rPr>
                <w:bCs/>
                <w:color w:val="000000" w:themeColor="text1"/>
                <w:sz w:val="16"/>
                <w:szCs w:val="16"/>
              </w:rPr>
            </w:pPr>
          </w:p>
          <w:p w14:paraId="7C3C2C32" w14:textId="2B787067" w:rsidR="00BA4DBF" w:rsidRPr="007B2785" w:rsidRDefault="00BA4DBF" w:rsidP="00BA4DBF">
            <w:pPr>
              <w:pBdr>
                <w:bottom w:val="single" w:sz="6" w:space="1" w:color="000000"/>
              </w:pBdr>
              <w:spacing w:after="0"/>
              <w:rPr>
                <w:bCs/>
                <w:color w:val="000000" w:themeColor="text1"/>
                <w:sz w:val="16"/>
                <w:szCs w:val="16"/>
              </w:rPr>
            </w:pPr>
          </w:p>
          <w:p w14:paraId="467CEB2C" w14:textId="4156C2F6" w:rsidR="00BA4DBF" w:rsidRPr="007B2785" w:rsidRDefault="00BA4DBF" w:rsidP="00BA4DBF">
            <w:pPr>
              <w:pBdr>
                <w:bottom w:val="single" w:sz="6" w:space="1" w:color="000000"/>
              </w:pBdr>
              <w:spacing w:after="0"/>
              <w:rPr>
                <w:bCs/>
                <w:color w:val="000000" w:themeColor="text1"/>
                <w:sz w:val="16"/>
                <w:szCs w:val="16"/>
              </w:rPr>
            </w:pPr>
          </w:p>
          <w:p w14:paraId="38823840" w14:textId="76B4C3C4" w:rsidR="00BA4DBF" w:rsidRPr="007B2785" w:rsidRDefault="00BA4DBF" w:rsidP="00BA4DBF">
            <w:pPr>
              <w:pBdr>
                <w:bottom w:val="single" w:sz="6" w:space="1" w:color="000000"/>
              </w:pBdr>
              <w:spacing w:after="0"/>
              <w:rPr>
                <w:bCs/>
                <w:color w:val="000000" w:themeColor="text1"/>
                <w:sz w:val="16"/>
                <w:szCs w:val="16"/>
              </w:rPr>
            </w:pPr>
          </w:p>
          <w:p w14:paraId="0FC73236" w14:textId="77777777" w:rsidR="00BA4DBF" w:rsidRPr="007B2785" w:rsidRDefault="00BA4DBF" w:rsidP="00BA4DBF">
            <w:pPr>
              <w:pBdr>
                <w:bottom w:val="single" w:sz="6" w:space="1" w:color="000000"/>
              </w:pBdr>
              <w:spacing w:after="0"/>
              <w:rPr>
                <w:bCs/>
                <w:color w:val="000000" w:themeColor="text1"/>
                <w:sz w:val="16"/>
                <w:szCs w:val="16"/>
              </w:rPr>
            </w:pPr>
          </w:p>
          <w:p w14:paraId="684AE14E" w14:textId="77777777" w:rsidR="00BA4DBF" w:rsidRPr="007B2785" w:rsidRDefault="00BA4DBF" w:rsidP="00BA4DBF">
            <w:pPr>
              <w:spacing w:after="0"/>
              <w:rPr>
                <w:bCs/>
                <w:color w:val="000000" w:themeColor="text1"/>
                <w:sz w:val="16"/>
                <w:szCs w:val="16"/>
              </w:rPr>
            </w:pPr>
          </w:p>
          <w:p w14:paraId="1BB25B55"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Second :</w:t>
            </w:r>
            <w:proofErr w:type="gramEnd"/>
            <w:r w:rsidRPr="007B2785">
              <w:rPr>
                <w:bCs/>
                <w:color w:val="000000" w:themeColor="text1"/>
                <w:sz w:val="16"/>
                <w:szCs w:val="16"/>
              </w:rPr>
              <w:t xml:space="preserve"> 16,000 displaced</w:t>
            </w:r>
          </w:p>
        </w:tc>
        <w:tc>
          <w:tcPr>
            <w:tcW w:w="1842" w:type="dxa"/>
            <w:shd w:val="pct10" w:color="auto" w:fill="auto"/>
          </w:tcPr>
          <w:p w14:paraId="2466983C" w14:textId="77777777" w:rsidR="00BA4DBF" w:rsidRPr="007B2785" w:rsidRDefault="00E87061" w:rsidP="00BA4DBF">
            <w:pPr>
              <w:spacing w:after="0"/>
              <w:rPr>
                <w:bCs/>
                <w:color w:val="000000" w:themeColor="text1"/>
                <w:sz w:val="16"/>
                <w:szCs w:val="16"/>
              </w:rPr>
            </w:pPr>
            <w:hyperlink r:id="rId87">
              <w:r w:rsidR="00BA4DBF" w:rsidRPr="007B2785">
                <w:rPr>
                  <w:bCs/>
                  <w:color w:val="000000" w:themeColor="text1"/>
                  <w:sz w:val="16"/>
                  <w:szCs w:val="16"/>
                  <w:u w:val="single"/>
                </w:rPr>
                <w:t>Link</w:t>
              </w:r>
            </w:hyperlink>
          </w:p>
          <w:p w14:paraId="0EEAECCC" w14:textId="77777777" w:rsidR="00BA4DBF" w:rsidRPr="007B2785" w:rsidRDefault="00BA4DBF" w:rsidP="00BA4DBF">
            <w:pPr>
              <w:spacing w:after="0"/>
              <w:rPr>
                <w:bCs/>
                <w:color w:val="000000" w:themeColor="text1"/>
                <w:sz w:val="16"/>
                <w:szCs w:val="16"/>
              </w:rPr>
            </w:pPr>
          </w:p>
          <w:p w14:paraId="658B0E05" w14:textId="77777777" w:rsidR="00BA4DBF" w:rsidRPr="007B2785" w:rsidRDefault="00BA4DBF" w:rsidP="00BA4DBF">
            <w:pPr>
              <w:spacing w:before="240" w:after="0"/>
              <w:rPr>
                <w:bCs/>
                <w:color w:val="000000" w:themeColor="text1"/>
                <w:sz w:val="16"/>
                <w:szCs w:val="16"/>
              </w:rPr>
            </w:pPr>
            <w:proofErr w:type="spellStart"/>
            <w:r w:rsidRPr="007B2785">
              <w:rPr>
                <w:bCs/>
                <w:color w:val="000000" w:themeColor="text1"/>
                <w:sz w:val="16"/>
                <w:szCs w:val="16"/>
              </w:rPr>
              <w:t>B’Tselem</w:t>
            </w:r>
            <w:proofErr w:type="spellEnd"/>
            <w:r w:rsidRPr="007B2785">
              <w:rPr>
                <w:bCs/>
                <w:color w:val="000000" w:themeColor="text1"/>
                <w:sz w:val="16"/>
                <w:szCs w:val="16"/>
              </w:rPr>
              <w:t xml:space="preserve">. (n.d.). </w:t>
            </w:r>
            <w:r w:rsidRPr="007B2785">
              <w:rPr>
                <w:bCs/>
                <w:i/>
                <w:color w:val="000000" w:themeColor="text1"/>
                <w:sz w:val="16"/>
                <w:szCs w:val="16"/>
              </w:rPr>
              <w:t>Statistics on deportation</w:t>
            </w:r>
            <w:r w:rsidRPr="007B2785">
              <w:rPr>
                <w:bCs/>
                <w:color w:val="000000" w:themeColor="text1"/>
                <w:sz w:val="16"/>
                <w:szCs w:val="16"/>
              </w:rPr>
              <w:t xml:space="preserve">. </w:t>
            </w:r>
            <w:hyperlink r:id="rId88">
              <w:r w:rsidRPr="007B2785">
                <w:rPr>
                  <w:bCs/>
                  <w:color w:val="000000" w:themeColor="text1"/>
                  <w:sz w:val="16"/>
                  <w:szCs w:val="16"/>
                  <w:u w:val="single"/>
                </w:rPr>
                <w:t>https://www.btselem.org/deportation/statistics</w:t>
              </w:r>
            </w:hyperlink>
            <w:r w:rsidRPr="007B2785">
              <w:rPr>
                <w:bCs/>
                <w:color w:val="000000" w:themeColor="text1"/>
                <w:sz w:val="16"/>
                <w:szCs w:val="16"/>
              </w:rPr>
              <w:t>​</w:t>
            </w:r>
          </w:p>
          <w:p w14:paraId="22A5D3B3" w14:textId="77777777" w:rsidR="00BA4DBF" w:rsidRPr="007B2785" w:rsidRDefault="00BA4DBF" w:rsidP="00BA4DBF">
            <w:pPr>
              <w:spacing w:after="0"/>
              <w:rPr>
                <w:bCs/>
                <w:color w:val="000000" w:themeColor="text1"/>
                <w:sz w:val="16"/>
                <w:szCs w:val="16"/>
              </w:rPr>
            </w:pPr>
          </w:p>
          <w:p w14:paraId="4EB7337F" w14:textId="77777777" w:rsidR="00BA4DBF" w:rsidRPr="007B2785" w:rsidRDefault="00BA4DBF" w:rsidP="00BA4DBF">
            <w:pPr>
              <w:pBdr>
                <w:bottom w:val="single" w:sz="6" w:space="1" w:color="000000"/>
              </w:pBdr>
              <w:spacing w:after="0"/>
              <w:rPr>
                <w:bCs/>
                <w:color w:val="000000" w:themeColor="text1"/>
                <w:sz w:val="16"/>
                <w:szCs w:val="16"/>
              </w:rPr>
            </w:pPr>
          </w:p>
          <w:p w14:paraId="653F7530"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Second :</w:t>
            </w:r>
            <w:proofErr w:type="gramEnd"/>
            <w:r w:rsidRPr="007B2785">
              <w:rPr>
                <w:bCs/>
                <w:color w:val="000000" w:themeColor="text1"/>
                <w:sz w:val="16"/>
                <w:szCs w:val="16"/>
              </w:rPr>
              <w:t xml:space="preserve"> BADIL Resource Center. (2007). </w:t>
            </w:r>
            <w:r w:rsidRPr="007B2785">
              <w:rPr>
                <w:bCs/>
                <w:i/>
                <w:color w:val="000000" w:themeColor="text1"/>
                <w:sz w:val="16"/>
                <w:szCs w:val="16"/>
              </w:rPr>
              <w:t>Survey of Palestinian refugees and internally displaced persons 2006–2007</w:t>
            </w:r>
            <w:r w:rsidRPr="007B2785">
              <w:rPr>
                <w:bCs/>
                <w:color w:val="000000" w:themeColor="text1"/>
                <w:sz w:val="16"/>
                <w:szCs w:val="16"/>
              </w:rPr>
              <w:t> (Vol. V). Bethlehem, Palestine: BADIL Resource Center for Palestinian Residency &amp; Refugee Rights. ISBN 1728-1679.</w:t>
            </w:r>
          </w:p>
          <w:p w14:paraId="4E7F9B69" w14:textId="77777777" w:rsidR="00BA4DBF" w:rsidRPr="007B2785" w:rsidRDefault="00BA4DBF" w:rsidP="00BA4DBF">
            <w:pPr>
              <w:spacing w:after="0"/>
              <w:rPr>
                <w:bCs/>
                <w:color w:val="000000" w:themeColor="text1"/>
                <w:sz w:val="16"/>
                <w:szCs w:val="16"/>
              </w:rPr>
            </w:pPr>
          </w:p>
        </w:tc>
        <w:tc>
          <w:tcPr>
            <w:tcW w:w="1843" w:type="dxa"/>
          </w:tcPr>
          <w:p w14:paraId="1079F758" w14:textId="77777777" w:rsidR="00BA4DBF" w:rsidRPr="007B2785" w:rsidRDefault="00BA4DBF" w:rsidP="00BA4DBF">
            <w:pPr>
              <w:spacing w:after="0"/>
              <w:rPr>
                <w:bCs/>
                <w:color w:val="000000" w:themeColor="text1"/>
                <w:sz w:val="16"/>
                <w:szCs w:val="16"/>
              </w:rPr>
            </w:pPr>
          </w:p>
        </w:tc>
        <w:tc>
          <w:tcPr>
            <w:tcW w:w="1985" w:type="dxa"/>
          </w:tcPr>
          <w:p w14:paraId="3212A98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Between 1987-92 -489 Palestinian Deportees</w:t>
            </w:r>
          </w:p>
          <w:p w14:paraId="10FEB9F3" w14:textId="77777777" w:rsidR="00BA4DBF" w:rsidRPr="007B2785" w:rsidRDefault="00E87061" w:rsidP="00BA4DBF">
            <w:pPr>
              <w:spacing w:after="0"/>
              <w:rPr>
                <w:bCs/>
                <w:color w:val="000000" w:themeColor="text1"/>
                <w:sz w:val="16"/>
                <w:szCs w:val="16"/>
              </w:rPr>
            </w:pPr>
            <w:hyperlink r:id="rId89">
              <w:r w:rsidR="00BA4DBF" w:rsidRPr="007B2785">
                <w:rPr>
                  <w:bCs/>
                  <w:color w:val="000000" w:themeColor="text1"/>
                  <w:sz w:val="16"/>
                  <w:szCs w:val="16"/>
                  <w:u w:val="single"/>
                </w:rPr>
                <w:t>Link</w:t>
              </w:r>
            </w:hyperlink>
            <w:r w:rsidR="00BA4DBF" w:rsidRPr="007B2785">
              <w:rPr>
                <w:bCs/>
                <w:color w:val="000000" w:themeColor="text1"/>
                <w:sz w:val="16"/>
                <w:szCs w:val="16"/>
              </w:rPr>
              <w:t xml:space="preserve"> </w:t>
            </w:r>
          </w:p>
          <w:p w14:paraId="17305634" w14:textId="77777777" w:rsidR="00BA4DBF" w:rsidRPr="007B2785" w:rsidRDefault="00BA4DBF" w:rsidP="00BA4DBF">
            <w:pPr>
              <w:spacing w:after="0"/>
              <w:rPr>
                <w:bCs/>
                <w:color w:val="000000" w:themeColor="text1"/>
                <w:sz w:val="16"/>
                <w:szCs w:val="16"/>
              </w:rPr>
            </w:pPr>
          </w:p>
          <w:p w14:paraId="3467C1D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Neither Intifada had any significant external displacement, fully </w:t>
            </w:r>
            <w:r w:rsidRPr="007B2785">
              <w:rPr>
                <w:bCs/>
                <w:color w:val="000000" w:themeColor="text1"/>
                <w:sz w:val="16"/>
                <w:szCs w:val="16"/>
              </w:rPr>
              <w:lastRenderedPageBreak/>
              <w:t>contained within West Bank and Gaza.</w:t>
            </w:r>
          </w:p>
        </w:tc>
      </w:tr>
      <w:tr w:rsidR="00BA4DBF" w:rsidRPr="007B2785" w14:paraId="369B9F30" w14:textId="77777777" w:rsidTr="004C31A2">
        <w:tc>
          <w:tcPr>
            <w:tcW w:w="1412" w:type="dxa"/>
            <w:gridSpan w:val="2"/>
            <w:vAlign w:val="bottom"/>
          </w:tcPr>
          <w:p w14:paraId="638F0AB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Georgia Wars</w:t>
            </w:r>
          </w:p>
          <w:p w14:paraId="019A383E" w14:textId="77777777" w:rsidR="00BA4DBF" w:rsidRPr="007B2785" w:rsidRDefault="00BA4DBF" w:rsidP="00BA4DBF">
            <w:pPr>
              <w:spacing w:after="0"/>
              <w:rPr>
                <w:bCs/>
                <w:color w:val="000000" w:themeColor="text1"/>
                <w:sz w:val="16"/>
                <w:szCs w:val="16"/>
              </w:rPr>
            </w:pPr>
          </w:p>
          <w:p w14:paraId="146C5361" w14:textId="77777777" w:rsidR="00BA4DBF" w:rsidRPr="007B2785" w:rsidRDefault="00BA4DBF" w:rsidP="00BA4DBF">
            <w:pPr>
              <w:spacing w:after="0"/>
              <w:rPr>
                <w:bCs/>
                <w:color w:val="000000" w:themeColor="text1"/>
                <w:sz w:val="16"/>
                <w:szCs w:val="16"/>
              </w:rPr>
            </w:pPr>
          </w:p>
          <w:p w14:paraId="1AC77434" w14:textId="77777777" w:rsidR="00BA4DBF" w:rsidRPr="007B2785" w:rsidRDefault="00BA4DBF" w:rsidP="00BA4DBF">
            <w:pPr>
              <w:spacing w:after="0"/>
              <w:rPr>
                <w:bCs/>
                <w:color w:val="000000" w:themeColor="text1"/>
                <w:sz w:val="16"/>
                <w:szCs w:val="16"/>
              </w:rPr>
            </w:pPr>
          </w:p>
          <w:p w14:paraId="70C1A433" w14:textId="77777777" w:rsidR="00BA4DBF" w:rsidRPr="007B2785" w:rsidRDefault="00BA4DBF" w:rsidP="00BA4DBF">
            <w:pPr>
              <w:spacing w:after="0"/>
              <w:rPr>
                <w:bCs/>
                <w:color w:val="000000" w:themeColor="text1"/>
                <w:sz w:val="16"/>
                <w:szCs w:val="16"/>
              </w:rPr>
            </w:pPr>
          </w:p>
          <w:p w14:paraId="4FC52EA7" w14:textId="77777777" w:rsidR="00BA4DBF" w:rsidRPr="007B2785" w:rsidRDefault="00BA4DBF" w:rsidP="00BA4DBF">
            <w:pPr>
              <w:spacing w:after="0"/>
              <w:rPr>
                <w:bCs/>
                <w:color w:val="000000" w:themeColor="text1"/>
                <w:sz w:val="16"/>
                <w:szCs w:val="16"/>
              </w:rPr>
            </w:pPr>
          </w:p>
          <w:p w14:paraId="5A9B911C" w14:textId="77777777" w:rsidR="00BA4DBF" w:rsidRPr="007B2785" w:rsidRDefault="00BA4DBF" w:rsidP="00BA4DBF">
            <w:pPr>
              <w:spacing w:after="0"/>
              <w:rPr>
                <w:bCs/>
                <w:color w:val="000000" w:themeColor="text1"/>
                <w:sz w:val="16"/>
                <w:szCs w:val="16"/>
              </w:rPr>
            </w:pPr>
          </w:p>
        </w:tc>
        <w:tc>
          <w:tcPr>
            <w:tcW w:w="1134" w:type="dxa"/>
            <w:vAlign w:val="bottom"/>
          </w:tcPr>
          <w:p w14:paraId="1D1AD43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1989-93;</w:t>
            </w:r>
          </w:p>
          <w:p w14:paraId="294BEAD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2008</w:t>
            </w:r>
          </w:p>
          <w:p w14:paraId="607C2D8A" w14:textId="77777777" w:rsidR="00BA4DBF" w:rsidRPr="007B2785" w:rsidRDefault="00BA4DBF" w:rsidP="00BA4DBF">
            <w:pPr>
              <w:spacing w:after="0"/>
              <w:rPr>
                <w:bCs/>
                <w:color w:val="000000" w:themeColor="text1"/>
                <w:sz w:val="16"/>
                <w:szCs w:val="16"/>
              </w:rPr>
            </w:pPr>
          </w:p>
          <w:p w14:paraId="16EBEA44" w14:textId="77777777" w:rsidR="00BA4DBF" w:rsidRPr="007B2785" w:rsidRDefault="00BA4DBF" w:rsidP="00BA4DBF">
            <w:pPr>
              <w:spacing w:after="0"/>
              <w:rPr>
                <w:bCs/>
                <w:color w:val="000000" w:themeColor="text1"/>
                <w:sz w:val="16"/>
                <w:szCs w:val="16"/>
              </w:rPr>
            </w:pPr>
          </w:p>
          <w:p w14:paraId="7386F217" w14:textId="77777777" w:rsidR="00BA4DBF" w:rsidRPr="007B2785" w:rsidRDefault="00BA4DBF" w:rsidP="00BA4DBF">
            <w:pPr>
              <w:spacing w:after="0"/>
              <w:rPr>
                <w:bCs/>
                <w:color w:val="000000" w:themeColor="text1"/>
                <w:sz w:val="16"/>
                <w:szCs w:val="16"/>
              </w:rPr>
            </w:pPr>
          </w:p>
          <w:p w14:paraId="1B024FD3" w14:textId="77777777" w:rsidR="00BA4DBF" w:rsidRPr="007B2785" w:rsidRDefault="00BA4DBF" w:rsidP="00BA4DBF">
            <w:pPr>
              <w:spacing w:after="0"/>
              <w:rPr>
                <w:bCs/>
                <w:color w:val="000000" w:themeColor="text1"/>
                <w:sz w:val="16"/>
                <w:szCs w:val="16"/>
              </w:rPr>
            </w:pPr>
          </w:p>
          <w:p w14:paraId="42BD01AE" w14:textId="77777777" w:rsidR="00BA4DBF" w:rsidRPr="007B2785" w:rsidRDefault="00BA4DBF" w:rsidP="00BA4DBF">
            <w:pPr>
              <w:spacing w:after="0"/>
              <w:rPr>
                <w:bCs/>
                <w:color w:val="000000" w:themeColor="text1"/>
                <w:sz w:val="16"/>
                <w:szCs w:val="16"/>
              </w:rPr>
            </w:pPr>
          </w:p>
          <w:p w14:paraId="67F65A9B" w14:textId="77777777" w:rsidR="00BA4DBF" w:rsidRPr="007B2785" w:rsidRDefault="00BA4DBF" w:rsidP="00BA4DBF">
            <w:pPr>
              <w:spacing w:after="0"/>
              <w:rPr>
                <w:bCs/>
                <w:color w:val="000000" w:themeColor="text1"/>
                <w:sz w:val="16"/>
                <w:szCs w:val="16"/>
              </w:rPr>
            </w:pPr>
          </w:p>
          <w:p w14:paraId="70FEE9D0" w14:textId="77777777" w:rsidR="00BA4DBF" w:rsidRPr="007B2785" w:rsidRDefault="00BA4DBF" w:rsidP="00BA4DBF">
            <w:pPr>
              <w:spacing w:after="0"/>
              <w:rPr>
                <w:bCs/>
                <w:color w:val="000000" w:themeColor="text1"/>
                <w:sz w:val="16"/>
                <w:szCs w:val="16"/>
              </w:rPr>
            </w:pPr>
          </w:p>
        </w:tc>
        <w:tc>
          <w:tcPr>
            <w:tcW w:w="992" w:type="dxa"/>
            <w:vAlign w:val="bottom"/>
          </w:tcPr>
          <w:p w14:paraId="7E5CB3E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Almost 250,000</w:t>
            </w:r>
          </w:p>
          <w:p w14:paraId="456F12D1" w14:textId="77777777" w:rsidR="00BA4DBF" w:rsidRPr="007B2785" w:rsidRDefault="00BA4DBF" w:rsidP="00BA4DBF">
            <w:pPr>
              <w:pBdr>
                <w:bottom w:val="single" w:sz="6" w:space="1" w:color="000000"/>
              </w:pBdr>
              <w:spacing w:after="0"/>
              <w:rPr>
                <w:bCs/>
                <w:color w:val="000000" w:themeColor="text1"/>
                <w:sz w:val="16"/>
                <w:szCs w:val="16"/>
              </w:rPr>
            </w:pPr>
          </w:p>
          <w:p w14:paraId="5131AAAD" w14:textId="77777777" w:rsidR="00BA4DBF" w:rsidRPr="007B2785" w:rsidRDefault="00BA4DBF" w:rsidP="00BA4DBF">
            <w:pPr>
              <w:spacing w:after="0"/>
              <w:rPr>
                <w:bCs/>
                <w:color w:val="000000" w:themeColor="text1"/>
                <w:sz w:val="16"/>
                <w:szCs w:val="16"/>
              </w:rPr>
            </w:pPr>
          </w:p>
          <w:p w14:paraId="796D8503"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2008 :</w:t>
            </w:r>
            <w:proofErr w:type="gramEnd"/>
            <w:r w:rsidRPr="007B2785">
              <w:rPr>
                <w:bCs/>
                <w:color w:val="000000" w:themeColor="text1"/>
                <w:sz w:val="16"/>
                <w:szCs w:val="16"/>
              </w:rPr>
              <w:t xml:space="preserve"> 30,000 South Ossetians who fled into North Ossetia  (so refugees)</w:t>
            </w:r>
          </w:p>
          <w:p w14:paraId="7994BFF1" w14:textId="77777777" w:rsidR="00BA4DBF" w:rsidRPr="007B2785" w:rsidRDefault="00BA4DBF" w:rsidP="00BA4DBF">
            <w:pPr>
              <w:spacing w:after="0"/>
              <w:rPr>
                <w:bCs/>
                <w:color w:val="000000" w:themeColor="text1"/>
                <w:sz w:val="16"/>
                <w:szCs w:val="16"/>
              </w:rPr>
            </w:pPr>
          </w:p>
        </w:tc>
        <w:tc>
          <w:tcPr>
            <w:tcW w:w="992" w:type="dxa"/>
          </w:tcPr>
          <w:p w14:paraId="5A948A7E" w14:textId="77777777" w:rsidR="00BA4DBF" w:rsidRPr="007B2785" w:rsidRDefault="00E87061" w:rsidP="00BA4DBF">
            <w:pPr>
              <w:tabs>
                <w:tab w:val="left" w:pos="5550"/>
              </w:tabs>
              <w:spacing w:after="0"/>
              <w:rPr>
                <w:bCs/>
                <w:color w:val="000000" w:themeColor="text1"/>
                <w:sz w:val="16"/>
                <w:szCs w:val="16"/>
              </w:rPr>
            </w:pPr>
            <w:hyperlink r:id="rId90">
              <w:r w:rsidR="00BA4DBF" w:rsidRPr="007B2785">
                <w:rPr>
                  <w:bCs/>
                  <w:color w:val="000000" w:themeColor="text1"/>
                  <w:sz w:val="16"/>
                  <w:szCs w:val="16"/>
                  <w:u w:val="single"/>
                </w:rPr>
                <w:t>Link</w:t>
              </w:r>
            </w:hyperlink>
          </w:p>
          <w:p w14:paraId="0F91ED0D" w14:textId="67DE0CC5" w:rsidR="00BA4DBF" w:rsidRPr="007B2785" w:rsidRDefault="00BA4DBF" w:rsidP="00BA4DBF">
            <w:pPr>
              <w:pBdr>
                <w:bottom w:val="single" w:sz="6" w:space="1" w:color="000000"/>
              </w:pBdr>
              <w:tabs>
                <w:tab w:val="left" w:pos="5550"/>
              </w:tabs>
              <w:spacing w:after="0"/>
              <w:rPr>
                <w:bCs/>
                <w:color w:val="000000" w:themeColor="text1"/>
                <w:sz w:val="16"/>
                <w:szCs w:val="16"/>
              </w:rPr>
            </w:pPr>
          </w:p>
          <w:p w14:paraId="4C9CC286" w14:textId="34DF6A2B" w:rsidR="00BA4DBF" w:rsidRPr="007B2785" w:rsidRDefault="00BA4DBF" w:rsidP="00BA4DBF">
            <w:pPr>
              <w:pBdr>
                <w:bottom w:val="single" w:sz="6" w:space="1" w:color="000000"/>
              </w:pBdr>
              <w:tabs>
                <w:tab w:val="left" w:pos="5550"/>
              </w:tabs>
              <w:spacing w:after="0"/>
              <w:rPr>
                <w:bCs/>
                <w:color w:val="000000" w:themeColor="text1"/>
                <w:sz w:val="16"/>
                <w:szCs w:val="16"/>
              </w:rPr>
            </w:pPr>
          </w:p>
          <w:p w14:paraId="79F8C524" w14:textId="77777777" w:rsidR="00BA4DBF" w:rsidRPr="007B2785" w:rsidRDefault="00BA4DBF" w:rsidP="00BA4DBF">
            <w:pPr>
              <w:pBdr>
                <w:bottom w:val="single" w:sz="6" w:space="1" w:color="000000"/>
              </w:pBdr>
              <w:tabs>
                <w:tab w:val="left" w:pos="5550"/>
              </w:tabs>
              <w:spacing w:after="0"/>
              <w:rPr>
                <w:bCs/>
                <w:color w:val="000000" w:themeColor="text1"/>
                <w:sz w:val="16"/>
                <w:szCs w:val="16"/>
              </w:rPr>
            </w:pPr>
          </w:p>
          <w:p w14:paraId="6C3FC710" w14:textId="77777777" w:rsidR="00BA4DBF" w:rsidRPr="007B2785" w:rsidRDefault="00BA4DBF" w:rsidP="00BA4DBF">
            <w:pPr>
              <w:tabs>
                <w:tab w:val="left" w:pos="5550"/>
              </w:tabs>
              <w:spacing w:after="0"/>
              <w:rPr>
                <w:bCs/>
                <w:color w:val="000000" w:themeColor="text1"/>
                <w:sz w:val="16"/>
                <w:szCs w:val="16"/>
              </w:rPr>
            </w:pPr>
          </w:p>
          <w:p w14:paraId="65C4AB9E" w14:textId="77777777"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t>2008: Bix, H. P. (2008). The Russo-Georgia War and the Challenge to American Global Dominance. </w:t>
            </w:r>
            <w:r w:rsidRPr="007B2785">
              <w:rPr>
                <w:bCs/>
                <w:i/>
                <w:color w:val="000000" w:themeColor="text1"/>
                <w:sz w:val="16"/>
                <w:szCs w:val="16"/>
              </w:rPr>
              <w:t>The Asia-Pacific Journal: Japan Focus</w:t>
            </w:r>
            <w:r w:rsidRPr="007B2785">
              <w:rPr>
                <w:bCs/>
                <w:color w:val="000000" w:themeColor="text1"/>
                <w:sz w:val="16"/>
                <w:szCs w:val="16"/>
              </w:rPr>
              <w:t>.</w:t>
            </w:r>
          </w:p>
          <w:p w14:paraId="44F8C183" w14:textId="77777777"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t>p.4</w:t>
            </w:r>
          </w:p>
        </w:tc>
        <w:tc>
          <w:tcPr>
            <w:tcW w:w="993" w:type="dxa"/>
          </w:tcPr>
          <w:p w14:paraId="162494C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250,000 Georgians were expelled from Abkhazia (most </w:t>
            </w:r>
            <w:r w:rsidRPr="007B2785">
              <w:rPr>
                <w:bCs/>
                <w:color w:val="000000" w:themeColor="text1"/>
                <w:sz w:val="16"/>
                <w:szCs w:val="16"/>
              </w:rPr>
              <w:pgNum/>
            </w:r>
            <w:proofErr w:type="spellStart"/>
            <w:r w:rsidRPr="007B2785">
              <w:rPr>
                <w:bCs/>
                <w:color w:val="000000" w:themeColor="text1"/>
                <w:sz w:val="16"/>
                <w:szCs w:val="16"/>
              </w:rPr>
              <w:t>olombia</w:t>
            </w:r>
            <w:proofErr w:type="spellEnd"/>
            <w:r w:rsidRPr="007B2785">
              <w:rPr>
                <w:bCs/>
                <w:color w:val="000000" w:themeColor="text1"/>
                <w:sz w:val="16"/>
                <w:szCs w:val="16"/>
              </w:rPr>
              <w:pgNum/>
            </w:r>
            <w:r w:rsidRPr="007B2785">
              <w:rPr>
                <w:bCs/>
                <w:color w:val="000000" w:themeColor="text1"/>
                <w:sz w:val="16"/>
                <w:szCs w:val="16"/>
              </w:rPr>
              <w:t xml:space="preserve"> displaced in Georgia) alone</w:t>
            </w:r>
          </w:p>
          <w:p w14:paraId="0508CBD1" w14:textId="77777777" w:rsidR="00BA4DBF" w:rsidRPr="007B2785" w:rsidRDefault="00BA4DBF" w:rsidP="00BA4DBF">
            <w:pPr>
              <w:spacing w:after="0"/>
              <w:rPr>
                <w:bCs/>
                <w:color w:val="000000" w:themeColor="text1"/>
                <w:sz w:val="16"/>
                <w:szCs w:val="16"/>
              </w:rPr>
            </w:pPr>
          </w:p>
          <w:p w14:paraId="3D7FC96D" w14:textId="77777777" w:rsidR="00BA4DBF" w:rsidRPr="007B2785" w:rsidRDefault="00BA4DBF" w:rsidP="00BA4DBF">
            <w:pPr>
              <w:spacing w:after="0"/>
              <w:rPr>
                <w:bCs/>
                <w:color w:val="000000" w:themeColor="text1"/>
                <w:sz w:val="16"/>
                <w:szCs w:val="16"/>
              </w:rPr>
            </w:pPr>
          </w:p>
          <w:p w14:paraId="6A5F236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192,000 Georgians and Ossetians</w:t>
            </w:r>
          </w:p>
        </w:tc>
        <w:tc>
          <w:tcPr>
            <w:tcW w:w="1134" w:type="dxa"/>
          </w:tcPr>
          <w:p w14:paraId="5EDE9FB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UN Security Council, 1994)</w:t>
            </w:r>
          </w:p>
          <w:p w14:paraId="267DF761" w14:textId="77777777" w:rsidR="00BA4DBF" w:rsidRPr="007B2785" w:rsidRDefault="00BA4DBF" w:rsidP="00BA4DBF">
            <w:pPr>
              <w:spacing w:after="0"/>
              <w:rPr>
                <w:bCs/>
                <w:color w:val="000000" w:themeColor="text1"/>
                <w:sz w:val="16"/>
                <w:szCs w:val="16"/>
              </w:rPr>
            </w:pPr>
          </w:p>
          <w:p w14:paraId="4987FD42" w14:textId="77777777" w:rsidR="00BA4DBF" w:rsidRPr="007B2785" w:rsidRDefault="00BA4DBF" w:rsidP="00BA4DBF">
            <w:pPr>
              <w:spacing w:after="0"/>
              <w:rPr>
                <w:bCs/>
                <w:color w:val="000000" w:themeColor="text1"/>
                <w:sz w:val="16"/>
                <w:szCs w:val="16"/>
              </w:rPr>
            </w:pPr>
          </w:p>
          <w:p w14:paraId="010BAF96" w14:textId="77777777" w:rsidR="00BA4DBF" w:rsidRPr="007B2785" w:rsidRDefault="00BA4DBF" w:rsidP="00BA4DBF">
            <w:pPr>
              <w:spacing w:after="0"/>
              <w:rPr>
                <w:bCs/>
                <w:color w:val="000000" w:themeColor="text1"/>
                <w:sz w:val="16"/>
                <w:szCs w:val="16"/>
              </w:rPr>
            </w:pPr>
          </w:p>
          <w:p w14:paraId="385BC278" w14:textId="77777777" w:rsidR="00BA4DBF" w:rsidRPr="007B2785" w:rsidRDefault="00BA4DBF" w:rsidP="00BA4DBF">
            <w:pPr>
              <w:spacing w:after="0"/>
              <w:rPr>
                <w:bCs/>
                <w:color w:val="000000" w:themeColor="text1"/>
                <w:sz w:val="16"/>
                <w:szCs w:val="16"/>
              </w:rPr>
            </w:pPr>
          </w:p>
          <w:p w14:paraId="3340392E" w14:textId="77777777" w:rsidR="00BA4DBF" w:rsidRPr="007B2785" w:rsidRDefault="00BA4DBF" w:rsidP="00BA4DBF">
            <w:pPr>
              <w:spacing w:after="0"/>
              <w:rPr>
                <w:bCs/>
                <w:color w:val="000000" w:themeColor="text1"/>
                <w:sz w:val="16"/>
                <w:szCs w:val="16"/>
              </w:rPr>
            </w:pPr>
          </w:p>
          <w:p w14:paraId="5586BDD1" w14:textId="77777777" w:rsidR="00BA4DBF" w:rsidRPr="007B2785" w:rsidRDefault="00BA4DBF" w:rsidP="00BA4DBF">
            <w:pPr>
              <w:spacing w:after="0"/>
              <w:rPr>
                <w:bCs/>
                <w:color w:val="000000" w:themeColor="text1"/>
                <w:sz w:val="16"/>
                <w:szCs w:val="16"/>
              </w:rPr>
            </w:pPr>
          </w:p>
          <w:p w14:paraId="2D2CE3C0" w14:textId="77777777" w:rsidR="00BA4DBF" w:rsidRPr="007B2785" w:rsidRDefault="00BA4DBF" w:rsidP="00BA4DBF">
            <w:pPr>
              <w:spacing w:after="0"/>
              <w:rPr>
                <w:bCs/>
                <w:color w:val="000000" w:themeColor="text1"/>
                <w:sz w:val="16"/>
                <w:szCs w:val="16"/>
              </w:rPr>
            </w:pPr>
          </w:p>
          <w:p w14:paraId="2E2A1B0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UNHCR News</w:t>
            </w:r>
          </w:p>
          <w:p w14:paraId="205B08E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unhcr.org</w:t>
            </w:r>
          </w:p>
          <w:p w14:paraId="5F712BF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(2008)</w:t>
            </w:r>
          </w:p>
        </w:tc>
        <w:tc>
          <w:tcPr>
            <w:tcW w:w="1701" w:type="dxa"/>
            <w:shd w:val="pct10" w:color="auto" w:fill="auto"/>
          </w:tcPr>
          <w:p w14:paraId="13B1208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320,000 displaced </w:t>
            </w:r>
            <w:proofErr w:type="gramStart"/>
            <w:r w:rsidRPr="007B2785">
              <w:rPr>
                <w:bCs/>
                <w:color w:val="000000" w:themeColor="text1"/>
                <w:sz w:val="16"/>
                <w:szCs w:val="16"/>
              </w:rPr>
              <w:t>total</w:t>
            </w:r>
            <w:proofErr w:type="gramEnd"/>
            <w:r w:rsidRPr="007B2785">
              <w:rPr>
                <w:bCs/>
                <w:color w:val="000000" w:themeColor="text1"/>
                <w:sz w:val="16"/>
                <w:szCs w:val="16"/>
              </w:rPr>
              <w:t xml:space="preserve"> </w:t>
            </w:r>
          </w:p>
          <w:p w14:paraId="0D3923C0" w14:textId="77777777" w:rsidR="00BA4DBF" w:rsidRPr="007B2785" w:rsidRDefault="00BA4DBF" w:rsidP="00BA4DBF">
            <w:pPr>
              <w:spacing w:after="0"/>
              <w:rPr>
                <w:bCs/>
                <w:color w:val="000000" w:themeColor="text1"/>
                <w:sz w:val="16"/>
                <w:szCs w:val="16"/>
              </w:rPr>
            </w:pPr>
          </w:p>
          <w:p w14:paraId="641D2E4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250k Georgians from Abkhazia; 70k from S. Ossetia</w:t>
            </w:r>
          </w:p>
          <w:p w14:paraId="4E85361B" w14:textId="77777777" w:rsidR="00BA4DBF" w:rsidRPr="007B2785" w:rsidRDefault="00BA4DBF" w:rsidP="00BA4DBF">
            <w:pPr>
              <w:spacing w:after="0"/>
              <w:rPr>
                <w:bCs/>
                <w:color w:val="000000" w:themeColor="text1"/>
                <w:sz w:val="16"/>
                <w:szCs w:val="16"/>
              </w:rPr>
            </w:pPr>
          </w:p>
          <w:p w14:paraId="6FE259E5" w14:textId="77777777" w:rsidR="00BA4DBF" w:rsidRPr="007B2785" w:rsidRDefault="00BA4DBF" w:rsidP="00BA4DBF">
            <w:pPr>
              <w:spacing w:after="0"/>
              <w:rPr>
                <w:bCs/>
                <w:color w:val="000000" w:themeColor="text1"/>
                <w:sz w:val="16"/>
                <w:szCs w:val="16"/>
              </w:rPr>
            </w:pPr>
          </w:p>
          <w:p w14:paraId="599F8F2A" w14:textId="77777777" w:rsidR="00BA4DBF" w:rsidRPr="007B2785" w:rsidRDefault="00BA4DBF" w:rsidP="00BA4DBF">
            <w:pPr>
              <w:spacing w:after="0"/>
              <w:rPr>
                <w:bCs/>
                <w:color w:val="000000" w:themeColor="text1"/>
                <w:sz w:val="16"/>
                <w:szCs w:val="16"/>
              </w:rPr>
            </w:pPr>
          </w:p>
          <w:p w14:paraId="59442A87" w14:textId="77777777" w:rsidR="00BA4DBF" w:rsidRPr="007B2785" w:rsidRDefault="00BA4DBF" w:rsidP="00BA4DBF">
            <w:pPr>
              <w:spacing w:after="0"/>
              <w:rPr>
                <w:bCs/>
                <w:color w:val="000000" w:themeColor="text1"/>
                <w:sz w:val="16"/>
                <w:szCs w:val="16"/>
              </w:rPr>
            </w:pPr>
          </w:p>
          <w:p w14:paraId="272068F1" w14:textId="77777777" w:rsidR="00BA4DBF" w:rsidRPr="007B2785" w:rsidRDefault="00BA4DBF" w:rsidP="00BA4DBF">
            <w:pPr>
              <w:spacing w:after="0"/>
              <w:rPr>
                <w:bCs/>
                <w:color w:val="000000" w:themeColor="text1"/>
                <w:sz w:val="16"/>
                <w:szCs w:val="16"/>
              </w:rPr>
            </w:pPr>
          </w:p>
          <w:p w14:paraId="2166AE9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50,000-150,000</w:t>
            </w:r>
          </w:p>
        </w:tc>
        <w:tc>
          <w:tcPr>
            <w:tcW w:w="1842" w:type="dxa"/>
            <w:shd w:val="pct10" w:color="auto" w:fill="auto"/>
          </w:tcPr>
          <w:p w14:paraId="7B454DF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UNHCR (1999)</w:t>
            </w:r>
          </w:p>
          <w:p w14:paraId="2CCCFEE2" w14:textId="77777777" w:rsidR="00BA4DBF" w:rsidRPr="007B2785" w:rsidRDefault="00BA4DBF" w:rsidP="00BA4DBF">
            <w:pPr>
              <w:spacing w:after="0"/>
              <w:rPr>
                <w:bCs/>
                <w:color w:val="000000" w:themeColor="text1"/>
                <w:sz w:val="16"/>
                <w:szCs w:val="16"/>
              </w:rPr>
            </w:pPr>
          </w:p>
          <w:p w14:paraId="4F5AEB35" w14:textId="77777777" w:rsidR="00BA4DBF" w:rsidRPr="007B2785" w:rsidRDefault="00BA4DBF" w:rsidP="00BA4DBF">
            <w:pPr>
              <w:spacing w:after="0"/>
              <w:rPr>
                <w:bCs/>
                <w:color w:val="000000" w:themeColor="text1"/>
                <w:sz w:val="16"/>
                <w:szCs w:val="16"/>
              </w:rPr>
            </w:pPr>
          </w:p>
          <w:p w14:paraId="6DFE388D" w14:textId="77777777" w:rsidR="00BA4DBF" w:rsidRPr="007B2785" w:rsidRDefault="00BA4DBF" w:rsidP="00BA4DBF">
            <w:pPr>
              <w:spacing w:after="0"/>
              <w:rPr>
                <w:bCs/>
                <w:color w:val="000000" w:themeColor="text1"/>
                <w:sz w:val="16"/>
                <w:szCs w:val="16"/>
              </w:rPr>
            </w:pPr>
          </w:p>
          <w:p w14:paraId="4CCC736E" w14:textId="77777777" w:rsidR="00BA4DBF" w:rsidRPr="007B2785" w:rsidRDefault="00BA4DBF" w:rsidP="00BA4DBF">
            <w:pPr>
              <w:spacing w:after="0"/>
              <w:rPr>
                <w:bCs/>
                <w:color w:val="000000" w:themeColor="text1"/>
                <w:sz w:val="16"/>
                <w:szCs w:val="16"/>
              </w:rPr>
            </w:pPr>
          </w:p>
          <w:p w14:paraId="5A7526B0" w14:textId="77777777" w:rsidR="00BA4DBF" w:rsidRPr="007B2785" w:rsidRDefault="00BA4DBF" w:rsidP="00BA4DBF">
            <w:pPr>
              <w:spacing w:after="0"/>
              <w:rPr>
                <w:bCs/>
                <w:color w:val="000000" w:themeColor="text1"/>
                <w:sz w:val="16"/>
                <w:szCs w:val="16"/>
              </w:rPr>
            </w:pPr>
          </w:p>
          <w:p w14:paraId="5B5A2512" w14:textId="77777777" w:rsidR="00BA4DBF" w:rsidRPr="007B2785" w:rsidRDefault="00BA4DBF" w:rsidP="00BA4DBF">
            <w:pPr>
              <w:spacing w:after="0"/>
              <w:rPr>
                <w:bCs/>
                <w:color w:val="000000" w:themeColor="text1"/>
                <w:sz w:val="16"/>
                <w:szCs w:val="16"/>
              </w:rPr>
            </w:pPr>
          </w:p>
          <w:p w14:paraId="2C4D1C66" w14:textId="77777777" w:rsidR="00BA4DBF" w:rsidRPr="007B2785" w:rsidRDefault="00BA4DBF" w:rsidP="00BA4DBF">
            <w:pPr>
              <w:spacing w:after="0"/>
              <w:rPr>
                <w:bCs/>
                <w:color w:val="000000" w:themeColor="text1"/>
                <w:sz w:val="16"/>
                <w:szCs w:val="16"/>
              </w:rPr>
            </w:pPr>
          </w:p>
          <w:p w14:paraId="5B4B8B87" w14:textId="77777777" w:rsidR="00BA4DBF" w:rsidRPr="007B2785" w:rsidRDefault="00BA4DBF" w:rsidP="00BA4DBF">
            <w:pPr>
              <w:spacing w:after="0"/>
              <w:rPr>
                <w:bCs/>
                <w:color w:val="000000" w:themeColor="text1"/>
                <w:sz w:val="16"/>
                <w:szCs w:val="16"/>
              </w:rPr>
            </w:pPr>
          </w:p>
          <w:p w14:paraId="7C3496BA" w14:textId="77777777" w:rsidR="00BA4DBF" w:rsidRPr="007B2785" w:rsidRDefault="00BA4DBF" w:rsidP="00BA4DBF">
            <w:pPr>
              <w:spacing w:after="0"/>
              <w:rPr>
                <w:bCs/>
                <w:color w:val="000000" w:themeColor="text1"/>
                <w:sz w:val="16"/>
                <w:szCs w:val="16"/>
              </w:rPr>
            </w:pPr>
          </w:p>
          <w:p w14:paraId="088751D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Best estimate between Bix and UNHCR.</w:t>
            </w:r>
          </w:p>
        </w:tc>
        <w:tc>
          <w:tcPr>
            <w:tcW w:w="1843" w:type="dxa"/>
          </w:tcPr>
          <w:p w14:paraId="4A5C3B2A" w14:textId="77777777" w:rsidR="00BA4DBF" w:rsidRPr="007B2785" w:rsidRDefault="00BA4DBF" w:rsidP="00BA4DBF">
            <w:pPr>
              <w:spacing w:after="0"/>
              <w:rPr>
                <w:bCs/>
                <w:color w:val="000000" w:themeColor="text1"/>
                <w:sz w:val="16"/>
                <w:szCs w:val="16"/>
              </w:rPr>
            </w:pPr>
          </w:p>
        </w:tc>
        <w:tc>
          <w:tcPr>
            <w:tcW w:w="1985" w:type="dxa"/>
          </w:tcPr>
          <w:p w14:paraId="4F5696B8"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Peak year: 1993</w:t>
            </w:r>
          </w:p>
          <w:p w14:paraId="47E0F03A" w14:textId="77777777" w:rsidR="00BA4DBF" w:rsidRPr="007B2785" w:rsidRDefault="00BA4DBF" w:rsidP="00BA4DBF">
            <w:pPr>
              <w:spacing w:after="0"/>
              <w:rPr>
                <w:bCs/>
                <w:color w:val="000000" w:themeColor="text1"/>
                <w:sz w:val="16"/>
                <w:szCs w:val="16"/>
              </w:rPr>
            </w:pPr>
          </w:p>
          <w:p w14:paraId="1B6CC3AE" w14:textId="77777777" w:rsidR="00BA4DBF" w:rsidRPr="007B2785" w:rsidRDefault="00BA4DBF" w:rsidP="00BA4DBF">
            <w:pPr>
              <w:spacing w:after="0"/>
              <w:rPr>
                <w:bCs/>
                <w:color w:val="000000" w:themeColor="text1"/>
                <w:sz w:val="16"/>
                <w:szCs w:val="16"/>
              </w:rPr>
            </w:pPr>
          </w:p>
        </w:tc>
      </w:tr>
      <w:tr w:rsidR="00BA4DBF" w:rsidRPr="007B2785" w14:paraId="018C2805" w14:textId="77777777" w:rsidTr="004C31A2">
        <w:tc>
          <w:tcPr>
            <w:tcW w:w="1412" w:type="dxa"/>
            <w:gridSpan w:val="2"/>
            <w:vAlign w:val="bottom"/>
          </w:tcPr>
          <w:p w14:paraId="0B36B80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Nagorno Karabakh Wars I &amp; II </w:t>
            </w:r>
          </w:p>
        </w:tc>
        <w:tc>
          <w:tcPr>
            <w:tcW w:w="1134" w:type="dxa"/>
            <w:vAlign w:val="bottom"/>
          </w:tcPr>
          <w:p w14:paraId="4D3E91E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1988-1994;</w:t>
            </w:r>
          </w:p>
          <w:p w14:paraId="746F141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2020</w:t>
            </w:r>
          </w:p>
        </w:tc>
        <w:tc>
          <w:tcPr>
            <w:tcW w:w="992" w:type="dxa"/>
            <w:vAlign w:val="bottom"/>
          </w:tcPr>
          <w:p w14:paraId="6462AEC3" w14:textId="77777777" w:rsidR="00BA4DBF" w:rsidRPr="007B2785" w:rsidRDefault="00BA4DBF" w:rsidP="00BA4DBF">
            <w:pPr>
              <w:spacing w:after="0"/>
              <w:rPr>
                <w:bCs/>
                <w:color w:val="000000" w:themeColor="text1"/>
                <w:sz w:val="16"/>
                <w:szCs w:val="16"/>
              </w:rPr>
            </w:pPr>
          </w:p>
          <w:p w14:paraId="38D76B26" w14:textId="77777777" w:rsidR="00BA4DBF" w:rsidRPr="007B2785" w:rsidRDefault="00BA4DBF" w:rsidP="00BA4DBF">
            <w:pPr>
              <w:spacing w:after="0"/>
              <w:rPr>
                <w:bCs/>
                <w:color w:val="000000" w:themeColor="text1"/>
                <w:sz w:val="16"/>
                <w:szCs w:val="16"/>
              </w:rPr>
            </w:pPr>
          </w:p>
          <w:p w14:paraId="3B365165" w14:textId="77777777" w:rsidR="00BA4DBF" w:rsidRPr="007B2785" w:rsidRDefault="00BA4DBF" w:rsidP="00BA4DBF">
            <w:pPr>
              <w:spacing w:after="0"/>
              <w:rPr>
                <w:bCs/>
                <w:color w:val="000000" w:themeColor="text1"/>
                <w:sz w:val="16"/>
                <w:szCs w:val="16"/>
              </w:rPr>
            </w:pPr>
          </w:p>
          <w:p w14:paraId="2DDD5933" w14:textId="77777777" w:rsidR="00BA4DBF" w:rsidRPr="007B2785" w:rsidRDefault="00BA4DBF" w:rsidP="00BA4DBF">
            <w:pPr>
              <w:spacing w:after="0"/>
              <w:rPr>
                <w:bCs/>
                <w:color w:val="000000" w:themeColor="text1"/>
                <w:sz w:val="16"/>
                <w:szCs w:val="16"/>
              </w:rPr>
            </w:pPr>
          </w:p>
          <w:p w14:paraId="1FB3B446" w14:textId="77777777" w:rsidR="00BA4DBF" w:rsidRPr="007B2785" w:rsidRDefault="00BA4DBF" w:rsidP="00BA4DBF">
            <w:pPr>
              <w:spacing w:after="0"/>
              <w:rPr>
                <w:bCs/>
                <w:color w:val="000000" w:themeColor="text1"/>
                <w:sz w:val="16"/>
                <w:szCs w:val="16"/>
              </w:rPr>
            </w:pPr>
          </w:p>
          <w:p w14:paraId="44687815" w14:textId="77777777" w:rsidR="00BA4DBF" w:rsidRPr="007B2785" w:rsidRDefault="00BA4DBF" w:rsidP="00BA4DBF">
            <w:pPr>
              <w:spacing w:after="0"/>
              <w:rPr>
                <w:bCs/>
                <w:color w:val="000000" w:themeColor="text1"/>
                <w:sz w:val="16"/>
                <w:szCs w:val="16"/>
              </w:rPr>
            </w:pPr>
          </w:p>
          <w:p w14:paraId="76D39D4F" w14:textId="77777777" w:rsidR="00BA4DBF" w:rsidRPr="007B2785" w:rsidRDefault="00BA4DBF" w:rsidP="00BA4DBF">
            <w:pPr>
              <w:spacing w:after="0"/>
              <w:rPr>
                <w:bCs/>
                <w:color w:val="000000" w:themeColor="text1"/>
                <w:sz w:val="16"/>
                <w:szCs w:val="16"/>
              </w:rPr>
            </w:pPr>
          </w:p>
          <w:p w14:paraId="2F46DE2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Second: 80,000 were temporarily displaced (Azerbaijan) </w:t>
            </w:r>
            <w:r w:rsidRPr="007B2785">
              <w:rPr>
                <w:bCs/>
                <w:color w:val="000000" w:themeColor="text1"/>
                <w:sz w:val="16"/>
                <w:szCs w:val="16"/>
              </w:rPr>
              <w:br/>
            </w:r>
            <w:proofErr w:type="gramStart"/>
            <w:r w:rsidRPr="007B2785">
              <w:rPr>
                <w:bCs/>
                <w:color w:val="000000" w:themeColor="text1"/>
                <w:sz w:val="16"/>
                <w:szCs w:val="16"/>
              </w:rPr>
              <w:t>Armenia :</w:t>
            </w:r>
            <w:proofErr w:type="gramEnd"/>
            <w:r w:rsidRPr="007B2785">
              <w:rPr>
                <w:bCs/>
                <w:color w:val="000000" w:themeColor="text1"/>
                <w:sz w:val="16"/>
                <w:szCs w:val="16"/>
              </w:rPr>
              <w:t xml:space="preserve"> 90,000 in refugee like situation </w:t>
            </w:r>
          </w:p>
          <w:p w14:paraId="4CC65590" w14:textId="77777777" w:rsidR="00BA4DBF" w:rsidRPr="007B2785" w:rsidRDefault="00BA4DBF" w:rsidP="00BA4DBF">
            <w:pPr>
              <w:spacing w:after="0"/>
              <w:rPr>
                <w:bCs/>
                <w:color w:val="000000" w:themeColor="text1"/>
                <w:sz w:val="16"/>
                <w:szCs w:val="16"/>
              </w:rPr>
            </w:pPr>
          </w:p>
        </w:tc>
        <w:tc>
          <w:tcPr>
            <w:tcW w:w="992" w:type="dxa"/>
          </w:tcPr>
          <w:p w14:paraId="6FCD60C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Second: </w:t>
            </w:r>
            <w:hyperlink r:id="rId91">
              <w:r w:rsidRPr="007B2785">
                <w:rPr>
                  <w:bCs/>
                  <w:color w:val="000000" w:themeColor="text1"/>
                  <w:sz w:val="16"/>
                  <w:szCs w:val="16"/>
                  <w:u w:val="single"/>
                </w:rPr>
                <w:t>UNHCR</w:t>
              </w:r>
            </w:hyperlink>
          </w:p>
          <w:p w14:paraId="3505DE73" w14:textId="77777777" w:rsidR="00BA4DBF" w:rsidRPr="007B2785" w:rsidRDefault="00BA4DBF" w:rsidP="00BA4DBF">
            <w:pPr>
              <w:spacing w:after="0"/>
              <w:rPr>
                <w:bCs/>
                <w:color w:val="000000" w:themeColor="text1"/>
                <w:sz w:val="16"/>
                <w:szCs w:val="16"/>
              </w:rPr>
            </w:pPr>
          </w:p>
          <w:p w14:paraId="2616BC25" w14:textId="126012BD" w:rsidR="00BA4DBF" w:rsidRPr="007B2785" w:rsidRDefault="00BA4DBF" w:rsidP="00BA4DBF">
            <w:pPr>
              <w:tabs>
                <w:tab w:val="left" w:pos="5550"/>
              </w:tabs>
              <w:spacing w:after="0"/>
              <w:rPr>
                <w:bCs/>
                <w:color w:val="000000" w:themeColor="text1"/>
                <w:sz w:val="16"/>
                <w:szCs w:val="16"/>
                <w:u w:val="single"/>
              </w:rPr>
            </w:pPr>
            <w:proofErr w:type="gramStart"/>
            <w:r w:rsidRPr="007B2785">
              <w:rPr>
                <w:bCs/>
                <w:color w:val="000000" w:themeColor="text1"/>
                <w:sz w:val="16"/>
                <w:szCs w:val="16"/>
              </w:rPr>
              <w:lastRenderedPageBreak/>
              <w:t>Citation :</w:t>
            </w:r>
            <w:proofErr w:type="gramEnd"/>
            <w:r w:rsidRPr="007B2785">
              <w:rPr>
                <w:bCs/>
                <w:color w:val="000000" w:themeColor="text1"/>
                <w:sz w:val="16"/>
                <w:szCs w:val="16"/>
              </w:rPr>
              <w:t xml:space="preserve"> United Nations High Commissioner for Refugees. (2021, February). </w:t>
            </w:r>
            <w:r w:rsidRPr="007B2785">
              <w:rPr>
                <w:bCs/>
                <w:i/>
                <w:color w:val="000000" w:themeColor="text1"/>
                <w:sz w:val="16"/>
                <w:szCs w:val="16"/>
              </w:rPr>
              <w:t>Urgent needs in Armenia and Azerbaijan</w:t>
            </w:r>
            <w:r w:rsidRPr="007B2785">
              <w:rPr>
                <w:bCs/>
                <w:color w:val="000000" w:themeColor="text1"/>
                <w:sz w:val="16"/>
                <w:szCs w:val="16"/>
              </w:rPr>
              <w:t xml:space="preserve">. </w:t>
            </w:r>
            <w:hyperlink r:id="rId92">
              <w:r w:rsidRPr="007B2785">
                <w:rPr>
                  <w:bCs/>
                  <w:color w:val="000000" w:themeColor="text1"/>
                  <w:sz w:val="16"/>
                  <w:szCs w:val="16"/>
                  <w:u w:val="single"/>
                </w:rPr>
                <w:t>https://reporting.unhcr.org/sites/default/files/UNHCR%20urgent%20needs%20in%20Armenia%20and%20Azerbaijan%20February%202021.pdf</w:t>
              </w:r>
            </w:hyperlink>
          </w:p>
        </w:tc>
        <w:tc>
          <w:tcPr>
            <w:tcW w:w="993" w:type="dxa"/>
          </w:tcPr>
          <w:p w14:paraId="513C9B54" w14:textId="77777777" w:rsidR="00BA4DBF" w:rsidRPr="007B2785" w:rsidRDefault="00BA4DBF" w:rsidP="00BA4DBF">
            <w:pPr>
              <w:spacing w:after="0"/>
              <w:rPr>
                <w:bCs/>
                <w:color w:val="000000" w:themeColor="text1"/>
                <w:sz w:val="16"/>
                <w:szCs w:val="16"/>
              </w:rPr>
            </w:pPr>
          </w:p>
          <w:p w14:paraId="1D1FC5BA" w14:textId="77777777" w:rsidR="00BA4DBF" w:rsidRPr="007B2785" w:rsidRDefault="00BA4DBF" w:rsidP="00BA4DBF">
            <w:pPr>
              <w:spacing w:after="0"/>
              <w:rPr>
                <w:bCs/>
                <w:color w:val="000000" w:themeColor="text1"/>
                <w:sz w:val="16"/>
                <w:szCs w:val="16"/>
              </w:rPr>
            </w:pPr>
          </w:p>
          <w:p w14:paraId="66F12CBC" w14:textId="77777777" w:rsidR="00BA4DBF" w:rsidRPr="007B2785" w:rsidRDefault="00BA4DBF" w:rsidP="00BA4DBF">
            <w:pPr>
              <w:spacing w:after="0"/>
              <w:rPr>
                <w:bCs/>
                <w:color w:val="000000" w:themeColor="text1"/>
                <w:sz w:val="16"/>
                <w:szCs w:val="16"/>
              </w:rPr>
            </w:pPr>
          </w:p>
          <w:p w14:paraId="4D4E230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“Up to 1,000,000” people were </w:t>
            </w:r>
          </w:p>
          <w:p w14:paraId="49A2B19D" w14:textId="77777777" w:rsidR="00BA4DBF" w:rsidRPr="007B2785" w:rsidRDefault="00BA4DBF" w:rsidP="00BA4DBF">
            <w:pPr>
              <w:spacing w:after="0"/>
              <w:rPr>
                <w:bCs/>
                <w:color w:val="000000" w:themeColor="text1"/>
                <w:sz w:val="16"/>
                <w:szCs w:val="16"/>
              </w:rPr>
            </w:pPr>
          </w:p>
          <w:p w14:paraId="0184A75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roughly 500,000 Azerbaijanis and 350,000 Armenians</w:t>
            </w:r>
          </w:p>
          <w:p w14:paraId="5915274C" w14:textId="77777777" w:rsidR="00BA4DBF" w:rsidRPr="007B2785" w:rsidRDefault="00BA4DBF" w:rsidP="00BA4DBF">
            <w:pPr>
              <w:spacing w:after="0"/>
              <w:rPr>
                <w:bCs/>
                <w:color w:val="000000" w:themeColor="text1"/>
                <w:sz w:val="16"/>
                <w:szCs w:val="16"/>
              </w:rPr>
            </w:pPr>
          </w:p>
          <w:p w14:paraId="085DF3CC" w14:textId="77777777" w:rsidR="00BA4DBF" w:rsidRPr="007B2785" w:rsidRDefault="00BA4DBF" w:rsidP="00BA4DBF">
            <w:pPr>
              <w:spacing w:after="0"/>
              <w:rPr>
                <w:bCs/>
                <w:color w:val="000000" w:themeColor="text1"/>
                <w:sz w:val="16"/>
                <w:szCs w:val="16"/>
              </w:rPr>
            </w:pPr>
          </w:p>
          <w:p w14:paraId="175E883E" w14:textId="77777777" w:rsidR="00BA4DBF" w:rsidRPr="007B2785" w:rsidRDefault="00BA4DBF" w:rsidP="00BA4DBF">
            <w:pPr>
              <w:spacing w:after="0"/>
              <w:rPr>
                <w:bCs/>
                <w:color w:val="000000" w:themeColor="text1"/>
                <w:sz w:val="16"/>
                <w:szCs w:val="16"/>
              </w:rPr>
            </w:pPr>
          </w:p>
          <w:p w14:paraId="209D6FAB" w14:textId="77777777" w:rsidR="00BA4DBF" w:rsidRPr="007B2785" w:rsidRDefault="00BA4DBF" w:rsidP="00BA4DBF">
            <w:pPr>
              <w:spacing w:after="0"/>
              <w:rPr>
                <w:bCs/>
                <w:color w:val="000000" w:themeColor="text1"/>
                <w:sz w:val="16"/>
                <w:szCs w:val="16"/>
              </w:rPr>
            </w:pPr>
          </w:p>
          <w:p w14:paraId="52D1AEFD" w14:textId="77777777" w:rsidR="00BA4DBF" w:rsidRPr="007B2785" w:rsidRDefault="00BA4DBF" w:rsidP="00BA4DBF">
            <w:pPr>
              <w:spacing w:after="0"/>
              <w:rPr>
                <w:bCs/>
                <w:color w:val="000000" w:themeColor="text1"/>
                <w:sz w:val="16"/>
                <w:szCs w:val="16"/>
              </w:rPr>
            </w:pPr>
          </w:p>
          <w:p w14:paraId="5132FEC5" w14:textId="77777777" w:rsidR="00BA4DBF" w:rsidRPr="007B2785" w:rsidRDefault="00BA4DBF" w:rsidP="00BA4DBF">
            <w:pPr>
              <w:spacing w:after="0"/>
              <w:rPr>
                <w:bCs/>
                <w:color w:val="000000" w:themeColor="text1"/>
                <w:sz w:val="16"/>
                <w:szCs w:val="16"/>
              </w:rPr>
            </w:pPr>
          </w:p>
          <w:p w14:paraId="2C64A3C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130,000</w:t>
            </w:r>
          </w:p>
        </w:tc>
        <w:tc>
          <w:tcPr>
            <w:tcW w:w="1134" w:type="dxa"/>
          </w:tcPr>
          <w:p w14:paraId="2BEB1B4D" w14:textId="77777777" w:rsidR="00BA4DBF" w:rsidRPr="007B2785" w:rsidRDefault="00BA4DBF" w:rsidP="00BA4DBF">
            <w:pPr>
              <w:spacing w:after="0"/>
              <w:rPr>
                <w:bCs/>
                <w:color w:val="000000" w:themeColor="text1"/>
                <w:sz w:val="16"/>
                <w:szCs w:val="16"/>
              </w:rPr>
            </w:pPr>
          </w:p>
          <w:p w14:paraId="758319EF" w14:textId="77777777" w:rsidR="00BA4DBF" w:rsidRPr="007B2785" w:rsidRDefault="00BA4DBF" w:rsidP="00BA4DBF">
            <w:pPr>
              <w:spacing w:after="0"/>
              <w:rPr>
                <w:bCs/>
                <w:color w:val="000000" w:themeColor="text1"/>
                <w:sz w:val="16"/>
                <w:szCs w:val="16"/>
              </w:rPr>
            </w:pPr>
          </w:p>
          <w:p w14:paraId="4186D22C" w14:textId="77777777" w:rsidR="00BA4DBF" w:rsidRPr="007B2785" w:rsidRDefault="00BA4DBF" w:rsidP="00BA4DBF">
            <w:pPr>
              <w:spacing w:after="0"/>
              <w:rPr>
                <w:bCs/>
                <w:color w:val="000000" w:themeColor="text1"/>
                <w:sz w:val="16"/>
                <w:szCs w:val="16"/>
              </w:rPr>
            </w:pPr>
          </w:p>
          <w:p w14:paraId="6C39AEA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Parliamentary Assembly of the Council of Europe, 1994</w:t>
            </w:r>
          </w:p>
          <w:p w14:paraId="7BED7615" w14:textId="77777777" w:rsidR="00BA4DBF" w:rsidRPr="007B2785" w:rsidRDefault="00BA4DBF" w:rsidP="00BA4DBF">
            <w:pPr>
              <w:spacing w:after="0"/>
              <w:rPr>
                <w:bCs/>
                <w:color w:val="000000" w:themeColor="text1"/>
                <w:sz w:val="16"/>
                <w:szCs w:val="16"/>
              </w:rPr>
            </w:pPr>
          </w:p>
          <w:p w14:paraId="5FD7FFEF" w14:textId="77777777" w:rsidR="00BA4DBF" w:rsidRPr="007B2785" w:rsidRDefault="00BA4DBF" w:rsidP="00BA4DBF">
            <w:pPr>
              <w:spacing w:after="0"/>
              <w:rPr>
                <w:bCs/>
                <w:color w:val="000000" w:themeColor="text1"/>
                <w:sz w:val="16"/>
                <w:szCs w:val="16"/>
              </w:rPr>
            </w:pPr>
          </w:p>
          <w:p w14:paraId="7C825AD9" w14:textId="77777777" w:rsidR="00BA4DBF" w:rsidRPr="007B2785" w:rsidRDefault="00BA4DBF" w:rsidP="00BA4DBF">
            <w:pPr>
              <w:spacing w:after="0"/>
              <w:rPr>
                <w:bCs/>
                <w:color w:val="000000" w:themeColor="text1"/>
                <w:sz w:val="16"/>
                <w:szCs w:val="16"/>
              </w:rPr>
            </w:pPr>
          </w:p>
          <w:p w14:paraId="2FE42DAB" w14:textId="77777777" w:rsidR="00BA4DBF" w:rsidRPr="007B2785" w:rsidRDefault="00BA4DBF" w:rsidP="00BA4DBF">
            <w:pPr>
              <w:spacing w:after="0"/>
              <w:rPr>
                <w:bCs/>
                <w:color w:val="000000" w:themeColor="text1"/>
                <w:sz w:val="16"/>
                <w:szCs w:val="16"/>
              </w:rPr>
            </w:pPr>
          </w:p>
          <w:p w14:paraId="5FB8D641" w14:textId="77777777" w:rsidR="00BA4DBF" w:rsidRPr="007B2785" w:rsidRDefault="00BA4DBF" w:rsidP="00BA4DBF">
            <w:pPr>
              <w:spacing w:after="0"/>
              <w:rPr>
                <w:bCs/>
                <w:color w:val="000000" w:themeColor="text1"/>
                <w:sz w:val="16"/>
                <w:szCs w:val="16"/>
              </w:rPr>
            </w:pPr>
          </w:p>
          <w:p w14:paraId="51007359" w14:textId="77777777" w:rsidR="00BA4DBF" w:rsidRPr="007B2785" w:rsidRDefault="00BA4DBF" w:rsidP="00BA4DBF">
            <w:pPr>
              <w:spacing w:after="0"/>
              <w:rPr>
                <w:bCs/>
                <w:color w:val="000000" w:themeColor="text1"/>
                <w:sz w:val="16"/>
                <w:szCs w:val="16"/>
              </w:rPr>
            </w:pPr>
          </w:p>
          <w:p w14:paraId="79A68910" w14:textId="77777777" w:rsidR="00BA4DBF" w:rsidRPr="007B2785" w:rsidRDefault="00BA4DBF" w:rsidP="00BA4DBF">
            <w:pPr>
              <w:spacing w:after="0"/>
              <w:rPr>
                <w:bCs/>
                <w:color w:val="000000" w:themeColor="text1"/>
                <w:sz w:val="16"/>
                <w:szCs w:val="16"/>
              </w:rPr>
            </w:pPr>
          </w:p>
          <w:p w14:paraId="04E51E35" w14:textId="77777777" w:rsidR="00BA4DBF" w:rsidRPr="007B2785" w:rsidRDefault="00BA4DBF" w:rsidP="00BA4DBF">
            <w:pPr>
              <w:spacing w:after="0"/>
              <w:rPr>
                <w:bCs/>
                <w:color w:val="000000" w:themeColor="text1"/>
                <w:sz w:val="16"/>
                <w:szCs w:val="16"/>
              </w:rPr>
            </w:pPr>
          </w:p>
          <w:p w14:paraId="64C48BC7" w14:textId="77777777" w:rsidR="00BA4DBF" w:rsidRPr="007B2785" w:rsidRDefault="00BA4DBF" w:rsidP="00BA4DBF">
            <w:pPr>
              <w:spacing w:after="0"/>
              <w:rPr>
                <w:bCs/>
                <w:color w:val="000000" w:themeColor="text1"/>
                <w:sz w:val="16"/>
                <w:szCs w:val="16"/>
              </w:rPr>
            </w:pPr>
            <w:r w:rsidRPr="007B2785">
              <w:rPr>
                <w:rStyle w:val="relative"/>
                <w:bCs/>
                <w:color w:val="000000" w:themeColor="text1"/>
                <w:sz w:val="16"/>
                <w:szCs w:val="16"/>
              </w:rPr>
              <w:t>ACAPS Secondary Data Review, December 2020</w:t>
            </w:r>
            <w:r w:rsidRPr="007B2785">
              <w:rPr>
                <w:bCs/>
                <w:color w:val="000000" w:themeColor="text1"/>
                <w:sz w:val="16"/>
                <w:szCs w:val="16"/>
              </w:rPr>
              <w:t xml:space="preserve"> </w:t>
            </w:r>
            <w:hyperlink r:id="rId93" w:tgtFrame="_blank" w:history="1">
              <w:r w:rsidRPr="007B2785">
                <w:rPr>
                  <w:rStyle w:val="max-w-full"/>
                  <w:bCs/>
                  <w:color w:val="000000" w:themeColor="text1"/>
                  <w:sz w:val="16"/>
                  <w:szCs w:val="16"/>
                </w:rPr>
                <w:t>ACAPS</w:t>
              </w:r>
            </w:hyperlink>
          </w:p>
        </w:tc>
        <w:tc>
          <w:tcPr>
            <w:tcW w:w="1701" w:type="dxa"/>
            <w:shd w:val="pct10" w:color="auto" w:fill="auto"/>
          </w:tcPr>
          <w:p w14:paraId="633337CB"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lastRenderedPageBreak/>
              <w:t>First :</w:t>
            </w:r>
            <w:proofErr w:type="gramEnd"/>
            <w:r w:rsidRPr="007B2785">
              <w:rPr>
                <w:bCs/>
                <w:color w:val="000000" w:themeColor="text1"/>
                <w:sz w:val="16"/>
                <w:szCs w:val="16"/>
              </w:rPr>
              <w:t xml:space="preserve"> 300,000 Armenians and, by the ceasefire more than half a million </w:t>
            </w:r>
            <w:r w:rsidRPr="007B2785">
              <w:rPr>
                <w:bCs/>
                <w:color w:val="000000" w:themeColor="text1"/>
                <w:sz w:val="16"/>
                <w:szCs w:val="16"/>
              </w:rPr>
              <w:lastRenderedPageBreak/>
              <w:t>Azerbaijanis had been forcibly displaced</w:t>
            </w:r>
          </w:p>
          <w:p w14:paraId="3EF0532B" w14:textId="77777777" w:rsidR="00BA4DBF" w:rsidRPr="007B2785" w:rsidRDefault="00BA4DBF" w:rsidP="00BA4DBF">
            <w:pPr>
              <w:spacing w:after="0"/>
              <w:rPr>
                <w:bCs/>
                <w:color w:val="000000" w:themeColor="text1"/>
                <w:sz w:val="16"/>
                <w:szCs w:val="16"/>
              </w:rPr>
            </w:pPr>
          </w:p>
          <w:p w14:paraId="24B36C18"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Total – 800,000 displaced</w:t>
            </w:r>
          </w:p>
          <w:p w14:paraId="12469589" w14:textId="77777777" w:rsidR="00BA4DBF" w:rsidRPr="007B2785" w:rsidRDefault="00BA4DBF" w:rsidP="00BA4DBF">
            <w:pPr>
              <w:spacing w:after="0"/>
              <w:rPr>
                <w:bCs/>
                <w:color w:val="000000" w:themeColor="text1"/>
                <w:sz w:val="16"/>
                <w:szCs w:val="16"/>
              </w:rPr>
            </w:pPr>
          </w:p>
          <w:p w14:paraId="38E360D1" w14:textId="77777777" w:rsidR="00BA4DBF" w:rsidRPr="007B2785" w:rsidRDefault="00BA4DBF" w:rsidP="00BA4DBF">
            <w:pPr>
              <w:spacing w:after="0"/>
              <w:rPr>
                <w:bCs/>
                <w:color w:val="000000" w:themeColor="text1"/>
                <w:sz w:val="16"/>
                <w:szCs w:val="16"/>
              </w:rPr>
            </w:pPr>
          </w:p>
          <w:p w14:paraId="474A6408" w14:textId="77777777" w:rsidR="00BA4DBF" w:rsidRPr="007B2785" w:rsidRDefault="00BA4DBF" w:rsidP="00BA4DBF">
            <w:pPr>
              <w:spacing w:after="0"/>
              <w:rPr>
                <w:bCs/>
                <w:color w:val="000000" w:themeColor="text1"/>
                <w:sz w:val="16"/>
                <w:szCs w:val="16"/>
              </w:rPr>
            </w:pPr>
          </w:p>
          <w:p w14:paraId="0BEC7175" w14:textId="77777777" w:rsidR="00BA4DBF" w:rsidRPr="007B2785" w:rsidRDefault="00BA4DBF" w:rsidP="00BA4DBF">
            <w:pPr>
              <w:spacing w:after="0"/>
              <w:rPr>
                <w:bCs/>
                <w:color w:val="000000" w:themeColor="text1"/>
                <w:sz w:val="16"/>
                <w:szCs w:val="16"/>
              </w:rPr>
            </w:pPr>
          </w:p>
          <w:p w14:paraId="08C95439" w14:textId="77777777" w:rsidR="00BA4DBF" w:rsidRPr="007B2785" w:rsidRDefault="00BA4DBF" w:rsidP="00BA4DBF">
            <w:pPr>
              <w:pBdr>
                <w:bottom w:val="single" w:sz="6" w:space="1" w:color="000000"/>
              </w:pBdr>
              <w:spacing w:after="0"/>
              <w:rPr>
                <w:bCs/>
                <w:color w:val="000000" w:themeColor="text1"/>
                <w:sz w:val="16"/>
                <w:szCs w:val="16"/>
              </w:rPr>
            </w:pPr>
          </w:p>
          <w:p w14:paraId="2EB0C375" w14:textId="77777777" w:rsidR="00BA4DBF" w:rsidRPr="007B2785" w:rsidRDefault="00BA4DBF" w:rsidP="00BA4DBF">
            <w:pPr>
              <w:spacing w:after="0"/>
              <w:rPr>
                <w:bCs/>
                <w:color w:val="000000" w:themeColor="text1"/>
                <w:sz w:val="16"/>
                <w:szCs w:val="16"/>
              </w:rPr>
            </w:pPr>
          </w:p>
          <w:p w14:paraId="4E47348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90,640</w:t>
            </w:r>
          </w:p>
        </w:tc>
        <w:tc>
          <w:tcPr>
            <w:tcW w:w="1842" w:type="dxa"/>
            <w:shd w:val="pct10" w:color="auto" w:fill="auto"/>
          </w:tcPr>
          <w:p w14:paraId="1CB7BEE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First : </w:t>
            </w:r>
            <w:hyperlink r:id="rId94">
              <w:r w:rsidRPr="007B2785">
                <w:rPr>
                  <w:bCs/>
                  <w:color w:val="000000" w:themeColor="text1"/>
                  <w:sz w:val="16"/>
                  <w:szCs w:val="16"/>
                  <w:u w:val="single"/>
                </w:rPr>
                <w:t>UNHCR</w:t>
              </w:r>
            </w:hyperlink>
          </w:p>
          <w:p w14:paraId="502411F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Citation: United Nations High Commissioner for Refugees. (2000). </w:t>
            </w:r>
            <w:r w:rsidRPr="007B2785">
              <w:rPr>
                <w:bCs/>
                <w:i/>
                <w:color w:val="000000" w:themeColor="text1"/>
                <w:sz w:val="16"/>
                <w:szCs w:val="16"/>
              </w:rPr>
              <w:lastRenderedPageBreak/>
              <w:t>Displacement in the former Soviet region</w:t>
            </w:r>
            <w:r w:rsidRPr="007B2785">
              <w:rPr>
                <w:bCs/>
                <w:color w:val="000000" w:themeColor="text1"/>
                <w:sz w:val="16"/>
                <w:szCs w:val="16"/>
              </w:rPr>
              <w:t xml:space="preserve">. In </w:t>
            </w:r>
            <w:proofErr w:type="gramStart"/>
            <w:r w:rsidRPr="007B2785">
              <w:rPr>
                <w:bCs/>
                <w:i/>
                <w:color w:val="000000" w:themeColor="text1"/>
                <w:sz w:val="16"/>
                <w:szCs w:val="16"/>
              </w:rPr>
              <w:t>The</w:t>
            </w:r>
            <w:proofErr w:type="gramEnd"/>
            <w:r w:rsidRPr="007B2785">
              <w:rPr>
                <w:bCs/>
                <w:i/>
                <w:color w:val="000000" w:themeColor="text1"/>
                <w:sz w:val="16"/>
                <w:szCs w:val="16"/>
              </w:rPr>
              <w:t xml:space="preserve"> State of the World’s Refugees 2000</w:t>
            </w:r>
            <w:r w:rsidRPr="007B2785">
              <w:rPr>
                <w:bCs/>
                <w:color w:val="000000" w:themeColor="text1"/>
                <w:sz w:val="16"/>
                <w:szCs w:val="16"/>
              </w:rPr>
              <w:t xml:space="preserve"> (Chapter 8). </w:t>
            </w:r>
            <w:hyperlink r:id="rId95">
              <w:r w:rsidRPr="007B2785">
                <w:rPr>
                  <w:bCs/>
                  <w:color w:val="000000" w:themeColor="text1"/>
                  <w:sz w:val="16"/>
                  <w:szCs w:val="16"/>
                  <w:u w:val="single"/>
                </w:rPr>
                <w:t>https://www.unhcr.org/sites/default/files/legacy-pdf/3ebf9bb30.pdf</w:t>
              </w:r>
            </w:hyperlink>
            <w:r w:rsidRPr="007B2785">
              <w:rPr>
                <w:bCs/>
                <w:color w:val="000000" w:themeColor="text1"/>
                <w:sz w:val="16"/>
                <w:szCs w:val="16"/>
              </w:rPr>
              <w:t>​</w:t>
            </w:r>
            <w:r w:rsidRPr="007B2785">
              <w:rPr>
                <w:bCs/>
                <w:color w:val="000000" w:themeColor="text1"/>
                <w:sz w:val="16"/>
                <w:szCs w:val="16"/>
              </w:rPr>
              <w:br/>
              <w:t xml:space="preserve"> </w:t>
            </w:r>
            <w:r w:rsidRPr="007B2785">
              <w:rPr>
                <w:bCs/>
                <w:color w:val="000000" w:themeColor="text1"/>
                <w:sz w:val="16"/>
                <w:szCs w:val="16"/>
              </w:rPr>
              <w:br/>
              <w:t>----------------------</w:t>
            </w:r>
          </w:p>
          <w:p w14:paraId="12D20D58" w14:textId="77777777" w:rsidR="00BA4DBF" w:rsidRPr="007B2785" w:rsidRDefault="00BA4DBF" w:rsidP="00BA4DBF">
            <w:pPr>
              <w:spacing w:after="0"/>
              <w:rPr>
                <w:bCs/>
                <w:color w:val="000000" w:themeColor="text1"/>
                <w:sz w:val="16"/>
                <w:szCs w:val="16"/>
              </w:rPr>
            </w:pPr>
          </w:p>
          <w:p w14:paraId="1F56AFE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International Organization for Migration (IOM), December 2020</w:t>
            </w:r>
          </w:p>
          <w:p w14:paraId="408ECE8C" w14:textId="77777777" w:rsidR="00BA4DBF" w:rsidRPr="007B2785" w:rsidRDefault="00BA4DBF" w:rsidP="00BA4DBF">
            <w:pPr>
              <w:spacing w:after="0"/>
              <w:rPr>
                <w:bCs/>
                <w:color w:val="000000" w:themeColor="text1"/>
                <w:sz w:val="16"/>
                <w:szCs w:val="16"/>
              </w:rPr>
            </w:pPr>
          </w:p>
          <w:p w14:paraId="4196A1B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UN Armenia (UNSDG)</w:t>
            </w:r>
          </w:p>
          <w:p w14:paraId="4AC67638" w14:textId="77777777" w:rsidR="00BA4DBF" w:rsidRPr="007B2785" w:rsidRDefault="00BA4DBF" w:rsidP="00BA4DBF">
            <w:pPr>
              <w:spacing w:after="0"/>
              <w:rPr>
                <w:bCs/>
                <w:color w:val="000000" w:themeColor="text1"/>
                <w:sz w:val="16"/>
                <w:szCs w:val="16"/>
              </w:rPr>
            </w:pPr>
          </w:p>
        </w:tc>
        <w:tc>
          <w:tcPr>
            <w:tcW w:w="1843" w:type="dxa"/>
          </w:tcPr>
          <w:p w14:paraId="3AB2178A" w14:textId="77777777" w:rsidR="00BA4DBF" w:rsidRPr="007B2785" w:rsidRDefault="00BA4DBF" w:rsidP="00BA4DBF">
            <w:pPr>
              <w:pBdr>
                <w:top w:val="nil"/>
                <w:left w:val="nil"/>
                <w:bottom w:val="nil"/>
                <w:right w:val="nil"/>
                <w:between w:val="nil"/>
              </w:pBdr>
              <w:spacing w:after="0"/>
              <w:rPr>
                <w:bCs/>
                <w:color w:val="000000" w:themeColor="text1"/>
                <w:sz w:val="16"/>
                <w:szCs w:val="16"/>
              </w:rPr>
            </w:pPr>
            <w:r w:rsidRPr="007B2785">
              <w:rPr>
                <w:bCs/>
                <w:color w:val="000000" w:themeColor="text1"/>
                <w:sz w:val="16"/>
                <w:szCs w:val="16"/>
              </w:rPr>
              <w:lastRenderedPageBreak/>
              <w:t xml:space="preserve">First : 300,000 Armenians and 350,000 Azerbaijanis displaced, by the ceasefire more </w:t>
            </w:r>
            <w:r w:rsidRPr="007B2785">
              <w:rPr>
                <w:bCs/>
                <w:color w:val="000000" w:themeColor="text1"/>
                <w:sz w:val="16"/>
                <w:szCs w:val="16"/>
              </w:rPr>
              <w:lastRenderedPageBreak/>
              <w:t xml:space="preserve">than half a million Azerbaijanis had been forcibly displaced </w:t>
            </w:r>
            <w:hyperlink r:id="rId96">
              <w:r w:rsidRPr="007B2785">
                <w:rPr>
                  <w:bCs/>
                  <w:color w:val="000000" w:themeColor="text1"/>
                  <w:sz w:val="16"/>
                  <w:szCs w:val="16"/>
                  <w:u w:val="single"/>
                </w:rPr>
                <w:t>UNHCR</w:t>
              </w:r>
            </w:hyperlink>
          </w:p>
          <w:p w14:paraId="5D3DD0C3" w14:textId="77777777" w:rsidR="00BA4DBF" w:rsidRPr="007B2785" w:rsidRDefault="00BA4DBF" w:rsidP="00BA4DBF">
            <w:pPr>
              <w:pBdr>
                <w:top w:val="nil"/>
                <w:left w:val="nil"/>
                <w:bottom w:val="nil"/>
                <w:right w:val="nil"/>
                <w:between w:val="nil"/>
              </w:pBdr>
              <w:spacing w:after="0"/>
              <w:rPr>
                <w:bCs/>
                <w:color w:val="000000" w:themeColor="text1"/>
                <w:sz w:val="16"/>
                <w:szCs w:val="16"/>
              </w:rPr>
            </w:pPr>
          </w:p>
          <w:p w14:paraId="36AD7E85" w14:textId="77777777" w:rsidR="00BA4DBF" w:rsidRPr="007B2785" w:rsidRDefault="00BA4DBF" w:rsidP="00BA4DBF">
            <w:pPr>
              <w:pBdr>
                <w:top w:val="nil"/>
                <w:left w:val="nil"/>
                <w:bottom w:val="nil"/>
                <w:right w:val="nil"/>
                <w:between w:val="nil"/>
              </w:pBdr>
              <w:spacing w:after="0"/>
              <w:rPr>
                <w:bCs/>
                <w:color w:val="000000" w:themeColor="text1"/>
                <w:sz w:val="16"/>
                <w:szCs w:val="16"/>
              </w:rPr>
            </w:pPr>
          </w:p>
          <w:p w14:paraId="38DB7A26" w14:textId="77777777" w:rsidR="00BA4DBF" w:rsidRPr="007B2785" w:rsidRDefault="00BA4DBF" w:rsidP="00BA4DBF">
            <w:pPr>
              <w:pBdr>
                <w:top w:val="nil"/>
                <w:left w:val="nil"/>
                <w:bottom w:val="nil"/>
                <w:right w:val="nil"/>
                <w:between w:val="nil"/>
              </w:pBdr>
              <w:spacing w:after="0"/>
              <w:rPr>
                <w:bCs/>
                <w:color w:val="000000" w:themeColor="text1"/>
                <w:sz w:val="16"/>
                <w:szCs w:val="16"/>
              </w:rPr>
            </w:pPr>
            <w:r w:rsidRPr="007B2785">
              <w:rPr>
                <w:bCs/>
                <w:color w:val="000000" w:themeColor="text1"/>
                <w:sz w:val="16"/>
                <w:szCs w:val="16"/>
              </w:rPr>
              <w:t xml:space="preserve">Second: 80,000 were temporarily displaced (Azerbaijan) </w:t>
            </w:r>
            <w:proofErr w:type="spellStart"/>
            <w:r w:rsidRPr="007B2785">
              <w:rPr>
                <w:bCs/>
                <w:color w:val="000000" w:themeColor="text1"/>
                <w:sz w:val="16"/>
                <w:szCs w:val="16"/>
              </w:rPr>
              <w:t>Pg</w:t>
            </w:r>
            <w:proofErr w:type="spellEnd"/>
            <w:r w:rsidRPr="007B2785">
              <w:rPr>
                <w:bCs/>
                <w:color w:val="000000" w:themeColor="text1"/>
                <w:sz w:val="16"/>
                <w:szCs w:val="16"/>
              </w:rPr>
              <w:t xml:space="preserve"> 2</w:t>
            </w:r>
            <w:r w:rsidRPr="007B2785">
              <w:rPr>
                <w:bCs/>
                <w:color w:val="000000" w:themeColor="text1"/>
                <w:sz w:val="16"/>
                <w:szCs w:val="16"/>
              </w:rPr>
              <w:br/>
              <w:t xml:space="preserve">Armenia : 90,000 in refugee like situation </w:t>
            </w:r>
            <w:hyperlink r:id="rId97">
              <w:r w:rsidRPr="007B2785">
                <w:rPr>
                  <w:bCs/>
                  <w:color w:val="000000" w:themeColor="text1"/>
                  <w:sz w:val="16"/>
                  <w:szCs w:val="16"/>
                  <w:u w:val="single"/>
                </w:rPr>
                <w:t>UNHCR</w:t>
              </w:r>
            </w:hyperlink>
          </w:p>
          <w:p w14:paraId="56E9E8BB" w14:textId="77777777" w:rsidR="00BA4DBF" w:rsidRPr="007B2785" w:rsidRDefault="00BA4DBF" w:rsidP="00BA4DBF">
            <w:pPr>
              <w:pBdr>
                <w:top w:val="nil"/>
                <w:left w:val="nil"/>
                <w:bottom w:val="nil"/>
                <w:right w:val="nil"/>
                <w:between w:val="nil"/>
              </w:pBdr>
              <w:spacing w:after="0"/>
              <w:rPr>
                <w:bCs/>
                <w:color w:val="000000" w:themeColor="text1"/>
                <w:sz w:val="16"/>
                <w:szCs w:val="16"/>
              </w:rPr>
            </w:pPr>
            <w:r w:rsidRPr="007B2785">
              <w:rPr>
                <w:bCs/>
                <w:color w:val="000000" w:themeColor="text1"/>
                <w:sz w:val="16"/>
                <w:szCs w:val="16"/>
              </w:rPr>
              <w:br/>
            </w:r>
          </w:p>
          <w:p w14:paraId="66924179" w14:textId="77777777" w:rsidR="00BA4DBF" w:rsidRPr="007B2785" w:rsidRDefault="00BA4DBF" w:rsidP="00BA4DBF">
            <w:pPr>
              <w:spacing w:after="0"/>
              <w:rPr>
                <w:bCs/>
                <w:color w:val="000000" w:themeColor="text1"/>
                <w:sz w:val="16"/>
                <w:szCs w:val="16"/>
              </w:rPr>
            </w:pPr>
          </w:p>
        </w:tc>
        <w:tc>
          <w:tcPr>
            <w:tcW w:w="1985" w:type="dxa"/>
          </w:tcPr>
          <w:p w14:paraId="13E69C3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Peak year: 1994. </w:t>
            </w:r>
          </w:p>
          <w:p w14:paraId="1104D5D6" w14:textId="77777777" w:rsidR="00BA4DBF" w:rsidRPr="007B2785" w:rsidRDefault="00BA4DBF" w:rsidP="00BA4DBF">
            <w:pPr>
              <w:spacing w:after="0"/>
              <w:rPr>
                <w:bCs/>
                <w:color w:val="000000" w:themeColor="text1"/>
                <w:sz w:val="16"/>
                <w:szCs w:val="16"/>
              </w:rPr>
            </w:pPr>
          </w:p>
        </w:tc>
      </w:tr>
      <w:tr w:rsidR="00BA4DBF" w:rsidRPr="007B2785" w14:paraId="2436189F" w14:textId="77777777" w:rsidTr="004C31A2">
        <w:tc>
          <w:tcPr>
            <w:tcW w:w="1412" w:type="dxa"/>
            <w:gridSpan w:val="2"/>
            <w:vAlign w:val="bottom"/>
          </w:tcPr>
          <w:p w14:paraId="78E800E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Liberia War</w:t>
            </w:r>
          </w:p>
        </w:tc>
        <w:tc>
          <w:tcPr>
            <w:tcW w:w="1134" w:type="dxa"/>
            <w:vAlign w:val="bottom"/>
          </w:tcPr>
          <w:p w14:paraId="7777D43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1989-2002</w:t>
            </w:r>
          </w:p>
        </w:tc>
        <w:tc>
          <w:tcPr>
            <w:tcW w:w="992" w:type="dxa"/>
            <w:vAlign w:val="bottom"/>
          </w:tcPr>
          <w:p w14:paraId="4B154B2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“At the end of the civil war there were estimates by the UN of as many 750,000 people being internally displaced, while USCR reported a somewhat smaller figure of 500,000 </w:t>
            </w:r>
            <w:r w:rsidRPr="007B2785">
              <w:rPr>
                <w:bCs/>
                <w:color w:val="000000" w:themeColor="text1"/>
                <w:sz w:val="16"/>
                <w:szCs w:val="16"/>
              </w:rPr>
              <w:lastRenderedPageBreak/>
              <w:t>persons.” In October 2002 WFP estimated 183,900 the number had gone down” (in 2002) IDP/ 215,000 refugees</w:t>
            </w:r>
          </w:p>
        </w:tc>
        <w:tc>
          <w:tcPr>
            <w:tcW w:w="992" w:type="dxa"/>
          </w:tcPr>
          <w:p w14:paraId="0AF1C74E" w14:textId="77777777" w:rsidR="00BA4DBF" w:rsidRPr="007B2785" w:rsidRDefault="00BA4DBF" w:rsidP="00BA4DBF">
            <w:pPr>
              <w:tabs>
                <w:tab w:val="left" w:pos="5550"/>
              </w:tabs>
              <w:spacing w:after="0"/>
              <w:ind w:left="27"/>
              <w:rPr>
                <w:bCs/>
                <w:color w:val="000000" w:themeColor="text1"/>
                <w:sz w:val="16"/>
                <w:szCs w:val="16"/>
              </w:rPr>
            </w:pPr>
            <w:r w:rsidRPr="007B2785">
              <w:rPr>
                <w:bCs/>
                <w:color w:val="000000" w:themeColor="text1"/>
                <w:sz w:val="16"/>
                <w:szCs w:val="16"/>
              </w:rPr>
              <w:lastRenderedPageBreak/>
              <w:t>Nilsson, A. (2003). </w:t>
            </w:r>
            <w:r w:rsidRPr="007B2785">
              <w:rPr>
                <w:bCs/>
                <w:i/>
                <w:color w:val="000000" w:themeColor="text1"/>
                <w:sz w:val="16"/>
                <w:szCs w:val="16"/>
              </w:rPr>
              <w:t>Liberia – The Eye of the Storm: A Review of the Literature on Internally Displaced, Refugees and Returnees</w:t>
            </w:r>
            <w:r w:rsidRPr="007B2785">
              <w:rPr>
                <w:bCs/>
                <w:color w:val="000000" w:themeColor="text1"/>
                <w:sz w:val="16"/>
                <w:szCs w:val="16"/>
              </w:rPr>
              <w:t>. Uppsala University. </w:t>
            </w:r>
            <w:hyperlink r:id="rId98">
              <w:r w:rsidRPr="007B2785">
                <w:rPr>
                  <w:bCs/>
                  <w:color w:val="000000" w:themeColor="text1"/>
                  <w:sz w:val="16"/>
                  <w:szCs w:val="16"/>
                  <w:u w:val="single"/>
                </w:rPr>
                <w:t>https://urn.kb.se/resolve?urn=urn</w:t>
              </w:r>
              <w:r w:rsidRPr="007B2785">
                <w:rPr>
                  <w:bCs/>
                  <w:color w:val="000000" w:themeColor="text1"/>
                  <w:sz w:val="16"/>
                  <w:szCs w:val="16"/>
                  <w:u w:val="single"/>
                </w:rPr>
                <w:lastRenderedPageBreak/>
                <w:t>:nbn:se:uu:diva-45688</w:t>
              </w:r>
            </w:hyperlink>
          </w:p>
          <w:p w14:paraId="7877B986" w14:textId="77777777" w:rsidR="00BA4DBF" w:rsidRPr="007B2785" w:rsidRDefault="00BA4DBF" w:rsidP="00BA4DBF">
            <w:pPr>
              <w:tabs>
                <w:tab w:val="left" w:pos="5550"/>
              </w:tabs>
              <w:spacing w:after="0"/>
              <w:ind w:left="27"/>
              <w:rPr>
                <w:bCs/>
                <w:color w:val="000000" w:themeColor="text1"/>
                <w:sz w:val="16"/>
                <w:szCs w:val="16"/>
              </w:rPr>
            </w:pPr>
          </w:p>
          <w:p w14:paraId="241540BE" w14:textId="77777777" w:rsidR="00BA4DBF" w:rsidRPr="007B2785" w:rsidRDefault="00BA4DBF" w:rsidP="00BA4DBF">
            <w:pPr>
              <w:tabs>
                <w:tab w:val="left" w:pos="5550"/>
              </w:tabs>
              <w:spacing w:after="0"/>
              <w:ind w:left="27"/>
              <w:rPr>
                <w:bCs/>
                <w:color w:val="000000" w:themeColor="text1"/>
                <w:sz w:val="16"/>
                <w:szCs w:val="16"/>
              </w:rPr>
            </w:pPr>
            <w:r w:rsidRPr="007B2785">
              <w:rPr>
                <w:bCs/>
                <w:color w:val="000000" w:themeColor="text1"/>
                <w:sz w:val="16"/>
                <w:szCs w:val="16"/>
              </w:rPr>
              <w:t>Pg. 10,11</w:t>
            </w:r>
          </w:p>
        </w:tc>
        <w:tc>
          <w:tcPr>
            <w:tcW w:w="993" w:type="dxa"/>
            <w:vAlign w:val="bottom"/>
          </w:tcPr>
          <w:p w14:paraId="5E6184A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1.8-2.1 million</w:t>
            </w:r>
          </w:p>
          <w:p w14:paraId="5E29D287" w14:textId="77777777" w:rsidR="00BA4DBF" w:rsidRPr="007B2785" w:rsidRDefault="00BA4DBF" w:rsidP="00BA4DBF">
            <w:pPr>
              <w:spacing w:after="0"/>
              <w:rPr>
                <w:bCs/>
                <w:color w:val="000000" w:themeColor="text1"/>
                <w:sz w:val="16"/>
                <w:szCs w:val="16"/>
              </w:rPr>
            </w:pPr>
          </w:p>
          <w:p w14:paraId="057E6E2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800,000 refugees</w:t>
            </w:r>
          </w:p>
          <w:p w14:paraId="5E553B6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w:t>
            </w:r>
          </w:p>
          <w:p w14:paraId="06D4480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 million IDPs</w:t>
            </w:r>
          </w:p>
          <w:p w14:paraId="40138042" w14:textId="77777777" w:rsidR="00BA4DBF" w:rsidRPr="007B2785" w:rsidRDefault="00BA4DBF" w:rsidP="00BA4DBF">
            <w:pPr>
              <w:spacing w:after="0"/>
              <w:rPr>
                <w:bCs/>
                <w:color w:val="000000" w:themeColor="text1"/>
                <w:sz w:val="16"/>
                <w:szCs w:val="16"/>
              </w:rPr>
            </w:pPr>
          </w:p>
          <w:p w14:paraId="472C3F50" w14:textId="77777777" w:rsidR="00BA4DBF" w:rsidRPr="007B2785" w:rsidRDefault="00BA4DBF" w:rsidP="00BA4DBF">
            <w:pPr>
              <w:spacing w:after="0"/>
              <w:rPr>
                <w:bCs/>
                <w:color w:val="000000" w:themeColor="text1"/>
                <w:sz w:val="16"/>
                <w:szCs w:val="16"/>
              </w:rPr>
            </w:pPr>
          </w:p>
          <w:p w14:paraId="0785CA0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700,000 refugees + 1.4 million IDPs in first twelve months</w:t>
            </w:r>
          </w:p>
          <w:p w14:paraId="7BC1E59E" w14:textId="77777777" w:rsidR="00BA4DBF" w:rsidRPr="007B2785" w:rsidRDefault="00BA4DBF" w:rsidP="00BA4DBF">
            <w:pPr>
              <w:spacing w:after="0"/>
              <w:rPr>
                <w:bCs/>
                <w:color w:val="000000" w:themeColor="text1"/>
                <w:sz w:val="16"/>
                <w:szCs w:val="16"/>
              </w:rPr>
            </w:pPr>
          </w:p>
          <w:p w14:paraId="5892E4BE" w14:textId="77777777" w:rsidR="00BA4DBF" w:rsidRPr="007B2785" w:rsidRDefault="00BA4DBF" w:rsidP="00BA4DBF">
            <w:pPr>
              <w:spacing w:after="0"/>
              <w:rPr>
                <w:bCs/>
                <w:color w:val="000000" w:themeColor="text1"/>
                <w:sz w:val="16"/>
                <w:szCs w:val="16"/>
              </w:rPr>
            </w:pPr>
          </w:p>
          <w:p w14:paraId="7C99FF1F" w14:textId="67ECBB72"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800,000–1,000,000 Liberians were internally displaced or refugees (about 700,000 fled to neighboring countries by 1994 </w:t>
            </w:r>
          </w:p>
          <w:p w14:paraId="3ADD4CE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700,000 to 780,000 Liberians refugees across 14-year war</w:t>
            </w:r>
          </w:p>
          <w:p w14:paraId="56DB676C" w14:textId="77777777" w:rsidR="00BA4DBF" w:rsidRPr="007B2785" w:rsidRDefault="00BA4DBF" w:rsidP="00BA4DBF">
            <w:pPr>
              <w:spacing w:after="0"/>
              <w:rPr>
                <w:bCs/>
                <w:color w:val="000000" w:themeColor="text1"/>
                <w:sz w:val="16"/>
                <w:szCs w:val="16"/>
              </w:rPr>
            </w:pPr>
          </w:p>
          <w:p w14:paraId="3A1B749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“nearly all” of Liberia’s 3 million people were displaced at some point during the conflict (The Advocates for Human Rights, 2009</w:t>
            </w:r>
          </w:p>
          <w:p w14:paraId="4A54EDAB" w14:textId="77777777" w:rsidR="00BA4DBF" w:rsidRPr="007B2785" w:rsidRDefault="00BA4DBF" w:rsidP="00BA4DBF">
            <w:pPr>
              <w:spacing w:after="0"/>
              <w:rPr>
                <w:bCs/>
                <w:color w:val="000000" w:themeColor="text1"/>
                <w:sz w:val="16"/>
                <w:szCs w:val="16"/>
              </w:rPr>
            </w:pPr>
          </w:p>
          <w:p w14:paraId="372E9C07" w14:textId="77777777" w:rsidR="00BA4DBF" w:rsidRPr="007B2785" w:rsidRDefault="00BA4DBF" w:rsidP="00BA4DBF">
            <w:pPr>
              <w:spacing w:after="0"/>
              <w:rPr>
                <w:bCs/>
                <w:color w:val="000000" w:themeColor="text1"/>
                <w:sz w:val="16"/>
                <w:szCs w:val="16"/>
              </w:rPr>
            </w:pPr>
          </w:p>
        </w:tc>
        <w:tc>
          <w:tcPr>
            <w:tcW w:w="1134" w:type="dxa"/>
          </w:tcPr>
          <w:p w14:paraId="04BA32F2" w14:textId="0ABB8846"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rPr>
              <w:lastRenderedPageBreak/>
              <w:t>Nmoma</w:t>
            </w:r>
            <w:proofErr w:type="spellEnd"/>
            <w:r w:rsidRPr="007B2785">
              <w:rPr>
                <w:bCs/>
                <w:color w:val="000000" w:themeColor="text1"/>
                <w:sz w:val="16"/>
                <w:szCs w:val="16"/>
              </w:rPr>
              <w:t>, V. (1997). The civil war and the refugee crisis in Liberia. Journal of Conflict Studies, 17(1), 101-125.</w:t>
            </w:r>
          </w:p>
          <w:p w14:paraId="4209C8B7" w14:textId="57678DF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Amnesty International, Liberia - Submission to the Truth and Reconciliation Commission, </w:t>
            </w:r>
            <w:r w:rsidRPr="007B2785">
              <w:rPr>
                <w:bCs/>
                <w:color w:val="000000" w:themeColor="text1"/>
                <w:sz w:val="16"/>
                <w:szCs w:val="16"/>
              </w:rPr>
              <w:lastRenderedPageBreak/>
              <w:t>-, 4 September 2006,</w:t>
            </w:r>
          </w:p>
          <w:p w14:paraId="0C65DC4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Source: Migration Policy Institute, 2007</w:t>
            </w:r>
          </w:p>
          <w:p w14:paraId="1AE95817" w14:textId="77777777" w:rsidR="00BA4DBF" w:rsidRPr="007B2785" w:rsidRDefault="00BA4DBF" w:rsidP="00BA4DBF">
            <w:pPr>
              <w:spacing w:after="0"/>
              <w:rPr>
                <w:bCs/>
                <w:color w:val="000000" w:themeColor="text1"/>
                <w:sz w:val="16"/>
                <w:szCs w:val="16"/>
              </w:rPr>
            </w:pPr>
          </w:p>
          <w:p w14:paraId="04E52720" w14:textId="77777777" w:rsidR="00BA4DBF" w:rsidRPr="007B2785" w:rsidRDefault="00BA4DBF" w:rsidP="00BA4DBF">
            <w:pPr>
              <w:spacing w:after="0"/>
              <w:rPr>
                <w:bCs/>
                <w:color w:val="000000" w:themeColor="text1"/>
                <w:sz w:val="16"/>
                <w:szCs w:val="16"/>
              </w:rPr>
            </w:pPr>
          </w:p>
          <w:p w14:paraId="661AB60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Advocates for Human Rights, 2009, “Everyone Scattered”</w:t>
            </w:r>
          </w:p>
          <w:p w14:paraId="29C5848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Experiences of the Liberian Diaspora, </w:t>
            </w:r>
          </w:p>
          <w:p w14:paraId="197B11E8"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https://www.theadvocatesforhumanrights.org/Res/chapter_13_-experiences_of_the_liberian_diaspora.pdf#:~:text=It%20is%20estimated%20that%20of,3%20This%20population%20displacement</w:t>
            </w:r>
          </w:p>
        </w:tc>
        <w:tc>
          <w:tcPr>
            <w:tcW w:w="1701" w:type="dxa"/>
            <w:shd w:val="pct10" w:color="auto" w:fill="auto"/>
          </w:tcPr>
          <w:p w14:paraId="216AAE5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715,000-965,000</w:t>
            </w:r>
          </w:p>
          <w:p w14:paraId="14AF6799" w14:textId="46F73F01" w:rsidR="00BA4DBF" w:rsidRPr="007B2785" w:rsidRDefault="00BA4DBF" w:rsidP="00BA4DBF">
            <w:pPr>
              <w:spacing w:after="0"/>
              <w:rPr>
                <w:bCs/>
                <w:color w:val="000000" w:themeColor="text1"/>
                <w:sz w:val="16"/>
                <w:szCs w:val="16"/>
              </w:rPr>
            </w:pPr>
          </w:p>
          <w:p w14:paraId="1638EEBE" w14:textId="212BBFA6" w:rsidR="00BA4DBF" w:rsidRPr="007B2785" w:rsidRDefault="00BA4DBF" w:rsidP="00BA4DBF">
            <w:pPr>
              <w:spacing w:after="0"/>
              <w:rPr>
                <w:bCs/>
                <w:color w:val="000000" w:themeColor="text1"/>
                <w:sz w:val="16"/>
                <w:szCs w:val="16"/>
              </w:rPr>
            </w:pPr>
          </w:p>
          <w:p w14:paraId="266407DE" w14:textId="668E8AD7" w:rsidR="00BA4DBF" w:rsidRPr="007B2785" w:rsidRDefault="00BA4DBF" w:rsidP="00BA4DBF">
            <w:pPr>
              <w:spacing w:after="0"/>
              <w:rPr>
                <w:bCs/>
                <w:color w:val="000000" w:themeColor="text1"/>
                <w:sz w:val="16"/>
                <w:szCs w:val="16"/>
              </w:rPr>
            </w:pPr>
          </w:p>
          <w:p w14:paraId="057146FB" w14:textId="65BCBBBC" w:rsidR="00BA4DBF" w:rsidRPr="007B2785" w:rsidRDefault="00BA4DBF" w:rsidP="00BA4DBF">
            <w:pPr>
              <w:spacing w:after="0"/>
              <w:rPr>
                <w:bCs/>
                <w:color w:val="000000" w:themeColor="text1"/>
                <w:sz w:val="16"/>
                <w:szCs w:val="16"/>
              </w:rPr>
            </w:pPr>
          </w:p>
          <w:p w14:paraId="147B101D" w14:textId="5025E2D4" w:rsidR="00BA4DBF" w:rsidRPr="007B2785" w:rsidRDefault="00BA4DBF" w:rsidP="00BA4DBF">
            <w:pPr>
              <w:spacing w:after="0"/>
              <w:rPr>
                <w:bCs/>
                <w:color w:val="000000" w:themeColor="text1"/>
                <w:sz w:val="16"/>
                <w:szCs w:val="16"/>
              </w:rPr>
            </w:pPr>
          </w:p>
          <w:p w14:paraId="587BC4FE" w14:textId="77777777" w:rsidR="00BA4DBF" w:rsidRPr="007B2785" w:rsidRDefault="00BA4DBF" w:rsidP="00BA4DBF">
            <w:pPr>
              <w:spacing w:after="0"/>
              <w:rPr>
                <w:bCs/>
                <w:color w:val="000000" w:themeColor="text1"/>
                <w:sz w:val="16"/>
                <w:szCs w:val="16"/>
              </w:rPr>
            </w:pPr>
          </w:p>
          <w:p w14:paraId="2826153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500,000-750,000 IDPs/ 215,000 refugees</w:t>
            </w:r>
          </w:p>
        </w:tc>
        <w:tc>
          <w:tcPr>
            <w:tcW w:w="1842" w:type="dxa"/>
            <w:shd w:val="pct10" w:color="auto" w:fill="auto"/>
          </w:tcPr>
          <w:p w14:paraId="58081D58" w14:textId="77777777" w:rsidR="00BA4DBF" w:rsidRPr="007B2785" w:rsidRDefault="00BA4DBF" w:rsidP="00BA4DBF">
            <w:pPr>
              <w:spacing w:after="0"/>
              <w:rPr>
                <w:bCs/>
                <w:color w:val="000000" w:themeColor="text1"/>
                <w:sz w:val="16"/>
                <w:szCs w:val="16"/>
              </w:rPr>
            </w:pPr>
            <w:r w:rsidRPr="007B2785">
              <w:rPr>
                <w:bCs/>
                <w:color w:val="000000" w:themeColor="text1"/>
                <w:sz w:val="16"/>
                <w:szCs w:val="16"/>
                <w:highlight w:val="white"/>
              </w:rPr>
              <w:t xml:space="preserve">Nilsson, D. (2003). Liberia: The Eye of the Storm: </w:t>
            </w:r>
            <w:proofErr w:type="gramStart"/>
            <w:r w:rsidRPr="007B2785">
              <w:rPr>
                <w:bCs/>
                <w:color w:val="000000" w:themeColor="text1"/>
                <w:sz w:val="16"/>
                <w:szCs w:val="16"/>
                <w:highlight w:val="white"/>
              </w:rPr>
              <w:t>a</w:t>
            </w:r>
            <w:proofErr w:type="gramEnd"/>
            <w:r w:rsidRPr="007B2785">
              <w:rPr>
                <w:bCs/>
                <w:color w:val="000000" w:themeColor="text1"/>
                <w:sz w:val="16"/>
                <w:szCs w:val="16"/>
                <w:highlight w:val="white"/>
              </w:rPr>
              <w:t xml:space="preserve"> Review of the Literature on Internally Displaced, Refugees and Returnees. P.10,11</w:t>
            </w:r>
          </w:p>
          <w:p w14:paraId="4A5A8E50" w14:textId="77777777" w:rsidR="00BA4DBF" w:rsidRPr="007B2785" w:rsidRDefault="00BA4DBF" w:rsidP="00BA4DBF">
            <w:pPr>
              <w:spacing w:after="0"/>
              <w:rPr>
                <w:bCs/>
                <w:color w:val="000000" w:themeColor="text1"/>
                <w:sz w:val="16"/>
                <w:szCs w:val="16"/>
              </w:rPr>
            </w:pPr>
          </w:p>
          <w:p w14:paraId="0F1268A2" w14:textId="77777777" w:rsidR="00BA4DBF" w:rsidRPr="007B2785" w:rsidRDefault="00BA4DBF" w:rsidP="00BA4DBF">
            <w:pPr>
              <w:spacing w:after="0"/>
              <w:rPr>
                <w:bCs/>
                <w:color w:val="000000" w:themeColor="text1"/>
                <w:sz w:val="16"/>
                <w:szCs w:val="16"/>
              </w:rPr>
            </w:pPr>
          </w:p>
          <w:p w14:paraId="5044D2F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Internal Displacement Monitoring Centre (IDMC). (2012, April 19). </w:t>
            </w:r>
            <w:r w:rsidRPr="007B2785">
              <w:rPr>
                <w:rStyle w:val="Emphasis"/>
                <w:bCs/>
                <w:color w:val="000000" w:themeColor="text1"/>
                <w:sz w:val="16"/>
                <w:szCs w:val="16"/>
              </w:rPr>
              <w:t>Global Overview 2011: People internally displaced by conflict and violence – Liberia</w:t>
            </w:r>
            <w:r w:rsidRPr="007B2785">
              <w:rPr>
                <w:bCs/>
                <w:color w:val="000000" w:themeColor="text1"/>
                <w:sz w:val="16"/>
                <w:szCs w:val="16"/>
              </w:rPr>
              <w:t>. Geneva: NRC/IDMC.</w:t>
            </w:r>
          </w:p>
          <w:p w14:paraId="7B5E0579" w14:textId="77777777" w:rsidR="00BA4DBF" w:rsidRPr="007B2785" w:rsidRDefault="00BA4DBF" w:rsidP="00BA4DBF">
            <w:pPr>
              <w:spacing w:after="0"/>
              <w:rPr>
                <w:bCs/>
                <w:color w:val="000000" w:themeColor="text1"/>
                <w:sz w:val="16"/>
                <w:szCs w:val="16"/>
              </w:rPr>
            </w:pPr>
          </w:p>
          <w:p w14:paraId="6104F88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Norwegian Refugee Council/Internal </w:t>
            </w:r>
            <w:r w:rsidRPr="007B2785">
              <w:rPr>
                <w:bCs/>
                <w:color w:val="000000" w:themeColor="text1"/>
                <w:sz w:val="16"/>
                <w:szCs w:val="16"/>
              </w:rPr>
              <w:lastRenderedPageBreak/>
              <w:t>Displacement Monitoring Centre (NRC/IDMC), Global Overview 2011: People internally displaced by conflict and violence - Liberia, 19 April 2012,</w:t>
            </w:r>
          </w:p>
        </w:tc>
        <w:tc>
          <w:tcPr>
            <w:tcW w:w="1843" w:type="dxa"/>
          </w:tcPr>
          <w:p w14:paraId="7F0E7C21" w14:textId="77777777" w:rsidR="00BA4DBF" w:rsidRPr="00BA4DBF" w:rsidRDefault="00BA4DBF" w:rsidP="00BA4DBF">
            <w:pPr>
              <w:rPr>
                <w:sz w:val="16"/>
                <w:szCs w:val="16"/>
              </w:rPr>
            </w:pPr>
            <w:r w:rsidRPr="00BA4DBF">
              <w:rPr>
                <w:sz w:val="16"/>
                <w:szCs w:val="16"/>
              </w:rPr>
              <w:lastRenderedPageBreak/>
              <w:t>700,000 refugees, 1.4 million IDPs</w:t>
            </w:r>
          </w:p>
          <w:p w14:paraId="69BCEB28" w14:textId="77777777" w:rsidR="00BA4DBF" w:rsidRPr="00BA4DBF" w:rsidRDefault="00BA4DBF" w:rsidP="00BA4DBF">
            <w:pPr>
              <w:rPr>
                <w:sz w:val="16"/>
                <w:szCs w:val="16"/>
              </w:rPr>
            </w:pPr>
          </w:p>
          <w:p w14:paraId="0F965066" w14:textId="77777777" w:rsidR="00BA4DBF" w:rsidRPr="00BA4DBF" w:rsidRDefault="00BA4DBF" w:rsidP="00BA4DBF">
            <w:pPr>
              <w:rPr>
                <w:sz w:val="16"/>
                <w:szCs w:val="16"/>
              </w:rPr>
            </w:pPr>
            <w:r w:rsidRPr="00BA4DBF">
              <w:rPr>
                <w:sz w:val="16"/>
                <w:szCs w:val="16"/>
              </w:rPr>
              <w:t>p.1</w:t>
            </w:r>
          </w:p>
          <w:p w14:paraId="14971DFE" w14:textId="77777777" w:rsidR="00BA4DBF" w:rsidRPr="00BA4DBF" w:rsidRDefault="00BA4DBF" w:rsidP="00BA4DBF">
            <w:pPr>
              <w:rPr>
                <w:sz w:val="16"/>
                <w:szCs w:val="16"/>
              </w:rPr>
            </w:pPr>
          </w:p>
          <w:p w14:paraId="16C03455" w14:textId="046650F3" w:rsidR="00BA4DBF" w:rsidRPr="00BA4DBF" w:rsidRDefault="00BA4DBF" w:rsidP="00BA4DBF">
            <w:pPr>
              <w:spacing w:after="0"/>
              <w:rPr>
                <w:bCs/>
                <w:sz w:val="16"/>
                <w:szCs w:val="16"/>
              </w:rPr>
            </w:pPr>
            <w:r w:rsidRPr="00BA4DBF">
              <w:rPr>
                <w:sz w:val="16"/>
                <w:szCs w:val="16"/>
              </w:rPr>
              <w:t xml:space="preserve">Kamara, T. S. (2003, May). </w:t>
            </w:r>
            <w:r w:rsidRPr="00BA4DBF">
              <w:rPr>
                <w:i/>
                <w:sz w:val="16"/>
                <w:szCs w:val="16"/>
              </w:rPr>
              <w:t>Liberia: Civil war and regional conflict</w:t>
            </w:r>
            <w:r w:rsidRPr="00BA4DBF">
              <w:rPr>
                <w:sz w:val="16"/>
                <w:szCs w:val="16"/>
              </w:rPr>
              <w:t xml:space="preserve"> (WRITENET Paper No. 17). UNHCR Emergency &amp; Security Service. </w:t>
            </w:r>
            <w:hyperlink r:id="rId99">
              <w:r w:rsidRPr="00BA4DBF">
                <w:rPr>
                  <w:sz w:val="16"/>
                  <w:szCs w:val="16"/>
                  <w:u w:val="single"/>
                </w:rPr>
                <w:t>https://www.refworld.org/docid/3f4f8a744.html</w:t>
              </w:r>
            </w:hyperlink>
            <w:r w:rsidRPr="00BA4DBF">
              <w:rPr>
                <w:sz w:val="16"/>
                <w:szCs w:val="16"/>
              </w:rPr>
              <w:t xml:space="preserve">. </w:t>
            </w:r>
          </w:p>
        </w:tc>
        <w:tc>
          <w:tcPr>
            <w:tcW w:w="1985" w:type="dxa"/>
          </w:tcPr>
          <w:p w14:paraId="055D34F2" w14:textId="7FDFEEBC" w:rsidR="00BA4DBF" w:rsidRPr="007B2785" w:rsidRDefault="00BA4DBF" w:rsidP="00BA4DBF">
            <w:pPr>
              <w:spacing w:after="0"/>
              <w:rPr>
                <w:bCs/>
                <w:color w:val="000000" w:themeColor="text1"/>
                <w:sz w:val="16"/>
                <w:szCs w:val="16"/>
              </w:rPr>
            </w:pPr>
            <w:r w:rsidRPr="007B2785">
              <w:rPr>
                <w:bCs/>
                <w:color w:val="000000" w:themeColor="text1"/>
                <w:sz w:val="16"/>
                <w:szCs w:val="16"/>
              </w:rPr>
              <w:t>I took the estimate based on the “end of the civil war” number and not just at the end of 2002 which I think people returned so the number declined.</w:t>
            </w:r>
          </w:p>
          <w:p w14:paraId="11696548" w14:textId="4CD698D5" w:rsidR="00BA4DBF" w:rsidRPr="007B2785" w:rsidRDefault="00BA4DBF" w:rsidP="00BA4DBF">
            <w:pPr>
              <w:spacing w:after="0"/>
              <w:rPr>
                <w:bCs/>
                <w:color w:val="000000" w:themeColor="text1"/>
                <w:sz w:val="16"/>
                <w:szCs w:val="16"/>
              </w:rPr>
            </w:pPr>
            <w:r w:rsidRPr="007B2785">
              <w:rPr>
                <w:bCs/>
                <w:color w:val="000000" w:themeColor="text1"/>
                <w:sz w:val="16"/>
                <w:szCs w:val="16"/>
              </w:rPr>
              <w:t>Peak period: 1990–94 800,000 IDPs or refugees Migration Policy Institute, 2007)</w:t>
            </w:r>
          </w:p>
          <w:p w14:paraId="44C39794" w14:textId="5FB20B01" w:rsidR="00BA4DBF" w:rsidRPr="007B2785" w:rsidRDefault="00BA4DBF" w:rsidP="00BA4DBF">
            <w:pPr>
              <w:spacing w:after="0"/>
              <w:rPr>
                <w:bCs/>
                <w:color w:val="000000" w:themeColor="text1"/>
                <w:sz w:val="16"/>
                <w:szCs w:val="16"/>
              </w:rPr>
            </w:pPr>
            <w:r w:rsidRPr="007B2785">
              <w:rPr>
                <w:bCs/>
                <w:color w:val="000000" w:themeColor="text1"/>
                <w:sz w:val="16"/>
                <w:szCs w:val="16"/>
              </w:rPr>
              <w:t>Peak period: 2002–03. Displaced: On the order of 500,000 people were displaced (many were repeat displacements of those uprooted in the first war) (UN OCHA, 2003).</w:t>
            </w:r>
          </w:p>
          <w:p w14:paraId="341FC692" w14:textId="4C5D0738" w:rsidR="00BA4DBF" w:rsidRPr="007B2785" w:rsidRDefault="00BA4DBF" w:rsidP="00BA4DBF">
            <w:pPr>
              <w:spacing w:after="0"/>
              <w:rPr>
                <w:bCs/>
                <w:color w:val="000000" w:themeColor="text1"/>
                <w:sz w:val="16"/>
                <w:szCs w:val="16"/>
              </w:rPr>
            </w:pPr>
            <w:r w:rsidRPr="007B2785">
              <w:rPr>
                <w:bCs/>
                <w:color w:val="000000" w:themeColor="text1"/>
                <w:sz w:val="16"/>
                <w:szCs w:val="16"/>
              </w:rPr>
              <w:t>At the height of fighting (2003), an estimated half-</w:t>
            </w:r>
            <w:r w:rsidRPr="007B2785">
              <w:rPr>
                <w:bCs/>
                <w:color w:val="000000" w:themeColor="text1"/>
                <w:sz w:val="16"/>
                <w:szCs w:val="16"/>
              </w:rPr>
              <w:lastRenderedPageBreak/>
              <w:t>million were sheltering in IDP camps or makeshift quarters, especially in and around Monrovia – the capital swelled as it served as a refuge, its population nearly tripling with IDPs</w:t>
            </w:r>
          </w:p>
          <w:p w14:paraId="3ADECD88" w14:textId="27EAD1BA" w:rsidR="00BA4DBF" w:rsidRPr="007B2785" w:rsidRDefault="00BA4DBF" w:rsidP="00BA4DBF">
            <w:pPr>
              <w:spacing w:after="0"/>
              <w:rPr>
                <w:bCs/>
                <w:color w:val="000000" w:themeColor="text1"/>
                <w:sz w:val="16"/>
                <w:szCs w:val="16"/>
              </w:rPr>
            </w:pPr>
            <w:r w:rsidRPr="007B2785">
              <w:rPr>
                <w:bCs/>
                <w:color w:val="000000" w:themeColor="text1"/>
                <w:sz w:val="16"/>
                <w:szCs w:val="16"/>
              </w:rPr>
              <w:t>Following the war’s end in 2003, the vast majority of these displaced people have since returned or been resettled, with UNHCR facilitating the repatriation of ~155,000 refugees by 2012</w:t>
            </w:r>
          </w:p>
          <w:p w14:paraId="0CD9B615" w14:textId="767C9300" w:rsidR="00BA4DBF" w:rsidRPr="007B2785" w:rsidRDefault="00BA4DBF" w:rsidP="00BA4DBF">
            <w:pPr>
              <w:spacing w:after="0"/>
              <w:rPr>
                <w:bCs/>
                <w:color w:val="000000" w:themeColor="text1"/>
                <w:sz w:val="16"/>
                <w:szCs w:val="16"/>
              </w:rPr>
            </w:pPr>
            <w:r w:rsidRPr="007B2785">
              <w:rPr>
                <w:bCs/>
                <w:color w:val="000000" w:themeColor="text1"/>
                <w:sz w:val="16"/>
                <w:szCs w:val="16"/>
              </w:rPr>
              <w:t>UNHCR. (2013, January 4). UNHCR completes repatriation of 155,000 Liberians (News story, by L. Palmisano &amp; S. Momodu). UNHCR News.</w:t>
            </w:r>
          </w:p>
          <w:p w14:paraId="65A4607F" w14:textId="24205D50" w:rsidR="00BA4DBF" w:rsidRPr="007B2785" w:rsidRDefault="00BA4DBF" w:rsidP="00BA4DBF">
            <w:pPr>
              <w:spacing w:after="0"/>
              <w:rPr>
                <w:bCs/>
                <w:color w:val="000000" w:themeColor="text1"/>
                <w:sz w:val="16"/>
                <w:szCs w:val="16"/>
              </w:rPr>
            </w:pPr>
            <w:r w:rsidRPr="007B2785">
              <w:rPr>
                <w:bCs/>
                <w:color w:val="000000" w:themeColor="text1"/>
                <w:sz w:val="16"/>
                <w:szCs w:val="16"/>
              </w:rPr>
              <w:t>Norwegian Refugee Council/Internal Displacement Monitoring Centre (NRC/IDMC), Global Overview 2011: People internally displaced by conflict and violence - Liberia, 19 April 2012,</w:t>
            </w:r>
          </w:p>
          <w:p w14:paraId="7DD6BA8D" w14:textId="08A898B6" w:rsidR="00BA4DBF" w:rsidRPr="007B2785" w:rsidRDefault="00BA4DBF" w:rsidP="00BA4DBF">
            <w:pPr>
              <w:spacing w:after="0"/>
              <w:rPr>
                <w:bCs/>
                <w:color w:val="000000" w:themeColor="text1"/>
                <w:sz w:val="16"/>
                <w:szCs w:val="16"/>
              </w:rPr>
            </w:pPr>
            <w:r w:rsidRPr="007B2785">
              <w:rPr>
                <w:bCs/>
                <w:color w:val="000000" w:themeColor="text1"/>
                <w:sz w:val="16"/>
                <w:szCs w:val="16"/>
              </w:rPr>
              <w:t>Displacement was often multiple and cyclical: many Liberians were uprooted several times over by successive waves of violence.</w:t>
            </w:r>
          </w:p>
          <w:p w14:paraId="31BFC00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many repatriated after the 1997 peace, only to flee again during the renewed fighting of 1999–2003.</w:t>
            </w:r>
          </w:p>
        </w:tc>
      </w:tr>
      <w:tr w:rsidR="00BA4DBF" w:rsidRPr="007B2785" w14:paraId="63C2EE4F" w14:textId="77777777" w:rsidTr="004C31A2">
        <w:tc>
          <w:tcPr>
            <w:tcW w:w="1412" w:type="dxa"/>
            <w:gridSpan w:val="2"/>
            <w:vAlign w:val="bottom"/>
          </w:tcPr>
          <w:p w14:paraId="4A5B43F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Kashmir Insurgency</w:t>
            </w:r>
          </w:p>
        </w:tc>
        <w:tc>
          <w:tcPr>
            <w:tcW w:w="1134" w:type="dxa"/>
            <w:vAlign w:val="bottom"/>
          </w:tcPr>
          <w:p w14:paraId="2A4AF0B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1990-1</w:t>
            </w:r>
          </w:p>
        </w:tc>
        <w:tc>
          <w:tcPr>
            <w:tcW w:w="992" w:type="dxa"/>
            <w:vAlign w:val="bottom"/>
          </w:tcPr>
          <w:p w14:paraId="18004BE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100,000</w:t>
            </w:r>
          </w:p>
        </w:tc>
        <w:tc>
          <w:tcPr>
            <w:tcW w:w="992" w:type="dxa"/>
          </w:tcPr>
          <w:p w14:paraId="5E6BDC90" w14:textId="77777777" w:rsidR="00BA4DBF" w:rsidRPr="007B2785" w:rsidRDefault="00BA4DBF" w:rsidP="00BA4DBF">
            <w:pPr>
              <w:tabs>
                <w:tab w:val="left" w:pos="5550"/>
              </w:tabs>
              <w:spacing w:after="0"/>
              <w:ind w:left="27"/>
              <w:rPr>
                <w:bCs/>
                <w:color w:val="000000" w:themeColor="text1"/>
                <w:sz w:val="16"/>
                <w:szCs w:val="16"/>
              </w:rPr>
            </w:pPr>
            <w:r w:rsidRPr="007B2785">
              <w:rPr>
                <w:bCs/>
                <w:color w:val="000000" w:themeColor="text1"/>
                <w:sz w:val="16"/>
                <w:szCs w:val="16"/>
              </w:rPr>
              <w:t xml:space="preserve">Human Rights Watch, </w:t>
            </w:r>
            <w:r w:rsidRPr="007B2785">
              <w:rPr>
                <w:rStyle w:val="Emphasis"/>
                <w:bCs/>
                <w:color w:val="000000" w:themeColor="text1"/>
                <w:sz w:val="16"/>
                <w:szCs w:val="16"/>
              </w:rPr>
              <w:t>Behind the Kashmir Conflict</w:t>
            </w:r>
            <w:r w:rsidRPr="007B2785">
              <w:rPr>
                <w:bCs/>
                <w:color w:val="000000" w:themeColor="text1"/>
                <w:sz w:val="16"/>
                <w:szCs w:val="16"/>
              </w:rPr>
              <w:t>, July 1999.</w:t>
            </w:r>
          </w:p>
        </w:tc>
        <w:tc>
          <w:tcPr>
            <w:tcW w:w="993" w:type="dxa"/>
            <w:vAlign w:val="bottom"/>
          </w:tcPr>
          <w:p w14:paraId="6AF97ABE" w14:textId="2166621D"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150,000–250,000 </w:t>
            </w:r>
          </w:p>
        </w:tc>
        <w:tc>
          <w:tcPr>
            <w:tcW w:w="1134" w:type="dxa"/>
          </w:tcPr>
          <w:p w14:paraId="7B23D8CF" w14:textId="1F412648" w:rsidR="00BA4DBF" w:rsidRPr="007B2785" w:rsidRDefault="00BA4DBF" w:rsidP="00BA4DBF">
            <w:pPr>
              <w:spacing w:after="0"/>
              <w:rPr>
                <w:bCs/>
                <w:color w:val="000000" w:themeColor="text1"/>
                <w:sz w:val="16"/>
                <w:szCs w:val="16"/>
              </w:rPr>
            </w:pPr>
            <w:r w:rsidRPr="007B2785">
              <w:rPr>
                <w:bCs/>
                <w:color w:val="000000" w:themeColor="text1"/>
                <w:sz w:val="16"/>
                <w:szCs w:val="16"/>
              </w:rPr>
              <w:t>Media reports</w:t>
            </w:r>
          </w:p>
          <w:p w14:paraId="29417982" w14:textId="77777777" w:rsidR="00BA4DBF" w:rsidRPr="007B2785" w:rsidRDefault="00E87061" w:rsidP="00BA4DBF">
            <w:pPr>
              <w:spacing w:after="0"/>
              <w:rPr>
                <w:bCs/>
                <w:color w:val="000000" w:themeColor="text1"/>
                <w:sz w:val="16"/>
                <w:szCs w:val="16"/>
              </w:rPr>
            </w:pPr>
            <w:hyperlink r:id="rId100" w:history="1">
              <w:r w:rsidR="00BA4DBF" w:rsidRPr="007B2785">
                <w:rPr>
                  <w:rStyle w:val="Hyperlink"/>
                  <w:bCs/>
                  <w:color w:val="000000" w:themeColor="text1"/>
                  <w:sz w:val="16"/>
                  <w:szCs w:val="16"/>
                </w:rPr>
                <w:t>https://www</w:t>
              </w:r>
            </w:hyperlink>
            <w:r w:rsidR="00BA4DBF" w:rsidRPr="007B2785">
              <w:rPr>
                <w:bCs/>
                <w:color w:val="000000" w:themeColor="text1"/>
                <w:sz w:val="16"/>
                <w:szCs w:val="16"/>
              </w:rPr>
              <w:t>.eurasiantimes.com/30-years-no-results-have-kashmiri-</w:t>
            </w:r>
            <w:r w:rsidR="00BA4DBF" w:rsidRPr="007B2785">
              <w:rPr>
                <w:bCs/>
                <w:color w:val="000000" w:themeColor="text1"/>
                <w:sz w:val="16"/>
                <w:szCs w:val="16"/>
              </w:rPr>
              <w:lastRenderedPageBreak/>
              <w:t>pandits-only-been-used-as-political-tools-by-successive-indian-governments/</w:t>
            </w:r>
            <w:proofErr w:type="gramStart"/>
            <w:r w:rsidR="00BA4DBF" w:rsidRPr="007B2785">
              <w:rPr>
                <w:bCs/>
                <w:color w:val="000000" w:themeColor="text1"/>
                <w:sz w:val="16"/>
                <w:szCs w:val="16"/>
              </w:rPr>
              <w:t>#:~</w:t>
            </w:r>
            <w:proofErr w:type="gramEnd"/>
            <w:r w:rsidR="00BA4DBF" w:rsidRPr="007B2785">
              <w:rPr>
                <w:bCs/>
                <w:color w:val="000000" w:themeColor="text1"/>
                <w:sz w:val="16"/>
                <w:szCs w:val="16"/>
              </w:rPr>
              <w:t>:text=30%20Years%20%26%20No%20Results%3A,but%20unofficial%20sources%20claim</w:t>
            </w:r>
          </w:p>
        </w:tc>
        <w:tc>
          <w:tcPr>
            <w:tcW w:w="1701" w:type="dxa"/>
            <w:shd w:val="pct10" w:color="auto" w:fill="auto"/>
            <w:vAlign w:val="bottom"/>
          </w:tcPr>
          <w:p w14:paraId="4FDF30E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120-140,000 </w:t>
            </w:r>
          </w:p>
          <w:p w14:paraId="40636B4D" w14:textId="77777777" w:rsidR="00BA4DBF" w:rsidRPr="007B2785" w:rsidRDefault="00BA4DBF" w:rsidP="00BA4DBF">
            <w:pPr>
              <w:spacing w:after="0"/>
              <w:rPr>
                <w:bCs/>
                <w:color w:val="000000" w:themeColor="text1"/>
                <w:sz w:val="16"/>
                <w:szCs w:val="16"/>
              </w:rPr>
            </w:pPr>
          </w:p>
          <w:p w14:paraId="411845F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mostly Kashmiri Pandits (Hindus) from Kashmir Valley</w:t>
            </w:r>
          </w:p>
          <w:p w14:paraId="43864CF3" w14:textId="77777777" w:rsidR="00BA4DBF" w:rsidRPr="007B2785" w:rsidRDefault="00BA4DBF" w:rsidP="00BA4DBF">
            <w:pPr>
              <w:spacing w:after="0"/>
              <w:rPr>
                <w:bCs/>
                <w:color w:val="000000" w:themeColor="text1"/>
                <w:sz w:val="16"/>
                <w:szCs w:val="16"/>
              </w:rPr>
            </w:pPr>
          </w:p>
          <w:p w14:paraId="1242D794" w14:textId="77777777" w:rsidR="00BA4DBF" w:rsidRPr="007B2785" w:rsidRDefault="00BA4DBF" w:rsidP="00BA4DBF">
            <w:pPr>
              <w:spacing w:after="0"/>
              <w:rPr>
                <w:bCs/>
                <w:color w:val="000000" w:themeColor="text1"/>
                <w:sz w:val="16"/>
                <w:szCs w:val="16"/>
              </w:rPr>
            </w:pPr>
          </w:p>
          <w:p w14:paraId="2954FF51" w14:textId="77777777" w:rsidR="00BA4DBF" w:rsidRPr="007B2785" w:rsidRDefault="00BA4DBF" w:rsidP="00BA4DBF">
            <w:pPr>
              <w:spacing w:after="0"/>
              <w:rPr>
                <w:bCs/>
                <w:color w:val="000000" w:themeColor="text1"/>
                <w:sz w:val="16"/>
                <w:szCs w:val="16"/>
              </w:rPr>
            </w:pPr>
          </w:p>
          <w:p w14:paraId="3CD382E5" w14:textId="77777777" w:rsidR="00BA4DBF" w:rsidRPr="007B2785" w:rsidRDefault="00BA4DBF" w:rsidP="00BA4DBF">
            <w:pPr>
              <w:spacing w:after="0"/>
              <w:rPr>
                <w:bCs/>
                <w:color w:val="000000" w:themeColor="text1"/>
                <w:sz w:val="16"/>
                <w:szCs w:val="16"/>
              </w:rPr>
            </w:pPr>
          </w:p>
          <w:p w14:paraId="19515513" w14:textId="77777777" w:rsidR="00BA4DBF" w:rsidRPr="007B2785" w:rsidRDefault="00BA4DBF" w:rsidP="00BA4DBF">
            <w:pPr>
              <w:spacing w:after="0"/>
              <w:rPr>
                <w:bCs/>
                <w:color w:val="000000" w:themeColor="text1"/>
                <w:sz w:val="16"/>
                <w:szCs w:val="16"/>
              </w:rPr>
            </w:pPr>
          </w:p>
          <w:p w14:paraId="6039711F" w14:textId="77777777" w:rsidR="00BA4DBF" w:rsidRPr="007B2785" w:rsidRDefault="00BA4DBF" w:rsidP="00BA4DBF">
            <w:pPr>
              <w:spacing w:after="0"/>
              <w:rPr>
                <w:bCs/>
                <w:color w:val="000000" w:themeColor="text1"/>
                <w:sz w:val="16"/>
                <w:szCs w:val="16"/>
              </w:rPr>
            </w:pPr>
          </w:p>
          <w:p w14:paraId="16B5AD72" w14:textId="77777777" w:rsidR="00BA4DBF" w:rsidRPr="007B2785" w:rsidRDefault="00BA4DBF" w:rsidP="00BA4DBF">
            <w:pPr>
              <w:spacing w:after="0"/>
              <w:rPr>
                <w:bCs/>
                <w:color w:val="000000" w:themeColor="text1"/>
                <w:sz w:val="16"/>
                <w:szCs w:val="16"/>
              </w:rPr>
            </w:pPr>
          </w:p>
          <w:p w14:paraId="52CBB991" w14:textId="77777777" w:rsidR="00BA4DBF" w:rsidRPr="007B2785" w:rsidRDefault="00BA4DBF" w:rsidP="00BA4DBF">
            <w:pPr>
              <w:spacing w:after="0"/>
              <w:rPr>
                <w:bCs/>
                <w:color w:val="000000" w:themeColor="text1"/>
                <w:sz w:val="16"/>
                <w:szCs w:val="16"/>
              </w:rPr>
            </w:pPr>
          </w:p>
        </w:tc>
        <w:tc>
          <w:tcPr>
            <w:tcW w:w="1842" w:type="dxa"/>
            <w:shd w:val="pct10" w:color="auto" w:fill="auto"/>
          </w:tcPr>
          <w:p w14:paraId="6C9AD0A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Ankur Datta, </w:t>
            </w:r>
            <w:r w:rsidRPr="007B2785">
              <w:rPr>
                <w:bCs/>
                <w:i/>
                <w:iCs/>
                <w:color w:val="000000" w:themeColor="text1"/>
                <w:sz w:val="16"/>
                <w:szCs w:val="16"/>
              </w:rPr>
              <w:t>On Uncertain Ground: Displaced Kashmiri Pandits in Jammu and Kashmir</w:t>
            </w:r>
            <w:r w:rsidRPr="007B2785">
              <w:rPr>
                <w:bCs/>
                <w:color w:val="000000" w:themeColor="text1"/>
                <w:sz w:val="16"/>
                <w:szCs w:val="16"/>
              </w:rPr>
              <w:t>, Oxford University Press, 2016.</w:t>
            </w:r>
          </w:p>
        </w:tc>
        <w:tc>
          <w:tcPr>
            <w:tcW w:w="1843" w:type="dxa"/>
          </w:tcPr>
          <w:p w14:paraId="6FEACC0A" w14:textId="77777777" w:rsidR="00BA4DBF" w:rsidRPr="00BA4DBF" w:rsidRDefault="00BA4DBF" w:rsidP="00BA4DBF">
            <w:pPr>
              <w:rPr>
                <w:sz w:val="16"/>
                <w:szCs w:val="16"/>
              </w:rPr>
            </w:pPr>
            <w:r w:rsidRPr="00BA4DBF">
              <w:rPr>
                <w:sz w:val="16"/>
                <w:szCs w:val="16"/>
              </w:rPr>
              <w:t xml:space="preserve">350,000 </w:t>
            </w:r>
            <w:proofErr w:type="spellStart"/>
            <w:r w:rsidRPr="00BA4DBF">
              <w:rPr>
                <w:sz w:val="16"/>
                <w:szCs w:val="16"/>
              </w:rPr>
              <w:t>Kashmirs</w:t>
            </w:r>
            <w:proofErr w:type="spellEnd"/>
            <w:r w:rsidRPr="00BA4DBF">
              <w:rPr>
                <w:sz w:val="16"/>
                <w:szCs w:val="16"/>
              </w:rPr>
              <w:t xml:space="preserve"> (mostly Hindu Pandits) have been displaced since 1990, 250,000 were living near the city of Jammu, 100,000 were displaced elsewhere in </w:t>
            </w:r>
            <w:r w:rsidRPr="00BA4DBF">
              <w:rPr>
                <w:sz w:val="16"/>
                <w:szCs w:val="16"/>
              </w:rPr>
              <w:lastRenderedPageBreak/>
              <w:t>India, many in the New Delhi Area. (not specifically within 1990-91)</w:t>
            </w:r>
          </w:p>
          <w:p w14:paraId="1DA293D2" w14:textId="77777777" w:rsidR="00BA4DBF" w:rsidRPr="00BA4DBF" w:rsidRDefault="00BA4DBF" w:rsidP="00BA4DBF">
            <w:pPr>
              <w:rPr>
                <w:sz w:val="16"/>
                <w:szCs w:val="16"/>
              </w:rPr>
            </w:pPr>
          </w:p>
          <w:p w14:paraId="0A42B258" w14:textId="010DA042" w:rsidR="00BA4DBF" w:rsidRPr="00BA4DBF" w:rsidRDefault="00BA4DBF" w:rsidP="00BA4DBF">
            <w:pPr>
              <w:spacing w:after="0"/>
              <w:rPr>
                <w:bCs/>
                <w:sz w:val="16"/>
                <w:szCs w:val="16"/>
              </w:rPr>
            </w:pPr>
            <w:r w:rsidRPr="00BA4DBF">
              <w:rPr>
                <w:sz w:val="16"/>
                <w:szCs w:val="16"/>
              </w:rPr>
              <w:t xml:space="preserve">United States Committee for Refugees and Immigrants. (2000, June 1). </w:t>
            </w:r>
            <w:r w:rsidRPr="00BA4DBF">
              <w:rPr>
                <w:i/>
                <w:sz w:val="16"/>
                <w:szCs w:val="16"/>
              </w:rPr>
              <w:t>World Refugee Survey 2000: India</w:t>
            </w:r>
            <w:r w:rsidRPr="00BA4DBF">
              <w:rPr>
                <w:sz w:val="16"/>
                <w:szCs w:val="16"/>
              </w:rPr>
              <w:t xml:space="preserve">. </w:t>
            </w:r>
            <w:proofErr w:type="spellStart"/>
            <w:r w:rsidRPr="00BA4DBF">
              <w:rPr>
                <w:sz w:val="16"/>
                <w:szCs w:val="16"/>
              </w:rPr>
              <w:t>Refworld</w:t>
            </w:r>
            <w:proofErr w:type="spellEnd"/>
            <w:r w:rsidRPr="00BA4DBF">
              <w:rPr>
                <w:sz w:val="16"/>
                <w:szCs w:val="16"/>
              </w:rPr>
              <w:t xml:space="preserve">. </w:t>
            </w:r>
            <w:hyperlink r:id="rId101">
              <w:r w:rsidRPr="00BA4DBF">
                <w:rPr>
                  <w:sz w:val="16"/>
                  <w:szCs w:val="16"/>
                  <w:u w:val="single"/>
                </w:rPr>
                <w:t>https://www.refworld.org/reference/annualreport/uscri/2000/en/13558</w:t>
              </w:r>
            </w:hyperlink>
          </w:p>
        </w:tc>
        <w:tc>
          <w:tcPr>
            <w:tcW w:w="1985" w:type="dxa"/>
          </w:tcPr>
          <w:p w14:paraId="3BC08534" w14:textId="77777777" w:rsidR="00BA4DBF" w:rsidRPr="007B2785" w:rsidRDefault="00BA4DBF" w:rsidP="00BA4DBF">
            <w:pPr>
              <w:spacing w:after="0"/>
              <w:rPr>
                <w:bCs/>
                <w:color w:val="000000" w:themeColor="text1"/>
                <w:sz w:val="16"/>
                <w:szCs w:val="16"/>
              </w:rPr>
            </w:pPr>
          </w:p>
        </w:tc>
      </w:tr>
      <w:tr w:rsidR="00BA4DBF" w:rsidRPr="007B2785" w14:paraId="0B5CC29D" w14:textId="77777777" w:rsidTr="004C31A2">
        <w:tc>
          <w:tcPr>
            <w:tcW w:w="1412" w:type="dxa"/>
            <w:gridSpan w:val="2"/>
            <w:vMerge w:val="restart"/>
            <w:vAlign w:val="bottom"/>
          </w:tcPr>
          <w:p w14:paraId="483D456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Somali Wars</w:t>
            </w:r>
          </w:p>
        </w:tc>
        <w:tc>
          <w:tcPr>
            <w:tcW w:w="1134" w:type="dxa"/>
            <w:vAlign w:val="bottom"/>
          </w:tcPr>
          <w:p w14:paraId="38D3C3C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1991-4</w:t>
            </w:r>
          </w:p>
          <w:p w14:paraId="68AADBFE" w14:textId="77777777" w:rsidR="00BA4DBF" w:rsidRPr="007B2785" w:rsidRDefault="00BA4DBF" w:rsidP="00BA4DBF">
            <w:pPr>
              <w:spacing w:after="0"/>
              <w:rPr>
                <w:bCs/>
                <w:color w:val="000000" w:themeColor="text1"/>
                <w:sz w:val="16"/>
                <w:szCs w:val="16"/>
              </w:rPr>
            </w:pPr>
          </w:p>
          <w:p w14:paraId="4617D18E" w14:textId="77777777" w:rsidR="00BA4DBF" w:rsidRPr="007B2785" w:rsidRDefault="00BA4DBF" w:rsidP="00BA4DBF">
            <w:pPr>
              <w:spacing w:after="0"/>
              <w:rPr>
                <w:bCs/>
                <w:color w:val="000000" w:themeColor="text1"/>
                <w:sz w:val="16"/>
                <w:szCs w:val="16"/>
              </w:rPr>
            </w:pPr>
          </w:p>
          <w:p w14:paraId="719C9885" w14:textId="7DC6938F" w:rsidR="00BA4DBF" w:rsidRPr="007B2785" w:rsidRDefault="00BA4DBF" w:rsidP="00BA4DBF">
            <w:pPr>
              <w:spacing w:after="0"/>
              <w:rPr>
                <w:bCs/>
                <w:color w:val="000000" w:themeColor="text1"/>
                <w:sz w:val="16"/>
                <w:szCs w:val="16"/>
              </w:rPr>
            </w:pPr>
          </w:p>
        </w:tc>
        <w:tc>
          <w:tcPr>
            <w:tcW w:w="992" w:type="dxa"/>
            <w:vAlign w:val="bottom"/>
          </w:tcPr>
          <w:p w14:paraId="1F941C2E" w14:textId="77777777" w:rsidR="00BA4DBF" w:rsidRPr="007B2785" w:rsidRDefault="00BA4DBF" w:rsidP="00BA4DBF">
            <w:pPr>
              <w:spacing w:after="0"/>
              <w:rPr>
                <w:bCs/>
                <w:color w:val="000000" w:themeColor="text1"/>
                <w:sz w:val="16"/>
                <w:szCs w:val="16"/>
              </w:rPr>
            </w:pPr>
          </w:p>
        </w:tc>
        <w:tc>
          <w:tcPr>
            <w:tcW w:w="992" w:type="dxa"/>
          </w:tcPr>
          <w:p w14:paraId="1009DFEA" w14:textId="77777777" w:rsidR="00BA4DBF" w:rsidRPr="007B2785" w:rsidRDefault="00BA4DBF" w:rsidP="00BA4DBF">
            <w:pPr>
              <w:tabs>
                <w:tab w:val="left" w:pos="5550"/>
              </w:tabs>
              <w:spacing w:after="0"/>
              <w:ind w:left="27"/>
              <w:rPr>
                <w:bCs/>
                <w:color w:val="000000" w:themeColor="text1"/>
                <w:sz w:val="16"/>
                <w:szCs w:val="16"/>
              </w:rPr>
            </w:pPr>
          </w:p>
        </w:tc>
        <w:tc>
          <w:tcPr>
            <w:tcW w:w="993" w:type="dxa"/>
            <w:vAlign w:val="bottom"/>
          </w:tcPr>
          <w:p w14:paraId="65DFC742" w14:textId="77777777" w:rsidR="00BA4DBF" w:rsidRPr="007B2785" w:rsidRDefault="00BA4DBF" w:rsidP="00BA4DBF">
            <w:pPr>
              <w:spacing w:after="0"/>
              <w:rPr>
                <w:bCs/>
                <w:color w:val="000000" w:themeColor="text1"/>
                <w:sz w:val="16"/>
                <w:szCs w:val="16"/>
              </w:rPr>
            </w:pPr>
          </w:p>
        </w:tc>
        <w:tc>
          <w:tcPr>
            <w:tcW w:w="1134" w:type="dxa"/>
          </w:tcPr>
          <w:p w14:paraId="54EC121B" w14:textId="77777777" w:rsidR="00BA4DBF" w:rsidRPr="007B2785" w:rsidRDefault="00BA4DBF" w:rsidP="00BA4DBF">
            <w:pPr>
              <w:spacing w:after="0"/>
              <w:rPr>
                <w:bCs/>
                <w:color w:val="000000" w:themeColor="text1"/>
                <w:sz w:val="16"/>
                <w:szCs w:val="16"/>
              </w:rPr>
            </w:pPr>
          </w:p>
        </w:tc>
        <w:tc>
          <w:tcPr>
            <w:tcW w:w="1701" w:type="dxa"/>
            <w:shd w:val="pct10" w:color="auto" w:fill="auto"/>
            <w:vAlign w:val="bottom"/>
          </w:tcPr>
          <w:p w14:paraId="7F7F7B8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2.8 million</w:t>
            </w:r>
          </w:p>
          <w:p w14:paraId="58B4106A" w14:textId="77777777" w:rsidR="00BA4DBF" w:rsidRPr="007B2785" w:rsidRDefault="00BA4DBF" w:rsidP="00BA4DBF">
            <w:pPr>
              <w:spacing w:after="0"/>
              <w:rPr>
                <w:bCs/>
                <w:color w:val="000000" w:themeColor="text1"/>
                <w:sz w:val="16"/>
                <w:szCs w:val="16"/>
              </w:rPr>
            </w:pPr>
          </w:p>
          <w:p w14:paraId="0EE688E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800,000 refugees</w:t>
            </w:r>
          </w:p>
          <w:p w14:paraId="7FF81802" w14:textId="1ACF1120" w:rsidR="00BA4DBF" w:rsidRPr="007B2785" w:rsidRDefault="00BA4DBF" w:rsidP="00BA4DBF">
            <w:pPr>
              <w:spacing w:after="0"/>
              <w:rPr>
                <w:bCs/>
                <w:color w:val="000000" w:themeColor="text1"/>
                <w:sz w:val="16"/>
                <w:szCs w:val="16"/>
              </w:rPr>
            </w:pPr>
            <w:r w:rsidRPr="007B2785">
              <w:rPr>
                <w:bCs/>
                <w:color w:val="000000" w:themeColor="text1"/>
                <w:sz w:val="16"/>
                <w:szCs w:val="16"/>
              </w:rPr>
              <w:t>2 million IDPs</w:t>
            </w:r>
          </w:p>
        </w:tc>
        <w:tc>
          <w:tcPr>
            <w:tcW w:w="1842" w:type="dxa"/>
            <w:shd w:val="pct10" w:color="auto" w:fill="auto"/>
          </w:tcPr>
          <w:p w14:paraId="72FB39C6" w14:textId="14D0B89E"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United States Committee for Refugees and Immigrants. (2000, June 1). World Refugee Survey 2000: Somalia. </w:t>
            </w:r>
            <w:hyperlink r:id="rId102" w:history="1">
              <w:r w:rsidRPr="007B2785">
                <w:rPr>
                  <w:rStyle w:val="Hyperlink"/>
                  <w:bCs/>
                  <w:color w:val="000000" w:themeColor="text1"/>
                  <w:sz w:val="16"/>
                  <w:szCs w:val="16"/>
                </w:rPr>
                <w:t>https://www.refworld.org/reference/annualreport/uscri/2000/en/92386</w:t>
              </w:r>
            </w:hyperlink>
          </w:p>
        </w:tc>
        <w:tc>
          <w:tcPr>
            <w:tcW w:w="1843" w:type="dxa"/>
          </w:tcPr>
          <w:p w14:paraId="2AE465C7" w14:textId="77777777" w:rsidR="00BA4DBF" w:rsidRPr="007B2785" w:rsidRDefault="00BA4DBF" w:rsidP="00BA4DBF">
            <w:pPr>
              <w:spacing w:after="0"/>
              <w:rPr>
                <w:bCs/>
                <w:color w:val="000000" w:themeColor="text1"/>
                <w:sz w:val="16"/>
                <w:szCs w:val="16"/>
              </w:rPr>
            </w:pPr>
          </w:p>
        </w:tc>
        <w:tc>
          <w:tcPr>
            <w:tcW w:w="1985" w:type="dxa"/>
          </w:tcPr>
          <w:p w14:paraId="17215F1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1992 peak </w:t>
            </w:r>
          </w:p>
          <w:p w14:paraId="76496FA8" w14:textId="77777777" w:rsidR="00BA4DBF" w:rsidRPr="007B2785" w:rsidRDefault="00BA4DBF" w:rsidP="00BA4DBF">
            <w:pPr>
              <w:spacing w:after="0"/>
              <w:rPr>
                <w:bCs/>
                <w:color w:val="000000" w:themeColor="text1"/>
                <w:sz w:val="16"/>
                <w:szCs w:val="16"/>
              </w:rPr>
            </w:pPr>
          </w:p>
          <w:p w14:paraId="7A4D87B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Estimates include famine displacement</w:t>
            </w:r>
          </w:p>
        </w:tc>
      </w:tr>
      <w:tr w:rsidR="00BA4DBF" w:rsidRPr="007B2785" w14:paraId="1117CA96" w14:textId="77777777" w:rsidTr="004C31A2">
        <w:tc>
          <w:tcPr>
            <w:tcW w:w="1412" w:type="dxa"/>
            <w:gridSpan w:val="2"/>
            <w:vMerge/>
            <w:vAlign w:val="bottom"/>
          </w:tcPr>
          <w:p w14:paraId="00A2C500" w14:textId="77777777" w:rsidR="00BA4DBF" w:rsidRPr="007B2785" w:rsidRDefault="00BA4DBF" w:rsidP="00BA4DBF">
            <w:pPr>
              <w:spacing w:after="0"/>
              <w:rPr>
                <w:bCs/>
                <w:color w:val="000000" w:themeColor="text1"/>
                <w:sz w:val="16"/>
                <w:szCs w:val="16"/>
              </w:rPr>
            </w:pPr>
          </w:p>
        </w:tc>
        <w:tc>
          <w:tcPr>
            <w:tcW w:w="1134" w:type="dxa"/>
            <w:vAlign w:val="bottom"/>
          </w:tcPr>
          <w:p w14:paraId="2C1A105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2009-25</w:t>
            </w:r>
          </w:p>
          <w:p w14:paraId="7CB9796A" w14:textId="77777777" w:rsidR="00BA4DBF" w:rsidRPr="007B2785" w:rsidRDefault="00BA4DBF" w:rsidP="00BA4DBF">
            <w:pPr>
              <w:spacing w:after="0"/>
              <w:rPr>
                <w:bCs/>
                <w:color w:val="000000" w:themeColor="text1"/>
                <w:sz w:val="16"/>
                <w:szCs w:val="16"/>
              </w:rPr>
            </w:pPr>
          </w:p>
          <w:p w14:paraId="6252256A" w14:textId="77777777" w:rsidR="00BA4DBF" w:rsidRPr="007B2785" w:rsidRDefault="00BA4DBF" w:rsidP="00BA4DBF">
            <w:pPr>
              <w:spacing w:after="0"/>
              <w:rPr>
                <w:bCs/>
                <w:color w:val="000000" w:themeColor="text1"/>
                <w:sz w:val="16"/>
                <w:szCs w:val="16"/>
              </w:rPr>
            </w:pPr>
          </w:p>
          <w:p w14:paraId="2B428101" w14:textId="77777777" w:rsidR="00BA4DBF" w:rsidRPr="007B2785" w:rsidRDefault="00BA4DBF" w:rsidP="00BA4DBF">
            <w:pPr>
              <w:spacing w:after="0"/>
              <w:rPr>
                <w:bCs/>
                <w:color w:val="000000" w:themeColor="text1"/>
                <w:sz w:val="16"/>
                <w:szCs w:val="16"/>
              </w:rPr>
            </w:pPr>
          </w:p>
          <w:p w14:paraId="2C30A657" w14:textId="77777777" w:rsidR="00BA4DBF" w:rsidRPr="007B2785" w:rsidRDefault="00BA4DBF" w:rsidP="00BA4DBF">
            <w:pPr>
              <w:spacing w:after="0"/>
              <w:rPr>
                <w:bCs/>
                <w:color w:val="000000" w:themeColor="text1"/>
                <w:sz w:val="16"/>
                <w:szCs w:val="16"/>
              </w:rPr>
            </w:pPr>
          </w:p>
          <w:p w14:paraId="3FDB4C66" w14:textId="77777777" w:rsidR="00BA4DBF" w:rsidRPr="007B2785" w:rsidRDefault="00BA4DBF" w:rsidP="00BA4DBF">
            <w:pPr>
              <w:spacing w:after="0"/>
              <w:rPr>
                <w:bCs/>
                <w:color w:val="000000" w:themeColor="text1"/>
                <w:sz w:val="16"/>
                <w:szCs w:val="16"/>
              </w:rPr>
            </w:pPr>
          </w:p>
          <w:p w14:paraId="60CC5CB4" w14:textId="77777777" w:rsidR="00BA4DBF" w:rsidRPr="007B2785" w:rsidRDefault="00BA4DBF" w:rsidP="00BA4DBF">
            <w:pPr>
              <w:spacing w:after="0"/>
              <w:rPr>
                <w:bCs/>
                <w:color w:val="000000" w:themeColor="text1"/>
                <w:sz w:val="16"/>
                <w:szCs w:val="16"/>
              </w:rPr>
            </w:pPr>
          </w:p>
          <w:p w14:paraId="7F6C3ACE" w14:textId="5B0EC5F0" w:rsidR="00BA4DBF" w:rsidRPr="007B2785" w:rsidRDefault="00BA4DBF" w:rsidP="00BA4DBF">
            <w:pPr>
              <w:spacing w:after="0"/>
              <w:rPr>
                <w:bCs/>
                <w:color w:val="000000" w:themeColor="text1"/>
                <w:sz w:val="16"/>
                <w:szCs w:val="16"/>
              </w:rPr>
            </w:pPr>
          </w:p>
        </w:tc>
        <w:tc>
          <w:tcPr>
            <w:tcW w:w="992" w:type="dxa"/>
            <w:vAlign w:val="bottom"/>
          </w:tcPr>
          <w:p w14:paraId="6B5E5121" w14:textId="6D21A6FC" w:rsidR="00BA4DBF" w:rsidRPr="007B2785" w:rsidRDefault="00BA4DBF" w:rsidP="00BA4DBF">
            <w:pPr>
              <w:spacing w:after="0"/>
              <w:rPr>
                <w:bCs/>
                <w:color w:val="000000" w:themeColor="text1"/>
                <w:sz w:val="16"/>
                <w:szCs w:val="16"/>
              </w:rPr>
            </w:pPr>
          </w:p>
          <w:p w14:paraId="3F10095C" w14:textId="36ABD579" w:rsidR="00BA4DBF" w:rsidRPr="007B2785" w:rsidRDefault="00BA4DBF" w:rsidP="00BA4DBF">
            <w:pPr>
              <w:spacing w:after="0"/>
              <w:rPr>
                <w:bCs/>
                <w:color w:val="000000" w:themeColor="text1"/>
                <w:sz w:val="16"/>
                <w:szCs w:val="16"/>
              </w:rPr>
            </w:pPr>
            <w:r w:rsidRPr="007B2785">
              <w:rPr>
                <w:bCs/>
                <w:color w:val="000000" w:themeColor="text1"/>
                <w:sz w:val="16"/>
                <w:szCs w:val="16"/>
              </w:rPr>
              <w:t>n/a</w:t>
            </w:r>
          </w:p>
          <w:p w14:paraId="78656C49" w14:textId="77777777" w:rsidR="00BA4DBF" w:rsidRPr="007B2785" w:rsidRDefault="00BA4DBF" w:rsidP="00BA4DBF">
            <w:pPr>
              <w:spacing w:after="0"/>
              <w:rPr>
                <w:bCs/>
                <w:color w:val="000000" w:themeColor="text1"/>
                <w:sz w:val="16"/>
                <w:szCs w:val="16"/>
              </w:rPr>
            </w:pPr>
          </w:p>
          <w:p w14:paraId="7C9669DA" w14:textId="77777777" w:rsidR="00BA4DBF" w:rsidRPr="007B2785" w:rsidRDefault="00BA4DBF" w:rsidP="00BA4DBF">
            <w:pPr>
              <w:spacing w:after="0"/>
              <w:rPr>
                <w:bCs/>
                <w:color w:val="000000" w:themeColor="text1"/>
                <w:sz w:val="16"/>
                <w:szCs w:val="16"/>
              </w:rPr>
            </w:pPr>
          </w:p>
          <w:p w14:paraId="73966EB2" w14:textId="77777777" w:rsidR="00BA4DBF" w:rsidRPr="007B2785" w:rsidRDefault="00BA4DBF" w:rsidP="00BA4DBF">
            <w:pPr>
              <w:spacing w:after="0"/>
              <w:rPr>
                <w:bCs/>
                <w:color w:val="000000" w:themeColor="text1"/>
                <w:sz w:val="16"/>
                <w:szCs w:val="16"/>
              </w:rPr>
            </w:pPr>
          </w:p>
          <w:p w14:paraId="7618FEAC" w14:textId="3167BBA5" w:rsidR="00BA4DBF" w:rsidRPr="007B2785" w:rsidRDefault="00BA4DBF" w:rsidP="00BA4DBF">
            <w:pPr>
              <w:spacing w:after="0"/>
              <w:rPr>
                <w:bCs/>
                <w:color w:val="000000" w:themeColor="text1"/>
                <w:sz w:val="16"/>
                <w:szCs w:val="16"/>
              </w:rPr>
            </w:pPr>
          </w:p>
        </w:tc>
        <w:tc>
          <w:tcPr>
            <w:tcW w:w="992" w:type="dxa"/>
          </w:tcPr>
          <w:p w14:paraId="3F93EE55" w14:textId="77777777" w:rsidR="00BA4DBF" w:rsidRPr="007B2785" w:rsidRDefault="00BA4DBF" w:rsidP="00BA4DBF">
            <w:pPr>
              <w:tabs>
                <w:tab w:val="left" w:pos="5550"/>
              </w:tabs>
              <w:spacing w:after="0"/>
              <w:ind w:left="27"/>
              <w:rPr>
                <w:bCs/>
                <w:color w:val="000000" w:themeColor="text1"/>
                <w:sz w:val="16"/>
                <w:szCs w:val="16"/>
              </w:rPr>
            </w:pPr>
          </w:p>
          <w:p w14:paraId="73B35F17" w14:textId="77777777" w:rsidR="00BA4DBF" w:rsidRPr="007B2785" w:rsidRDefault="00BA4DBF" w:rsidP="00BA4DBF">
            <w:pPr>
              <w:tabs>
                <w:tab w:val="left" w:pos="5550"/>
              </w:tabs>
              <w:spacing w:after="0"/>
              <w:ind w:left="27"/>
              <w:rPr>
                <w:bCs/>
                <w:color w:val="000000" w:themeColor="text1"/>
                <w:sz w:val="16"/>
                <w:szCs w:val="16"/>
              </w:rPr>
            </w:pPr>
          </w:p>
          <w:p w14:paraId="05E3AD6E" w14:textId="77777777" w:rsidR="00BA4DBF" w:rsidRPr="007B2785" w:rsidRDefault="00BA4DBF" w:rsidP="00BA4DBF">
            <w:pPr>
              <w:tabs>
                <w:tab w:val="left" w:pos="5550"/>
              </w:tabs>
              <w:spacing w:after="0"/>
              <w:ind w:left="27"/>
              <w:rPr>
                <w:bCs/>
                <w:color w:val="000000" w:themeColor="text1"/>
                <w:sz w:val="16"/>
                <w:szCs w:val="16"/>
              </w:rPr>
            </w:pPr>
          </w:p>
          <w:p w14:paraId="1102BB53" w14:textId="77777777" w:rsidR="00BA4DBF" w:rsidRPr="007B2785" w:rsidRDefault="00BA4DBF" w:rsidP="00BA4DBF">
            <w:pPr>
              <w:tabs>
                <w:tab w:val="left" w:pos="5550"/>
              </w:tabs>
              <w:spacing w:after="0"/>
              <w:ind w:left="27"/>
              <w:rPr>
                <w:bCs/>
                <w:color w:val="000000" w:themeColor="text1"/>
                <w:sz w:val="16"/>
                <w:szCs w:val="16"/>
              </w:rPr>
            </w:pPr>
          </w:p>
          <w:p w14:paraId="11116EA8" w14:textId="77777777" w:rsidR="00BA4DBF" w:rsidRPr="007B2785" w:rsidRDefault="00BA4DBF" w:rsidP="00BA4DBF">
            <w:pPr>
              <w:tabs>
                <w:tab w:val="left" w:pos="5550"/>
              </w:tabs>
              <w:spacing w:after="0"/>
              <w:ind w:left="27"/>
              <w:rPr>
                <w:bCs/>
                <w:color w:val="000000" w:themeColor="text1"/>
                <w:sz w:val="16"/>
                <w:szCs w:val="16"/>
              </w:rPr>
            </w:pPr>
          </w:p>
          <w:p w14:paraId="700A93BF" w14:textId="77777777" w:rsidR="00BA4DBF" w:rsidRPr="007B2785" w:rsidRDefault="00BA4DBF" w:rsidP="00BA4DBF">
            <w:pPr>
              <w:tabs>
                <w:tab w:val="left" w:pos="5550"/>
              </w:tabs>
              <w:spacing w:after="0"/>
              <w:ind w:left="27"/>
              <w:rPr>
                <w:bCs/>
                <w:color w:val="000000" w:themeColor="text1"/>
                <w:sz w:val="16"/>
                <w:szCs w:val="16"/>
              </w:rPr>
            </w:pPr>
          </w:p>
          <w:p w14:paraId="194F1070" w14:textId="77777777" w:rsidR="00BA4DBF" w:rsidRPr="007B2785" w:rsidRDefault="00BA4DBF" w:rsidP="00BA4DBF">
            <w:pPr>
              <w:tabs>
                <w:tab w:val="left" w:pos="5550"/>
              </w:tabs>
              <w:spacing w:after="0"/>
              <w:ind w:left="27"/>
              <w:rPr>
                <w:bCs/>
                <w:color w:val="000000" w:themeColor="text1"/>
                <w:sz w:val="16"/>
                <w:szCs w:val="16"/>
              </w:rPr>
            </w:pPr>
          </w:p>
          <w:p w14:paraId="043CCB9D" w14:textId="77777777" w:rsidR="00BA4DBF" w:rsidRPr="007B2785" w:rsidRDefault="00BA4DBF" w:rsidP="00BA4DBF">
            <w:pPr>
              <w:tabs>
                <w:tab w:val="left" w:pos="5550"/>
              </w:tabs>
              <w:spacing w:after="0"/>
              <w:ind w:left="27"/>
              <w:rPr>
                <w:bCs/>
                <w:color w:val="000000" w:themeColor="text1"/>
                <w:sz w:val="16"/>
                <w:szCs w:val="16"/>
              </w:rPr>
            </w:pPr>
          </w:p>
          <w:p w14:paraId="020FCD4F" w14:textId="77777777" w:rsidR="00BA4DBF" w:rsidRPr="007B2785" w:rsidRDefault="00BA4DBF" w:rsidP="00BA4DBF">
            <w:pPr>
              <w:tabs>
                <w:tab w:val="left" w:pos="5550"/>
              </w:tabs>
              <w:spacing w:after="0"/>
              <w:ind w:left="27"/>
              <w:rPr>
                <w:bCs/>
                <w:color w:val="000000" w:themeColor="text1"/>
                <w:sz w:val="16"/>
                <w:szCs w:val="16"/>
              </w:rPr>
            </w:pPr>
          </w:p>
          <w:p w14:paraId="54403B41" w14:textId="77777777" w:rsidR="00BA4DBF" w:rsidRPr="007B2785" w:rsidRDefault="00BA4DBF" w:rsidP="00BA4DBF">
            <w:pPr>
              <w:tabs>
                <w:tab w:val="left" w:pos="5550"/>
              </w:tabs>
              <w:spacing w:after="0"/>
              <w:ind w:left="27"/>
              <w:rPr>
                <w:bCs/>
                <w:color w:val="000000" w:themeColor="text1"/>
                <w:sz w:val="16"/>
                <w:szCs w:val="16"/>
              </w:rPr>
            </w:pPr>
          </w:p>
          <w:p w14:paraId="3E257805" w14:textId="334409FF" w:rsidR="00BA4DBF" w:rsidRPr="007B2785" w:rsidRDefault="00BA4DBF" w:rsidP="00BA4DBF">
            <w:pPr>
              <w:tabs>
                <w:tab w:val="left" w:pos="5550"/>
              </w:tabs>
              <w:spacing w:after="0"/>
              <w:ind w:left="27"/>
              <w:rPr>
                <w:bCs/>
                <w:color w:val="000000" w:themeColor="text1"/>
                <w:sz w:val="16"/>
                <w:szCs w:val="16"/>
              </w:rPr>
            </w:pPr>
            <w:r w:rsidRPr="007B2785">
              <w:rPr>
                <w:bCs/>
                <w:color w:val="000000" w:themeColor="text1"/>
                <w:sz w:val="16"/>
                <w:szCs w:val="16"/>
              </w:rPr>
              <w:t>n/a</w:t>
            </w:r>
          </w:p>
          <w:p w14:paraId="37EF1262" w14:textId="77777777" w:rsidR="00BA4DBF" w:rsidRPr="007B2785" w:rsidRDefault="00BA4DBF" w:rsidP="00BA4DBF">
            <w:pPr>
              <w:tabs>
                <w:tab w:val="left" w:pos="5550"/>
              </w:tabs>
              <w:spacing w:after="0"/>
              <w:ind w:left="27"/>
              <w:rPr>
                <w:bCs/>
                <w:color w:val="000000" w:themeColor="text1"/>
                <w:sz w:val="16"/>
                <w:szCs w:val="16"/>
              </w:rPr>
            </w:pPr>
          </w:p>
        </w:tc>
        <w:tc>
          <w:tcPr>
            <w:tcW w:w="993" w:type="dxa"/>
            <w:vAlign w:val="bottom"/>
          </w:tcPr>
          <w:p w14:paraId="4D8770D7" w14:textId="3F2DFF42" w:rsidR="00BA4DBF" w:rsidRPr="007B2785" w:rsidRDefault="00BA4DBF" w:rsidP="00BA4DBF">
            <w:pPr>
              <w:spacing w:after="0"/>
              <w:rPr>
                <w:bCs/>
                <w:color w:val="000000" w:themeColor="text1"/>
                <w:sz w:val="16"/>
                <w:szCs w:val="16"/>
              </w:rPr>
            </w:pPr>
            <w:r w:rsidRPr="007B2785">
              <w:rPr>
                <w:bCs/>
                <w:color w:val="000000" w:themeColor="text1"/>
                <w:sz w:val="16"/>
                <w:szCs w:val="16"/>
              </w:rPr>
              <w:t>n/a</w:t>
            </w:r>
          </w:p>
          <w:p w14:paraId="62A66E3A" w14:textId="25DF8C73" w:rsidR="00BA4DBF" w:rsidRPr="007B2785" w:rsidRDefault="00BA4DBF" w:rsidP="00BA4DBF">
            <w:pPr>
              <w:spacing w:after="0"/>
              <w:rPr>
                <w:bCs/>
                <w:color w:val="000000" w:themeColor="text1"/>
                <w:sz w:val="16"/>
                <w:szCs w:val="16"/>
              </w:rPr>
            </w:pPr>
          </w:p>
          <w:p w14:paraId="0C1BE867" w14:textId="25AF7BFB" w:rsidR="00BA4DBF" w:rsidRPr="007B2785" w:rsidRDefault="00BA4DBF" w:rsidP="00BA4DBF">
            <w:pPr>
              <w:spacing w:after="0"/>
              <w:rPr>
                <w:bCs/>
                <w:color w:val="000000" w:themeColor="text1"/>
                <w:sz w:val="16"/>
                <w:szCs w:val="16"/>
              </w:rPr>
            </w:pPr>
          </w:p>
          <w:p w14:paraId="64D3A84D" w14:textId="77777777" w:rsidR="00BA4DBF" w:rsidRPr="007B2785" w:rsidRDefault="00BA4DBF" w:rsidP="00BA4DBF">
            <w:pPr>
              <w:spacing w:after="0"/>
              <w:rPr>
                <w:bCs/>
                <w:color w:val="000000" w:themeColor="text1"/>
                <w:sz w:val="16"/>
                <w:szCs w:val="16"/>
              </w:rPr>
            </w:pPr>
          </w:p>
          <w:p w14:paraId="69A103DA" w14:textId="77777777" w:rsidR="00BA4DBF" w:rsidRPr="007B2785" w:rsidRDefault="00BA4DBF" w:rsidP="00BA4DBF">
            <w:pPr>
              <w:spacing w:after="0"/>
              <w:rPr>
                <w:bCs/>
                <w:color w:val="000000" w:themeColor="text1"/>
                <w:sz w:val="16"/>
                <w:szCs w:val="16"/>
              </w:rPr>
            </w:pPr>
          </w:p>
        </w:tc>
        <w:tc>
          <w:tcPr>
            <w:tcW w:w="1134" w:type="dxa"/>
          </w:tcPr>
          <w:p w14:paraId="5AFBADAD" w14:textId="77777777" w:rsidR="00BA4DBF" w:rsidRPr="007B2785" w:rsidRDefault="00BA4DBF" w:rsidP="00BA4DBF">
            <w:pPr>
              <w:spacing w:after="0"/>
              <w:rPr>
                <w:bCs/>
                <w:color w:val="000000" w:themeColor="text1"/>
                <w:sz w:val="16"/>
                <w:szCs w:val="16"/>
              </w:rPr>
            </w:pPr>
          </w:p>
          <w:p w14:paraId="0CC69FA9" w14:textId="77777777" w:rsidR="00BA4DBF" w:rsidRPr="007B2785" w:rsidRDefault="00BA4DBF" w:rsidP="00BA4DBF">
            <w:pPr>
              <w:spacing w:after="0"/>
              <w:rPr>
                <w:bCs/>
                <w:color w:val="000000" w:themeColor="text1"/>
                <w:sz w:val="16"/>
                <w:szCs w:val="16"/>
              </w:rPr>
            </w:pPr>
          </w:p>
          <w:p w14:paraId="6C969AE2" w14:textId="77777777" w:rsidR="00BA4DBF" w:rsidRPr="007B2785" w:rsidRDefault="00BA4DBF" w:rsidP="00BA4DBF">
            <w:pPr>
              <w:spacing w:after="0"/>
              <w:rPr>
                <w:bCs/>
                <w:color w:val="000000" w:themeColor="text1"/>
                <w:sz w:val="16"/>
                <w:szCs w:val="16"/>
              </w:rPr>
            </w:pPr>
          </w:p>
          <w:p w14:paraId="46A561DC" w14:textId="77777777" w:rsidR="00BA4DBF" w:rsidRPr="007B2785" w:rsidRDefault="00BA4DBF" w:rsidP="00BA4DBF">
            <w:pPr>
              <w:spacing w:after="0"/>
              <w:rPr>
                <w:bCs/>
                <w:color w:val="000000" w:themeColor="text1"/>
                <w:sz w:val="16"/>
                <w:szCs w:val="16"/>
              </w:rPr>
            </w:pPr>
          </w:p>
          <w:p w14:paraId="38E06E47" w14:textId="77777777" w:rsidR="00BA4DBF" w:rsidRPr="007B2785" w:rsidRDefault="00BA4DBF" w:rsidP="00BA4DBF">
            <w:pPr>
              <w:spacing w:after="0"/>
              <w:rPr>
                <w:bCs/>
                <w:color w:val="000000" w:themeColor="text1"/>
                <w:sz w:val="16"/>
                <w:szCs w:val="16"/>
              </w:rPr>
            </w:pPr>
          </w:p>
          <w:p w14:paraId="59BF09FF" w14:textId="77777777" w:rsidR="00BA4DBF" w:rsidRPr="007B2785" w:rsidRDefault="00BA4DBF" w:rsidP="00BA4DBF">
            <w:pPr>
              <w:spacing w:after="0"/>
              <w:rPr>
                <w:bCs/>
                <w:color w:val="000000" w:themeColor="text1"/>
                <w:sz w:val="16"/>
                <w:szCs w:val="16"/>
              </w:rPr>
            </w:pPr>
          </w:p>
          <w:p w14:paraId="4CA5AD57" w14:textId="77777777" w:rsidR="00BA4DBF" w:rsidRPr="007B2785" w:rsidRDefault="00BA4DBF" w:rsidP="00BA4DBF">
            <w:pPr>
              <w:spacing w:after="0"/>
              <w:rPr>
                <w:bCs/>
                <w:color w:val="000000" w:themeColor="text1"/>
                <w:sz w:val="16"/>
                <w:szCs w:val="16"/>
              </w:rPr>
            </w:pPr>
          </w:p>
          <w:p w14:paraId="5D69CE8F" w14:textId="77777777" w:rsidR="00BA4DBF" w:rsidRPr="007B2785" w:rsidRDefault="00BA4DBF" w:rsidP="00BA4DBF">
            <w:pPr>
              <w:spacing w:after="0"/>
              <w:rPr>
                <w:bCs/>
                <w:color w:val="000000" w:themeColor="text1"/>
                <w:sz w:val="16"/>
                <w:szCs w:val="16"/>
              </w:rPr>
            </w:pPr>
          </w:p>
          <w:p w14:paraId="35A1F0ED" w14:textId="77777777" w:rsidR="00BA4DBF" w:rsidRPr="007B2785" w:rsidRDefault="00BA4DBF" w:rsidP="00BA4DBF">
            <w:pPr>
              <w:spacing w:after="0"/>
              <w:rPr>
                <w:bCs/>
                <w:color w:val="000000" w:themeColor="text1"/>
                <w:sz w:val="16"/>
                <w:szCs w:val="16"/>
              </w:rPr>
            </w:pPr>
          </w:p>
          <w:p w14:paraId="60904844" w14:textId="77777777" w:rsidR="00BA4DBF" w:rsidRPr="007B2785" w:rsidRDefault="00BA4DBF" w:rsidP="00BA4DBF">
            <w:pPr>
              <w:spacing w:after="0"/>
              <w:rPr>
                <w:bCs/>
                <w:color w:val="000000" w:themeColor="text1"/>
                <w:sz w:val="16"/>
                <w:szCs w:val="16"/>
              </w:rPr>
            </w:pPr>
          </w:p>
          <w:p w14:paraId="739BE309" w14:textId="20A477AF" w:rsidR="00BA4DBF" w:rsidRPr="007B2785" w:rsidRDefault="00BA4DBF" w:rsidP="00BA4DBF">
            <w:pPr>
              <w:spacing w:after="0"/>
              <w:rPr>
                <w:bCs/>
                <w:color w:val="000000" w:themeColor="text1"/>
                <w:sz w:val="16"/>
                <w:szCs w:val="16"/>
              </w:rPr>
            </w:pPr>
            <w:r w:rsidRPr="007B2785">
              <w:rPr>
                <w:bCs/>
                <w:color w:val="000000" w:themeColor="text1"/>
                <w:sz w:val="16"/>
                <w:szCs w:val="16"/>
              </w:rPr>
              <w:t>n/a</w:t>
            </w:r>
          </w:p>
          <w:p w14:paraId="611DC29F" w14:textId="77777777" w:rsidR="00BA4DBF" w:rsidRPr="007B2785" w:rsidRDefault="00BA4DBF" w:rsidP="00BA4DBF">
            <w:pPr>
              <w:spacing w:after="0"/>
              <w:rPr>
                <w:bCs/>
                <w:color w:val="000000" w:themeColor="text1"/>
                <w:sz w:val="16"/>
                <w:szCs w:val="16"/>
              </w:rPr>
            </w:pPr>
          </w:p>
        </w:tc>
        <w:tc>
          <w:tcPr>
            <w:tcW w:w="1701" w:type="dxa"/>
            <w:shd w:val="pct10" w:color="auto" w:fill="auto"/>
            <w:vAlign w:val="bottom"/>
          </w:tcPr>
          <w:p w14:paraId="4DC03457" w14:textId="77777777" w:rsidR="00BA4DBF" w:rsidRPr="007B2785" w:rsidRDefault="00BA4DBF" w:rsidP="00BA4DBF">
            <w:pPr>
              <w:spacing w:after="0"/>
              <w:rPr>
                <w:bCs/>
                <w:color w:val="000000" w:themeColor="text1"/>
                <w:sz w:val="16"/>
                <w:szCs w:val="16"/>
              </w:rPr>
            </w:pPr>
          </w:p>
          <w:p w14:paraId="61A4BAA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4.7 million</w:t>
            </w:r>
          </w:p>
          <w:p w14:paraId="0798A834" w14:textId="77777777" w:rsidR="00BA4DBF" w:rsidRPr="007B2785" w:rsidRDefault="00BA4DBF" w:rsidP="00BA4DBF">
            <w:pPr>
              <w:spacing w:after="0"/>
              <w:rPr>
                <w:bCs/>
                <w:color w:val="000000" w:themeColor="text1"/>
                <w:sz w:val="16"/>
                <w:szCs w:val="16"/>
              </w:rPr>
            </w:pPr>
          </w:p>
          <w:p w14:paraId="0679941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793,353 refugees</w:t>
            </w:r>
          </w:p>
          <w:p w14:paraId="01329E28"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3.9 million IDPs</w:t>
            </w:r>
          </w:p>
          <w:p w14:paraId="0DEA24AC" w14:textId="77777777" w:rsidR="00BA4DBF" w:rsidRPr="007B2785" w:rsidRDefault="00BA4DBF" w:rsidP="00BA4DBF">
            <w:pPr>
              <w:spacing w:after="0"/>
              <w:rPr>
                <w:bCs/>
                <w:color w:val="000000" w:themeColor="text1"/>
                <w:sz w:val="16"/>
                <w:szCs w:val="16"/>
              </w:rPr>
            </w:pPr>
          </w:p>
          <w:p w14:paraId="6A8DA08B" w14:textId="77777777" w:rsidR="00BA4DBF" w:rsidRPr="007B2785" w:rsidRDefault="00BA4DBF" w:rsidP="00BA4DBF">
            <w:pPr>
              <w:spacing w:after="0"/>
              <w:rPr>
                <w:bCs/>
                <w:color w:val="000000" w:themeColor="text1"/>
                <w:sz w:val="16"/>
                <w:szCs w:val="16"/>
              </w:rPr>
            </w:pPr>
          </w:p>
          <w:p w14:paraId="5654D377" w14:textId="77777777" w:rsidR="00BA4DBF" w:rsidRPr="007B2785" w:rsidRDefault="00BA4DBF" w:rsidP="00BA4DBF">
            <w:pPr>
              <w:spacing w:after="0"/>
              <w:rPr>
                <w:bCs/>
                <w:color w:val="000000" w:themeColor="text1"/>
                <w:sz w:val="16"/>
                <w:szCs w:val="16"/>
              </w:rPr>
            </w:pPr>
          </w:p>
          <w:p w14:paraId="0F417205" w14:textId="77777777" w:rsidR="00BA4DBF" w:rsidRPr="007B2785" w:rsidRDefault="00BA4DBF" w:rsidP="00BA4DBF">
            <w:pPr>
              <w:spacing w:after="0"/>
              <w:rPr>
                <w:bCs/>
                <w:color w:val="000000" w:themeColor="text1"/>
                <w:sz w:val="16"/>
                <w:szCs w:val="16"/>
              </w:rPr>
            </w:pPr>
          </w:p>
          <w:p w14:paraId="5CBFF1F9" w14:textId="77777777" w:rsidR="00BA4DBF" w:rsidRPr="007B2785" w:rsidRDefault="00BA4DBF" w:rsidP="00BA4DBF">
            <w:pPr>
              <w:spacing w:after="0"/>
              <w:rPr>
                <w:bCs/>
                <w:color w:val="000000" w:themeColor="text1"/>
                <w:sz w:val="16"/>
                <w:szCs w:val="16"/>
              </w:rPr>
            </w:pPr>
          </w:p>
          <w:p w14:paraId="4AB2B439" w14:textId="77777777" w:rsidR="00BA4DBF" w:rsidRPr="007B2785" w:rsidRDefault="00BA4DBF" w:rsidP="00BA4DBF">
            <w:pPr>
              <w:spacing w:after="0"/>
              <w:rPr>
                <w:bCs/>
                <w:color w:val="000000" w:themeColor="text1"/>
                <w:sz w:val="16"/>
                <w:szCs w:val="16"/>
              </w:rPr>
            </w:pPr>
          </w:p>
          <w:p w14:paraId="44B8D595" w14:textId="77777777" w:rsidR="00BA4DBF" w:rsidRPr="007B2785" w:rsidRDefault="00BA4DBF" w:rsidP="00BA4DBF">
            <w:pPr>
              <w:spacing w:after="0"/>
              <w:rPr>
                <w:bCs/>
                <w:color w:val="000000" w:themeColor="text1"/>
                <w:sz w:val="16"/>
                <w:szCs w:val="16"/>
              </w:rPr>
            </w:pPr>
          </w:p>
          <w:p w14:paraId="01E69E08" w14:textId="77777777" w:rsidR="00BA4DBF" w:rsidRPr="007B2785" w:rsidRDefault="00BA4DBF" w:rsidP="00BA4DBF">
            <w:pPr>
              <w:spacing w:after="0"/>
              <w:rPr>
                <w:bCs/>
                <w:color w:val="000000" w:themeColor="text1"/>
                <w:sz w:val="16"/>
                <w:szCs w:val="16"/>
              </w:rPr>
            </w:pPr>
          </w:p>
          <w:p w14:paraId="074957C6" w14:textId="77777777" w:rsidR="00BA4DBF" w:rsidRPr="007B2785" w:rsidRDefault="00BA4DBF" w:rsidP="00BA4DBF">
            <w:pPr>
              <w:spacing w:after="0"/>
              <w:rPr>
                <w:bCs/>
                <w:color w:val="000000" w:themeColor="text1"/>
                <w:sz w:val="16"/>
                <w:szCs w:val="16"/>
              </w:rPr>
            </w:pPr>
          </w:p>
          <w:p w14:paraId="1E4F83FA" w14:textId="77777777" w:rsidR="00BA4DBF" w:rsidRPr="007B2785" w:rsidRDefault="00BA4DBF" w:rsidP="00BA4DBF">
            <w:pPr>
              <w:spacing w:after="0"/>
              <w:rPr>
                <w:bCs/>
                <w:color w:val="000000" w:themeColor="text1"/>
                <w:sz w:val="16"/>
                <w:szCs w:val="16"/>
              </w:rPr>
            </w:pPr>
          </w:p>
        </w:tc>
        <w:tc>
          <w:tcPr>
            <w:tcW w:w="1842" w:type="dxa"/>
            <w:shd w:val="pct10" w:color="auto" w:fill="auto"/>
          </w:tcPr>
          <w:p w14:paraId="2DC05A9E" w14:textId="343742AC"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United Nations High Commissioner for Refugees. (2024, March 6). Update of UNHCR operations in the East and Horn of Africa and the Great Lakes region (Rev. 1). Executive Committee of the High Commissioner’s </w:t>
            </w:r>
            <w:proofErr w:type="spellStart"/>
            <w:r w:rsidRPr="007B2785">
              <w:rPr>
                <w:bCs/>
                <w:color w:val="000000" w:themeColor="text1"/>
                <w:sz w:val="16"/>
                <w:szCs w:val="16"/>
              </w:rPr>
              <w:t>Programme</w:t>
            </w:r>
            <w:proofErr w:type="spellEnd"/>
            <w:r w:rsidRPr="007B2785">
              <w:rPr>
                <w:bCs/>
                <w:color w:val="000000" w:themeColor="text1"/>
                <w:sz w:val="16"/>
                <w:szCs w:val="16"/>
              </w:rPr>
              <w:t>, 89th Meeting. https://www.unhcr.org/sites/default/files/2024-02/ehagl-89-sc-english.pdf</w:t>
            </w:r>
          </w:p>
          <w:p w14:paraId="47611F9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United Nations High Commissioner for Refugees. (2025, May 31). Horn of Africa – Somalia situation: Total refugees from Somalia [Data portal]. </w:t>
            </w:r>
            <w:r w:rsidRPr="007B2785">
              <w:rPr>
                <w:bCs/>
                <w:color w:val="000000" w:themeColor="text1"/>
                <w:sz w:val="16"/>
                <w:szCs w:val="16"/>
              </w:rPr>
              <w:lastRenderedPageBreak/>
              <w:t>https://data.unhcr.org/en/situations/horn</w:t>
            </w:r>
          </w:p>
        </w:tc>
        <w:tc>
          <w:tcPr>
            <w:tcW w:w="1843" w:type="dxa"/>
          </w:tcPr>
          <w:p w14:paraId="7406970F" w14:textId="77777777" w:rsidR="00BA4DBF" w:rsidRPr="007B2785" w:rsidRDefault="00BA4DBF" w:rsidP="00BA4DBF">
            <w:pPr>
              <w:spacing w:after="0"/>
              <w:rPr>
                <w:bCs/>
                <w:color w:val="000000" w:themeColor="text1"/>
                <w:sz w:val="16"/>
                <w:szCs w:val="16"/>
              </w:rPr>
            </w:pPr>
          </w:p>
        </w:tc>
        <w:tc>
          <w:tcPr>
            <w:tcW w:w="1985" w:type="dxa"/>
          </w:tcPr>
          <w:p w14:paraId="3BDE102A" w14:textId="77777777" w:rsidR="00BA4DBF" w:rsidRPr="007B2785" w:rsidRDefault="00BA4DBF" w:rsidP="00BA4DBF">
            <w:pPr>
              <w:spacing w:after="0"/>
              <w:rPr>
                <w:bCs/>
                <w:color w:val="000000" w:themeColor="text1"/>
                <w:sz w:val="16"/>
                <w:szCs w:val="16"/>
              </w:rPr>
            </w:pPr>
          </w:p>
          <w:p w14:paraId="511EDC85" w14:textId="77777777" w:rsidR="00BA4DBF" w:rsidRPr="007B2785" w:rsidRDefault="00BA4DBF" w:rsidP="00BA4DBF">
            <w:pPr>
              <w:spacing w:after="0"/>
              <w:rPr>
                <w:bCs/>
                <w:color w:val="000000" w:themeColor="text1"/>
                <w:sz w:val="16"/>
                <w:szCs w:val="16"/>
              </w:rPr>
            </w:pPr>
          </w:p>
          <w:p w14:paraId="27FEBC2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The 2009-2025 totals reflect the protracted displacement that built up after renewed conflict (Al-Shabaab insurgency) and successive drought/flood emergencies; numbers remained stubbornly high despite some returns.</w:t>
            </w:r>
          </w:p>
          <w:p w14:paraId="7285C65D" w14:textId="77777777" w:rsidR="00BA4DBF" w:rsidRPr="007B2785" w:rsidRDefault="00BA4DBF" w:rsidP="00BA4DBF">
            <w:pPr>
              <w:spacing w:after="0"/>
              <w:rPr>
                <w:bCs/>
                <w:color w:val="000000" w:themeColor="text1"/>
                <w:sz w:val="16"/>
                <w:szCs w:val="16"/>
              </w:rPr>
            </w:pPr>
          </w:p>
        </w:tc>
      </w:tr>
      <w:tr w:rsidR="00BA4DBF" w:rsidRPr="007B2785" w14:paraId="2ADEE07F" w14:textId="77777777" w:rsidTr="004C31A2">
        <w:tc>
          <w:tcPr>
            <w:tcW w:w="1412" w:type="dxa"/>
            <w:gridSpan w:val="2"/>
            <w:vAlign w:val="bottom"/>
          </w:tcPr>
          <w:p w14:paraId="58C3861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Yugoslavia Wars</w:t>
            </w:r>
          </w:p>
          <w:p w14:paraId="5FFB7FD6" w14:textId="77777777" w:rsidR="00BA4DBF" w:rsidRPr="007B2785" w:rsidRDefault="00BA4DBF" w:rsidP="00BA4DBF">
            <w:pPr>
              <w:spacing w:after="0"/>
              <w:rPr>
                <w:bCs/>
                <w:color w:val="000000" w:themeColor="text1"/>
                <w:sz w:val="16"/>
                <w:szCs w:val="16"/>
              </w:rPr>
            </w:pPr>
          </w:p>
          <w:p w14:paraId="4E641506" w14:textId="77777777" w:rsidR="00BA4DBF" w:rsidRPr="007B2785" w:rsidRDefault="00BA4DBF" w:rsidP="00BA4DBF">
            <w:pPr>
              <w:spacing w:after="0"/>
              <w:rPr>
                <w:bCs/>
                <w:color w:val="000000" w:themeColor="text1"/>
                <w:sz w:val="16"/>
                <w:szCs w:val="16"/>
              </w:rPr>
            </w:pPr>
          </w:p>
          <w:p w14:paraId="708770AD" w14:textId="77777777" w:rsidR="00BA4DBF" w:rsidRPr="007B2785" w:rsidRDefault="00BA4DBF" w:rsidP="00BA4DBF">
            <w:pPr>
              <w:spacing w:after="0"/>
              <w:rPr>
                <w:bCs/>
                <w:color w:val="000000" w:themeColor="text1"/>
                <w:sz w:val="16"/>
                <w:szCs w:val="16"/>
              </w:rPr>
            </w:pPr>
          </w:p>
          <w:p w14:paraId="16FA9376" w14:textId="77777777" w:rsidR="00BA4DBF" w:rsidRPr="007B2785" w:rsidRDefault="00BA4DBF" w:rsidP="00BA4DBF">
            <w:pPr>
              <w:spacing w:after="0"/>
              <w:rPr>
                <w:bCs/>
                <w:color w:val="000000" w:themeColor="text1"/>
                <w:sz w:val="16"/>
                <w:szCs w:val="16"/>
              </w:rPr>
            </w:pPr>
          </w:p>
          <w:p w14:paraId="25F7DE06" w14:textId="77777777" w:rsidR="00BA4DBF" w:rsidRPr="007B2785" w:rsidRDefault="00BA4DBF" w:rsidP="00BA4DBF">
            <w:pPr>
              <w:spacing w:after="0"/>
              <w:rPr>
                <w:bCs/>
                <w:color w:val="000000" w:themeColor="text1"/>
                <w:sz w:val="16"/>
                <w:szCs w:val="16"/>
                <w:highlight w:val="yellow"/>
              </w:rPr>
            </w:pPr>
            <w:r w:rsidRPr="007B2785">
              <w:rPr>
                <w:bCs/>
                <w:color w:val="000000" w:themeColor="text1"/>
                <w:sz w:val="16"/>
                <w:szCs w:val="16"/>
              </w:rPr>
              <w:t>Kosovo War</w:t>
            </w:r>
          </w:p>
        </w:tc>
        <w:tc>
          <w:tcPr>
            <w:tcW w:w="1134" w:type="dxa"/>
            <w:vAlign w:val="bottom"/>
          </w:tcPr>
          <w:p w14:paraId="310D62F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1991-95</w:t>
            </w:r>
          </w:p>
          <w:p w14:paraId="6999C4CA" w14:textId="77777777" w:rsidR="00BA4DBF" w:rsidRPr="007B2785" w:rsidRDefault="00BA4DBF" w:rsidP="00BA4DBF">
            <w:pPr>
              <w:spacing w:after="0"/>
              <w:rPr>
                <w:bCs/>
                <w:color w:val="000000" w:themeColor="text1"/>
                <w:sz w:val="16"/>
                <w:szCs w:val="16"/>
              </w:rPr>
            </w:pPr>
          </w:p>
          <w:p w14:paraId="4B1F6248" w14:textId="77777777" w:rsidR="00BA4DBF" w:rsidRPr="007B2785" w:rsidRDefault="00BA4DBF" w:rsidP="00BA4DBF">
            <w:pPr>
              <w:spacing w:after="0"/>
              <w:rPr>
                <w:bCs/>
                <w:color w:val="000000" w:themeColor="text1"/>
                <w:sz w:val="16"/>
                <w:szCs w:val="16"/>
              </w:rPr>
            </w:pPr>
          </w:p>
          <w:p w14:paraId="0E0A4963" w14:textId="77777777" w:rsidR="00BA4DBF" w:rsidRPr="007B2785" w:rsidRDefault="00BA4DBF" w:rsidP="00BA4DBF">
            <w:pPr>
              <w:spacing w:after="0"/>
              <w:rPr>
                <w:bCs/>
                <w:color w:val="000000" w:themeColor="text1"/>
                <w:sz w:val="16"/>
                <w:szCs w:val="16"/>
              </w:rPr>
            </w:pPr>
          </w:p>
          <w:p w14:paraId="3BAE1DA7" w14:textId="77777777" w:rsidR="00BA4DBF" w:rsidRPr="007B2785" w:rsidRDefault="00BA4DBF" w:rsidP="00BA4DBF">
            <w:pPr>
              <w:spacing w:after="0"/>
              <w:rPr>
                <w:bCs/>
                <w:color w:val="000000" w:themeColor="text1"/>
                <w:sz w:val="16"/>
                <w:szCs w:val="16"/>
              </w:rPr>
            </w:pPr>
          </w:p>
          <w:p w14:paraId="21B45C7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1999</w:t>
            </w:r>
          </w:p>
          <w:p w14:paraId="1F4C4867" w14:textId="77777777" w:rsidR="00BA4DBF" w:rsidRPr="007B2785" w:rsidRDefault="00BA4DBF" w:rsidP="00BA4DBF">
            <w:pPr>
              <w:spacing w:after="0"/>
              <w:rPr>
                <w:bCs/>
                <w:color w:val="000000" w:themeColor="text1"/>
                <w:sz w:val="16"/>
                <w:szCs w:val="16"/>
              </w:rPr>
            </w:pPr>
          </w:p>
        </w:tc>
        <w:tc>
          <w:tcPr>
            <w:tcW w:w="992" w:type="dxa"/>
            <w:vAlign w:val="bottom"/>
          </w:tcPr>
          <w:p w14:paraId="4C8264F8"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First :</w:t>
            </w:r>
            <w:proofErr w:type="gramEnd"/>
            <w:r w:rsidRPr="007B2785">
              <w:rPr>
                <w:bCs/>
                <w:color w:val="000000" w:themeColor="text1"/>
                <w:sz w:val="16"/>
                <w:szCs w:val="16"/>
              </w:rPr>
              <w:t xml:space="preserve"> 3, 725, 300 refugees and IDPs</w:t>
            </w:r>
          </w:p>
          <w:p w14:paraId="416857DC" w14:textId="77777777" w:rsidR="00BA4DBF" w:rsidRPr="007B2785" w:rsidRDefault="00BA4DBF" w:rsidP="00BA4DBF">
            <w:pPr>
              <w:spacing w:after="0"/>
              <w:rPr>
                <w:bCs/>
                <w:color w:val="000000" w:themeColor="text1"/>
                <w:sz w:val="16"/>
                <w:szCs w:val="16"/>
              </w:rPr>
            </w:pPr>
          </w:p>
        </w:tc>
        <w:tc>
          <w:tcPr>
            <w:tcW w:w="992" w:type="dxa"/>
            <w:vAlign w:val="bottom"/>
          </w:tcPr>
          <w:p w14:paraId="5AFF5DA0" w14:textId="77777777" w:rsidR="00BA4DBF" w:rsidRPr="007B2785" w:rsidRDefault="00BA4DBF" w:rsidP="00BA4DBF">
            <w:pPr>
              <w:tabs>
                <w:tab w:val="left" w:pos="5550"/>
              </w:tabs>
              <w:spacing w:after="0"/>
              <w:rPr>
                <w:bCs/>
                <w:color w:val="000000" w:themeColor="text1"/>
                <w:sz w:val="16"/>
                <w:szCs w:val="16"/>
              </w:rPr>
            </w:pPr>
            <w:proofErr w:type="gramStart"/>
            <w:r w:rsidRPr="007B2785">
              <w:rPr>
                <w:bCs/>
                <w:color w:val="000000" w:themeColor="text1"/>
                <w:sz w:val="16"/>
                <w:szCs w:val="16"/>
              </w:rPr>
              <w:t>First :</w:t>
            </w:r>
            <w:proofErr w:type="gramEnd"/>
            <w:r w:rsidRPr="007B2785">
              <w:rPr>
                <w:bCs/>
                <w:color w:val="000000" w:themeColor="text1"/>
                <w:sz w:val="16"/>
                <w:szCs w:val="16"/>
              </w:rPr>
              <w:t xml:space="preserve"> </w:t>
            </w:r>
            <w:proofErr w:type="spellStart"/>
            <w:r w:rsidRPr="007B2785">
              <w:rPr>
                <w:bCs/>
                <w:color w:val="000000" w:themeColor="text1"/>
                <w:sz w:val="16"/>
                <w:szCs w:val="16"/>
              </w:rPr>
              <w:t>Radović</w:t>
            </w:r>
            <w:proofErr w:type="spellEnd"/>
            <w:r w:rsidRPr="007B2785">
              <w:rPr>
                <w:bCs/>
                <w:color w:val="000000" w:themeColor="text1"/>
                <w:sz w:val="16"/>
                <w:szCs w:val="16"/>
              </w:rPr>
              <w:t>, B. (2005). </w:t>
            </w:r>
            <w:r w:rsidRPr="007B2785">
              <w:rPr>
                <w:bCs/>
                <w:i/>
                <w:color w:val="000000" w:themeColor="text1"/>
                <w:sz w:val="16"/>
                <w:szCs w:val="16"/>
              </w:rPr>
              <w:t>A brief retrospective on the problem of refugees in the Yugoslav wars 1991–1999</w:t>
            </w:r>
            <w:r w:rsidRPr="007B2785">
              <w:rPr>
                <w:bCs/>
                <w:color w:val="000000" w:themeColor="text1"/>
                <w:sz w:val="16"/>
                <w:szCs w:val="16"/>
              </w:rPr>
              <w:t>. In Living in post-war communities (pp. 11–26). Belgrade: International Aid Network (IAN). P.13</w:t>
            </w:r>
          </w:p>
        </w:tc>
        <w:tc>
          <w:tcPr>
            <w:tcW w:w="993" w:type="dxa"/>
          </w:tcPr>
          <w:p w14:paraId="11B7A0A3" w14:textId="77777777" w:rsidR="00BA4DBF" w:rsidRPr="007B2785" w:rsidRDefault="00BA4DBF" w:rsidP="00BA4DBF">
            <w:pPr>
              <w:spacing w:after="0"/>
              <w:rPr>
                <w:bCs/>
                <w:color w:val="000000" w:themeColor="text1"/>
                <w:sz w:val="16"/>
                <w:szCs w:val="16"/>
              </w:rPr>
            </w:pPr>
          </w:p>
          <w:p w14:paraId="4C9A5B11" w14:textId="77777777" w:rsidR="00BA4DBF" w:rsidRPr="007B2785" w:rsidRDefault="00BA4DBF" w:rsidP="00BA4DBF">
            <w:pPr>
              <w:spacing w:after="0"/>
              <w:rPr>
                <w:bCs/>
                <w:color w:val="000000" w:themeColor="text1"/>
                <w:sz w:val="16"/>
                <w:szCs w:val="16"/>
              </w:rPr>
            </w:pPr>
          </w:p>
          <w:p w14:paraId="58A46A73" w14:textId="77777777" w:rsidR="00BA4DBF" w:rsidRPr="007B2785" w:rsidRDefault="00BA4DBF" w:rsidP="00BA4DBF">
            <w:pPr>
              <w:spacing w:after="0"/>
              <w:rPr>
                <w:bCs/>
                <w:color w:val="000000" w:themeColor="text1"/>
                <w:sz w:val="16"/>
                <w:szCs w:val="16"/>
              </w:rPr>
            </w:pPr>
          </w:p>
          <w:p w14:paraId="566D6C1E" w14:textId="77777777" w:rsidR="00BA4DBF" w:rsidRPr="007B2785" w:rsidRDefault="00BA4DBF" w:rsidP="00BA4DBF">
            <w:pPr>
              <w:spacing w:after="0"/>
              <w:rPr>
                <w:bCs/>
                <w:color w:val="000000" w:themeColor="text1"/>
                <w:sz w:val="16"/>
                <w:szCs w:val="16"/>
              </w:rPr>
            </w:pPr>
          </w:p>
          <w:p w14:paraId="3ED9938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1.08 million</w:t>
            </w:r>
          </w:p>
          <w:p w14:paraId="3BFDEA67" w14:textId="77777777" w:rsidR="00BA4DBF" w:rsidRPr="007B2785" w:rsidRDefault="00BA4DBF" w:rsidP="00BA4DBF">
            <w:pPr>
              <w:spacing w:after="0"/>
              <w:rPr>
                <w:bCs/>
                <w:color w:val="000000" w:themeColor="text1"/>
                <w:sz w:val="16"/>
                <w:szCs w:val="16"/>
              </w:rPr>
            </w:pPr>
          </w:p>
          <w:p w14:paraId="17164005" w14:textId="77777777" w:rsidR="00BA4DBF" w:rsidRPr="007B2785" w:rsidRDefault="00BA4DBF" w:rsidP="00BA4DBF">
            <w:pPr>
              <w:spacing w:after="0"/>
              <w:rPr>
                <w:bCs/>
                <w:color w:val="000000" w:themeColor="text1"/>
                <w:sz w:val="16"/>
                <w:szCs w:val="16"/>
              </w:rPr>
            </w:pPr>
          </w:p>
          <w:p w14:paraId="4BA2C80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850,000 Kosovar Albanians fled Kosovo in spring 1999, and 230,000 Serbs and others were displaced at war’s end</w:t>
            </w:r>
          </w:p>
        </w:tc>
        <w:tc>
          <w:tcPr>
            <w:tcW w:w="1134" w:type="dxa"/>
          </w:tcPr>
          <w:p w14:paraId="3EE15218" w14:textId="77777777" w:rsidR="00BA4DBF" w:rsidRPr="007B2785" w:rsidRDefault="00BA4DBF" w:rsidP="00BA4DBF">
            <w:pPr>
              <w:spacing w:after="0"/>
              <w:rPr>
                <w:bCs/>
                <w:color w:val="000000" w:themeColor="text1"/>
                <w:sz w:val="16"/>
                <w:szCs w:val="16"/>
              </w:rPr>
            </w:pPr>
          </w:p>
          <w:p w14:paraId="57CE655A" w14:textId="77777777" w:rsidR="00BA4DBF" w:rsidRPr="007B2785" w:rsidRDefault="00BA4DBF" w:rsidP="00BA4DBF">
            <w:pPr>
              <w:spacing w:after="0"/>
              <w:rPr>
                <w:bCs/>
                <w:color w:val="000000" w:themeColor="text1"/>
                <w:sz w:val="16"/>
                <w:szCs w:val="16"/>
              </w:rPr>
            </w:pPr>
          </w:p>
          <w:p w14:paraId="24132343" w14:textId="77777777" w:rsidR="00BA4DBF" w:rsidRPr="007B2785" w:rsidRDefault="00BA4DBF" w:rsidP="00BA4DBF">
            <w:pPr>
              <w:spacing w:after="0"/>
              <w:rPr>
                <w:bCs/>
                <w:color w:val="000000" w:themeColor="text1"/>
                <w:sz w:val="16"/>
                <w:szCs w:val="16"/>
              </w:rPr>
            </w:pPr>
          </w:p>
          <w:p w14:paraId="0E393C7F" w14:textId="77777777" w:rsidR="00BA4DBF" w:rsidRPr="007B2785" w:rsidRDefault="00BA4DBF" w:rsidP="00BA4DBF">
            <w:pPr>
              <w:spacing w:after="0"/>
              <w:rPr>
                <w:bCs/>
                <w:color w:val="000000" w:themeColor="text1"/>
                <w:sz w:val="16"/>
                <w:szCs w:val="16"/>
              </w:rPr>
            </w:pPr>
          </w:p>
          <w:p w14:paraId="44D293FA" w14:textId="77777777" w:rsidR="00BA4DBF" w:rsidRPr="007B2785" w:rsidRDefault="00BA4DBF" w:rsidP="00BA4DBF">
            <w:pPr>
              <w:spacing w:after="0"/>
              <w:rPr>
                <w:bCs/>
                <w:color w:val="000000" w:themeColor="text1"/>
                <w:sz w:val="16"/>
                <w:szCs w:val="16"/>
              </w:rPr>
            </w:pPr>
          </w:p>
          <w:p w14:paraId="5D83AE5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U.S. State Dept. cable, 1999; UNHCR)</w:t>
            </w:r>
          </w:p>
        </w:tc>
        <w:tc>
          <w:tcPr>
            <w:tcW w:w="1701" w:type="dxa"/>
            <w:shd w:val="pct10" w:color="auto" w:fill="auto"/>
          </w:tcPr>
          <w:p w14:paraId="1FC5301B" w14:textId="77777777" w:rsidR="00BA4DBF" w:rsidRPr="007B2785" w:rsidRDefault="00BA4DBF" w:rsidP="00BA4DBF">
            <w:pPr>
              <w:pBdr>
                <w:bottom w:val="single" w:sz="6" w:space="1" w:color="000000"/>
              </w:pBdr>
              <w:spacing w:after="0"/>
              <w:rPr>
                <w:bCs/>
                <w:color w:val="000000" w:themeColor="text1"/>
                <w:sz w:val="16"/>
                <w:szCs w:val="16"/>
              </w:rPr>
            </w:pPr>
            <w:proofErr w:type="gramStart"/>
            <w:r w:rsidRPr="007B2785">
              <w:rPr>
                <w:bCs/>
                <w:color w:val="000000" w:themeColor="text1"/>
                <w:sz w:val="16"/>
                <w:szCs w:val="16"/>
              </w:rPr>
              <w:t>First :</w:t>
            </w:r>
            <w:proofErr w:type="gramEnd"/>
            <w:r w:rsidRPr="007B2785">
              <w:rPr>
                <w:bCs/>
                <w:color w:val="000000" w:themeColor="text1"/>
                <w:sz w:val="16"/>
                <w:szCs w:val="16"/>
              </w:rPr>
              <w:t xml:space="preserve"> 3, 725, 300 refugees and IDPs</w:t>
            </w:r>
          </w:p>
          <w:p w14:paraId="6AD33B1F" w14:textId="1A3154C9" w:rsidR="00BA4DBF" w:rsidRPr="007B2785" w:rsidRDefault="00BA4DBF" w:rsidP="00BA4DBF">
            <w:pPr>
              <w:pBdr>
                <w:bottom w:val="single" w:sz="6" w:space="1" w:color="000000"/>
              </w:pBdr>
              <w:spacing w:after="0"/>
              <w:rPr>
                <w:bCs/>
                <w:color w:val="000000" w:themeColor="text1"/>
                <w:sz w:val="16"/>
                <w:szCs w:val="16"/>
              </w:rPr>
            </w:pPr>
          </w:p>
          <w:p w14:paraId="718E7510" w14:textId="012DE30C" w:rsidR="00BA4DBF" w:rsidRPr="007B2785" w:rsidRDefault="00BA4DBF" w:rsidP="00BA4DBF">
            <w:pPr>
              <w:pBdr>
                <w:bottom w:val="single" w:sz="6" w:space="1" w:color="000000"/>
              </w:pBdr>
              <w:spacing w:after="0"/>
              <w:rPr>
                <w:bCs/>
                <w:color w:val="000000" w:themeColor="text1"/>
                <w:sz w:val="16"/>
                <w:szCs w:val="16"/>
              </w:rPr>
            </w:pPr>
          </w:p>
          <w:p w14:paraId="586BFD21" w14:textId="77777777" w:rsidR="00BA4DBF" w:rsidRPr="007B2785" w:rsidRDefault="00BA4DBF" w:rsidP="00BA4DBF">
            <w:pPr>
              <w:pBdr>
                <w:bottom w:val="single" w:sz="6" w:space="1" w:color="000000"/>
              </w:pBdr>
              <w:spacing w:after="0"/>
              <w:rPr>
                <w:bCs/>
                <w:color w:val="000000" w:themeColor="text1"/>
                <w:sz w:val="16"/>
                <w:szCs w:val="16"/>
              </w:rPr>
            </w:pPr>
          </w:p>
          <w:p w14:paraId="449000C2" w14:textId="77777777" w:rsidR="00BA4DBF" w:rsidRPr="007B2785" w:rsidRDefault="00BA4DBF" w:rsidP="00BA4DBF">
            <w:pPr>
              <w:pBdr>
                <w:bottom w:val="single" w:sz="6" w:space="1" w:color="000000"/>
              </w:pBdr>
              <w:spacing w:after="0"/>
              <w:rPr>
                <w:bCs/>
                <w:color w:val="000000" w:themeColor="text1"/>
                <w:sz w:val="16"/>
                <w:szCs w:val="16"/>
              </w:rPr>
            </w:pPr>
          </w:p>
          <w:p w14:paraId="6379ECEA" w14:textId="77777777" w:rsidR="00BA4DBF" w:rsidRPr="007B2785" w:rsidRDefault="00BA4DBF" w:rsidP="00BA4DBF">
            <w:pPr>
              <w:spacing w:after="0"/>
              <w:rPr>
                <w:bCs/>
                <w:color w:val="000000" w:themeColor="text1"/>
                <w:sz w:val="16"/>
                <w:szCs w:val="16"/>
              </w:rPr>
            </w:pPr>
          </w:p>
          <w:p w14:paraId="5782B010"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Second :</w:t>
            </w:r>
            <w:proofErr w:type="gramEnd"/>
            <w:r w:rsidRPr="007B2785">
              <w:rPr>
                <w:bCs/>
                <w:color w:val="000000" w:themeColor="text1"/>
                <w:sz w:val="16"/>
                <w:szCs w:val="16"/>
              </w:rPr>
              <w:t xml:space="preserve"> displaces 1.3 million (500,000 IDPs and 775,000 refugees)</w:t>
            </w:r>
          </w:p>
          <w:p w14:paraId="4BA93499" w14:textId="77777777" w:rsidR="00BA4DBF" w:rsidRPr="007B2785" w:rsidRDefault="00BA4DBF" w:rsidP="00BA4DBF">
            <w:pPr>
              <w:spacing w:after="0"/>
              <w:rPr>
                <w:bCs/>
                <w:color w:val="000000" w:themeColor="text1"/>
                <w:sz w:val="16"/>
                <w:szCs w:val="16"/>
              </w:rPr>
            </w:pPr>
          </w:p>
          <w:p w14:paraId="3553A2CE" w14:textId="77777777" w:rsidR="00BA4DBF" w:rsidRPr="007B2785" w:rsidRDefault="00BA4DBF" w:rsidP="00BA4DBF">
            <w:pPr>
              <w:spacing w:after="0"/>
              <w:rPr>
                <w:bCs/>
                <w:color w:val="000000" w:themeColor="text1"/>
                <w:sz w:val="16"/>
                <w:szCs w:val="16"/>
              </w:rPr>
            </w:pPr>
          </w:p>
        </w:tc>
        <w:tc>
          <w:tcPr>
            <w:tcW w:w="1842" w:type="dxa"/>
            <w:shd w:val="pct10" w:color="auto" w:fill="auto"/>
          </w:tcPr>
          <w:p w14:paraId="64998EC7" w14:textId="77777777" w:rsidR="00BA4DBF" w:rsidRPr="007B2785" w:rsidRDefault="00BA4DBF" w:rsidP="00BA4DBF">
            <w:pPr>
              <w:pBdr>
                <w:bottom w:val="single" w:sz="6" w:space="1" w:color="000000"/>
              </w:pBdr>
              <w:spacing w:after="0"/>
              <w:rPr>
                <w:bCs/>
                <w:color w:val="000000" w:themeColor="text1"/>
                <w:sz w:val="16"/>
                <w:szCs w:val="16"/>
              </w:rPr>
            </w:pPr>
            <w:proofErr w:type="gramStart"/>
            <w:r w:rsidRPr="007B2785">
              <w:rPr>
                <w:bCs/>
                <w:color w:val="000000" w:themeColor="text1"/>
                <w:sz w:val="16"/>
                <w:szCs w:val="16"/>
              </w:rPr>
              <w:t>First :</w:t>
            </w:r>
            <w:proofErr w:type="gramEnd"/>
            <w:r w:rsidRPr="007B2785">
              <w:rPr>
                <w:bCs/>
                <w:color w:val="000000" w:themeColor="text1"/>
                <w:sz w:val="16"/>
                <w:szCs w:val="16"/>
              </w:rPr>
              <w:t xml:space="preserve"> </w:t>
            </w:r>
            <w:proofErr w:type="spellStart"/>
            <w:r w:rsidRPr="007B2785">
              <w:rPr>
                <w:bCs/>
                <w:color w:val="000000" w:themeColor="text1"/>
                <w:sz w:val="16"/>
                <w:szCs w:val="16"/>
              </w:rPr>
              <w:t>Radović</w:t>
            </w:r>
            <w:proofErr w:type="spellEnd"/>
            <w:r w:rsidRPr="007B2785">
              <w:rPr>
                <w:bCs/>
                <w:color w:val="000000" w:themeColor="text1"/>
                <w:sz w:val="16"/>
                <w:szCs w:val="16"/>
              </w:rPr>
              <w:t>, B. (2005). </w:t>
            </w:r>
            <w:r w:rsidRPr="007B2785">
              <w:rPr>
                <w:bCs/>
                <w:i/>
                <w:color w:val="000000" w:themeColor="text1"/>
                <w:sz w:val="16"/>
                <w:szCs w:val="16"/>
              </w:rPr>
              <w:t>A brief retrospective on the problem of refugees in the Yugoslav wars 1991–1999</w:t>
            </w:r>
            <w:r w:rsidRPr="007B2785">
              <w:rPr>
                <w:bCs/>
                <w:color w:val="000000" w:themeColor="text1"/>
                <w:sz w:val="16"/>
                <w:szCs w:val="16"/>
              </w:rPr>
              <w:t>. In Living in post-war communities (pp. 11–26). Belgrade: International Aid Network (IAN). P.13</w:t>
            </w:r>
          </w:p>
          <w:p w14:paraId="72074F3E" w14:textId="77777777" w:rsidR="00BA4DBF" w:rsidRPr="007B2785" w:rsidRDefault="00BA4DBF" w:rsidP="00BA4DBF">
            <w:pPr>
              <w:spacing w:after="0"/>
              <w:rPr>
                <w:bCs/>
                <w:color w:val="000000" w:themeColor="text1"/>
                <w:sz w:val="16"/>
                <w:szCs w:val="16"/>
              </w:rPr>
            </w:pPr>
          </w:p>
          <w:p w14:paraId="1D77ED65"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Second :</w:t>
            </w:r>
            <w:proofErr w:type="gramEnd"/>
            <w:r w:rsidRPr="007B2785">
              <w:rPr>
                <w:bCs/>
                <w:color w:val="000000" w:themeColor="text1"/>
                <w:sz w:val="16"/>
                <w:szCs w:val="16"/>
              </w:rPr>
              <w:t xml:space="preserve"> </w:t>
            </w:r>
            <w:hyperlink r:id="rId103">
              <w:r w:rsidRPr="007B2785">
                <w:rPr>
                  <w:bCs/>
                  <w:color w:val="000000" w:themeColor="text1"/>
                  <w:sz w:val="16"/>
                  <w:szCs w:val="16"/>
                  <w:u w:val="single"/>
                </w:rPr>
                <w:t>Source</w:t>
              </w:r>
            </w:hyperlink>
          </w:p>
          <w:p w14:paraId="172FC99F" w14:textId="7E9A232C"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Citation: Burkholder, B., Spiegel, P., &amp; Salama, P. (2001). Methods of determining mortality in the mass displacement and return of emergency-affected populations in Kosovo, 1998–1999. In H. E. Reed &amp; C. B. Keely (Eds.), </w:t>
            </w:r>
            <w:r w:rsidRPr="007B2785">
              <w:rPr>
                <w:bCs/>
                <w:i/>
                <w:color w:val="000000" w:themeColor="text1"/>
                <w:sz w:val="16"/>
                <w:szCs w:val="16"/>
              </w:rPr>
              <w:t>Forced migration &amp; mortality</w:t>
            </w:r>
            <w:r w:rsidRPr="007B2785">
              <w:rPr>
                <w:bCs/>
                <w:color w:val="000000" w:themeColor="text1"/>
                <w:sz w:val="16"/>
                <w:szCs w:val="16"/>
              </w:rPr>
              <w:t xml:space="preserve"> (pp. 45–70). National Academies Press. </w:t>
            </w:r>
            <w:hyperlink r:id="rId104">
              <w:r w:rsidRPr="007B2785">
                <w:rPr>
                  <w:bCs/>
                  <w:color w:val="000000" w:themeColor="text1"/>
                  <w:sz w:val="16"/>
                  <w:szCs w:val="16"/>
                  <w:u w:val="single"/>
                </w:rPr>
                <w:t>https://www.ncbi.nlm.nih.gov/books/NBK223343/</w:t>
              </w:r>
            </w:hyperlink>
            <w:r w:rsidRPr="007B2785">
              <w:rPr>
                <w:bCs/>
                <w:color w:val="000000" w:themeColor="text1"/>
                <w:sz w:val="16"/>
                <w:szCs w:val="16"/>
              </w:rPr>
              <w:t>​</w:t>
            </w:r>
          </w:p>
          <w:p w14:paraId="51BE4FF7" w14:textId="41DAB68D" w:rsidR="00BA4DBF" w:rsidRPr="007B2785" w:rsidRDefault="00BA4DBF" w:rsidP="00BA4DBF">
            <w:pPr>
              <w:spacing w:after="0"/>
              <w:rPr>
                <w:bCs/>
                <w:color w:val="000000" w:themeColor="text1"/>
                <w:sz w:val="16"/>
                <w:szCs w:val="16"/>
              </w:rPr>
            </w:pPr>
            <w:r w:rsidRPr="007B2785">
              <w:rPr>
                <w:bCs/>
                <w:color w:val="000000" w:themeColor="text1"/>
                <w:sz w:val="16"/>
                <w:szCs w:val="16"/>
              </w:rPr>
              <w:t>Between mid-June and the end of July, 770,000 refugees had repatriated (Spiegel and Salama 2000, p.2204).</w:t>
            </w:r>
          </w:p>
        </w:tc>
        <w:tc>
          <w:tcPr>
            <w:tcW w:w="1843" w:type="dxa"/>
          </w:tcPr>
          <w:p w14:paraId="0D0E90A6" w14:textId="77777777" w:rsidR="00BA4DBF" w:rsidRPr="007B2785" w:rsidRDefault="00BA4DBF" w:rsidP="00BA4DBF">
            <w:pPr>
              <w:spacing w:after="0"/>
              <w:rPr>
                <w:bCs/>
                <w:color w:val="000000" w:themeColor="text1"/>
                <w:sz w:val="16"/>
                <w:szCs w:val="16"/>
              </w:rPr>
            </w:pPr>
          </w:p>
        </w:tc>
        <w:tc>
          <w:tcPr>
            <w:tcW w:w="1985" w:type="dxa"/>
          </w:tcPr>
          <w:p w14:paraId="02CFE29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Peak year: 1992. Displaced: About 2.2 million people (over half of Bosnia’s population) were forcibly displaced</w:t>
            </w:r>
          </w:p>
          <w:p w14:paraId="7C344365" w14:textId="77777777" w:rsidR="00BA4DBF" w:rsidRPr="007B2785" w:rsidRDefault="00BA4DBF" w:rsidP="00BA4DBF">
            <w:pPr>
              <w:spacing w:after="0"/>
              <w:rPr>
                <w:bCs/>
                <w:color w:val="000000" w:themeColor="text1"/>
                <w:sz w:val="16"/>
                <w:szCs w:val="16"/>
              </w:rPr>
            </w:pPr>
          </w:p>
          <w:p w14:paraId="7C0A6EA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UNHCR, 1995</w:t>
            </w:r>
          </w:p>
          <w:p w14:paraId="4717BF72" w14:textId="77777777" w:rsidR="00BA4DBF" w:rsidRPr="007B2785" w:rsidRDefault="00BA4DBF" w:rsidP="00BA4DBF">
            <w:pPr>
              <w:spacing w:after="0"/>
              <w:rPr>
                <w:bCs/>
                <w:color w:val="000000" w:themeColor="text1"/>
                <w:sz w:val="16"/>
                <w:szCs w:val="16"/>
              </w:rPr>
            </w:pPr>
          </w:p>
          <w:p w14:paraId="751862F6" w14:textId="77777777" w:rsidR="00BA4DBF" w:rsidRPr="007B2785" w:rsidRDefault="00BA4DBF" w:rsidP="00BA4DBF">
            <w:pPr>
              <w:spacing w:after="0"/>
              <w:rPr>
                <w:bCs/>
                <w:color w:val="000000" w:themeColor="text1"/>
                <w:sz w:val="16"/>
                <w:szCs w:val="16"/>
              </w:rPr>
            </w:pPr>
          </w:p>
          <w:p w14:paraId="43995C7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Good </w:t>
            </w:r>
            <w:hyperlink r:id="rId105">
              <w:r w:rsidRPr="007B2785">
                <w:rPr>
                  <w:bCs/>
                  <w:color w:val="000000" w:themeColor="text1"/>
                  <w:sz w:val="16"/>
                  <w:szCs w:val="16"/>
                  <w:u w:val="single"/>
                </w:rPr>
                <w:t xml:space="preserve">data </w:t>
              </w:r>
            </w:hyperlink>
            <w:r w:rsidRPr="007B2785">
              <w:rPr>
                <w:bCs/>
                <w:color w:val="000000" w:themeColor="text1"/>
                <w:sz w:val="16"/>
                <w:szCs w:val="16"/>
              </w:rPr>
              <w:t xml:space="preserve">on mass displacement specifically of Kosovo, if interested: </w:t>
            </w:r>
          </w:p>
          <w:p w14:paraId="6D7C5C9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Three months following the NATO bombing campaign, ethnic </w:t>
            </w:r>
            <w:proofErr w:type="spellStart"/>
            <w:r w:rsidRPr="007B2785">
              <w:rPr>
                <w:bCs/>
                <w:color w:val="000000" w:themeColor="text1"/>
                <w:sz w:val="16"/>
                <w:szCs w:val="16"/>
              </w:rPr>
              <w:t>violences</w:t>
            </w:r>
            <w:proofErr w:type="spellEnd"/>
            <w:r w:rsidRPr="007B2785">
              <w:rPr>
                <w:bCs/>
                <w:color w:val="000000" w:themeColor="text1"/>
                <w:sz w:val="16"/>
                <w:szCs w:val="16"/>
              </w:rPr>
              <w:t xml:space="preserve"> displaces 1.3 million (500,000 IDPs and 775,000 refugees)</w:t>
            </w:r>
          </w:p>
          <w:p w14:paraId="56F95BF5" w14:textId="77777777" w:rsidR="00BA4DBF" w:rsidRPr="007B2785" w:rsidRDefault="00BA4DBF" w:rsidP="00BA4DBF">
            <w:pPr>
              <w:spacing w:after="0"/>
              <w:rPr>
                <w:bCs/>
                <w:color w:val="000000" w:themeColor="text1"/>
                <w:sz w:val="16"/>
                <w:szCs w:val="16"/>
              </w:rPr>
            </w:pPr>
          </w:p>
          <w:p w14:paraId="3520252A"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Yugoslavia:</w:t>
            </w:r>
          </w:p>
          <w:p w14:paraId="2D3E9C9E"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still in 2003: 31,279 IDPs from Croatia, 404,721</w:t>
            </w:r>
            <w:proofErr w:type="gramStart"/>
            <w:r w:rsidRPr="00BA4DBF">
              <w:rPr>
                <w:bCs/>
                <w:color w:val="000000" w:themeColor="text1"/>
                <w:sz w:val="16"/>
                <w:szCs w:val="16"/>
                <w:lang w:val="en-IN"/>
              </w:rPr>
              <w:t>IDPs  from</w:t>
            </w:r>
            <w:proofErr w:type="gramEnd"/>
            <w:r w:rsidRPr="00BA4DBF">
              <w:rPr>
                <w:bCs/>
                <w:color w:val="000000" w:themeColor="text1"/>
                <w:sz w:val="16"/>
                <w:szCs w:val="16"/>
                <w:lang w:val="en-IN"/>
              </w:rPr>
              <w:t xml:space="preserve"> Bosnia and Herzegovina, 256,891 IDPs from Serbia and Montenegro</w:t>
            </w:r>
          </w:p>
          <w:p w14:paraId="560B2380" w14:textId="77777777" w:rsidR="00BA4DBF" w:rsidRPr="00BA4DBF" w:rsidRDefault="00BA4DBF" w:rsidP="00BA4DBF">
            <w:pPr>
              <w:spacing w:after="0"/>
              <w:rPr>
                <w:bCs/>
                <w:color w:val="000000" w:themeColor="text1"/>
                <w:sz w:val="16"/>
                <w:szCs w:val="16"/>
                <w:lang w:val="en-IN"/>
              </w:rPr>
            </w:pPr>
          </w:p>
          <w:p w14:paraId="045DD7FF"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 xml:space="preserve">2004: 4,387 refugees from Croatia, 22,517 refugees from Bosnia and Herzegovina, 291,415 from Serbia and Montenegro </w:t>
            </w:r>
          </w:p>
          <w:p w14:paraId="1F33F3BB" w14:textId="77777777" w:rsidR="00BA4DBF" w:rsidRPr="00BA4DBF" w:rsidRDefault="00BA4DBF" w:rsidP="00BA4DBF">
            <w:pPr>
              <w:spacing w:after="0"/>
              <w:rPr>
                <w:bCs/>
                <w:color w:val="000000" w:themeColor="text1"/>
                <w:sz w:val="16"/>
                <w:szCs w:val="16"/>
                <w:lang w:val="en-IN"/>
              </w:rPr>
            </w:pPr>
          </w:p>
          <w:p w14:paraId="271A1936"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p.14</w:t>
            </w:r>
          </w:p>
          <w:p w14:paraId="3749A1F1" w14:textId="2F460303" w:rsidR="00BA4DBF" w:rsidRPr="007B2785" w:rsidRDefault="00BA4DBF" w:rsidP="00BA4DBF">
            <w:pPr>
              <w:spacing w:after="0"/>
              <w:rPr>
                <w:bCs/>
                <w:color w:val="000000" w:themeColor="text1"/>
                <w:sz w:val="16"/>
                <w:szCs w:val="16"/>
              </w:rPr>
            </w:pPr>
            <w:r w:rsidRPr="00BA4DBF">
              <w:rPr>
                <w:bCs/>
                <w:color w:val="000000" w:themeColor="text1"/>
                <w:sz w:val="16"/>
                <w:szCs w:val="16"/>
                <w:lang w:val="en-IN"/>
              </w:rPr>
              <w:t xml:space="preserve">Institute Alternative. (n.d.). </w:t>
            </w:r>
            <w:r w:rsidRPr="00BA4DBF">
              <w:rPr>
                <w:bCs/>
                <w:i/>
                <w:color w:val="000000" w:themeColor="text1"/>
                <w:sz w:val="16"/>
                <w:szCs w:val="16"/>
                <w:lang w:val="en-IN"/>
              </w:rPr>
              <w:t>A brief retrospective on the problem of refugees in the Yugoslav Wars 1991-99</w:t>
            </w:r>
            <w:r w:rsidRPr="00BA4DBF">
              <w:rPr>
                <w:bCs/>
                <w:color w:val="000000" w:themeColor="text1"/>
                <w:sz w:val="16"/>
                <w:szCs w:val="16"/>
                <w:lang w:val="en-IN"/>
              </w:rPr>
              <w:t xml:space="preserve">. Belgrade, Serbia: Institute Alternative. Retrieved from </w:t>
            </w:r>
            <w:hyperlink r:id="rId106">
              <w:r w:rsidRPr="00BA4DBF">
                <w:rPr>
                  <w:rStyle w:val="Hyperlink"/>
                  <w:bCs/>
                  <w:sz w:val="16"/>
                  <w:szCs w:val="16"/>
                  <w:lang w:val="en-IN"/>
                </w:rPr>
                <w:t xml:space="preserve">A BRIEF RETROSPECTIVE ON THE PROBLEM OF REFUGEES IN THE </w:t>
              </w:r>
              <w:r w:rsidRPr="00BA4DBF">
                <w:rPr>
                  <w:rStyle w:val="Hyperlink"/>
                  <w:bCs/>
                  <w:sz w:val="16"/>
                  <w:szCs w:val="16"/>
                  <w:lang w:val="en-IN"/>
                </w:rPr>
                <w:lastRenderedPageBreak/>
                <w:t>YUGOSLAV WARS 1991-99</w:t>
              </w:r>
            </w:hyperlink>
          </w:p>
          <w:p w14:paraId="1ED66F86" w14:textId="77777777" w:rsidR="00BA4DBF" w:rsidRPr="007B2785" w:rsidRDefault="00BA4DBF" w:rsidP="00BA4DBF">
            <w:pPr>
              <w:spacing w:after="0"/>
              <w:rPr>
                <w:bCs/>
                <w:color w:val="000000" w:themeColor="text1"/>
                <w:sz w:val="16"/>
                <w:szCs w:val="16"/>
              </w:rPr>
            </w:pPr>
          </w:p>
          <w:p w14:paraId="23811A69" w14:textId="77777777" w:rsidR="00BA4DBF" w:rsidRPr="007B2785" w:rsidRDefault="00BA4DBF" w:rsidP="00BA4DBF">
            <w:pPr>
              <w:spacing w:after="0"/>
              <w:rPr>
                <w:bCs/>
                <w:color w:val="000000" w:themeColor="text1"/>
                <w:sz w:val="16"/>
                <w:szCs w:val="16"/>
              </w:rPr>
            </w:pPr>
          </w:p>
        </w:tc>
      </w:tr>
      <w:tr w:rsidR="00BA4DBF" w:rsidRPr="007B2785" w14:paraId="61CF2BF5" w14:textId="77777777" w:rsidTr="004C31A2">
        <w:tc>
          <w:tcPr>
            <w:tcW w:w="1412" w:type="dxa"/>
            <w:gridSpan w:val="2"/>
            <w:vAlign w:val="bottom"/>
          </w:tcPr>
          <w:p w14:paraId="4357446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Chechen Wars I &amp; II</w:t>
            </w:r>
          </w:p>
        </w:tc>
        <w:tc>
          <w:tcPr>
            <w:tcW w:w="1134" w:type="dxa"/>
            <w:vAlign w:val="bottom"/>
          </w:tcPr>
          <w:p w14:paraId="05E6E15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1994-6;</w:t>
            </w:r>
          </w:p>
          <w:p w14:paraId="056028A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1999-2009;</w:t>
            </w:r>
          </w:p>
        </w:tc>
        <w:tc>
          <w:tcPr>
            <w:tcW w:w="992" w:type="dxa"/>
            <w:vAlign w:val="bottom"/>
          </w:tcPr>
          <w:p w14:paraId="46B289C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n/a</w:t>
            </w:r>
          </w:p>
          <w:p w14:paraId="5504DBF8" w14:textId="6D8FF4E3" w:rsidR="00BA4DBF" w:rsidRPr="007B2785" w:rsidRDefault="00BA4DBF" w:rsidP="00BA4DBF">
            <w:pPr>
              <w:spacing w:after="0"/>
              <w:rPr>
                <w:bCs/>
                <w:color w:val="000000" w:themeColor="text1"/>
                <w:sz w:val="16"/>
                <w:szCs w:val="16"/>
              </w:rPr>
            </w:pPr>
          </w:p>
        </w:tc>
        <w:tc>
          <w:tcPr>
            <w:tcW w:w="992" w:type="dxa"/>
          </w:tcPr>
          <w:p w14:paraId="78ACF47B" w14:textId="77777777" w:rsidR="00BA4DBF" w:rsidRPr="007B2785" w:rsidRDefault="00BA4DBF" w:rsidP="00BA4DBF">
            <w:pPr>
              <w:tabs>
                <w:tab w:val="left" w:pos="5550"/>
              </w:tabs>
              <w:spacing w:after="0"/>
              <w:rPr>
                <w:bCs/>
                <w:color w:val="000000" w:themeColor="text1"/>
                <w:sz w:val="16"/>
                <w:szCs w:val="16"/>
              </w:rPr>
            </w:pPr>
          </w:p>
          <w:p w14:paraId="196ABC68" w14:textId="77777777" w:rsidR="00BA4DBF" w:rsidRPr="007B2785" w:rsidRDefault="00BA4DBF" w:rsidP="00BA4DBF">
            <w:pPr>
              <w:tabs>
                <w:tab w:val="left" w:pos="5550"/>
              </w:tabs>
              <w:spacing w:after="0"/>
              <w:rPr>
                <w:bCs/>
                <w:color w:val="000000" w:themeColor="text1"/>
                <w:sz w:val="16"/>
                <w:szCs w:val="16"/>
              </w:rPr>
            </w:pPr>
          </w:p>
          <w:p w14:paraId="302E0FB9" w14:textId="77777777" w:rsidR="00BA4DBF" w:rsidRPr="007B2785" w:rsidRDefault="00BA4DBF" w:rsidP="00BA4DBF">
            <w:pPr>
              <w:tabs>
                <w:tab w:val="left" w:pos="5550"/>
              </w:tabs>
              <w:spacing w:after="0"/>
              <w:rPr>
                <w:bCs/>
                <w:color w:val="000000" w:themeColor="text1"/>
                <w:sz w:val="16"/>
                <w:szCs w:val="16"/>
              </w:rPr>
            </w:pPr>
          </w:p>
          <w:p w14:paraId="02DE02ED" w14:textId="77777777" w:rsidR="00BA4DBF" w:rsidRPr="007B2785" w:rsidRDefault="00BA4DBF" w:rsidP="00BA4DBF">
            <w:pPr>
              <w:tabs>
                <w:tab w:val="left" w:pos="5550"/>
              </w:tabs>
              <w:spacing w:after="0"/>
              <w:rPr>
                <w:bCs/>
                <w:color w:val="000000" w:themeColor="text1"/>
                <w:sz w:val="16"/>
                <w:szCs w:val="16"/>
              </w:rPr>
            </w:pPr>
          </w:p>
          <w:p w14:paraId="49A025D1" w14:textId="77777777" w:rsidR="00BA4DBF" w:rsidRPr="007B2785" w:rsidRDefault="00BA4DBF" w:rsidP="00BA4DBF">
            <w:pPr>
              <w:tabs>
                <w:tab w:val="left" w:pos="5550"/>
              </w:tabs>
              <w:spacing w:after="0"/>
              <w:rPr>
                <w:bCs/>
                <w:color w:val="000000" w:themeColor="text1"/>
                <w:sz w:val="16"/>
                <w:szCs w:val="16"/>
              </w:rPr>
            </w:pPr>
          </w:p>
          <w:p w14:paraId="2FCAE42D" w14:textId="77777777" w:rsidR="00BA4DBF" w:rsidRPr="007B2785" w:rsidRDefault="00BA4DBF" w:rsidP="00BA4DBF">
            <w:pPr>
              <w:tabs>
                <w:tab w:val="left" w:pos="5550"/>
              </w:tabs>
              <w:spacing w:after="0"/>
              <w:rPr>
                <w:bCs/>
                <w:color w:val="000000" w:themeColor="text1"/>
                <w:sz w:val="16"/>
                <w:szCs w:val="16"/>
              </w:rPr>
            </w:pPr>
          </w:p>
          <w:p w14:paraId="43584228" w14:textId="77777777" w:rsidR="00BA4DBF" w:rsidRPr="007B2785" w:rsidRDefault="00BA4DBF" w:rsidP="00BA4DBF">
            <w:pPr>
              <w:tabs>
                <w:tab w:val="left" w:pos="5550"/>
              </w:tabs>
              <w:spacing w:after="0"/>
              <w:rPr>
                <w:bCs/>
                <w:color w:val="000000" w:themeColor="text1"/>
                <w:sz w:val="16"/>
                <w:szCs w:val="16"/>
              </w:rPr>
            </w:pPr>
          </w:p>
          <w:p w14:paraId="049BF198" w14:textId="77777777" w:rsidR="00BA4DBF" w:rsidRPr="007B2785" w:rsidRDefault="00BA4DBF" w:rsidP="00BA4DBF">
            <w:pPr>
              <w:tabs>
                <w:tab w:val="left" w:pos="5550"/>
              </w:tabs>
              <w:spacing w:after="0"/>
              <w:rPr>
                <w:bCs/>
                <w:color w:val="000000" w:themeColor="text1"/>
                <w:sz w:val="16"/>
                <w:szCs w:val="16"/>
              </w:rPr>
            </w:pPr>
          </w:p>
          <w:p w14:paraId="52F7863E" w14:textId="2BEED631"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t>n/a</w:t>
            </w:r>
          </w:p>
          <w:p w14:paraId="3677AD9C" w14:textId="77777777" w:rsidR="00BA4DBF" w:rsidRPr="007B2785" w:rsidRDefault="00BA4DBF" w:rsidP="00BA4DBF">
            <w:pPr>
              <w:tabs>
                <w:tab w:val="left" w:pos="5550"/>
              </w:tabs>
              <w:spacing w:after="0"/>
              <w:rPr>
                <w:bCs/>
                <w:color w:val="000000" w:themeColor="text1"/>
                <w:sz w:val="16"/>
                <w:szCs w:val="16"/>
              </w:rPr>
            </w:pPr>
          </w:p>
        </w:tc>
        <w:tc>
          <w:tcPr>
            <w:tcW w:w="993" w:type="dxa"/>
          </w:tcPr>
          <w:p w14:paraId="284BFE7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500,000 Chechens (nearly half the population) were displaced, with many fleeing to neighboring Russian regions</w:t>
            </w:r>
          </w:p>
          <w:p w14:paraId="066D9E9B" w14:textId="77777777" w:rsidR="00BA4DBF" w:rsidRPr="007B2785" w:rsidRDefault="00BA4DBF" w:rsidP="00BA4DBF">
            <w:pPr>
              <w:spacing w:after="0"/>
              <w:rPr>
                <w:bCs/>
                <w:color w:val="000000" w:themeColor="text1"/>
                <w:sz w:val="16"/>
                <w:szCs w:val="16"/>
              </w:rPr>
            </w:pPr>
          </w:p>
        </w:tc>
        <w:tc>
          <w:tcPr>
            <w:tcW w:w="1134" w:type="dxa"/>
          </w:tcPr>
          <w:p w14:paraId="366A5A7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(U.S. Committee for Refugees, 1996)</w:t>
            </w:r>
          </w:p>
          <w:p w14:paraId="291CEC2F" w14:textId="77777777" w:rsidR="00BA4DBF" w:rsidRPr="007B2785" w:rsidRDefault="00BA4DBF" w:rsidP="00BA4DBF">
            <w:pPr>
              <w:spacing w:after="0"/>
              <w:rPr>
                <w:bCs/>
                <w:color w:val="000000" w:themeColor="text1"/>
                <w:sz w:val="16"/>
                <w:szCs w:val="16"/>
              </w:rPr>
            </w:pPr>
          </w:p>
        </w:tc>
        <w:tc>
          <w:tcPr>
            <w:tcW w:w="1701" w:type="dxa"/>
            <w:shd w:val="pct10" w:color="auto" w:fill="auto"/>
          </w:tcPr>
          <w:p w14:paraId="559D8AF5"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First :</w:t>
            </w:r>
            <w:proofErr w:type="gramEnd"/>
            <w:r w:rsidRPr="007B2785">
              <w:rPr>
                <w:bCs/>
                <w:color w:val="000000" w:themeColor="text1"/>
                <w:sz w:val="16"/>
                <w:szCs w:val="16"/>
              </w:rPr>
              <w:t xml:space="preserve"> 250,000 IDPs</w:t>
            </w:r>
          </w:p>
          <w:p w14:paraId="17E8C893" w14:textId="77777777" w:rsidR="00BA4DBF" w:rsidRPr="007B2785" w:rsidRDefault="00BA4DBF" w:rsidP="00BA4DBF">
            <w:pPr>
              <w:spacing w:after="0"/>
              <w:rPr>
                <w:bCs/>
                <w:color w:val="000000" w:themeColor="text1"/>
                <w:sz w:val="16"/>
                <w:szCs w:val="16"/>
              </w:rPr>
            </w:pPr>
          </w:p>
          <w:p w14:paraId="586374A3" w14:textId="77777777" w:rsidR="00BA4DBF" w:rsidRPr="007B2785" w:rsidRDefault="00BA4DBF" w:rsidP="00BA4DBF">
            <w:pPr>
              <w:spacing w:after="0"/>
              <w:rPr>
                <w:bCs/>
                <w:color w:val="000000" w:themeColor="text1"/>
                <w:sz w:val="16"/>
                <w:szCs w:val="16"/>
              </w:rPr>
            </w:pPr>
          </w:p>
          <w:p w14:paraId="7A7E64C2" w14:textId="77777777" w:rsidR="00BA4DBF" w:rsidRPr="007B2785" w:rsidRDefault="00BA4DBF" w:rsidP="00BA4DBF">
            <w:pPr>
              <w:spacing w:after="0"/>
              <w:rPr>
                <w:bCs/>
                <w:color w:val="000000" w:themeColor="text1"/>
                <w:sz w:val="16"/>
                <w:szCs w:val="16"/>
              </w:rPr>
            </w:pPr>
          </w:p>
          <w:p w14:paraId="5DEC549F" w14:textId="77777777" w:rsidR="00BA4DBF" w:rsidRPr="007B2785" w:rsidRDefault="00BA4DBF" w:rsidP="00BA4DBF">
            <w:pPr>
              <w:spacing w:after="0"/>
              <w:rPr>
                <w:bCs/>
                <w:color w:val="000000" w:themeColor="text1"/>
                <w:sz w:val="16"/>
                <w:szCs w:val="16"/>
              </w:rPr>
            </w:pPr>
          </w:p>
          <w:p w14:paraId="340CE99A" w14:textId="77777777" w:rsidR="00BA4DBF" w:rsidRPr="007B2785" w:rsidRDefault="00BA4DBF" w:rsidP="00BA4DBF">
            <w:pPr>
              <w:spacing w:after="0"/>
              <w:rPr>
                <w:bCs/>
                <w:color w:val="000000" w:themeColor="text1"/>
                <w:sz w:val="16"/>
                <w:szCs w:val="16"/>
              </w:rPr>
            </w:pPr>
          </w:p>
          <w:p w14:paraId="6E6A99C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br/>
            </w:r>
            <w:r w:rsidRPr="007B2785">
              <w:rPr>
                <w:bCs/>
                <w:color w:val="000000" w:themeColor="text1"/>
                <w:sz w:val="16"/>
                <w:szCs w:val="16"/>
              </w:rPr>
              <w:br/>
            </w:r>
            <w:proofErr w:type="gramStart"/>
            <w:r w:rsidRPr="007B2785">
              <w:rPr>
                <w:bCs/>
                <w:color w:val="000000" w:themeColor="text1"/>
                <w:sz w:val="16"/>
                <w:szCs w:val="16"/>
              </w:rPr>
              <w:t>Second :</w:t>
            </w:r>
            <w:proofErr w:type="gramEnd"/>
            <w:r w:rsidRPr="007B2785">
              <w:rPr>
                <w:bCs/>
                <w:color w:val="000000" w:themeColor="text1"/>
                <w:sz w:val="16"/>
                <w:szCs w:val="16"/>
              </w:rPr>
              <w:t xml:space="preserve"> 200,000 IDPs and refugees</w:t>
            </w:r>
          </w:p>
        </w:tc>
        <w:tc>
          <w:tcPr>
            <w:tcW w:w="1842" w:type="dxa"/>
            <w:shd w:val="pct10" w:color="auto" w:fill="auto"/>
          </w:tcPr>
          <w:p w14:paraId="366BA999" w14:textId="13531157" w:rsidR="00BA4DBF" w:rsidRPr="007B2785" w:rsidRDefault="00E87061" w:rsidP="00BA4DBF">
            <w:pPr>
              <w:spacing w:after="0"/>
              <w:rPr>
                <w:bCs/>
                <w:color w:val="000000" w:themeColor="text1"/>
                <w:sz w:val="16"/>
                <w:szCs w:val="16"/>
              </w:rPr>
            </w:pPr>
            <w:hyperlink r:id="rId107">
              <w:r w:rsidR="00BA4DBF" w:rsidRPr="007B2785">
                <w:rPr>
                  <w:bCs/>
                  <w:color w:val="000000" w:themeColor="text1"/>
                  <w:sz w:val="16"/>
                  <w:szCs w:val="16"/>
                  <w:u w:val="single"/>
                </w:rPr>
                <w:t>UNHCR</w:t>
              </w:r>
            </w:hyperlink>
            <w:r w:rsidR="00BA4DBF" w:rsidRPr="007B2785">
              <w:rPr>
                <w:bCs/>
                <w:color w:val="000000" w:themeColor="text1"/>
                <w:sz w:val="16"/>
                <w:szCs w:val="16"/>
              </w:rPr>
              <w:t xml:space="preserve"> p.203</w:t>
            </w:r>
          </w:p>
          <w:p w14:paraId="5B562441"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Citation :</w:t>
            </w:r>
            <w:proofErr w:type="gramEnd"/>
            <w:r w:rsidRPr="007B2785">
              <w:rPr>
                <w:bCs/>
                <w:color w:val="000000" w:themeColor="text1"/>
                <w:sz w:val="16"/>
                <w:szCs w:val="16"/>
              </w:rPr>
              <w:t xml:space="preserve"> United Nations High Commissioner for Refugees. (2000). </w:t>
            </w:r>
            <w:r w:rsidRPr="007B2785">
              <w:rPr>
                <w:bCs/>
                <w:i/>
                <w:color w:val="000000" w:themeColor="text1"/>
                <w:sz w:val="16"/>
                <w:szCs w:val="16"/>
              </w:rPr>
              <w:t>Displacement in the former Soviet region</w:t>
            </w:r>
            <w:r w:rsidRPr="007B2785">
              <w:rPr>
                <w:bCs/>
                <w:color w:val="000000" w:themeColor="text1"/>
                <w:sz w:val="16"/>
                <w:szCs w:val="16"/>
              </w:rPr>
              <w:t xml:space="preserve">. In </w:t>
            </w:r>
            <w:proofErr w:type="gramStart"/>
            <w:r w:rsidRPr="007B2785">
              <w:rPr>
                <w:bCs/>
                <w:i/>
                <w:color w:val="000000" w:themeColor="text1"/>
                <w:sz w:val="16"/>
                <w:szCs w:val="16"/>
              </w:rPr>
              <w:t>The</w:t>
            </w:r>
            <w:proofErr w:type="gramEnd"/>
            <w:r w:rsidRPr="007B2785">
              <w:rPr>
                <w:bCs/>
                <w:i/>
                <w:color w:val="000000" w:themeColor="text1"/>
                <w:sz w:val="16"/>
                <w:szCs w:val="16"/>
              </w:rPr>
              <w:t xml:space="preserve"> State of the World’s Refugees 2000: Fifty Years of Humanitarian Action</w:t>
            </w:r>
            <w:r w:rsidRPr="007B2785">
              <w:rPr>
                <w:bCs/>
                <w:color w:val="000000" w:themeColor="text1"/>
                <w:sz w:val="16"/>
                <w:szCs w:val="16"/>
              </w:rPr>
              <w:t xml:space="preserve"> (Chapter 8, pp. 185–210). Oxford University Press. </w:t>
            </w:r>
            <w:hyperlink r:id="rId108">
              <w:r w:rsidRPr="007B2785">
                <w:rPr>
                  <w:bCs/>
                  <w:color w:val="000000" w:themeColor="text1"/>
                  <w:sz w:val="16"/>
                  <w:szCs w:val="16"/>
                  <w:u w:val="single"/>
                </w:rPr>
                <w:t>https://www.unhcr.org/sites/default/files/legacy-pdf/3ebf9bb30.pdf</w:t>
              </w:r>
            </w:hyperlink>
            <w:r w:rsidRPr="007B2785">
              <w:rPr>
                <w:bCs/>
                <w:color w:val="000000" w:themeColor="text1"/>
                <w:sz w:val="16"/>
                <w:szCs w:val="16"/>
              </w:rPr>
              <w:t>​</w:t>
            </w:r>
          </w:p>
        </w:tc>
        <w:tc>
          <w:tcPr>
            <w:tcW w:w="1843" w:type="dxa"/>
            <w:vAlign w:val="bottom"/>
          </w:tcPr>
          <w:p w14:paraId="3716539C" w14:textId="2B64E1C1"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First :</w:t>
            </w:r>
            <w:proofErr w:type="gramEnd"/>
            <w:r w:rsidRPr="007B2785">
              <w:rPr>
                <w:bCs/>
                <w:color w:val="000000" w:themeColor="text1"/>
                <w:sz w:val="16"/>
                <w:szCs w:val="16"/>
              </w:rPr>
              <w:t xml:space="preserve"> 250,000 Most fled to Ingushetia, </w:t>
            </w:r>
            <w:proofErr w:type="spellStart"/>
            <w:r w:rsidRPr="007B2785">
              <w:rPr>
                <w:bCs/>
                <w:color w:val="000000" w:themeColor="text1"/>
                <w:sz w:val="16"/>
                <w:szCs w:val="16"/>
              </w:rPr>
              <w:t>Daghestan</w:t>
            </w:r>
            <w:proofErr w:type="spellEnd"/>
            <w:r w:rsidRPr="007B2785">
              <w:rPr>
                <w:bCs/>
                <w:color w:val="000000" w:themeColor="text1"/>
                <w:sz w:val="16"/>
                <w:szCs w:val="16"/>
              </w:rPr>
              <w:t>, North Ossetia, as well as to other parts of Chechnya (so IDP?)</w:t>
            </w:r>
            <w:r w:rsidRPr="007B2785">
              <w:rPr>
                <w:bCs/>
                <w:color w:val="000000" w:themeColor="text1"/>
                <w:sz w:val="16"/>
                <w:szCs w:val="16"/>
              </w:rPr>
              <w:br/>
            </w:r>
            <w:r w:rsidRPr="007B2785">
              <w:rPr>
                <w:bCs/>
                <w:color w:val="000000" w:themeColor="text1"/>
                <w:sz w:val="16"/>
                <w:szCs w:val="16"/>
              </w:rPr>
              <w:br/>
              <w:t>Second : over 200,000 more people to flee Chechnya with several crossing Georgia</w:t>
            </w:r>
          </w:p>
          <w:p w14:paraId="5835643B" w14:textId="77777777" w:rsidR="00BA4DBF" w:rsidRPr="007B2785" w:rsidRDefault="00BA4DBF" w:rsidP="00BA4DBF">
            <w:pPr>
              <w:spacing w:after="0"/>
              <w:rPr>
                <w:bCs/>
                <w:color w:val="000000" w:themeColor="text1"/>
                <w:sz w:val="16"/>
                <w:szCs w:val="16"/>
              </w:rPr>
            </w:pPr>
          </w:p>
          <w:p w14:paraId="6E9253B9" w14:textId="77777777" w:rsidR="00BA4DBF" w:rsidRPr="007B2785" w:rsidRDefault="00E87061" w:rsidP="00BA4DBF">
            <w:pPr>
              <w:spacing w:after="0"/>
              <w:rPr>
                <w:bCs/>
                <w:color w:val="000000" w:themeColor="text1"/>
                <w:sz w:val="16"/>
                <w:szCs w:val="16"/>
              </w:rPr>
            </w:pPr>
            <w:hyperlink r:id="rId109">
              <w:r w:rsidR="00BA4DBF" w:rsidRPr="007B2785">
                <w:rPr>
                  <w:bCs/>
                  <w:color w:val="000000" w:themeColor="text1"/>
                  <w:sz w:val="16"/>
                  <w:szCs w:val="16"/>
                  <w:u w:val="single"/>
                </w:rPr>
                <w:t>UNHCR</w:t>
              </w:r>
            </w:hyperlink>
            <w:r w:rsidR="00BA4DBF" w:rsidRPr="007B2785">
              <w:rPr>
                <w:bCs/>
                <w:color w:val="000000" w:themeColor="text1"/>
                <w:sz w:val="16"/>
                <w:szCs w:val="16"/>
              </w:rPr>
              <w:t xml:space="preserve"> p.203</w:t>
            </w:r>
          </w:p>
        </w:tc>
        <w:tc>
          <w:tcPr>
            <w:tcW w:w="1985" w:type="dxa"/>
          </w:tcPr>
          <w:p w14:paraId="7EA2C80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Peak year: 1995. </w:t>
            </w:r>
          </w:p>
          <w:p w14:paraId="45E1B7F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(Source: U.S. Committee for Refugees, 1996)</w:t>
            </w:r>
          </w:p>
          <w:p w14:paraId="7F5C95AA" w14:textId="77777777" w:rsidR="00BA4DBF" w:rsidRPr="007B2785" w:rsidRDefault="00BA4DBF" w:rsidP="00BA4DBF">
            <w:pPr>
              <w:spacing w:after="0"/>
              <w:rPr>
                <w:bCs/>
                <w:color w:val="000000" w:themeColor="text1"/>
                <w:sz w:val="16"/>
                <w:szCs w:val="16"/>
              </w:rPr>
            </w:pPr>
          </w:p>
          <w:p w14:paraId="313DCD51" w14:textId="77777777" w:rsidR="00BA4DBF" w:rsidRPr="007B2785" w:rsidRDefault="00BA4DBF" w:rsidP="00BA4DBF">
            <w:pPr>
              <w:spacing w:after="0"/>
              <w:rPr>
                <w:bCs/>
                <w:color w:val="000000" w:themeColor="text1"/>
                <w:sz w:val="16"/>
                <w:szCs w:val="16"/>
              </w:rPr>
            </w:pPr>
          </w:p>
          <w:p w14:paraId="2AFA5D0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Peak year: 2000. Displaced: Approximately 300,000 Chechens (out of 800,000) were displaced, including ~170,000 who fled to neighboring Ingushetia (HRW, 2000, p. 4).</w:t>
            </w:r>
          </w:p>
        </w:tc>
      </w:tr>
      <w:tr w:rsidR="00BA4DBF" w:rsidRPr="007B2785" w14:paraId="0552F3AD" w14:textId="77777777" w:rsidTr="004C31A2">
        <w:tc>
          <w:tcPr>
            <w:tcW w:w="1412" w:type="dxa"/>
            <w:gridSpan w:val="2"/>
            <w:vAlign w:val="bottom"/>
          </w:tcPr>
          <w:p w14:paraId="63D6371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Haitian Exodus (I-V) </w:t>
            </w:r>
          </w:p>
          <w:p w14:paraId="2C0D1699" w14:textId="77777777" w:rsidR="00BA4DBF" w:rsidRPr="007B2785" w:rsidRDefault="00BA4DBF" w:rsidP="00BA4DBF">
            <w:pPr>
              <w:spacing w:after="0"/>
              <w:rPr>
                <w:bCs/>
                <w:color w:val="000000" w:themeColor="text1"/>
                <w:sz w:val="16"/>
                <w:szCs w:val="16"/>
              </w:rPr>
            </w:pPr>
          </w:p>
          <w:p w14:paraId="0D28B4DE" w14:textId="77777777" w:rsidR="00BA4DBF" w:rsidRPr="007B2785" w:rsidRDefault="00BA4DBF" w:rsidP="00BA4DBF">
            <w:pPr>
              <w:spacing w:after="0"/>
              <w:rPr>
                <w:bCs/>
                <w:color w:val="000000" w:themeColor="text1"/>
                <w:sz w:val="16"/>
                <w:szCs w:val="16"/>
              </w:rPr>
            </w:pPr>
          </w:p>
          <w:p w14:paraId="6DAF4E7C" w14:textId="77777777" w:rsidR="00BA4DBF" w:rsidRPr="007B2785" w:rsidRDefault="00BA4DBF" w:rsidP="00BA4DBF">
            <w:pPr>
              <w:spacing w:after="0"/>
              <w:rPr>
                <w:bCs/>
                <w:color w:val="000000" w:themeColor="text1"/>
                <w:sz w:val="16"/>
                <w:szCs w:val="16"/>
              </w:rPr>
            </w:pPr>
          </w:p>
          <w:p w14:paraId="7962E0D5" w14:textId="77777777" w:rsidR="00BA4DBF" w:rsidRPr="007B2785" w:rsidRDefault="00BA4DBF" w:rsidP="00BA4DBF">
            <w:pPr>
              <w:spacing w:after="0"/>
              <w:rPr>
                <w:bCs/>
                <w:color w:val="000000" w:themeColor="text1"/>
                <w:sz w:val="16"/>
                <w:szCs w:val="16"/>
              </w:rPr>
            </w:pPr>
          </w:p>
        </w:tc>
        <w:tc>
          <w:tcPr>
            <w:tcW w:w="1134" w:type="dxa"/>
            <w:vAlign w:val="bottom"/>
          </w:tcPr>
          <w:p w14:paraId="615839E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1980-1;</w:t>
            </w:r>
          </w:p>
          <w:p w14:paraId="10B2036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1991-4;</w:t>
            </w:r>
          </w:p>
          <w:p w14:paraId="1839278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2004;</w:t>
            </w:r>
          </w:p>
          <w:p w14:paraId="63AE978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2010;</w:t>
            </w:r>
          </w:p>
          <w:p w14:paraId="3BF8BB7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2021-2;</w:t>
            </w:r>
          </w:p>
        </w:tc>
        <w:tc>
          <w:tcPr>
            <w:tcW w:w="992" w:type="dxa"/>
            <w:vAlign w:val="bottom"/>
          </w:tcPr>
          <w:p w14:paraId="3C899840" w14:textId="699A8F20" w:rsidR="00BA4DBF" w:rsidRPr="007B2785" w:rsidRDefault="00BA4DBF" w:rsidP="00BA4DBF">
            <w:pPr>
              <w:spacing w:after="0"/>
              <w:rPr>
                <w:bCs/>
                <w:color w:val="000000" w:themeColor="text1"/>
                <w:sz w:val="16"/>
                <w:szCs w:val="16"/>
              </w:rPr>
            </w:pPr>
            <w:r w:rsidRPr="007B2785">
              <w:rPr>
                <w:bCs/>
                <w:color w:val="000000" w:themeColor="text1"/>
                <w:sz w:val="16"/>
                <w:szCs w:val="16"/>
              </w:rPr>
              <w:t>First: 25,000 by Boat</w:t>
            </w:r>
          </w:p>
          <w:p w14:paraId="4D90D9C4" w14:textId="6971B396" w:rsidR="00BA4DBF" w:rsidRPr="007B2785" w:rsidRDefault="00BA4DBF" w:rsidP="00BA4DBF">
            <w:pPr>
              <w:spacing w:after="0"/>
              <w:rPr>
                <w:bCs/>
                <w:color w:val="000000" w:themeColor="text1"/>
                <w:sz w:val="16"/>
                <w:szCs w:val="16"/>
              </w:rPr>
            </w:pPr>
            <w:r w:rsidRPr="007B2785">
              <w:rPr>
                <w:bCs/>
                <w:color w:val="000000" w:themeColor="text1"/>
                <w:sz w:val="16"/>
                <w:szCs w:val="16"/>
              </w:rPr>
              <w:t>Second: 40,000 refugees were interdicted by the U.S. Coast Guard on the high seas.</w:t>
            </w:r>
          </w:p>
          <w:p w14:paraId="48FF1A08" w14:textId="77777777" w:rsidR="00BA4DBF" w:rsidRPr="007B2785" w:rsidRDefault="00BA4DBF" w:rsidP="00BA4DBF">
            <w:pPr>
              <w:pBdr>
                <w:top w:val="nil"/>
                <w:left w:val="nil"/>
                <w:bottom w:val="nil"/>
                <w:right w:val="nil"/>
                <w:between w:val="nil"/>
              </w:pBdr>
              <w:spacing w:after="0"/>
              <w:rPr>
                <w:bCs/>
                <w:color w:val="000000" w:themeColor="text1"/>
                <w:sz w:val="16"/>
                <w:szCs w:val="16"/>
              </w:rPr>
            </w:pPr>
            <w:r w:rsidRPr="007B2785">
              <w:rPr>
                <w:bCs/>
                <w:color w:val="000000" w:themeColor="text1"/>
                <w:sz w:val="16"/>
                <w:szCs w:val="16"/>
              </w:rPr>
              <w:t xml:space="preserve">2004: Mass displacement did not </w:t>
            </w:r>
            <w:proofErr w:type="gramStart"/>
            <w:r w:rsidRPr="007B2785">
              <w:rPr>
                <w:bCs/>
                <w:color w:val="000000" w:themeColor="text1"/>
                <w:sz w:val="16"/>
                <w:szCs w:val="16"/>
              </w:rPr>
              <w:t>happen ,</w:t>
            </w:r>
            <w:proofErr w:type="gramEnd"/>
            <w:r w:rsidRPr="007B2785">
              <w:rPr>
                <w:bCs/>
                <w:color w:val="000000" w:themeColor="text1"/>
                <w:sz w:val="16"/>
                <w:szCs w:val="16"/>
              </w:rPr>
              <w:t xml:space="preserve"> 392 </w:t>
            </w:r>
            <w:proofErr w:type="spellStart"/>
            <w:r w:rsidRPr="007B2785">
              <w:rPr>
                <w:bCs/>
                <w:color w:val="000000" w:themeColor="text1"/>
                <w:sz w:val="16"/>
                <w:szCs w:val="16"/>
              </w:rPr>
              <w:t>haitians</w:t>
            </w:r>
            <w:proofErr w:type="spellEnd"/>
            <w:r w:rsidRPr="007B2785">
              <w:rPr>
                <w:bCs/>
                <w:color w:val="000000" w:themeColor="text1"/>
                <w:sz w:val="16"/>
                <w:szCs w:val="16"/>
              </w:rPr>
              <w:t xml:space="preserve"> filed for asylum abroad and U.S. Coast Guard has interdicted 2,053 Haitians </w:t>
            </w:r>
          </w:p>
          <w:p w14:paraId="7D9678F9" w14:textId="77777777" w:rsidR="00BA4DBF" w:rsidRPr="007B2785" w:rsidRDefault="00BA4DBF" w:rsidP="00BA4DBF">
            <w:pPr>
              <w:spacing w:after="0"/>
              <w:rPr>
                <w:bCs/>
                <w:color w:val="000000" w:themeColor="text1"/>
                <w:sz w:val="16"/>
                <w:szCs w:val="16"/>
              </w:rPr>
            </w:pPr>
          </w:p>
        </w:tc>
        <w:tc>
          <w:tcPr>
            <w:tcW w:w="992" w:type="dxa"/>
          </w:tcPr>
          <w:p w14:paraId="10ABE105" w14:textId="77777777"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lastRenderedPageBreak/>
              <w:t xml:space="preserve">First: </w:t>
            </w:r>
            <w:hyperlink r:id="rId110">
              <w:r w:rsidRPr="007B2785">
                <w:rPr>
                  <w:bCs/>
                  <w:color w:val="000000" w:themeColor="text1"/>
                  <w:sz w:val="16"/>
                  <w:szCs w:val="16"/>
                  <w:u w:val="single"/>
                </w:rPr>
                <w:t>Link</w:t>
              </w:r>
            </w:hyperlink>
          </w:p>
          <w:p w14:paraId="2CE43A56" w14:textId="77777777" w:rsidR="00BA4DBF" w:rsidRPr="007B2785" w:rsidRDefault="00BA4DBF" w:rsidP="00BA4DBF">
            <w:pPr>
              <w:tabs>
                <w:tab w:val="left" w:pos="5550"/>
              </w:tabs>
              <w:spacing w:after="0"/>
              <w:rPr>
                <w:bCs/>
                <w:color w:val="000000" w:themeColor="text1"/>
                <w:sz w:val="16"/>
                <w:szCs w:val="16"/>
              </w:rPr>
            </w:pPr>
          </w:p>
          <w:p w14:paraId="4A9EAD97" w14:textId="77777777"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t>Second: Jones, T. D. (1993). The Haitian Refugee Crisis: A Quest for Human Rights. </w:t>
            </w:r>
            <w:r w:rsidRPr="007B2785">
              <w:rPr>
                <w:bCs/>
                <w:i/>
                <w:color w:val="000000" w:themeColor="text1"/>
                <w:sz w:val="16"/>
                <w:szCs w:val="16"/>
              </w:rPr>
              <w:t>Mich. J. Int’l L.</w:t>
            </w:r>
            <w:r w:rsidRPr="007B2785">
              <w:rPr>
                <w:bCs/>
                <w:color w:val="000000" w:themeColor="text1"/>
                <w:sz w:val="16"/>
                <w:szCs w:val="16"/>
              </w:rPr>
              <w:t>, </w:t>
            </w:r>
            <w:r w:rsidRPr="007B2785">
              <w:rPr>
                <w:bCs/>
                <w:i/>
                <w:color w:val="000000" w:themeColor="text1"/>
                <w:sz w:val="16"/>
                <w:szCs w:val="16"/>
              </w:rPr>
              <w:t>15</w:t>
            </w:r>
            <w:r w:rsidRPr="007B2785">
              <w:rPr>
                <w:bCs/>
                <w:color w:val="000000" w:themeColor="text1"/>
                <w:sz w:val="16"/>
                <w:szCs w:val="16"/>
              </w:rPr>
              <w:t>, 77. Pg.85</w:t>
            </w:r>
          </w:p>
          <w:p w14:paraId="4476441C" w14:textId="77777777" w:rsidR="00BA4DBF" w:rsidRPr="007B2785" w:rsidRDefault="00BA4DBF" w:rsidP="00BA4DBF">
            <w:pPr>
              <w:tabs>
                <w:tab w:val="left" w:pos="5550"/>
              </w:tabs>
              <w:spacing w:after="0"/>
              <w:rPr>
                <w:bCs/>
                <w:color w:val="000000" w:themeColor="text1"/>
                <w:sz w:val="16"/>
                <w:szCs w:val="16"/>
              </w:rPr>
            </w:pPr>
          </w:p>
          <w:p w14:paraId="081FC03D" w14:textId="77777777"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t xml:space="preserve">2004: </w:t>
            </w:r>
            <w:hyperlink r:id="rId111">
              <w:r w:rsidRPr="007B2785">
                <w:rPr>
                  <w:bCs/>
                  <w:color w:val="000000" w:themeColor="text1"/>
                  <w:sz w:val="16"/>
                  <w:szCs w:val="16"/>
                  <w:u w:val="single"/>
                </w:rPr>
                <w:t xml:space="preserve">Link </w:t>
              </w:r>
            </w:hyperlink>
            <w:proofErr w:type="spellStart"/>
            <w:r w:rsidRPr="007B2785">
              <w:rPr>
                <w:bCs/>
                <w:color w:val="000000" w:themeColor="text1"/>
                <w:sz w:val="16"/>
                <w:szCs w:val="16"/>
              </w:rPr>
              <w:t>pg</w:t>
            </w:r>
            <w:proofErr w:type="spellEnd"/>
            <w:r w:rsidRPr="007B2785">
              <w:rPr>
                <w:bCs/>
                <w:color w:val="000000" w:themeColor="text1"/>
                <w:sz w:val="16"/>
                <w:szCs w:val="16"/>
              </w:rPr>
              <w:t xml:space="preserve"> CRS 3,4 </w:t>
            </w:r>
          </w:p>
        </w:tc>
        <w:tc>
          <w:tcPr>
            <w:tcW w:w="993" w:type="dxa"/>
          </w:tcPr>
          <w:p w14:paraId="451EA460"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FIRST :</w:t>
            </w:r>
            <w:proofErr w:type="gramEnd"/>
            <w:r w:rsidRPr="007B2785">
              <w:rPr>
                <w:bCs/>
                <w:color w:val="000000" w:themeColor="text1"/>
                <w:sz w:val="16"/>
                <w:szCs w:val="16"/>
              </w:rPr>
              <w:t xml:space="preserve"> 30,000</w:t>
            </w:r>
          </w:p>
        </w:tc>
        <w:tc>
          <w:tcPr>
            <w:tcW w:w="1134" w:type="dxa"/>
          </w:tcPr>
          <w:p w14:paraId="4394C3E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Bon Tempo, C. J. (2008) </w:t>
            </w:r>
            <w:r w:rsidRPr="007B2785">
              <w:rPr>
                <w:bCs/>
                <w:i/>
                <w:iCs/>
                <w:color w:val="000000" w:themeColor="text1"/>
                <w:sz w:val="16"/>
                <w:szCs w:val="16"/>
              </w:rPr>
              <w:t>Americans at the Gate</w:t>
            </w:r>
            <w:r w:rsidRPr="007B2785">
              <w:rPr>
                <w:bCs/>
                <w:color w:val="000000" w:themeColor="text1"/>
                <w:sz w:val="16"/>
                <w:szCs w:val="16"/>
              </w:rPr>
              <w:t xml:space="preserve">. Princeton University Press, p.180 </w:t>
            </w:r>
          </w:p>
        </w:tc>
        <w:tc>
          <w:tcPr>
            <w:tcW w:w="1701" w:type="dxa"/>
            <w:shd w:val="pct10" w:color="auto" w:fill="auto"/>
          </w:tcPr>
          <w:p w14:paraId="3D2C4444"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First :</w:t>
            </w:r>
            <w:proofErr w:type="gramEnd"/>
            <w:r w:rsidRPr="007B2785">
              <w:rPr>
                <w:bCs/>
                <w:color w:val="000000" w:themeColor="text1"/>
                <w:sz w:val="16"/>
                <w:szCs w:val="16"/>
              </w:rPr>
              <w:t xml:space="preserve"> 25,000 by boat to US</w:t>
            </w:r>
          </w:p>
          <w:p w14:paraId="6643CC41" w14:textId="77777777" w:rsidR="00BA4DBF" w:rsidRPr="007B2785" w:rsidRDefault="00BA4DBF" w:rsidP="00BA4DBF">
            <w:pPr>
              <w:pBdr>
                <w:bottom w:val="single" w:sz="6" w:space="1" w:color="000000"/>
              </w:pBdr>
              <w:spacing w:after="0"/>
              <w:rPr>
                <w:bCs/>
                <w:color w:val="000000" w:themeColor="text1"/>
                <w:sz w:val="16"/>
                <w:szCs w:val="16"/>
              </w:rPr>
            </w:pPr>
          </w:p>
          <w:p w14:paraId="51FFB480" w14:textId="1140853A" w:rsidR="00BA4DBF" w:rsidRPr="007B2785" w:rsidRDefault="00BA4DBF" w:rsidP="00BA4DBF">
            <w:pPr>
              <w:spacing w:after="0"/>
              <w:rPr>
                <w:bCs/>
                <w:color w:val="000000" w:themeColor="text1"/>
                <w:sz w:val="16"/>
                <w:szCs w:val="16"/>
              </w:rPr>
            </w:pPr>
          </w:p>
          <w:p w14:paraId="7343BB8A" w14:textId="087E8330" w:rsidR="00BA4DBF" w:rsidRPr="007B2785" w:rsidRDefault="00BA4DBF" w:rsidP="00BA4DBF">
            <w:pPr>
              <w:spacing w:after="0"/>
              <w:rPr>
                <w:bCs/>
                <w:color w:val="000000" w:themeColor="text1"/>
                <w:sz w:val="16"/>
                <w:szCs w:val="16"/>
              </w:rPr>
            </w:pPr>
          </w:p>
          <w:p w14:paraId="787B8B32" w14:textId="3697F74C" w:rsidR="00BA4DBF" w:rsidRPr="007B2785" w:rsidRDefault="00BA4DBF" w:rsidP="00BA4DBF">
            <w:pPr>
              <w:spacing w:after="0"/>
              <w:rPr>
                <w:bCs/>
                <w:color w:val="000000" w:themeColor="text1"/>
                <w:sz w:val="16"/>
                <w:szCs w:val="16"/>
              </w:rPr>
            </w:pPr>
          </w:p>
          <w:p w14:paraId="7EF6FB71" w14:textId="64192046" w:rsidR="00BA4DBF" w:rsidRPr="007B2785" w:rsidRDefault="00BA4DBF" w:rsidP="00BA4DBF">
            <w:pPr>
              <w:spacing w:after="0"/>
              <w:rPr>
                <w:bCs/>
                <w:color w:val="000000" w:themeColor="text1"/>
                <w:sz w:val="16"/>
                <w:szCs w:val="16"/>
              </w:rPr>
            </w:pPr>
          </w:p>
          <w:p w14:paraId="32F811F2" w14:textId="71D535B2" w:rsidR="00BA4DBF" w:rsidRPr="007B2785" w:rsidRDefault="00BA4DBF" w:rsidP="00BA4DBF">
            <w:pPr>
              <w:spacing w:after="0"/>
              <w:rPr>
                <w:bCs/>
                <w:color w:val="000000" w:themeColor="text1"/>
                <w:sz w:val="16"/>
                <w:szCs w:val="16"/>
              </w:rPr>
            </w:pPr>
          </w:p>
          <w:p w14:paraId="1B79E421" w14:textId="77777777" w:rsidR="00BA4DBF" w:rsidRPr="007B2785" w:rsidRDefault="00BA4DBF" w:rsidP="00BA4DBF">
            <w:pPr>
              <w:spacing w:after="0"/>
              <w:rPr>
                <w:bCs/>
                <w:color w:val="000000" w:themeColor="text1"/>
                <w:sz w:val="16"/>
                <w:szCs w:val="16"/>
              </w:rPr>
            </w:pPr>
          </w:p>
          <w:p w14:paraId="59BC790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Second: 35,000-40,000 intercepted by US coast guards</w:t>
            </w:r>
          </w:p>
          <w:p w14:paraId="2E7AE16C" w14:textId="2E318035" w:rsidR="00BA4DBF" w:rsidRPr="007B2785" w:rsidRDefault="00BA4DBF" w:rsidP="00BA4DBF">
            <w:pPr>
              <w:pBdr>
                <w:bottom w:val="single" w:sz="6" w:space="1" w:color="000000"/>
              </w:pBdr>
              <w:spacing w:after="0"/>
              <w:rPr>
                <w:bCs/>
                <w:color w:val="000000" w:themeColor="text1"/>
                <w:sz w:val="16"/>
                <w:szCs w:val="16"/>
              </w:rPr>
            </w:pPr>
          </w:p>
          <w:p w14:paraId="3C105043" w14:textId="58E40077" w:rsidR="00BA4DBF" w:rsidRPr="007B2785" w:rsidRDefault="00BA4DBF" w:rsidP="00BA4DBF">
            <w:pPr>
              <w:pBdr>
                <w:bottom w:val="single" w:sz="6" w:space="1" w:color="000000"/>
              </w:pBdr>
              <w:spacing w:after="0"/>
              <w:rPr>
                <w:bCs/>
                <w:color w:val="000000" w:themeColor="text1"/>
                <w:sz w:val="16"/>
                <w:szCs w:val="16"/>
              </w:rPr>
            </w:pPr>
          </w:p>
          <w:p w14:paraId="3DF2C52C" w14:textId="25831110" w:rsidR="00BA4DBF" w:rsidRPr="007B2785" w:rsidRDefault="00BA4DBF" w:rsidP="00BA4DBF">
            <w:pPr>
              <w:pBdr>
                <w:bottom w:val="single" w:sz="6" w:space="1" w:color="000000"/>
              </w:pBdr>
              <w:spacing w:after="0"/>
              <w:rPr>
                <w:bCs/>
                <w:color w:val="000000" w:themeColor="text1"/>
                <w:sz w:val="16"/>
                <w:szCs w:val="16"/>
              </w:rPr>
            </w:pPr>
          </w:p>
          <w:p w14:paraId="303251C1" w14:textId="77777777" w:rsidR="00BA4DBF" w:rsidRPr="007B2785" w:rsidRDefault="00BA4DBF" w:rsidP="00BA4DBF">
            <w:pPr>
              <w:pBdr>
                <w:bottom w:val="single" w:sz="6" w:space="1" w:color="000000"/>
              </w:pBdr>
              <w:spacing w:after="0"/>
              <w:rPr>
                <w:bCs/>
                <w:color w:val="000000" w:themeColor="text1"/>
                <w:sz w:val="16"/>
                <w:szCs w:val="16"/>
              </w:rPr>
            </w:pPr>
          </w:p>
          <w:p w14:paraId="3B26BFB5" w14:textId="77777777" w:rsidR="00BA4DBF" w:rsidRPr="007B2785" w:rsidRDefault="00BA4DBF" w:rsidP="00BA4DBF">
            <w:pPr>
              <w:spacing w:after="0"/>
              <w:rPr>
                <w:bCs/>
                <w:color w:val="000000" w:themeColor="text1"/>
                <w:sz w:val="16"/>
                <w:szCs w:val="16"/>
              </w:rPr>
            </w:pPr>
          </w:p>
          <w:p w14:paraId="58954391" w14:textId="77777777" w:rsidR="00BA4DBF" w:rsidRPr="007B2785" w:rsidRDefault="00BA4DBF" w:rsidP="00BA4DBF">
            <w:pPr>
              <w:pBdr>
                <w:bottom w:val="single" w:sz="6" w:space="1" w:color="000000"/>
              </w:pBdr>
              <w:spacing w:after="0"/>
              <w:rPr>
                <w:bCs/>
                <w:color w:val="000000" w:themeColor="text1"/>
                <w:sz w:val="16"/>
                <w:szCs w:val="16"/>
              </w:rPr>
            </w:pPr>
            <w:r w:rsidRPr="007B2785">
              <w:rPr>
                <w:bCs/>
                <w:color w:val="000000" w:themeColor="text1"/>
                <w:sz w:val="16"/>
                <w:szCs w:val="16"/>
              </w:rPr>
              <w:t>2445</w:t>
            </w:r>
          </w:p>
          <w:p w14:paraId="714DF015" w14:textId="77777777" w:rsidR="00BA4DBF" w:rsidRPr="007B2785" w:rsidRDefault="00BA4DBF" w:rsidP="00BA4DBF">
            <w:pPr>
              <w:pBdr>
                <w:bottom w:val="single" w:sz="6" w:space="1" w:color="000000"/>
              </w:pBdr>
              <w:spacing w:after="0"/>
              <w:rPr>
                <w:bCs/>
                <w:color w:val="000000" w:themeColor="text1"/>
                <w:sz w:val="16"/>
                <w:szCs w:val="16"/>
              </w:rPr>
            </w:pPr>
          </w:p>
          <w:p w14:paraId="560050BC" w14:textId="77777777" w:rsidR="00BA4DBF" w:rsidRPr="007B2785" w:rsidRDefault="00BA4DBF" w:rsidP="00BA4DBF">
            <w:pPr>
              <w:pBdr>
                <w:bottom w:val="single" w:sz="6" w:space="1" w:color="000000"/>
              </w:pBdr>
              <w:spacing w:after="0"/>
              <w:rPr>
                <w:bCs/>
                <w:color w:val="000000" w:themeColor="text1"/>
                <w:sz w:val="16"/>
                <w:szCs w:val="16"/>
              </w:rPr>
            </w:pPr>
            <w:r w:rsidRPr="007B2785">
              <w:rPr>
                <w:bCs/>
                <w:color w:val="000000" w:themeColor="text1"/>
                <w:sz w:val="16"/>
                <w:szCs w:val="16"/>
              </w:rPr>
              <w:t xml:space="preserve">Third: 392 </w:t>
            </w:r>
            <w:proofErr w:type="spellStart"/>
            <w:r w:rsidRPr="007B2785">
              <w:rPr>
                <w:bCs/>
                <w:color w:val="000000" w:themeColor="text1"/>
                <w:sz w:val="16"/>
                <w:szCs w:val="16"/>
              </w:rPr>
              <w:t>haitians</w:t>
            </w:r>
            <w:proofErr w:type="spellEnd"/>
            <w:r w:rsidRPr="007B2785">
              <w:rPr>
                <w:bCs/>
                <w:color w:val="000000" w:themeColor="text1"/>
                <w:sz w:val="16"/>
                <w:szCs w:val="16"/>
              </w:rPr>
              <w:t xml:space="preserve"> filed for asylum abroad and U.S. Coast Guard has interdicted 2,053 Haitians</w:t>
            </w:r>
          </w:p>
          <w:p w14:paraId="652626EB" w14:textId="688CB8FD" w:rsidR="00BA4DBF" w:rsidRPr="007B2785" w:rsidRDefault="00BA4DBF" w:rsidP="00BA4DBF">
            <w:pPr>
              <w:spacing w:after="0"/>
              <w:rPr>
                <w:bCs/>
                <w:color w:val="000000" w:themeColor="text1"/>
                <w:sz w:val="16"/>
                <w:szCs w:val="16"/>
              </w:rPr>
            </w:pPr>
          </w:p>
          <w:p w14:paraId="79A1B00D" w14:textId="4AEBE360" w:rsidR="00BA4DBF" w:rsidRPr="007B2785" w:rsidRDefault="00BA4DBF" w:rsidP="00BA4DBF">
            <w:pPr>
              <w:spacing w:after="0"/>
              <w:rPr>
                <w:bCs/>
                <w:color w:val="000000" w:themeColor="text1"/>
                <w:sz w:val="16"/>
                <w:szCs w:val="16"/>
              </w:rPr>
            </w:pPr>
          </w:p>
          <w:p w14:paraId="567EAF11" w14:textId="550F0D2B" w:rsidR="00BA4DBF" w:rsidRPr="007B2785" w:rsidRDefault="00BA4DBF" w:rsidP="00BA4DBF">
            <w:pPr>
              <w:spacing w:after="0"/>
              <w:rPr>
                <w:bCs/>
                <w:color w:val="000000" w:themeColor="text1"/>
                <w:sz w:val="16"/>
                <w:szCs w:val="16"/>
              </w:rPr>
            </w:pPr>
          </w:p>
          <w:p w14:paraId="3D791D56" w14:textId="6A67499A" w:rsidR="00BA4DBF" w:rsidRPr="007B2785" w:rsidRDefault="00BA4DBF" w:rsidP="00BA4DBF">
            <w:pPr>
              <w:spacing w:after="0"/>
              <w:rPr>
                <w:bCs/>
                <w:color w:val="000000" w:themeColor="text1"/>
                <w:sz w:val="16"/>
                <w:szCs w:val="16"/>
              </w:rPr>
            </w:pPr>
          </w:p>
          <w:p w14:paraId="177F7F3A" w14:textId="77777777" w:rsidR="00BA4DBF" w:rsidRPr="007B2785" w:rsidRDefault="00BA4DBF" w:rsidP="00BA4DBF">
            <w:pPr>
              <w:spacing w:after="0"/>
              <w:rPr>
                <w:bCs/>
                <w:color w:val="000000" w:themeColor="text1"/>
                <w:sz w:val="16"/>
                <w:szCs w:val="16"/>
              </w:rPr>
            </w:pPr>
          </w:p>
          <w:p w14:paraId="03AFF16C" w14:textId="157722C5" w:rsidR="00BA4DBF" w:rsidRPr="007B2785" w:rsidRDefault="00BA4DBF" w:rsidP="00BA4DBF">
            <w:pPr>
              <w:pBdr>
                <w:bottom w:val="single" w:sz="6" w:space="1" w:color="000000"/>
              </w:pBdr>
              <w:spacing w:after="0"/>
              <w:rPr>
                <w:bCs/>
                <w:color w:val="000000" w:themeColor="text1"/>
                <w:sz w:val="16"/>
                <w:szCs w:val="16"/>
              </w:rPr>
            </w:pPr>
            <w:proofErr w:type="gramStart"/>
            <w:r w:rsidRPr="007B2785">
              <w:rPr>
                <w:bCs/>
                <w:color w:val="000000" w:themeColor="text1"/>
                <w:sz w:val="16"/>
                <w:szCs w:val="16"/>
              </w:rPr>
              <w:t>Fourth :</w:t>
            </w:r>
            <w:proofErr w:type="gramEnd"/>
            <w:r w:rsidRPr="007B2785">
              <w:rPr>
                <w:bCs/>
                <w:color w:val="000000" w:themeColor="text1"/>
                <w:sz w:val="16"/>
                <w:szCs w:val="16"/>
              </w:rPr>
              <w:t xml:space="preserve"> Most data is on displacement due to Earthquake (1.5 IDP)</w:t>
            </w:r>
          </w:p>
          <w:p w14:paraId="167DA840" w14:textId="6DAC5A11" w:rsidR="00BA4DBF" w:rsidRPr="007B2785" w:rsidRDefault="00BA4DBF" w:rsidP="00BA4DBF">
            <w:pPr>
              <w:pBdr>
                <w:bottom w:val="single" w:sz="6" w:space="1" w:color="000000"/>
              </w:pBdr>
              <w:spacing w:after="0"/>
              <w:rPr>
                <w:bCs/>
                <w:color w:val="000000" w:themeColor="text1"/>
                <w:sz w:val="16"/>
                <w:szCs w:val="16"/>
              </w:rPr>
            </w:pPr>
          </w:p>
          <w:p w14:paraId="08082E92" w14:textId="3CEF5C33" w:rsidR="00BA4DBF" w:rsidRPr="007B2785" w:rsidRDefault="00BA4DBF" w:rsidP="00BA4DBF">
            <w:pPr>
              <w:pBdr>
                <w:bottom w:val="single" w:sz="6" w:space="1" w:color="000000"/>
              </w:pBdr>
              <w:spacing w:after="0"/>
              <w:rPr>
                <w:bCs/>
                <w:color w:val="000000" w:themeColor="text1"/>
                <w:sz w:val="16"/>
                <w:szCs w:val="16"/>
              </w:rPr>
            </w:pPr>
          </w:p>
          <w:p w14:paraId="45B0DD1B" w14:textId="2D1F20B6" w:rsidR="00BA4DBF" w:rsidRPr="007B2785" w:rsidRDefault="00BA4DBF" w:rsidP="00BA4DBF">
            <w:pPr>
              <w:pBdr>
                <w:bottom w:val="single" w:sz="6" w:space="1" w:color="000000"/>
              </w:pBdr>
              <w:spacing w:after="0"/>
              <w:rPr>
                <w:bCs/>
                <w:color w:val="000000" w:themeColor="text1"/>
                <w:sz w:val="16"/>
                <w:szCs w:val="16"/>
              </w:rPr>
            </w:pPr>
          </w:p>
          <w:p w14:paraId="1E36C009" w14:textId="77777777" w:rsidR="00BA4DBF" w:rsidRPr="007B2785" w:rsidRDefault="00BA4DBF" w:rsidP="00BA4DBF">
            <w:pPr>
              <w:pBdr>
                <w:bottom w:val="single" w:sz="6" w:space="1" w:color="000000"/>
              </w:pBdr>
              <w:spacing w:after="0"/>
              <w:rPr>
                <w:bCs/>
                <w:color w:val="000000" w:themeColor="text1"/>
                <w:sz w:val="16"/>
                <w:szCs w:val="16"/>
              </w:rPr>
            </w:pPr>
          </w:p>
          <w:p w14:paraId="0FCD6CDE"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t>Fifth :</w:t>
            </w:r>
            <w:proofErr w:type="gramEnd"/>
            <w:r w:rsidRPr="007B2785">
              <w:rPr>
                <w:bCs/>
                <w:color w:val="000000" w:themeColor="text1"/>
                <w:sz w:val="16"/>
                <w:szCs w:val="16"/>
              </w:rPr>
              <w:t xml:space="preserve"> : 19,826 IDP due to gang violence </w:t>
            </w:r>
          </w:p>
        </w:tc>
        <w:tc>
          <w:tcPr>
            <w:tcW w:w="1842" w:type="dxa"/>
            <w:shd w:val="pct10" w:color="auto" w:fill="auto"/>
          </w:tcPr>
          <w:p w14:paraId="56D62FB4" w14:textId="77777777" w:rsidR="00BA4DBF" w:rsidRPr="007B2785" w:rsidRDefault="00BA4DBF" w:rsidP="00BA4DBF">
            <w:pPr>
              <w:spacing w:after="0"/>
              <w:rPr>
                <w:bCs/>
                <w:color w:val="000000" w:themeColor="text1"/>
                <w:sz w:val="16"/>
                <w:szCs w:val="16"/>
              </w:rPr>
            </w:pPr>
            <w:proofErr w:type="gramStart"/>
            <w:r w:rsidRPr="007B2785">
              <w:rPr>
                <w:bCs/>
                <w:color w:val="000000" w:themeColor="text1"/>
                <w:sz w:val="16"/>
                <w:szCs w:val="16"/>
              </w:rPr>
              <w:lastRenderedPageBreak/>
              <w:t>First :</w:t>
            </w:r>
            <w:proofErr w:type="gramEnd"/>
            <w:r w:rsidRPr="007B2785">
              <w:rPr>
                <w:bCs/>
                <w:color w:val="000000" w:themeColor="text1"/>
                <w:sz w:val="16"/>
                <w:szCs w:val="16"/>
              </w:rPr>
              <w:t xml:space="preserve"> </w:t>
            </w:r>
            <w:proofErr w:type="spellStart"/>
            <w:r w:rsidRPr="007B2785">
              <w:rPr>
                <w:bCs/>
                <w:color w:val="000000" w:themeColor="text1"/>
                <w:sz w:val="16"/>
                <w:szCs w:val="16"/>
              </w:rPr>
              <w:t>Wasem</w:t>
            </w:r>
            <w:proofErr w:type="spellEnd"/>
            <w:r w:rsidRPr="007B2785">
              <w:rPr>
                <w:bCs/>
                <w:color w:val="000000" w:themeColor="text1"/>
                <w:sz w:val="16"/>
                <w:szCs w:val="16"/>
              </w:rPr>
              <w:t>, R. E. (2005). </w:t>
            </w:r>
            <w:r w:rsidRPr="007B2785">
              <w:rPr>
                <w:bCs/>
                <w:i/>
                <w:color w:val="000000" w:themeColor="text1"/>
                <w:sz w:val="16"/>
                <w:szCs w:val="16"/>
              </w:rPr>
              <w:t>U.S. immigration policy on Haitian migrants</w:t>
            </w:r>
            <w:r w:rsidRPr="007B2785">
              <w:rPr>
                <w:bCs/>
                <w:color w:val="000000" w:themeColor="text1"/>
                <w:sz w:val="16"/>
                <w:szCs w:val="16"/>
              </w:rPr>
              <w:t> (CRS Report No. RL32233). Congressional Research Service. </w:t>
            </w:r>
            <w:hyperlink r:id="rId112">
              <w:r w:rsidRPr="007B2785">
                <w:rPr>
                  <w:bCs/>
                  <w:color w:val="000000" w:themeColor="text1"/>
                  <w:sz w:val="16"/>
                  <w:szCs w:val="16"/>
                  <w:u w:val="single"/>
                </w:rPr>
                <w:t>https://www.fosterglobal.com/policy_papers/CRSUSPolicyTowardHaitianImmigrants.pdf</w:t>
              </w:r>
            </w:hyperlink>
          </w:p>
          <w:p w14:paraId="71F0E8E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w:t>
            </w:r>
          </w:p>
          <w:p w14:paraId="4224B273" w14:textId="77777777" w:rsidR="00BA4DBF" w:rsidRPr="007B2785" w:rsidRDefault="00BA4DBF" w:rsidP="00BA4DBF">
            <w:pPr>
              <w:spacing w:after="0"/>
              <w:rPr>
                <w:bCs/>
                <w:color w:val="000000" w:themeColor="text1"/>
                <w:sz w:val="16"/>
                <w:szCs w:val="16"/>
              </w:rPr>
            </w:pPr>
          </w:p>
          <w:p w14:paraId="14DEC46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Second:  Jones, T. D. (1993). The Haitian Refugee Crisis: A Quest for Human Rights. </w:t>
            </w:r>
            <w:r w:rsidRPr="007B2785">
              <w:rPr>
                <w:bCs/>
                <w:i/>
                <w:color w:val="000000" w:themeColor="text1"/>
                <w:sz w:val="16"/>
                <w:szCs w:val="16"/>
              </w:rPr>
              <w:t>Mich. J. Int’l L.</w:t>
            </w:r>
            <w:r w:rsidRPr="007B2785">
              <w:rPr>
                <w:bCs/>
                <w:color w:val="000000" w:themeColor="text1"/>
                <w:sz w:val="16"/>
                <w:szCs w:val="16"/>
              </w:rPr>
              <w:t>, </w:t>
            </w:r>
            <w:r w:rsidRPr="007B2785">
              <w:rPr>
                <w:bCs/>
                <w:i/>
                <w:color w:val="000000" w:themeColor="text1"/>
                <w:sz w:val="16"/>
                <w:szCs w:val="16"/>
              </w:rPr>
              <w:t>15</w:t>
            </w:r>
            <w:r w:rsidRPr="007B2785">
              <w:rPr>
                <w:bCs/>
                <w:color w:val="000000" w:themeColor="text1"/>
                <w:sz w:val="16"/>
                <w:szCs w:val="16"/>
              </w:rPr>
              <w:t>, 77. Pg.85</w:t>
            </w:r>
          </w:p>
          <w:p w14:paraId="4121D9CB" w14:textId="77777777" w:rsidR="00BA4DBF" w:rsidRPr="007B2785" w:rsidRDefault="00BA4DBF" w:rsidP="00BA4DBF">
            <w:pPr>
              <w:spacing w:after="0"/>
              <w:rPr>
                <w:bCs/>
                <w:color w:val="000000" w:themeColor="text1"/>
                <w:sz w:val="16"/>
                <w:szCs w:val="16"/>
              </w:rPr>
            </w:pPr>
          </w:p>
          <w:p w14:paraId="4AAD1EE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w:t>
            </w:r>
            <w:hyperlink r:id="rId113">
              <w:r w:rsidRPr="007B2785">
                <w:rPr>
                  <w:bCs/>
                  <w:color w:val="000000" w:themeColor="text1"/>
                  <w:sz w:val="16"/>
                  <w:szCs w:val="16"/>
                  <w:u w:val="single"/>
                </w:rPr>
                <w:t>Amnesty</w:t>
              </w:r>
            </w:hyperlink>
            <w:r w:rsidRPr="007B2785">
              <w:rPr>
                <w:bCs/>
                <w:color w:val="000000" w:themeColor="text1"/>
                <w:sz w:val="16"/>
                <w:szCs w:val="16"/>
              </w:rPr>
              <w:t xml:space="preserve"> –</w:t>
            </w:r>
            <w:proofErr w:type="spellStart"/>
            <w:r w:rsidRPr="007B2785">
              <w:rPr>
                <w:bCs/>
                <w:color w:val="000000" w:themeColor="text1"/>
                <w:sz w:val="16"/>
                <w:szCs w:val="16"/>
              </w:rPr>
              <w:t>Pg</w:t>
            </w:r>
            <w:proofErr w:type="spellEnd"/>
            <w:r w:rsidRPr="007B2785">
              <w:rPr>
                <w:bCs/>
                <w:color w:val="000000" w:themeColor="text1"/>
                <w:sz w:val="16"/>
                <w:szCs w:val="16"/>
              </w:rPr>
              <w:t xml:space="preserve"> 13</w:t>
            </w:r>
          </w:p>
          <w:p w14:paraId="6E8876A9" w14:textId="77777777" w:rsidR="00BA4DBF" w:rsidRPr="007B2785" w:rsidRDefault="00BA4DBF" w:rsidP="00BA4DBF">
            <w:pPr>
              <w:pBdr>
                <w:bottom w:val="single" w:sz="6" w:space="1" w:color="000000"/>
              </w:pBdr>
              <w:spacing w:after="0"/>
              <w:rPr>
                <w:bCs/>
                <w:color w:val="000000" w:themeColor="text1"/>
                <w:sz w:val="16"/>
                <w:szCs w:val="16"/>
              </w:rPr>
            </w:pPr>
          </w:p>
          <w:p w14:paraId="043D284F" w14:textId="77777777" w:rsidR="00BA4DBF" w:rsidRPr="007B2785" w:rsidRDefault="00BA4DBF" w:rsidP="00BA4DBF">
            <w:pPr>
              <w:spacing w:after="0"/>
              <w:rPr>
                <w:bCs/>
                <w:color w:val="000000" w:themeColor="text1"/>
                <w:sz w:val="16"/>
                <w:szCs w:val="16"/>
              </w:rPr>
            </w:pPr>
          </w:p>
          <w:p w14:paraId="39401C5E" w14:textId="77777777" w:rsidR="00BA4DBF" w:rsidRPr="007B2785" w:rsidRDefault="00BA4DBF" w:rsidP="00BA4DBF">
            <w:pPr>
              <w:pBdr>
                <w:bottom w:val="single" w:sz="6" w:space="1" w:color="000000"/>
              </w:pBdr>
              <w:spacing w:after="0"/>
              <w:rPr>
                <w:bCs/>
                <w:color w:val="000000" w:themeColor="text1"/>
                <w:sz w:val="16"/>
                <w:szCs w:val="16"/>
              </w:rPr>
            </w:pPr>
            <w:proofErr w:type="gramStart"/>
            <w:r w:rsidRPr="007B2785">
              <w:rPr>
                <w:bCs/>
                <w:color w:val="000000" w:themeColor="text1"/>
                <w:sz w:val="16"/>
                <w:szCs w:val="16"/>
              </w:rPr>
              <w:t>Third :</w:t>
            </w:r>
            <w:proofErr w:type="gramEnd"/>
            <w:r w:rsidRPr="007B2785">
              <w:rPr>
                <w:bCs/>
                <w:color w:val="000000" w:themeColor="text1"/>
                <w:sz w:val="16"/>
                <w:szCs w:val="16"/>
              </w:rPr>
              <w:t xml:space="preserve"> Congressional Research Service. (2004, March 5). </w:t>
            </w:r>
            <w:r w:rsidRPr="007B2785">
              <w:rPr>
                <w:bCs/>
                <w:i/>
                <w:color w:val="000000" w:themeColor="text1"/>
                <w:sz w:val="16"/>
                <w:szCs w:val="16"/>
              </w:rPr>
              <w:t>Humanitarian crisis in Haiti: 2004</w:t>
            </w:r>
            <w:r w:rsidRPr="007B2785">
              <w:rPr>
                <w:bCs/>
                <w:color w:val="000000" w:themeColor="text1"/>
                <w:sz w:val="16"/>
                <w:szCs w:val="16"/>
              </w:rPr>
              <w:t> (CRS Report No. RS21751). </w:t>
            </w:r>
            <w:hyperlink r:id="rId114">
              <w:r w:rsidRPr="007B2785">
                <w:rPr>
                  <w:bCs/>
                  <w:color w:val="000000" w:themeColor="text1"/>
                  <w:sz w:val="16"/>
                  <w:szCs w:val="16"/>
                  <w:u w:val="single"/>
                </w:rPr>
                <w:t>https://www.</w:t>
              </w:r>
              <w:r w:rsidRPr="007B2785">
                <w:rPr>
                  <w:bCs/>
                  <w:color w:val="000000" w:themeColor="text1"/>
                  <w:sz w:val="16"/>
                  <w:szCs w:val="16"/>
                  <w:u w:val="single"/>
                </w:rPr>
                <w:lastRenderedPageBreak/>
                <w:t>everycrsreport.com/files/20040305_RS21751_e1ce0bf41f519f57006f9496dd1f83bae43128b0.pdf</w:t>
              </w:r>
            </w:hyperlink>
            <w:r w:rsidRPr="007B2785">
              <w:rPr>
                <w:bCs/>
                <w:color w:val="000000" w:themeColor="text1"/>
                <w:sz w:val="16"/>
                <w:szCs w:val="16"/>
              </w:rPr>
              <w:t>​</w:t>
            </w:r>
          </w:p>
          <w:p w14:paraId="6B8D086E" w14:textId="77777777" w:rsidR="00BA4DBF" w:rsidRPr="007B2785" w:rsidRDefault="00BA4DBF" w:rsidP="00BA4DBF">
            <w:pPr>
              <w:spacing w:after="0"/>
              <w:rPr>
                <w:bCs/>
                <w:color w:val="000000" w:themeColor="text1"/>
                <w:sz w:val="16"/>
                <w:szCs w:val="16"/>
              </w:rPr>
            </w:pPr>
          </w:p>
          <w:p w14:paraId="1C894C57" w14:textId="77777777" w:rsidR="00BA4DBF" w:rsidRPr="007B2785" w:rsidRDefault="00BA4DBF" w:rsidP="00BA4DBF">
            <w:pPr>
              <w:pBdr>
                <w:bottom w:val="single" w:sz="6" w:space="1" w:color="000000"/>
              </w:pBdr>
              <w:spacing w:after="0"/>
              <w:rPr>
                <w:bCs/>
                <w:color w:val="000000" w:themeColor="text1"/>
                <w:sz w:val="16"/>
                <w:szCs w:val="16"/>
              </w:rPr>
            </w:pPr>
            <w:r w:rsidRPr="007B2785">
              <w:rPr>
                <w:bCs/>
                <w:color w:val="000000" w:themeColor="text1"/>
                <w:sz w:val="16"/>
                <w:szCs w:val="16"/>
              </w:rPr>
              <w:t xml:space="preserve">Fourth : </w:t>
            </w:r>
            <w:hyperlink r:id="rId115">
              <w:r w:rsidRPr="007B2785">
                <w:rPr>
                  <w:bCs/>
                  <w:color w:val="000000" w:themeColor="text1"/>
                  <w:sz w:val="16"/>
                  <w:szCs w:val="16"/>
                  <w:u w:val="single"/>
                </w:rPr>
                <w:t>IOM</w:t>
              </w:r>
            </w:hyperlink>
            <w:r w:rsidRPr="007B2785">
              <w:rPr>
                <w:bCs/>
                <w:color w:val="000000" w:themeColor="text1"/>
                <w:sz w:val="16"/>
                <w:szCs w:val="16"/>
              </w:rPr>
              <w:t xml:space="preserve"> Sherwood, A., Bradley, M., Rossi, L., Gitau, R., &amp; </w:t>
            </w:r>
            <w:proofErr w:type="spellStart"/>
            <w:r w:rsidRPr="007B2785">
              <w:rPr>
                <w:bCs/>
                <w:color w:val="000000" w:themeColor="text1"/>
                <w:sz w:val="16"/>
                <w:szCs w:val="16"/>
              </w:rPr>
              <w:t>Mellicker</w:t>
            </w:r>
            <w:proofErr w:type="spellEnd"/>
            <w:r w:rsidRPr="007B2785">
              <w:rPr>
                <w:bCs/>
                <w:color w:val="000000" w:themeColor="text1"/>
                <w:sz w:val="16"/>
                <w:szCs w:val="16"/>
              </w:rPr>
              <w:t xml:space="preserve">, B. (2014). </w:t>
            </w:r>
            <w:r w:rsidRPr="007B2785">
              <w:rPr>
                <w:bCs/>
                <w:i/>
                <w:color w:val="000000" w:themeColor="text1"/>
                <w:sz w:val="16"/>
                <w:szCs w:val="16"/>
              </w:rPr>
              <w:t>Supporting durable solutions to urban, post-disaster displacement: Challenges and opportunities in Haiti</w:t>
            </w:r>
            <w:r w:rsidRPr="007B2785">
              <w:rPr>
                <w:bCs/>
                <w:color w:val="000000" w:themeColor="text1"/>
                <w:sz w:val="16"/>
                <w:szCs w:val="16"/>
              </w:rPr>
              <w:t xml:space="preserve">. International Organization for Migration &amp; The Brookings Institution. </w:t>
            </w:r>
            <w:hyperlink r:id="rId116">
              <w:r w:rsidRPr="007B2785">
                <w:rPr>
                  <w:bCs/>
                  <w:color w:val="000000" w:themeColor="text1"/>
                  <w:sz w:val="16"/>
                  <w:szCs w:val="16"/>
                  <w:u w:val="single"/>
                </w:rPr>
                <w:t>https://publications.iom.int/fr/system/files/pdf/supporting_durable_solutionstodisplacement_haiti_feb2014_brookings.pdf</w:t>
              </w:r>
            </w:hyperlink>
            <w:r w:rsidRPr="007B2785">
              <w:rPr>
                <w:bCs/>
                <w:color w:val="000000" w:themeColor="text1"/>
                <w:sz w:val="16"/>
                <w:szCs w:val="16"/>
              </w:rPr>
              <w:t>​</w:t>
            </w:r>
          </w:p>
          <w:p w14:paraId="1735C9D6" w14:textId="3571CB8C"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Fifth : </w:t>
            </w:r>
            <w:hyperlink r:id="rId117">
              <w:r w:rsidRPr="007B2785">
                <w:rPr>
                  <w:bCs/>
                  <w:color w:val="000000" w:themeColor="text1"/>
                  <w:sz w:val="16"/>
                  <w:szCs w:val="16"/>
                  <w:u w:val="single"/>
                </w:rPr>
                <w:t>IOM</w:t>
              </w:r>
            </w:hyperlink>
            <w:r w:rsidRPr="007B2785">
              <w:rPr>
                <w:bCs/>
                <w:color w:val="000000" w:themeColor="text1"/>
                <w:sz w:val="16"/>
                <w:szCs w:val="16"/>
              </w:rPr>
              <w:t xml:space="preserve"> </w:t>
            </w:r>
            <w:proofErr w:type="spellStart"/>
            <w:r w:rsidRPr="007B2785">
              <w:rPr>
                <w:bCs/>
                <w:color w:val="000000" w:themeColor="text1"/>
                <w:sz w:val="16"/>
                <w:szCs w:val="16"/>
              </w:rPr>
              <w:t>pg</w:t>
            </w:r>
            <w:proofErr w:type="spellEnd"/>
            <w:r w:rsidRPr="007B2785">
              <w:rPr>
                <w:bCs/>
                <w:color w:val="000000" w:themeColor="text1"/>
                <w:sz w:val="16"/>
                <w:szCs w:val="16"/>
              </w:rPr>
              <w:t xml:space="preserve"> 23 International Organization for Migration. (2022, March 28). </w:t>
            </w:r>
            <w:r w:rsidRPr="007B2785">
              <w:rPr>
                <w:bCs/>
                <w:i/>
                <w:color w:val="000000" w:themeColor="text1"/>
                <w:sz w:val="16"/>
                <w:szCs w:val="16"/>
              </w:rPr>
              <w:t>Annual report 2021 – Haiti mission</w:t>
            </w:r>
            <w:r w:rsidRPr="007B2785">
              <w:rPr>
                <w:bCs/>
                <w:color w:val="000000" w:themeColor="text1"/>
                <w:sz w:val="16"/>
                <w:szCs w:val="16"/>
              </w:rPr>
              <w:t xml:space="preserve">. </w:t>
            </w:r>
            <w:hyperlink r:id="rId118">
              <w:r w:rsidRPr="007B2785">
                <w:rPr>
                  <w:bCs/>
                  <w:color w:val="000000" w:themeColor="text1"/>
                  <w:sz w:val="16"/>
                  <w:szCs w:val="16"/>
                  <w:u w:val="single"/>
                </w:rPr>
                <w:t>https://haiti.iom.int/sites/g/files/tmzbdl1091/files/documents/annual-report_2021_final.pdf</w:t>
              </w:r>
            </w:hyperlink>
            <w:r w:rsidRPr="007B2785">
              <w:rPr>
                <w:bCs/>
                <w:color w:val="000000" w:themeColor="text1"/>
                <w:sz w:val="16"/>
                <w:szCs w:val="16"/>
              </w:rPr>
              <w:t>​</w:t>
            </w:r>
          </w:p>
        </w:tc>
        <w:tc>
          <w:tcPr>
            <w:tcW w:w="1843" w:type="dxa"/>
          </w:tcPr>
          <w:p w14:paraId="058CC3D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2021-2 : 19,826 IDP due to gang violence </w:t>
            </w:r>
            <w:hyperlink r:id="rId119">
              <w:r w:rsidRPr="007B2785">
                <w:rPr>
                  <w:bCs/>
                  <w:color w:val="000000" w:themeColor="text1"/>
                  <w:sz w:val="16"/>
                  <w:szCs w:val="16"/>
                  <w:u w:val="single"/>
                </w:rPr>
                <w:t>IOM</w:t>
              </w:r>
            </w:hyperlink>
            <w:r w:rsidRPr="007B2785">
              <w:rPr>
                <w:bCs/>
                <w:color w:val="000000" w:themeColor="text1"/>
                <w:sz w:val="16"/>
                <w:szCs w:val="16"/>
              </w:rPr>
              <w:t xml:space="preserve"> </w:t>
            </w:r>
            <w:proofErr w:type="spellStart"/>
            <w:r w:rsidRPr="007B2785">
              <w:rPr>
                <w:bCs/>
                <w:color w:val="000000" w:themeColor="text1"/>
                <w:sz w:val="16"/>
                <w:szCs w:val="16"/>
              </w:rPr>
              <w:t>pg</w:t>
            </w:r>
            <w:proofErr w:type="spellEnd"/>
            <w:r w:rsidRPr="007B2785">
              <w:rPr>
                <w:bCs/>
                <w:color w:val="000000" w:themeColor="text1"/>
                <w:sz w:val="16"/>
                <w:szCs w:val="16"/>
              </w:rPr>
              <w:t xml:space="preserve"> 23</w:t>
            </w:r>
          </w:p>
        </w:tc>
        <w:tc>
          <w:tcPr>
            <w:tcW w:w="1985" w:type="dxa"/>
          </w:tcPr>
          <w:p w14:paraId="0442430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Second: </w:t>
            </w:r>
            <w:hyperlink r:id="rId120">
              <w:r w:rsidRPr="007B2785">
                <w:rPr>
                  <w:bCs/>
                  <w:color w:val="000000" w:themeColor="text1"/>
                  <w:sz w:val="16"/>
                  <w:szCs w:val="16"/>
                  <w:u w:val="single"/>
                </w:rPr>
                <w:t>Amnesty</w:t>
              </w:r>
            </w:hyperlink>
            <w:r w:rsidRPr="007B2785">
              <w:rPr>
                <w:bCs/>
                <w:color w:val="000000" w:themeColor="text1"/>
                <w:sz w:val="16"/>
                <w:szCs w:val="16"/>
              </w:rPr>
              <w:t xml:space="preserve"> –</w:t>
            </w:r>
            <w:proofErr w:type="spellStart"/>
            <w:r w:rsidRPr="007B2785">
              <w:rPr>
                <w:bCs/>
                <w:color w:val="000000" w:themeColor="text1"/>
                <w:sz w:val="16"/>
                <w:szCs w:val="16"/>
              </w:rPr>
              <w:t>Pg</w:t>
            </w:r>
            <w:proofErr w:type="spellEnd"/>
            <w:r w:rsidRPr="007B2785">
              <w:rPr>
                <w:bCs/>
                <w:color w:val="000000" w:themeColor="text1"/>
                <w:sz w:val="16"/>
                <w:szCs w:val="16"/>
              </w:rPr>
              <w:t xml:space="preserve"> 13</w:t>
            </w:r>
          </w:p>
          <w:p w14:paraId="7D11822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35,000 intercepted by US coast guards</w:t>
            </w:r>
          </w:p>
          <w:p w14:paraId="23BA4D76" w14:textId="77777777" w:rsidR="00BA4DBF" w:rsidRPr="007B2785" w:rsidRDefault="00BA4DBF" w:rsidP="00BA4DBF">
            <w:pPr>
              <w:spacing w:after="0"/>
              <w:rPr>
                <w:bCs/>
                <w:color w:val="000000" w:themeColor="text1"/>
                <w:sz w:val="16"/>
                <w:szCs w:val="16"/>
              </w:rPr>
            </w:pPr>
          </w:p>
          <w:p w14:paraId="3D3A6C2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2010: Most data is on displacement due to Earthquake (1.5 IDP) </w:t>
            </w:r>
            <w:hyperlink r:id="rId121">
              <w:r w:rsidRPr="007B2785">
                <w:rPr>
                  <w:bCs/>
                  <w:color w:val="000000" w:themeColor="text1"/>
                  <w:sz w:val="16"/>
                  <w:szCs w:val="16"/>
                  <w:u w:val="single"/>
                </w:rPr>
                <w:t>Link</w:t>
              </w:r>
            </w:hyperlink>
          </w:p>
        </w:tc>
      </w:tr>
      <w:tr w:rsidR="00BA4DBF" w:rsidRPr="007B2785" w14:paraId="040F66C7" w14:textId="77777777" w:rsidTr="004C31A2">
        <w:tc>
          <w:tcPr>
            <w:tcW w:w="1412" w:type="dxa"/>
            <w:gridSpan w:val="2"/>
            <w:vAlign w:val="bottom"/>
          </w:tcPr>
          <w:p w14:paraId="5A5AE47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Uganda LRA Insurgency</w:t>
            </w:r>
          </w:p>
        </w:tc>
        <w:tc>
          <w:tcPr>
            <w:tcW w:w="1134" w:type="dxa"/>
            <w:vAlign w:val="bottom"/>
          </w:tcPr>
          <w:p w14:paraId="6BFBF1B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1987-2006</w:t>
            </w:r>
          </w:p>
        </w:tc>
        <w:tc>
          <w:tcPr>
            <w:tcW w:w="992" w:type="dxa"/>
            <w:vAlign w:val="bottom"/>
          </w:tcPr>
          <w:p w14:paraId="6729A2A7" w14:textId="1CFB79CD" w:rsidR="00BA4DBF" w:rsidRDefault="00BA4DBF" w:rsidP="00BA4DBF">
            <w:pPr>
              <w:spacing w:after="0"/>
              <w:rPr>
                <w:sz w:val="16"/>
                <w:szCs w:val="16"/>
              </w:rPr>
            </w:pPr>
            <w:r w:rsidRPr="00BA4DBF">
              <w:rPr>
                <w:sz w:val="16"/>
                <w:szCs w:val="16"/>
              </w:rPr>
              <w:t>1.8 million IDPs</w:t>
            </w:r>
          </w:p>
          <w:p w14:paraId="36DC204E" w14:textId="77777777" w:rsidR="00BA4DBF" w:rsidRDefault="00BA4DBF" w:rsidP="00BA4DBF">
            <w:pPr>
              <w:spacing w:after="0"/>
              <w:rPr>
                <w:sz w:val="16"/>
                <w:szCs w:val="16"/>
              </w:rPr>
            </w:pPr>
          </w:p>
          <w:p w14:paraId="0DE91248" w14:textId="77777777" w:rsidR="00BA4DBF" w:rsidRDefault="00BA4DBF" w:rsidP="00BA4DBF">
            <w:pPr>
              <w:spacing w:after="0"/>
              <w:rPr>
                <w:sz w:val="16"/>
                <w:szCs w:val="16"/>
              </w:rPr>
            </w:pPr>
          </w:p>
          <w:p w14:paraId="5CAF9612" w14:textId="77777777" w:rsidR="00BA4DBF" w:rsidRDefault="00BA4DBF" w:rsidP="00BA4DBF">
            <w:pPr>
              <w:spacing w:after="0"/>
              <w:rPr>
                <w:sz w:val="16"/>
                <w:szCs w:val="16"/>
              </w:rPr>
            </w:pPr>
          </w:p>
          <w:p w14:paraId="14D586DB" w14:textId="77777777" w:rsidR="00BA4DBF" w:rsidRDefault="00BA4DBF" w:rsidP="00BA4DBF">
            <w:pPr>
              <w:spacing w:after="0"/>
              <w:rPr>
                <w:sz w:val="16"/>
                <w:szCs w:val="16"/>
              </w:rPr>
            </w:pPr>
          </w:p>
          <w:p w14:paraId="36682C40" w14:textId="77777777" w:rsidR="00BA4DBF" w:rsidRDefault="00BA4DBF" w:rsidP="00BA4DBF">
            <w:pPr>
              <w:spacing w:after="0"/>
              <w:rPr>
                <w:sz w:val="16"/>
                <w:szCs w:val="16"/>
              </w:rPr>
            </w:pPr>
          </w:p>
          <w:p w14:paraId="3CC50BB3" w14:textId="77777777" w:rsidR="00BA4DBF" w:rsidRDefault="00BA4DBF" w:rsidP="00BA4DBF">
            <w:pPr>
              <w:spacing w:after="0"/>
              <w:rPr>
                <w:sz w:val="16"/>
                <w:szCs w:val="16"/>
              </w:rPr>
            </w:pPr>
          </w:p>
          <w:p w14:paraId="3E9E5038" w14:textId="77777777" w:rsidR="00BA4DBF" w:rsidRDefault="00BA4DBF" w:rsidP="00BA4DBF">
            <w:pPr>
              <w:spacing w:after="0"/>
              <w:rPr>
                <w:sz w:val="16"/>
                <w:szCs w:val="16"/>
              </w:rPr>
            </w:pPr>
          </w:p>
          <w:p w14:paraId="564A9C80" w14:textId="77777777" w:rsidR="00BA4DBF" w:rsidRDefault="00BA4DBF" w:rsidP="00BA4DBF">
            <w:pPr>
              <w:spacing w:after="0"/>
              <w:rPr>
                <w:sz w:val="16"/>
                <w:szCs w:val="16"/>
              </w:rPr>
            </w:pPr>
          </w:p>
          <w:p w14:paraId="739E5D64" w14:textId="77777777" w:rsidR="00BA4DBF" w:rsidRDefault="00BA4DBF" w:rsidP="00BA4DBF">
            <w:pPr>
              <w:spacing w:after="0"/>
              <w:rPr>
                <w:sz w:val="16"/>
                <w:szCs w:val="16"/>
              </w:rPr>
            </w:pPr>
          </w:p>
          <w:p w14:paraId="2FCDCE80" w14:textId="77777777" w:rsidR="00BA4DBF" w:rsidRDefault="00BA4DBF" w:rsidP="00BA4DBF">
            <w:pPr>
              <w:spacing w:after="0"/>
              <w:rPr>
                <w:sz w:val="16"/>
                <w:szCs w:val="16"/>
              </w:rPr>
            </w:pPr>
          </w:p>
          <w:p w14:paraId="613DB0ED" w14:textId="77777777" w:rsidR="00BA4DBF" w:rsidRDefault="00BA4DBF" w:rsidP="00BA4DBF">
            <w:pPr>
              <w:spacing w:after="0"/>
              <w:rPr>
                <w:sz w:val="16"/>
                <w:szCs w:val="16"/>
              </w:rPr>
            </w:pPr>
          </w:p>
          <w:p w14:paraId="5DDBA2C3" w14:textId="77777777" w:rsidR="00BA4DBF" w:rsidRDefault="00BA4DBF" w:rsidP="00BA4DBF">
            <w:pPr>
              <w:spacing w:after="0"/>
              <w:rPr>
                <w:sz w:val="16"/>
                <w:szCs w:val="16"/>
              </w:rPr>
            </w:pPr>
          </w:p>
          <w:p w14:paraId="72690FDE" w14:textId="77777777" w:rsidR="00BA4DBF" w:rsidRDefault="00BA4DBF" w:rsidP="00BA4DBF">
            <w:pPr>
              <w:spacing w:after="0"/>
              <w:rPr>
                <w:sz w:val="16"/>
                <w:szCs w:val="16"/>
              </w:rPr>
            </w:pPr>
          </w:p>
          <w:p w14:paraId="6A7987D8" w14:textId="77777777" w:rsidR="00BA4DBF" w:rsidRDefault="00BA4DBF" w:rsidP="00BA4DBF">
            <w:pPr>
              <w:spacing w:after="0"/>
              <w:rPr>
                <w:sz w:val="16"/>
                <w:szCs w:val="16"/>
              </w:rPr>
            </w:pPr>
          </w:p>
          <w:p w14:paraId="40C2E7A2" w14:textId="77777777" w:rsidR="00BA4DBF" w:rsidRDefault="00BA4DBF" w:rsidP="00BA4DBF">
            <w:pPr>
              <w:spacing w:after="0"/>
              <w:rPr>
                <w:sz w:val="16"/>
                <w:szCs w:val="16"/>
              </w:rPr>
            </w:pPr>
          </w:p>
          <w:p w14:paraId="0F2D4B8A" w14:textId="77777777" w:rsidR="00BA4DBF" w:rsidRDefault="00BA4DBF" w:rsidP="00BA4DBF">
            <w:pPr>
              <w:spacing w:after="0"/>
              <w:rPr>
                <w:sz w:val="16"/>
                <w:szCs w:val="16"/>
              </w:rPr>
            </w:pPr>
          </w:p>
          <w:p w14:paraId="3B75BC32" w14:textId="103CFFC8" w:rsidR="00BA4DBF" w:rsidRPr="00BA4DBF" w:rsidRDefault="00BA4DBF" w:rsidP="00BA4DBF">
            <w:pPr>
              <w:spacing w:after="0"/>
              <w:rPr>
                <w:bCs/>
                <w:sz w:val="16"/>
                <w:szCs w:val="16"/>
              </w:rPr>
            </w:pPr>
          </w:p>
        </w:tc>
        <w:tc>
          <w:tcPr>
            <w:tcW w:w="992" w:type="dxa"/>
          </w:tcPr>
          <w:p w14:paraId="2EC1B098" w14:textId="1CEEAECD" w:rsidR="00BA4DBF" w:rsidRPr="00BA4DBF" w:rsidRDefault="00BA4DBF" w:rsidP="00BA4DBF">
            <w:pPr>
              <w:tabs>
                <w:tab w:val="left" w:pos="5550"/>
              </w:tabs>
              <w:spacing w:after="0"/>
              <w:rPr>
                <w:bCs/>
                <w:sz w:val="16"/>
                <w:szCs w:val="16"/>
              </w:rPr>
            </w:pPr>
            <w:proofErr w:type="spellStart"/>
            <w:r w:rsidRPr="00BA4DBF">
              <w:rPr>
                <w:sz w:val="16"/>
                <w:szCs w:val="16"/>
              </w:rPr>
              <w:lastRenderedPageBreak/>
              <w:t>Ssempijja</w:t>
            </w:r>
            <w:proofErr w:type="spellEnd"/>
            <w:r w:rsidRPr="00BA4DBF">
              <w:rPr>
                <w:sz w:val="16"/>
                <w:szCs w:val="16"/>
              </w:rPr>
              <w:t xml:space="preserve">, N. (2022, June). </w:t>
            </w:r>
            <w:r w:rsidRPr="00BA4DBF">
              <w:rPr>
                <w:i/>
                <w:sz w:val="16"/>
                <w:szCs w:val="16"/>
              </w:rPr>
              <w:t>Don’t take the foot off the pedal: Internal displacement is still a reality in Uganda</w:t>
            </w:r>
            <w:r w:rsidRPr="00BA4DBF">
              <w:rPr>
                <w:sz w:val="16"/>
                <w:szCs w:val="16"/>
              </w:rPr>
              <w:t xml:space="preserve"> (Working Paper No. </w:t>
            </w:r>
            <w:r w:rsidRPr="00BA4DBF">
              <w:rPr>
                <w:sz w:val="16"/>
                <w:szCs w:val="16"/>
              </w:rPr>
              <w:lastRenderedPageBreak/>
              <w:t xml:space="preserve">25). Opportunity International, </w:t>
            </w:r>
            <w:hyperlink r:id="rId122">
              <w:r w:rsidRPr="00BA4DBF">
                <w:rPr>
                  <w:sz w:val="16"/>
                  <w:szCs w:val="16"/>
                  <w:u w:val="single"/>
                </w:rPr>
                <w:t>link</w:t>
              </w:r>
            </w:hyperlink>
            <w:r w:rsidRPr="00BA4DBF">
              <w:rPr>
                <w:sz w:val="16"/>
                <w:szCs w:val="16"/>
              </w:rPr>
              <w:t xml:space="preserve">. </w:t>
            </w:r>
          </w:p>
        </w:tc>
        <w:tc>
          <w:tcPr>
            <w:tcW w:w="993" w:type="dxa"/>
          </w:tcPr>
          <w:p w14:paraId="57A0764F" w14:textId="0BB4C023" w:rsidR="00BA4DBF" w:rsidRPr="00BA4DBF" w:rsidRDefault="00BA4DBF" w:rsidP="00BA4DBF">
            <w:pPr>
              <w:spacing w:after="0"/>
              <w:rPr>
                <w:bCs/>
                <w:sz w:val="16"/>
                <w:szCs w:val="16"/>
              </w:rPr>
            </w:pPr>
            <w:r w:rsidRPr="00BA4DBF">
              <w:rPr>
                <w:sz w:val="16"/>
                <w:szCs w:val="16"/>
              </w:rPr>
              <w:lastRenderedPageBreak/>
              <w:t>Between 2.1 million and 2.4 million people were displaced</w:t>
            </w:r>
          </w:p>
        </w:tc>
        <w:tc>
          <w:tcPr>
            <w:tcW w:w="1134" w:type="dxa"/>
          </w:tcPr>
          <w:p w14:paraId="41E78C4A" w14:textId="303BC8DC" w:rsidR="00BA4DBF" w:rsidRPr="00BA4DBF" w:rsidRDefault="00BA4DBF" w:rsidP="00BA4DBF">
            <w:pPr>
              <w:spacing w:after="0"/>
              <w:rPr>
                <w:bCs/>
                <w:sz w:val="16"/>
                <w:szCs w:val="16"/>
              </w:rPr>
            </w:pPr>
            <w:proofErr w:type="spellStart"/>
            <w:r w:rsidRPr="00BA4DBF">
              <w:rPr>
                <w:sz w:val="16"/>
                <w:szCs w:val="16"/>
              </w:rPr>
              <w:t>Veit</w:t>
            </w:r>
            <w:proofErr w:type="spellEnd"/>
            <w:r w:rsidRPr="00BA4DBF">
              <w:rPr>
                <w:sz w:val="16"/>
                <w:szCs w:val="16"/>
              </w:rPr>
              <w:t xml:space="preserve">, P. (2010, December). </w:t>
            </w:r>
            <w:r w:rsidRPr="00BA4DBF">
              <w:rPr>
                <w:i/>
                <w:sz w:val="16"/>
                <w:szCs w:val="16"/>
              </w:rPr>
              <w:t>Conflict, displacement, and land rights in Uganda</w:t>
            </w:r>
            <w:r w:rsidRPr="00BA4DBF">
              <w:rPr>
                <w:sz w:val="16"/>
                <w:szCs w:val="16"/>
              </w:rPr>
              <w:t>. Focus on Land in Africa. World Resources Institute. (p.2)</w:t>
            </w:r>
          </w:p>
        </w:tc>
        <w:tc>
          <w:tcPr>
            <w:tcW w:w="1701" w:type="dxa"/>
            <w:shd w:val="pct10" w:color="auto" w:fill="auto"/>
          </w:tcPr>
          <w:p w14:paraId="17DB6E4A" w14:textId="77777777" w:rsidR="00BA4DBF" w:rsidRPr="007B2785" w:rsidRDefault="00BA4DBF" w:rsidP="00BA4DBF">
            <w:pPr>
              <w:spacing w:after="0"/>
              <w:rPr>
                <w:bCs/>
                <w:color w:val="000000" w:themeColor="text1"/>
                <w:sz w:val="16"/>
                <w:szCs w:val="16"/>
              </w:rPr>
            </w:pPr>
          </w:p>
          <w:p w14:paraId="5822D62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1.84 million</w:t>
            </w:r>
          </w:p>
          <w:p w14:paraId="4B7ED576" w14:textId="77777777" w:rsidR="00BA4DBF" w:rsidRPr="007B2785" w:rsidRDefault="00BA4DBF" w:rsidP="00BA4DBF">
            <w:pPr>
              <w:spacing w:after="0"/>
              <w:rPr>
                <w:bCs/>
                <w:color w:val="000000" w:themeColor="text1"/>
                <w:sz w:val="16"/>
                <w:szCs w:val="16"/>
              </w:rPr>
            </w:pPr>
          </w:p>
          <w:p w14:paraId="5BCFDF4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(mostly internal)</w:t>
            </w:r>
          </w:p>
          <w:p w14:paraId="50B6086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1/6</w:t>
            </w:r>
            <w:r w:rsidRPr="007B2785">
              <w:rPr>
                <w:bCs/>
                <w:color w:val="000000" w:themeColor="text1"/>
                <w:sz w:val="16"/>
                <w:szCs w:val="16"/>
                <w:vertAlign w:val="superscript"/>
              </w:rPr>
              <w:t xml:space="preserve"> </w:t>
            </w:r>
            <w:r w:rsidRPr="007B2785">
              <w:rPr>
                <w:bCs/>
                <w:color w:val="000000" w:themeColor="text1"/>
                <w:sz w:val="16"/>
                <w:szCs w:val="16"/>
              </w:rPr>
              <w:t>Ugandans displaced</w:t>
            </w:r>
          </w:p>
          <w:p w14:paraId="726D2E2F" w14:textId="77777777" w:rsidR="00BA4DBF" w:rsidRPr="007B2785" w:rsidRDefault="00BA4DBF" w:rsidP="00BA4DBF">
            <w:pPr>
              <w:spacing w:after="0"/>
              <w:rPr>
                <w:bCs/>
                <w:color w:val="000000" w:themeColor="text1"/>
                <w:sz w:val="16"/>
                <w:szCs w:val="16"/>
              </w:rPr>
            </w:pPr>
          </w:p>
          <w:p w14:paraId="6191A7F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200 IDP camps</w:t>
            </w:r>
          </w:p>
          <w:p w14:paraId="2BE4FE41" w14:textId="77777777" w:rsidR="00BA4DBF" w:rsidRPr="007B2785" w:rsidRDefault="00BA4DBF" w:rsidP="00BA4DBF">
            <w:pPr>
              <w:spacing w:after="0"/>
              <w:rPr>
                <w:bCs/>
                <w:color w:val="000000" w:themeColor="text1"/>
                <w:sz w:val="16"/>
                <w:szCs w:val="16"/>
              </w:rPr>
            </w:pPr>
          </w:p>
          <w:p w14:paraId="2466A026" w14:textId="0C809754"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By 2005, 242 camps were hosting ~1.84 million people – about </w:t>
            </w:r>
            <w:r w:rsidRPr="007B2785">
              <w:rPr>
                <w:bCs/>
                <w:color w:val="000000" w:themeColor="text1"/>
                <w:sz w:val="16"/>
                <w:szCs w:val="16"/>
              </w:rPr>
              <w:lastRenderedPageBreak/>
              <w:t>90% of the north’s population</w:t>
            </w:r>
          </w:p>
        </w:tc>
        <w:tc>
          <w:tcPr>
            <w:tcW w:w="1842" w:type="dxa"/>
            <w:shd w:val="pct10" w:color="auto" w:fill="auto"/>
          </w:tcPr>
          <w:p w14:paraId="101A88B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UNHCR. (2007, September 11). </w:t>
            </w:r>
            <w:r w:rsidRPr="007B2785">
              <w:rPr>
                <w:bCs/>
                <w:i/>
                <w:iCs/>
                <w:color w:val="000000" w:themeColor="text1"/>
                <w:sz w:val="16"/>
                <w:szCs w:val="16"/>
              </w:rPr>
              <w:t>Uganda’s IDP camps start to close as peace takes hold</w:t>
            </w:r>
            <w:r w:rsidRPr="007B2785">
              <w:rPr>
                <w:bCs/>
                <w:color w:val="000000" w:themeColor="text1"/>
                <w:sz w:val="16"/>
                <w:szCs w:val="16"/>
              </w:rPr>
              <w:t xml:space="preserve"> (News story, by R. Russo). UNHCR News Service.</w:t>
            </w:r>
          </w:p>
        </w:tc>
        <w:tc>
          <w:tcPr>
            <w:tcW w:w="1843" w:type="dxa"/>
          </w:tcPr>
          <w:p w14:paraId="64FC26E1" w14:textId="77777777" w:rsidR="00BA4DBF" w:rsidRPr="007B2785" w:rsidRDefault="00BA4DBF" w:rsidP="00BA4DBF">
            <w:pPr>
              <w:spacing w:after="0"/>
              <w:rPr>
                <w:bCs/>
                <w:color w:val="000000" w:themeColor="text1"/>
                <w:sz w:val="16"/>
                <w:szCs w:val="16"/>
              </w:rPr>
            </w:pPr>
          </w:p>
        </w:tc>
        <w:tc>
          <w:tcPr>
            <w:tcW w:w="1985" w:type="dxa"/>
          </w:tcPr>
          <w:p w14:paraId="30E07F56" w14:textId="00EFD9BB" w:rsidR="00BA4DBF" w:rsidRPr="007B2785" w:rsidRDefault="00BA4DBF" w:rsidP="00BA4DBF">
            <w:pPr>
              <w:spacing w:after="0"/>
              <w:rPr>
                <w:bCs/>
                <w:color w:val="000000" w:themeColor="text1"/>
                <w:sz w:val="16"/>
                <w:szCs w:val="16"/>
              </w:rPr>
            </w:pPr>
            <w:r w:rsidRPr="007B2785">
              <w:rPr>
                <w:bCs/>
                <w:color w:val="000000" w:themeColor="text1"/>
                <w:sz w:val="16"/>
                <w:szCs w:val="16"/>
              </w:rPr>
              <w:t>displacement was almost exclusively internal (Uganda’s borders remained mostly closed to fleeing Acholi, and many had nowhere external to go),</w:t>
            </w:r>
          </w:p>
          <w:p w14:paraId="211A3E5C" w14:textId="4A037016" w:rsidR="00BA4DBF" w:rsidRPr="007B2785" w:rsidRDefault="00BA4DBF" w:rsidP="00BA4DBF">
            <w:pPr>
              <w:spacing w:after="0"/>
              <w:rPr>
                <w:bCs/>
                <w:color w:val="000000" w:themeColor="text1"/>
                <w:sz w:val="16"/>
                <w:szCs w:val="16"/>
              </w:rPr>
            </w:pPr>
            <w:r w:rsidRPr="007B2785">
              <w:rPr>
                <w:bCs/>
                <w:color w:val="000000" w:themeColor="text1"/>
                <w:sz w:val="16"/>
                <w:szCs w:val="16"/>
              </w:rPr>
              <w:t>likely a few thousand at most) fled to neighboring Sudan or Kenya, almost no refugees</w:t>
            </w:r>
          </w:p>
          <w:p w14:paraId="06D7136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After a 2006 ceasefire, people gradually returned </w:t>
            </w:r>
            <w:r w:rsidRPr="007B2785">
              <w:rPr>
                <w:bCs/>
                <w:color w:val="000000" w:themeColor="text1"/>
                <w:sz w:val="16"/>
                <w:szCs w:val="16"/>
              </w:rPr>
              <w:lastRenderedPageBreak/>
              <w:t>home; by 2009, the vast majority of the 1.8 million IDPs had left the camps, marking an end to one of the worst internal displacement episodes in recent African history (UNHCR, 2007)</w:t>
            </w:r>
          </w:p>
        </w:tc>
      </w:tr>
      <w:tr w:rsidR="00BA4DBF" w:rsidRPr="007B2785" w14:paraId="1C508C5B" w14:textId="77777777" w:rsidTr="004C31A2">
        <w:tc>
          <w:tcPr>
            <w:tcW w:w="1412" w:type="dxa"/>
            <w:gridSpan w:val="2"/>
            <w:vAlign w:val="bottom"/>
          </w:tcPr>
          <w:p w14:paraId="5DE6A16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Iraq War I</w:t>
            </w:r>
          </w:p>
        </w:tc>
        <w:tc>
          <w:tcPr>
            <w:tcW w:w="1134" w:type="dxa"/>
            <w:vAlign w:val="bottom"/>
          </w:tcPr>
          <w:p w14:paraId="73CAE6B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1990-1</w:t>
            </w:r>
          </w:p>
          <w:p w14:paraId="4A014BA6" w14:textId="77777777" w:rsidR="00BA4DBF" w:rsidRPr="007B2785" w:rsidRDefault="00BA4DBF" w:rsidP="00BA4DBF">
            <w:pPr>
              <w:spacing w:after="0"/>
              <w:rPr>
                <w:bCs/>
                <w:color w:val="000000" w:themeColor="text1"/>
                <w:sz w:val="16"/>
                <w:szCs w:val="16"/>
              </w:rPr>
            </w:pPr>
          </w:p>
        </w:tc>
        <w:tc>
          <w:tcPr>
            <w:tcW w:w="992" w:type="dxa"/>
            <w:vAlign w:val="bottom"/>
          </w:tcPr>
          <w:p w14:paraId="2EC00B6D" w14:textId="3C3A346E" w:rsidR="00BA4DBF" w:rsidRPr="007B2785" w:rsidRDefault="00BA4DBF" w:rsidP="00BA4DBF">
            <w:pPr>
              <w:spacing w:after="0"/>
              <w:rPr>
                <w:bCs/>
                <w:color w:val="000000" w:themeColor="text1"/>
                <w:sz w:val="16"/>
                <w:szCs w:val="16"/>
              </w:rPr>
            </w:pPr>
            <w:r w:rsidRPr="007B2785">
              <w:rPr>
                <w:bCs/>
                <w:color w:val="000000" w:themeColor="text1"/>
                <w:sz w:val="16"/>
                <w:szCs w:val="16"/>
              </w:rPr>
              <w:t>Up to 2 Million fled to Iran and Turkey</w:t>
            </w:r>
          </w:p>
        </w:tc>
        <w:tc>
          <w:tcPr>
            <w:tcW w:w="992" w:type="dxa"/>
          </w:tcPr>
          <w:p w14:paraId="1883328F" w14:textId="77777777" w:rsidR="00BA4DBF" w:rsidRPr="007B2785" w:rsidRDefault="00BA4DBF" w:rsidP="00BA4DBF">
            <w:pPr>
              <w:tabs>
                <w:tab w:val="left" w:pos="5550"/>
              </w:tabs>
              <w:spacing w:after="0"/>
              <w:rPr>
                <w:bCs/>
                <w:color w:val="000000" w:themeColor="text1"/>
                <w:sz w:val="16"/>
                <w:szCs w:val="16"/>
              </w:rPr>
            </w:pPr>
            <w:r w:rsidRPr="007B2785">
              <w:rPr>
                <w:bCs/>
                <w:color w:val="000000" w:themeColor="text1"/>
                <w:sz w:val="16"/>
                <w:szCs w:val="16"/>
              </w:rPr>
              <w:t>Russell, S. S. (1992). International migration and political turmoil in the Middle East. </w:t>
            </w:r>
            <w:r w:rsidRPr="007B2785">
              <w:rPr>
                <w:bCs/>
                <w:i/>
                <w:color w:val="000000" w:themeColor="text1"/>
                <w:sz w:val="16"/>
                <w:szCs w:val="16"/>
              </w:rPr>
              <w:t>Population and Development Review, 18</w:t>
            </w:r>
            <w:r w:rsidRPr="007B2785">
              <w:rPr>
                <w:bCs/>
                <w:color w:val="000000" w:themeColor="text1"/>
                <w:sz w:val="16"/>
                <w:szCs w:val="16"/>
              </w:rPr>
              <w:t>(4), 719–727. </w:t>
            </w:r>
            <w:hyperlink r:id="rId123">
              <w:r w:rsidRPr="007B2785">
                <w:rPr>
                  <w:bCs/>
                  <w:color w:val="000000" w:themeColor="text1"/>
                  <w:sz w:val="16"/>
                  <w:szCs w:val="16"/>
                  <w:u w:val="single"/>
                </w:rPr>
                <w:t>https://www.jstor.org/stable/1973761</w:t>
              </w:r>
            </w:hyperlink>
            <w:r w:rsidRPr="007B2785">
              <w:rPr>
                <w:bCs/>
                <w:color w:val="000000" w:themeColor="text1"/>
                <w:sz w:val="16"/>
                <w:szCs w:val="16"/>
              </w:rPr>
              <w:br/>
            </w:r>
            <w:proofErr w:type="spellStart"/>
            <w:r w:rsidRPr="007B2785">
              <w:rPr>
                <w:bCs/>
                <w:color w:val="000000" w:themeColor="text1"/>
                <w:sz w:val="16"/>
                <w:szCs w:val="16"/>
              </w:rPr>
              <w:t>Pg</w:t>
            </w:r>
            <w:proofErr w:type="spellEnd"/>
            <w:r w:rsidRPr="007B2785">
              <w:rPr>
                <w:bCs/>
                <w:color w:val="000000" w:themeColor="text1"/>
                <w:sz w:val="16"/>
                <w:szCs w:val="16"/>
              </w:rPr>
              <w:t xml:space="preserve"> 722</w:t>
            </w:r>
          </w:p>
        </w:tc>
        <w:tc>
          <w:tcPr>
            <w:tcW w:w="993" w:type="dxa"/>
          </w:tcPr>
          <w:p w14:paraId="7C37693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Nearly 3 million refugees/ many returned</w:t>
            </w:r>
          </w:p>
        </w:tc>
        <w:tc>
          <w:tcPr>
            <w:tcW w:w="1134" w:type="dxa"/>
          </w:tcPr>
          <w:p w14:paraId="08B9DEF2" w14:textId="1FFA26CF"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rPr>
              <w:t>Chatelard</w:t>
            </w:r>
            <w:proofErr w:type="spellEnd"/>
            <w:r w:rsidRPr="007B2785">
              <w:rPr>
                <w:bCs/>
                <w:color w:val="000000" w:themeColor="text1"/>
                <w:sz w:val="16"/>
                <w:szCs w:val="16"/>
              </w:rPr>
              <w:t>, G. (2009). </w:t>
            </w:r>
            <w:r w:rsidRPr="007B2785">
              <w:rPr>
                <w:bCs/>
                <w:i/>
                <w:color w:val="000000" w:themeColor="text1"/>
                <w:sz w:val="16"/>
                <w:szCs w:val="16"/>
              </w:rPr>
              <w:t xml:space="preserve">Migration from Iraq between the Gulf and the Iraq wars (1990–2003): Historical and </w:t>
            </w:r>
            <w:proofErr w:type="spellStart"/>
            <w:r w:rsidRPr="007B2785">
              <w:rPr>
                <w:bCs/>
                <w:i/>
                <w:color w:val="000000" w:themeColor="text1"/>
                <w:sz w:val="16"/>
                <w:szCs w:val="16"/>
              </w:rPr>
              <w:t>sociospatial</w:t>
            </w:r>
            <w:proofErr w:type="spellEnd"/>
            <w:r w:rsidRPr="007B2785">
              <w:rPr>
                <w:bCs/>
                <w:i/>
                <w:color w:val="000000" w:themeColor="text1"/>
                <w:sz w:val="16"/>
                <w:szCs w:val="16"/>
              </w:rPr>
              <w:t xml:space="preserve"> dimensions</w:t>
            </w:r>
            <w:r w:rsidRPr="007B2785">
              <w:rPr>
                <w:bCs/>
                <w:color w:val="000000" w:themeColor="text1"/>
                <w:sz w:val="16"/>
                <w:szCs w:val="16"/>
              </w:rPr>
              <w:t>. HAL open archive. </w:t>
            </w:r>
            <w:hyperlink r:id="rId124">
              <w:r w:rsidRPr="007B2785">
                <w:rPr>
                  <w:bCs/>
                  <w:color w:val="000000" w:themeColor="text1"/>
                  <w:sz w:val="16"/>
                  <w:szCs w:val="16"/>
                  <w:u w:val="single"/>
                </w:rPr>
                <w:t>https://shs.hal.science/halshs-00364961v1</w:t>
              </w:r>
            </w:hyperlink>
          </w:p>
          <w:p w14:paraId="5DAA8D81" w14:textId="77777777"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rPr>
              <w:t>Pg</w:t>
            </w:r>
            <w:proofErr w:type="spellEnd"/>
            <w:r w:rsidRPr="007B2785">
              <w:rPr>
                <w:bCs/>
                <w:color w:val="000000" w:themeColor="text1"/>
                <w:sz w:val="16"/>
                <w:szCs w:val="16"/>
              </w:rPr>
              <w:t xml:space="preserve"> 15</w:t>
            </w:r>
          </w:p>
        </w:tc>
        <w:tc>
          <w:tcPr>
            <w:tcW w:w="1701" w:type="dxa"/>
            <w:shd w:val="pct10" w:color="auto" w:fill="auto"/>
          </w:tcPr>
          <w:p w14:paraId="7303726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1.8 Million – 2 Million refugees </w:t>
            </w:r>
          </w:p>
          <w:p w14:paraId="66494391" w14:textId="77777777" w:rsidR="00BA4DBF" w:rsidRPr="007B2785" w:rsidRDefault="00BA4DBF" w:rsidP="00BA4DBF">
            <w:pPr>
              <w:spacing w:after="0"/>
              <w:rPr>
                <w:bCs/>
                <w:color w:val="000000" w:themeColor="text1"/>
                <w:sz w:val="16"/>
                <w:szCs w:val="16"/>
              </w:rPr>
            </w:pPr>
          </w:p>
          <w:p w14:paraId="23B203A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Including: </w:t>
            </w:r>
          </w:p>
          <w:p w14:paraId="7F428EF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1.3 million Kurds into Iran; </w:t>
            </w:r>
          </w:p>
          <w:p w14:paraId="37741C4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450,000 Kurds into Turkey</w:t>
            </w:r>
          </w:p>
          <w:p w14:paraId="7C6ED68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70,000 Iraqis (“mostly Shiites”) into south Iraq</w:t>
            </w:r>
          </w:p>
          <w:p w14:paraId="43297627" w14:textId="77777777" w:rsidR="00BA4DBF" w:rsidRPr="007B2785" w:rsidRDefault="00BA4DBF" w:rsidP="00BA4DBF">
            <w:pPr>
              <w:spacing w:after="0"/>
              <w:rPr>
                <w:bCs/>
                <w:color w:val="000000" w:themeColor="text1"/>
                <w:sz w:val="16"/>
                <w:szCs w:val="16"/>
              </w:rPr>
            </w:pPr>
          </w:p>
        </w:tc>
        <w:tc>
          <w:tcPr>
            <w:tcW w:w="1842" w:type="dxa"/>
            <w:shd w:val="pct10" w:color="auto" w:fill="auto"/>
          </w:tcPr>
          <w:p w14:paraId="28A6802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Russell, S. S. (1992). International migration and political turmoil in the Middle East. </w:t>
            </w:r>
            <w:r w:rsidRPr="007B2785">
              <w:rPr>
                <w:bCs/>
                <w:i/>
                <w:color w:val="000000" w:themeColor="text1"/>
                <w:sz w:val="16"/>
                <w:szCs w:val="16"/>
              </w:rPr>
              <w:t>Population and Development Review, 18</w:t>
            </w:r>
            <w:r w:rsidRPr="007B2785">
              <w:rPr>
                <w:bCs/>
                <w:color w:val="000000" w:themeColor="text1"/>
                <w:sz w:val="16"/>
                <w:szCs w:val="16"/>
              </w:rPr>
              <w:t>(4), 719–727. </w:t>
            </w:r>
            <w:hyperlink r:id="rId125">
              <w:r w:rsidRPr="007B2785">
                <w:rPr>
                  <w:bCs/>
                  <w:color w:val="000000" w:themeColor="text1"/>
                  <w:sz w:val="16"/>
                  <w:szCs w:val="16"/>
                  <w:u w:val="single"/>
                </w:rPr>
                <w:t>https://www.jstor.org/stable/1973761</w:t>
              </w:r>
            </w:hyperlink>
            <w:r w:rsidRPr="007B2785">
              <w:rPr>
                <w:bCs/>
                <w:color w:val="000000" w:themeColor="text1"/>
                <w:sz w:val="16"/>
                <w:szCs w:val="16"/>
              </w:rPr>
              <w:br/>
            </w:r>
            <w:proofErr w:type="spellStart"/>
            <w:r w:rsidRPr="007B2785">
              <w:rPr>
                <w:bCs/>
                <w:color w:val="000000" w:themeColor="text1"/>
                <w:sz w:val="16"/>
                <w:szCs w:val="16"/>
              </w:rPr>
              <w:t>Pg</w:t>
            </w:r>
            <w:proofErr w:type="spellEnd"/>
            <w:r w:rsidRPr="007B2785">
              <w:rPr>
                <w:bCs/>
                <w:color w:val="000000" w:themeColor="text1"/>
                <w:sz w:val="16"/>
                <w:szCs w:val="16"/>
              </w:rPr>
              <w:t xml:space="preserve"> 722</w:t>
            </w:r>
            <w:r w:rsidRPr="007B2785">
              <w:rPr>
                <w:bCs/>
                <w:color w:val="000000" w:themeColor="text1"/>
                <w:sz w:val="16"/>
                <w:szCs w:val="16"/>
              </w:rPr>
              <w:br/>
              <w:t>-----------------------</w:t>
            </w:r>
          </w:p>
          <w:p w14:paraId="168E09D1" w14:textId="77777777" w:rsidR="00BA4DBF" w:rsidRPr="007B2785" w:rsidRDefault="00E87061" w:rsidP="00BA4DBF">
            <w:pPr>
              <w:pBdr>
                <w:bottom w:val="single" w:sz="6" w:space="1" w:color="000000"/>
              </w:pBdr>
              <w:spacing w:after="0"/>
              <w:rPr>
                <w:bCs/>
                <w:color w:val="000000" w:themeColor="text1"/>
                <w:sz w:val="16"/>
                <w:szCs w:val="16"/>
              </w:rPr>
            </w:pPr>
            <w:hyperlink r:id="rId126">
              <w:r w:rsidR="00BA4DBF" w:rsidRPr="007B2785">
                <w:rPr>
                  <w:bCs/>
                  <w:color w:val="000000" w:themeColor="text1"/>
                  <w:sz w:val="16"/>
                  <w:szCs w:val="16"/>
                  <w:u w:val="single"/>
                </w:rPr>
                <w:t>Amnesty</w:t>
              </w:r>
            </w:hyperlink>
            <w:r w:rsidR="00BA4DBF" w:rsidRPr="007B2785">
              <w:rPr>
                <w:bCs/>
                <w:color w:val="000000" w:themeColor="text1"/>
                <w:sz w:val="16"/>
                <w:szCs w:val="16"/>
              </w:rPr>
              <w:t xml:space="preserve"> </w:t>
            </w:r>
            <w:proofErr w:type="spellStart"/>
            <w:r w:rsidR="00BA4DBF" w:rsidRPr="007B2785">
              <w:rPr>
                <w:bCs/>
                <w:color w:val="000000" w:themeColor="text1"/>
                <w:sz w:val="16"/>
                <w:szCs w:val="16"/>
              </w:rPr>
              <w:t>Amnesty</w:t>
            </w:r>
            <w:proofErr w:type="spellEnd"/>
            <w:r w:rsidR="00BA4DBF" w:rsidRPr="007B2785">
              <w:rPr>
                <w:bCs/>
                <w:color w:val="000000" w:themeColor="text1"/>
                <w:sz w:val="16"/>
                <w:szCs w:val="16"/>
              </w:rPr>
              <w:t xml:space="preserve"> International. (1995, February). </w:t>
            </w:r>
            <w:r w:rsidR="00BA4DBF" w:rsidRPr="007B2785">
              <w:rPr>
                <w:bCs/>
                <w:i/>
                <w:color w:val="000000" w:themeColor="text1"/>
                <w:sz w:val="16"/>
                <w:szCs w:val="16"/>
              </w:rPr>
              <w:t>Iraq: Human rights abuses in Iraqi Kurdistan since 1991</w:t>
            </w:r>
            <w:r w:rsidR="00BA4DBF" w:rsidRPr="007B2785">
              <w:rPr>
                <w:bCs/>
                <w:color w:val="000000" w:themeColor="text1"/>
                <w:sz w:val="16"/>
                <w:szCs w:val="16"/>
              </w:rPr>
              <w:t xml:space="preserve"> (AI Index: MDE 14/01/95). </w:t>
            </w:r>
            <w:hyperlink r:id="rId127">
              <w:r w:rsidR="00BA4DBF" w:rsidRPr="007B2785">
                <w:rPr>
                  <w:bCs/>
                  <w:color w:val="000000" w:themeColor="text1"/>
                  <w:sz w:val="16"/>
                  <w:szCs w:val="16"/>
                  <w:u w:val="single"/>
                </w:rPr>
                <w:t>https://www.amnesty.org/en/documents/mde14/001/1995/en/</w:t>
              </w:r>
            </w:hyperlink>
            <w:r w:rsidR="00BA4DBF" w:rsidRPr="007B2785">
              <w:rPr>
                <w:bCs/>
                <w:color w:val="000000" w:themeColor="text1"/>
                <w:sz w:val="16"/>
                <w:szCs w:val="16"/>
              </w:rPr>
              <w:t>​</w:t>
            </w:r>
          </w:p>
          <w:p w14:paraId="621B679F" w14:textId="77777777" w:rsidR="00BA4DBF" w:rsidRPr="007B2785" w:rsidRDefault="00E87061" w:rsidP="00BA4DBF">
            <w:pPr>
              <w:spacing w:after="0"/>
              <w:rPr>
                <w:bCs/>
                <w:color w:val="000000" w:themeColor="text1"/>
                <w:sz w:val="16"/>
                <w:szCs w:val="16"/>
              </w:rPr>
            </w:pPr>
            <w:hyperlink r:id="rId128">
              <w:r w:rsidR="00BA4DBF" w:rsidRPr="007B2785">
                <w:rPr>
                  <w:bCs/>
                  <w:color w:val="000000" w:themeColor="text1"/>
                  <w:sz w:val="16"/>
                  <w:szCs w:val="16"/>
                  <w:u w:val="single"/>
                </w:rPr>
                <w:t>UNHCR</w:t>
              </w:r>
            </w:hyperlink>
            <w:r w:rsidR="00BA4DBF" w:rsidRPr="007B2785">
              <w:rPr>
                <w:bCs/>
                <w:color w:val="000000" w:themeColor="text1"/>
                <w:sz w:val="16"/>
                <w:szCs w:val="16"/>
              </w:rPr>
              <w:t xml:space="preserve"> Ogata, S. (1992, November 25). </w:t>
            </w:r>
            <w:r w:rsidR="00BA4DBF" w:rsidRPr="007B2785">
              <w:rPr>
                <w:bCs/>
                <w:i/>
                <w:color w:val="000000" w:themeColor="text1"/>
                <w:sz w:val="16"/>
                <w:szCs w:val="16"/>
              </w:rPr>
              <w:t>Refugees: A humanitarian strategy</w:t>
            </w:r>
            <w:r w:rsidR="00BA4DBF" w:rsidRPr="007B2785">
              <w:rPr>
                <w:bCs/>
                <w:color w:val="000000" w:themeColor="text1"/>
                <w:sz w:val="16"/>
                <w:szCs w:val="16"/>
              </w:rPr>
              <w:t xml:space="preserve"> [Speech]. Royal Institute for International Relations, Brussels. United Nations High Commissioner for Refugees. </w:t>
            </w:r>
            <w:hyperlink r:id="rId129">
              <w:r w:rsidR="00BA4DBF" w:rsidRPr="007B2785">
                <w:rPr>
                  <w:bCs/>
                  <w:color w:val="000000" w:themeColor="text1"/>
                  <w:sz w:val="16"/>
                  <w:szCs w:val="16"/>
                  <w:u w:val="single"/>
                </w:rPr>
                <w:t>https://www.unhcr.org/us/publications/refugees-humanitarian-strategy-statement-mrs-sadako-ogata-united-nations-high</w:t>
              </w:r>
            </w:hyperlink>
            <w:r w:rsidR="00BA4DBF" w:rsidRPr="007B2785">
              <w:rPr>
                <w:bCs/>
                <w:color w:val="000000" w:themeColor="text1"/>
                <w:sz w:val="16"/>
                <w:szCs w:val="16"/>
              </w:rPr>
              <w:t>​</w:t>
            </w:r>
          </w:p>
        </w:tc>
        <w:tc>
          <w:tcPr>
            <w:tcW w:w="1843" w:type="dxa"/>
          </w:tcPr>
          <w:p w14:paraId="506330A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1.7 Million had to flee their home. </w:t>
            </w:r>
            <w:hyperlink r:id="rId130">
              <w:r w:rsidRPr="007B2785">
                <w:rPr>
                  <w:bCs/>
                  <w:color w:val="000000" w:themeColor="text1"/>
                  <w:sz w:val="16"/>
                  <w:szCs w:val="16"/>
                  <w:u w:val="single"/>
                </w:rPr>
                <w:t>UNHCR</w:t>
              </w:r>
            </w:hyperlink>
          </w:p>
          <w:p w14:paraId="084E541B" w14:textId="77777777" w:rsidR="00BA4DBF" w:rsidRPr="007B2785" w:rsidRDefault="00BA4DBF" w:rsidP="00BA4DBF">
            <w:pPr>
              <w:spacing w:after="0"/>
              <w:rPr>
                <w:bCs/>
                <w:color w:val="000000" w:themeColor="text1"/>
                <w:sz w:val="16"/>
                <w:szCs w:val="16"/>
              </w:rPr>
            </w:pPr>
          </w:p>
          <w:p w14:paraId="3FFD56B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2 Million , </w:t>
            </w:r>
            <w:hyperlink r:id="rId131">
              <w:r w:rsidRPr="007B2785">
                <w:rPr>
                  <w:bCs/>
                  <w:color w:val="000000" w:themeColor="text1"/>
                  <w:sz w:val="16"/>
                  <w:szCs w:val="16"/>
                  <w:u w:val="single"/>
                </w:rPr>
                <w:t>Amnesty</w:t>
              </w:r>
            </w:hyperlink>
          </w:p>
        </w:tc>
        <w:tc>
          <w:tcPr>
            <w:tcW w:w="1985" w:type="dxa"/>
          </w:tcPr>
          <w:p w14:paraId="74F397B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Peak year: 1991. Displaced: Nearly 3 million people were displaced, including ~1.8 million migrant workers and others who fled Iraq and Kuwait</w:t>
            </w:r>
          </w:p>
          <w:p w14:paraId="400F67D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(Source: Migration Policy Brief, 2003)</w:t>
            </w:r>
          </w:p>
          <w:p w14:paraId="2A10B88B" w14:textId="77777777" w:rsidR="00BA4DBF" w:rsidRPr="007B2785" w:rsidRDefault="00BA4DBF" w:rsidP="00BA4DBF">
            <w:pPr>
              <w:spacing w:after="0"/>
              <w:rPr>
                <w:bCs/>
                <w:color w:val="000000" w:themeColor="text1"/>
                <w:sz w:val="16"/>
                <w:szCs w:val="16"/>
              </w:rPr>
            </w:pPr>
          </w:p>
          <w:p w14:paraId="646CD5F1" w14:textId="77777777" w:rsidR="00BA4DBF" w:rsidRDefault="00BA4DBF" w:rsidP="00BA4DBF">
            <w:pPr>
              <w:spacing w:after="0"/>
              <w:rPr>
                <w:bCs/>
                <w:color w:val="000000" w:themeColor="text1"/>
                <w:sz w:val="16"/>
                <w:szCs w:val="16"/>
              </w:rPr>
            </w:pPr>
            <w:r w:rsidRPr="007B2785">
              <w:rPr>
                <w:bCs/>
                <w:color w:val="000000" w:themeColor="text1"/>
                <w:sz w:val="16"/>
                <w:szCs w:val="16"/>
              </w:rPr>
              <w:t>Kurdish peak year: 1991. Displaced: Around 1.5 million Iraqi Kurds fled toward Turkey and Iran in March–April 1991. (Source: Global Times, 2021)</w:t>
            </w:r>
          </w:p>
          <w:p w14:paraId="6303AF4B" w14:textId="77777777" w:rsidR="00C254FD" w:rsidRDefault="00C254FD" w:rsidP="00BA4DBF">
            <w:pPr>
              <w:spacing w:after="0"/>
              <w:rPr>
                <w:bCs/>
                <w:color w:val="000000" w:themeColor="text1"/>
                <w:sz w:val="16"/>
                <w:szCs w:val="16"/>
              </w:rPr>
            </w:pPr>
          </w:p>
          <w:p w14:paraId="5E8480DD" w14:textId="51F6C9C4" w:rsidR="00C254FD" w:rsidRPr="007B2785" w:rsidRDefault="00C254FD" w:rsidP="00BA4DBF">
            <w:pPr>
              <w:spacing w:after="0"/>
              <w:rPr>
                <w:bCs/>
                <w:color w:val="000000" w:themeColor="text1"/>
                <w:sz w:val="16"/>
                <w:szCs w:val="16"/>
              </w:rPr>
            </w:pPr>
            <w:r>
              <w:rPr>
                <w:bCs/>
                <w:color w:val="000000" w:themeColor="text1"/>
                <w:sz w:val="16"/>
                <w:szCs w:val="16"/>
              </w:rPr>
              <w:t>360,000 Palestinians expelled over two years after war, “an act of ethnic cleansing unparalleled in the Middle East since the massacres that accompanied the Palestinian flight form Israeli forces in 1948” (Fisk 2005, p.695).</w:t>
            </w:r>
          </w:p>
        </w:tc>
      </w:tr>
      <w:tr w:rsidR="00BA4DBF" w:rsidRPr="007B2785" w14:paraId="386D237B" w14:textId="77777777" w:rsidTr="004C31A2">
        <w:tc>
          <w:tcPr>
            <w:tcW w:w="1412" w:type="dxa"/>
            <w:gridSpan w:val="2"/>
            <w:vAlign w:val="bottom"/>
          </w:tcPr>
          <w:p w14:paraId="5925526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Bhutan Purges</w:t>
            </w:r>
          </w:p>
        </w:tc>
        <w:tc>
          <w:tcPr>
            <w:tcW w:w="1134" w:type="dxa"/>
            <w:vAlign w:val="bottom"/>
          </w:tcPr>
          <w:p w14:paraId="07D62C7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1990-3</w:t>
            </w:r>
          </w:p>
        </w:tc>
        <w:tc>
          <w:tcPr>
            <w:tcW w:w="992" w:type="dxa"/>
            <w:vAlign w:val="bottom"/>
          </w:tcPr>
          <w:p w14:paraId="3E752AF9" w14:textId="454E99A1" w:rsidR="00BA4DBF" w:rsidRPr="00BA4DBF" w:rsidRDefault="00BA4DBF" w:rsidP="00BA4DBF">
            <w:pPr>
              <w:spacing w:after="0"/>
              <w:rPr>
                <w:bCs/>
                <w:sz w:val="16"/>
                <w:szCs w:val="16"/>
              </w:rPr>
            </w:pPr>
            <w:r w:rsidRPr="00BA4DBF">
              <w:rPr>
                <w:sz w:val="16"/>
                <w:szCs w:val="16"/>
              </w:rPr>
              <w:t xml:space="preserve">100,000 </w:t>
            </w:r>
          </w:p>
        </w:tc>
        <w:tc>
          <w:tcPr>
            <w:tcW w:w="992" w:type="dxa"/>
          </w:tcPr>
          <w:p w14:paraId="76F2810E" w14:textId="77777777" w:rsidR="00BA4DBF" w:rsidRPr="00BA4DBF" w:rsidRDefault="00BA4DBF" w:rsidP="00BA4DBF">
            <w:pPr>
              <w:tabs>
                <w:tab w:val="left" w:pos="5550"/>
              </w:tabs>
              <w:rPr>
                <w:sz w:val="16"/>
                <w:szCs w:val="16"/>
              </w:rPr>
            </w:pPr>
            <w:r w:rsidRPr="00BA4DBF">
              <w:rPr>
                <w:sz w:val="16"/>
                <w:szCs w:val="16"/>
              </w:rPr>
              <w:t xml:space="preserve">Amnesty International. (2002, September). </w:t>
            </w:r>
            <w:r w:rsidRPr="00BA4DBF">
              <w:rPr>
                <w:i/>
                <w:sz w:val="16"/>
                <w:szCs w:val="16"/>
              </w:rPr>
              <w:t xml:space="preserve">Bhutan: Ten years later and still waiting to go home: The case of the </w:t>
            </w:r>
            <w:proofErr w:type="gramStart"/>
            <w:r w:rsidRPr="00BA4DBF">
              <w:rPr>
                <w:i/>
                <w:sz w:val="16"/>
                <w:szCs w:val="16"/>
              </w:rPr>
              <w:t>refugees</w:t>
            </w:r>
            <w:r w:rsidRPr="00BA4DBF">
              <w:rPr>
                <w:sz w:val="16"/>
                <w:szCs w:val="16"/>
              </w:rPr>
              <w:t>(</w:t>
            </w:r>
            <w:proofErr w:type="gramEnd"/>
            <w:r w:rsidRPr="00BA4DBF">
              <w:rPr>
                <w:sz w:val="16"/>
                <w:szCs w:val="16"/>
              </w:rPr>
              <w:t>AI Index: ASA 14/001/2002). Amnesty International. Retrieved</w:t>
            </w:r>
          </w:p>
          <w:p w14:paraId="2FFE6674" w14:textId="504DE0EF" w:rsidR="00BA4DBF" w:rsidRPr="00BA4DBF" w:rsidRDefault="00BA4DBF" w:rsidP="00BA4DBF">
            <w:pPr>
              <w:tabs>
                <w:tab w:val="left" w:pos="5550"/>
              </w:tabs>
              <w:spacing w:after="0"/>
              <w:rPr>
                <w:bCs/>
                <w:sz w:val="16"/>
                <w:szCs w:val="16"/>
              </w:rPr>
            </w:pPr>
            <w:r w:rsidRPr="00BA4DBF">
              <w:rPr>
                <w:sz w:val="16"/>
                <w:szCs w:val="16"/>
              </w:rPr>
              <w:t xml:space="preserve">from </w:t>
            </w:r>
            <w:hyperlink r:id="rId132">
              <w:r w:rsidRPr="00BA4DBF">
                <w:rPr>
                  <w:sz w:val="16"/>
                  <w:szCs w:val="16"/>
                  <w:u w:val="single"/>
                </w:rPr>
                <w:t>https://www.amnesty.org/ar/wp-content/uploads/2021/06/asa140012002en.pdf</w:t>
              </w:r>
            </w:hyperlink>
          </w:p>
        </w:tc>
        <w:tc>
          <w:tcPr>
            <w:tcW w:w="993" w:type="dxa"/>
          </w:tcPr>
          <w:p w14:paraId="4DAD3B5E" w14:textId="56BB0B90" w:rsidR="00BA4DBF" w:rsidRPr="00BA4DBF" w:rsidRDefault="00BA4DBF" w:rsidP="00BA4DBF">
            <w:pPr>
              <w:spacing w:after="0"/>
              <w:rPr>
                <w:bCs/>
                <w:sz w:val="16"/>
                <w:szCs w:val="16"/>
              </w:rPr>
            </w:pPr>
            <w:r w:rsidRPr="00BA4DBF">
              <w:rPr>
                <w:sz w:val="16"/>
                <w:szCs w:val="16"/>
              </w:rPr>
              <w:t xml:space="preserve">130,000 southern Bhutanese  </w:t>
            </w:r>
          </w:p>
        </w:tc>
        <w:tc>
          <w:tcPr>
            <w:tcW w:w="1134" w:type="dxa"/>
          </w:tcPr>
          <w:p w14:paraId="09CB6D14" w14:textId="60B76BE0" w:rsidR="00BA4DBF" w:rsidRPr="00BA4DBF" w:rsidRDefault="00BA4DBF" w:rsidP="00BA4DBF">
            <w:pPr>
              <w:spacing w:after="0"/>
              <w:rPr>
                <w:bCs/>
                <w:sz w:val="16"/>
                <w:szCs w:val="16"/>
              </w:rPr>
            </w:pPr>
            <w:r w:rsidRPr="00BA4DBF">
              <w:rPr>
                <w:sz w:val="16"/>
                <w:szCs w:val="16"/>
              </w:rPr>
              <w:t xml:space="preserve">Association of Human Rights Activists, Bhutan (AHURA Bhutan). (n.d.). </w:t>
            </w:r>
            <w:r w:rsidRPr="00BA4DBF">
              <w:rPr>
                <w:i/>
                <w:sz w:val="16"/>
                <w:szCs w:val="16"/>
              </w:rPr>
              <w:t>Bhutanese refugees in Nepal</w:t>
            </w:r>
            <w:r w:rsidRPr="00BA4DBF">
              <w:rPr>
                <w:sz w:val="16"/>
                <w:szCs w:val="16"/>
              </w:rPr>
              <w:t xml:space="preserve">. Retrieved from </w:t>
            </w:r>
            <w:hyperlink r:id="rId133">
              <w:r w:rsidRPr="00BA4DBF">
                <w:rPr>
                  <w:sz w:val="16"/>
                  <w:szCs w:val="16"/>
                  <w:u w:val="single"/>
                </w:rPr>
                <w:t>https://www.hurights.or.jp/wcar/E/doc/other/Refugee/AHURA.htm</w:t>
              </w:r>
            </w:hyperlink>
            <w:r w:rsidRPr="00BA4DBF">
              <w:rPr>
                <w:sz w:val="16"/>
                <w:szCs w:val="16"/>
              </w:rPr>
              <w:t xml:space="preserve">. </w:t>
            </w:r>
          </w:p>
        </w:tc>
        <w:tc>
          <w:tcPr>
            <w:tcW w:w="1701" w:type="dxa"/>
            <w:shd w:val="pct10" w:color="auto" w:fill="auto"/>
          </w:tcPr>
          <w:p w14:paraId="5C24494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105,000 </w:t>
            </w:r>
          </w:p>
          <w:p w14:paraId="7BEDA4A9" w14:textId="5AAF8FE4" w:rsidR="00BA4DBF" w:rsidRPr="007B2785" w:rsidRDefault="00BA4DBF" w:rsidP="00BA4DBF">
            <w:pPr>
              <w:spacing w:after="0"/>
              <w:rPr>
                <w:bCs/>
                <w:color w:val="000000" w:themeColor="text1"/>
                <w:sz w:val="16"/>
                <w:szCs w:val="16"/>
              </w:rPr>
            </w:pPr>
            <w:r w:rsidRPr="007B2785">
              <w:rPr>
                <w:bCs/>
                <w:color w:val="000000" w:themeColor="text1"/>
                <w:sz w:val="16"/>
                <w:szCs w:val="16"/>
              </w:rPr>
              <w:t>(1/6</w:t>
            </w:r>
            <w:r w:rsidRPr="007B2785">
              <w:rPr>
                <w:bCs/>
                <w:color w:val="000000" w:themeColor="text1"/>
                <w:sz w:val="16"/>
                <w:szCs w:val="16"/>
                <w:vertAlign w:val="superscript"/>
              </w:rPr>
              <w:t>th</w:t>
            </w:r>
            <w:r w:rsidRPr="007B2785">
              <w:rPr>
                <w:bCs/>
                <w:color w:val="000000" w:themeColor="text1"/>
                <w:sz w:val="16"/>
                <w:szCs w:val="16"/>
              </w:rPr>
              <w:t xml:space="preserve"> of Bhutanese population)</w:t>
            </w:r>
          </w:p>
          <w:p w14:paraId="4073D3B7" w14:textId="1C2FFC9D"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All refugees, </w:t>
            </w:r>
          </w:p>
          <w:p w14:paraId="3F910BBC" w14:textId="5C385765" w:rsidR="00BA4DBF" w:rsidRPr="007B2785" w:rsidRDefault="00BA4DBF" w:rsidP="00BA4DBF">
            <w:pPr>
              <w:spacing w:after="0"/>
              <w:rPr>
                <w:bCs/>
                <w:color w:val="000000" w:themeColor="text1"/>
                <w:sz w:val="16"/>
                <w:szCs w:val="16"/>
              </w:rPr>
            </w:pPr>
            <w:r w:rsidRPr="007B2785">
              <w:rPr>
                <w:bCs/>
                <w:color w:val="000000" w:themeColor="text1"/>
                <w:sz w:val="16"/>
                <w:szCs w:val="16"/>
              </w:rPr>
              <w:t>90,000 through India into seven camps in eastern Nepal</w:t>
            </w:r>
          </w:p>
          <w:p w14:paraId="6FCD0996" w14:textId="77777777" w:rsidR="00BA4DBF" w:rsidRDefault="00BA4DBF" w:rsidP="00BA4DBF">
            <w:pPr>
              <w:spacing w:after="0"/>
              <w:rPr>
                <w:bCs/>
                <w:color w:val="000000" w:themeColor="text1"/>
                <w:sz w:val="16"/>
                <w:szCs w:val="16"/>
              </w:rPr>
            </w:pPr>
            <w:r w:rsidRPr="007B2785">
              <w:rPr>
                <w:bCs/>
                <w:color w:val="000000" w:themeColor="text1"/>
                <w:sz w:val="16"/>
                <w:szCs w:val="16"/>
              </w:rPr>
              <w:t>10–15,000 outside the camps in Nepal or in India</w:t>
            </w:r>
          </w:p>
          <w:p w14:paraId="1A82B8EF" w14:textId="77777777" w:rsidR="00BA4DBF" w:rsidRDefault="00BA4DBF" w:rsidP="00BA4DBF">
            <w:pPr>
              <w:spacing w:after="0"/>
              <w:rPr>
                <w:bCs/>
                <w:color w:val="000000" w:themeColor="text1"/>
                <w:sz w:val="16"/>
                <w:szCs w:val="16"/>
              </w:rPr>
            </w:pPr>
          </w:p>
          <w:p w14:paraId="16576B65" w14:textId="77777777" w:rsidR="00BA4DBF" w:rsidRPr="00BA4DBF" w:rsidRDefault="00BA4DBF" w:rsidP="00BA4DBF">
            <w:pPr>
              <w:spacing w:after="0"/>
              <w:rPr>
                <w:bCs/>
                <w:color w:val="000000" w:themeColor="text1"/>
                <w:sz w:val="16"/>
                <w:szCs w:val="16"/>
                <w:lang w:val="en-IN"/>
              </w:rPr>
            </w:pPr>
          </w:p>
          <w:p w14:paraId="32BFB265"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(Human Rights Watch in 2008 says 108,000 people were in refugee camps</w:t>
            </w:r>
          </w:p>
          <w:p w14:paraId="3A7BEEF5" w14:textId="7F2BA913" w:rsidR="00BA4DBF" w:rsidRPr="007B2785" w:rsidRDefault="00BA4DBF" w:rsidP="00BA4DBF">
            <w:pPr>
              <w:spacing w:after="0"/>
              <w:rPr>
                <w:bCs/>
                <w:color w:val="000000" w:themeColor="text1"/>
                <w:sz w:val="16"/>
                <w:szCs w:val="16"/>
              </w:rPr>
            </w:pPr>
            <w:proofErr w:type="spellStart"/>
            <w:r w:rsidRPr="00BA4DBF">
              <w:rPr>
                <w:bCs/>
                <w:color w:val="000000" w:themeColor="text1"/>
                <w:sz w:val="16"/>
                <w:szCs w:val="16"/>
                <w:lang w:val="en-IN"/>
              </w:rPr>
              <w:t>Frelick</w:t>
            </w:r>
            <w:proofErr w:type="spellEnd"/>
            <w:r w:rsidRPr="00BA4DBF">
              <w:rPr>
                <w:bCs/>
                <w:color w:val="000000" w:themeColor="text1"/>
                <w:sz w:val="16"/>
                <w:szCs w:val="16"/>
                <w:lang w:val="en-IN"/>
              </w:rPr>
              <w:t xml:space="preserve">, B. (2008, February 1). </w:t>
            </w:r>
            <w:r w:rsidRPr="00BA4DBF">
              <w:rPr>
                <w:bCs/>
                <w:i/>
                <w:color w:val="000000" w:themeColor="text1"/>
                <w:sz w:val="16"/>
                <w:szCs w:val="16"/>
                <w:lang w:val="en-IN"/>
              </w:rPr>
              <w:t>Bhutan’s ethnic cleansing</w:t>
            </w:r>
            <w:r w:rsidRPr="00BA4DBF">
              <w:rPr>
                <w:bCs/>
                <w:color w:val="000000" w:themeColor="text1"/>
                <w:sz w:val="16"/>
                <w:szCs w:val="16"/>
                <w:lang w:val="en-IN"/>
              </w:rPr>
              <w:t xml:space="preserve">. Human Rights Watch. </w:t>
            </w:r>
            <w:hyperlink r:id="rId134">
              <w:r w:rsidRPr="00BA4DBF">
                <w:rPr>
                  <w:rStyle w:val="Hyperlink"/>
                  <w:bCs/>
                  <w:sz w:val="16"/>
                  <w:szCs w:val="16"/>
                  <w:lang w:val="en-IN"/>
                </w:rPr>
                <w:t>https://www.hrw.org/news/2008/02/01/bhutans-ethnic-cleansing</w:t>
              </w:r>
            </w:hyperlink>
            <w:r w:rsidRPr="00BA4DBF">
              <w:rPr>
                <w:bCs/>
                <w:color w:val="000000" w:themeColor="text1"/>
                <w:sz w:val="16"/>
                <w:szCs w:val="16"/>
                <w:lang w:val="en-IN"/>
              </w:rPr>
              <w:t>)</w:t>
            </w:r>
          </w:p>
        </w:tc>
        <w:tc>
          <w:tcPr>
            <w:tcW w:w="1842" w:type="dxa"/>
            <w:shd w:val="pct10" w:color="auto" w:fill="auto"/>
          </w:tcPr>
          <w:p w14:paraId="3F8B07A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Human Rights Watch. (2007). </w:t>
            </w:r>
            <w:r w:rsidRPr="007B2785">
              <w:rPr>
                <w:rStyle w:val="Emphasis"/>
                <w:bCs/>
                <w:color w:val="000000" w:themeColor="text1"/>
                <w:sz w:val="16"/>
                <w:szCs w:val="16"/>
              </w:rPr>
              <w:t>“We Don’t Want to Be Refugees Again” – Bhutanese Refugees in Nepal</w:t>
            </w:r>
            <w:r w:rsidRPr="007B2785">
              <w:rPr>
                <w:bCs/>
                <w:color w:val="000000" w:themeColor="text1"/>
                <w:sz w:val="16"/>
                <w:szCs w:val="16"/>
              </w:rPr>
              <w:t>. New York: Human Rights Watch (Briefing Paper).</w:t>
            </w:r>
          </w:p>
        </w:tc>
        <w:tc>
          <w:tcPr>
            <w:tcW w:w="1843" w:type="dxa"/>
          </w:tcPr>
          <w:p w14:paraId="26096187"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 xml:space="preserve">108,000 were living in seven camps in </w:t>
            </w:r>
            <w:proofErr w:type="spellStart"/>
            <w:r w:rsidRPr="00BA4DBF">
              <w:rPr>
                <w:bCs/>
                <w:color w:val="000000" w:themeColor="text1"/>
                <w:sz w:val="16"/>
                <w:szCs w:val="16"/>
                <w:lang w:val="en-IN"/>
              </w:rPr>
              <w:t>Jhapa</w:t>
            </w:r>
            <w:proofErr w:type="spellEnd"/>
            <w:r w:rsidRPr="00BA4DBF">
              <w:rPr>
                <w:bCs/>
                <w:color w:val="000000" w:themeColor="text1"/>
                <w:sz w:val="16"/>
                <w:szCs w:val="16"/>
                <w:lang w:val="en-IN"/>
              </w:rPr>
              <w:t xml:space="preserve"> and Morang districts in eastern Nepal in 2007. 100,000 were resettled in other countries. </w:t>
            </w:r>
          </w:p>
          <w:p w14:paraId="50EF400C" w14:textId="77777777" w:rsidR="00BA4DBF" w:rsidRPr="00BA4DBF" w:rsidRDefault="00BA4DBF" w:rsidP="00BA4DBF">
            <w:pPr>
              <w:spacing w:after="0"/>
              <w:rPr>
                <w:bCs/>
                <w:color w:val="000000" w:themeColor="text1"/>
                <w:sz w:val="16"/>
                <w:szCs w:val="16"/>
                <w:lang w:val="en-IN"/>
              </w:rPr>
            </w:pPr>
          </w:p>
          <w:p w14:paraId="0578FB8F"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 xml:space="preserve">Deepesh Das Shrestha. (2015, November 19). </w:t>
            </w:r>
            <w:r w:rsidRPr="00BA4DBF">
              <w:rPr>
                <w:bCs/>
                <w:i/>
                <w:color w:val="000000" w:themeColor="text1"/>
                <w:sz w:val="16"/>
                <w:szCs w:val="16"/>
                <w:lang w:val="en-IN"/>
              </w:rPr>
              <w:t>Resettlement of Bhutanese refugees surpasses 100,000 mark</w:t>
            </w:r>
            <w:r w:rsidRPr="00BA4DBF">
              <w:rPr>
                <w:bCs/>
                <w:color w:val="000000" w:themeColor="text1"/>
                <w:sz w:val="16"/>
                <w:szCs w:val="16"/>
                <w:lang w:val="en-IN"/>
              </w:rPr>
              <w:t xml:space="preserve">. UNHCR. Retrieved from </w:t>
            </w:r>
            <w:hyperlink r:id="rId135">
              <w:r w:rsidRPr="00BA4DBF">
                <w:rPr>
                  <w:rStyle w:val="Hyperlink"/>
                  <w:bCs/>
                  <w:sz w:val="16"/>
                  <w:szCs w:val="16"/>
                  <w:lang w:val="en-IN"/>
                </w:rPr>
                <w:t>https://www.unhcr.org/au/news/stories/resettlement-bhutanese-refugees-surpasses-100-000-mark</w:t>
              </w:r>
            </w:hyperlink>
            <w:r w:rsidRPr="00BA4DBF">
              <w:rPr>
                <w:bCs/>
                <w:color w:val="000000" w:themeColor="text1"/>
                <w:sz w:val="16"/>
                <w:szCs w:val="16"/>
                <w:lang w:val="en-IN"/>
              </w:rPr>
              <w:t xml:space="preserve">. </w:t>
            </w:r>
          </w:p>
          <w:p w14:paraId="0D573F58" w14:textId="77777777" w:rsidR="00BA4DBF" w:rsidRPr="00BA4DBF" w:rsidRDefault="00BA4DBF" w:rsidP="00BA4DBF">
            <w:pPr>
              <w:spacing w:after="0"/>
              <w:rPr>
                <w:bCs/>
                <w:color w:val="000000" w:themeColor="text1"/>
                <w:sz w:val="16"/>
                <w:szCs w:val="16"/>
                <w:lang w:val="en-IN"/>
              </w:rPr>
            </w:pPr>
          </w:p>
          <w:p w14:paraId="6725D4C1"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91,000 refugees in camps in Nepal</w:t>
            </w:r>
          </w:p>
          <w:p w14:paraId="315FDC63"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15,000 people outside the camps in Nepal and India</w:t>
            </w:r>
          </w:p>
          <w:p w14:paraId="45968780" w14:textId="77777777" w:rsidR="00BA4DBF" w:rsidRPr="00BA4DBF" w:rsidRDefault="00BA4DBF" w:rsidP="00BA4DBF">
            <w:pPr>
              <w:spacing w:after="0"/>
              <w:rPr>
                <w:bCs/>
                <w:color w:val="000000" w:themeColor="text1"/>
                <w:sz w:val="16"/>
                <w:szCs w:val="16"/>
                <w:lang w:val="en-IN"/>
              </w:rPr>
            </w:pPr>
          </w:p>
          <w:p w14:paraId="53B1FCB8" w14:textId="3AD9028E" w:rsidR="00BA4DBF" w:rsidRPr="007B2785" w:rsidRDefault="00BA4DBF" w:rsidP="00BA4DBF">
            <w:pPr>
              <w:spacing w:after="0"/>
              <w:rPr>
                <w:bCs/>
                <w:color w:val="000000" w:themeColor="text1"/>
                <w:sz w:val="16"/>
                <w:szCs w:val="16"/>
              </w:rPr>
            </w:pPr>
            <w:r w:rsidRPr="00BA4DBF">
              <w:rPr>
                <w:bCs/>
                <w:color w:val="000000" w:themeColor="text1"/>
                <w:sz w:val="16"/>
                <w:szCs w:val="16"/>
                <w:lang w:val="en-IN"/>
              </w:rPr>
              <w:t xml:space="preserve">Freedom House. (1998). </w:t>
            </w:r>
            <w:r w:rsidRPr="00BA4DBF">
              <w:rPr>
                <w:bCs/>
                <w:i/>
                <w:color w:val="000000" w:themeColor="text1"/>
                <w:sz w:val="16"/>
                <w:szCs w:val="16"/>
                <w:lang w:val="en-IN"/>
              </w:rPr>
              <w:t>Freedom in the World 1998 – Bhutan</w:t>
            </w:r>
            <w:r w:rsidRPr="00BA4DBF">
              <w:rPr>
                <w:bCs/>
                <w:color w:val="000000" w:themeColor="text1"/>
                <w:sz w:val="16"/>
                <w:szCs w:val="16"/>
                <w:lang w:val="en-IN"/>
              </w:rPr>
              <w:t xml:space="preserve">. </w:t>
            </w:r>
            <w:proofErr w:type="spellStart"/>
            <w:r w:rsidRPr="00BA4DBF">
              <w:rPr>
                <w:bCs/>
                <w:color w:val="000000" w:themeColor="text1"/>
                <w:sz w:val="16"/>
                <w:szCs w:val="16"/>
                <w:lang w:val="en-IN"/>
              </w:rPr>
              <w:t>Refworld</w:t>
            </w:r>
            <w:proofErr w:type="spellEnd"/>
            <w:r w:rsidRPr="00BA4DBF">
              <w:rPr>
                <w:bCs/>
                <w:color w:val="000000" w:themeColor="text1"/>
                <w:sz w:val="16"/>
                <w:szCs w:val="16"/>
                <w:lang w:val="en-IN"/>
              </w:rPr>
              <w:t xml:space="preserve">. Retrieved from </w:t>
            </w:r>
            <w:hyperlink r:id="rId136">
              <w:r w:rsidRPr="00BA4DBF">
                <w:rPr>
                  <w:rStyle w:val="Hyperlink"/>
                  <w:bCs/>
                  <w:sz w:val="16"/>
                  <w:szCs w:val="16"/>
                  <w:lang w:val="en-IN"/>
                </w:rPr>
                <w:t>https://www.refworld.org/reference/annualreport/freehou/1998/en/95131</w:t>
              </w:r>
            </w:hyperlink>
          </w:p>
        </w:tc>
        <w:tc>
          <w:tcPr>
            <w:tcW w:w="1985" w:type="dxa"/>
          </w:tcPr>
          <w:p w14:paraId="198C900D" w14:textId="6F25169F"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Striking for having ZERO </w:t>
            </w:r>
            <w:proofErr w:type="spellStart"/>
            <w:r w:rsidRPr="007B2785">
              <w:rPr>
                <w:bCs/>
                <w:color w:val="000000" w:themeColor="text1"/>
                <w:sz w:val="16"/>
                <w:szCs w:val="16"/>
              </w:rPr>
              <w:t>idps</w:t>
            </w:r>
            <w:proofErr w:type="spellEnd"/>
            <w:r w:rsidRPr="007B2785">
              <w:rPr>
                <w:bCs/>
                <w:color w:val="000000" w:themeColor="text1"/>
                <w:sz w:val="16"/>
                <w:szCs w:val="16"/>
              </w:rPr>
              <w:t xml:space="preserve"> </w:t>
            </w:r>
          </w:p>
          <w:p w14:paraId="654FAAD0" w14:textId="7CE1CD2A" w:rsidR="00BA4DBF" w:rsidRPr="007B2785" w:rsidRDefault="00BA4DBF" w:rsidP="00BA4DBF">
            <w:pPr>
              <w:spacing w:after="0"/>
              <w:rPr>
                <w:bCs/>
                <w:color w:val="000000" w:themeColor="text1"/>
                <w:sz w:val="16"/>
                <w:szCs w:val="16"/>
              </w:rPr>
            </w:pPr>
            <w:r w:rsidRPr="007B2785">
              <w:rPr>
                <w:bCs/>
                <w:color w:val="000000" w:themeColor="text1"/>
                <w:sz w:val="16"/>
                <w:szCs w:val="16"/>
              </w:rPr>
              <w:t>Bhutanese government’s policies (stripping ethnic Nepalis of citizenship and forcing them to sign “voluntary emigration” forms)</w:t>
            </w:r>
          </w:p>
          <w:p w14:paraId="020A9454" w14:textId="77777777" w:rsidR="00BA4DBF" w:rsidRDefault="00BA4DBF" w:rsidP="00BA4DBF">
            <w:pPr>
              <w:spacing w:after="0"/>
              <w:rPr>
                <w:bCs/>
                <w:color w:val="000000" w:themeColor="text1"/>
                <w:sz w:val="16"/>
                <w:szCs w:val="16"/>
              </w:rPr>
            </w:pPr>
            <w:r w:rsidRPr="007B2785">
              <w:rPr>
                <w:bCs/>
                <w:color w:val="000000" w:themeColor="text1"/>
                <w:sz w:val="16"/>
                <w:szCs w:val="16"/>
              </w:rPr>
              <w:t>most remained in camps for nearly two decades until third-country resettlement programs in the 2000s.</w:t>
            </w:r>
          </w:p>
          <w:p w14:paraId="09AAFC60" w14:textId="77777777" w:rsidR="00BA4DBF" w:rsidRDefault="00BA4DBF" w:rsidP="00BA4DBF">
            <w:pPr>
              <w:spacing w:after="0"/>
              <w:rPr>
                <w:bCs/>
                <w:color w:val="000000" w:themeColor="text1"/>
                <w:sz w:val="16"/>
                <w:szCs w:val="16"/>
              </w:rPr>
            </w:pPr>
          </w:p>
          <w:p w14:paraId="369747F9"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 xml:space="preserve">UNHCR: At the end of 1994, 17,000 unassisted Bhutanese refugees were reported for the first time. </w:t>
            </w:r>
          </w:p>
          <w:p w14:paraId="64B0E7BB" w14:textId="77777777" w:rsidR="00BA4DBF" w:rsidRPr="00BA4DBF" w:rsidRDefault="00BA4DBF" w:rsidP="00BA4DBF">
            <w:pPr>
              <w:spacing w:after="0"/>
              <w:rPr>
                <w:bCs/>
                <w:color w:val="000000" w:themeColor="text1"/>
                <w:sz w:val="16"/>
                <w:szCs w:val="16"/>
                <w:lang w:val="en-IN"/>
              </w:rPr>
            </w:pPr>
          </w:p>
          <w:p w14:paraId="3C58DEEE" w14:textId="71B6EDB0" w:rsidR="00BA4DBF" w:rsidRPr="007B2785" w:rsidRDefault="00BA4DBF" w:rsidP="00BA4DBF">
            <w:pPr>
              <w:spacing w:after="0"/>
              <w:rPr>
                <w:bCs/>
                <w:color w:val="000000" w:themeColor="text1"/>
                <w:sz w:val="16"/>
                <w:szCs w:val="16"/>
              </w:rPr>
            </w:pPr>
            <w:r w:rsidRPr="00BA4DBF">
              <w:rPr>
                <w:bCs/>
                <w:color w:val="000000" w:themeColor="text1"/>
                <w:sz w:val="16"/>
                <w:szCs w:val="16"/>
                <w:lang w:val="en-IN"/>
              </w:rPr>
              <w:t xml:space="preserve">Office of the United Nations High Commissioner for Refugees. (1995). </w:t>
            </w:r>
            <w:r w:rsidRPr="00BA4DBF">
              <w:rPr>
                <w:bCs/>
                <w:i/>
                <w:color w:val="000000" w:themeColor="text1"/>
                <w:sz w:val="16"/>
                <w:szCs w:val="16"/>
                <w:lang w:val="en-IN"/>
              </w:rPr>
              <w:t>Populations of concern to UNHCR: A statistical overview (1994)</w:t>
            </w:r>
            <w:r w:rsidRPr="00BA4DBF">
              <w:rPr>
                <w:bCs/>
                <w:color w:val="000000" w:themeColor="text1"/>
                <w:sz w:val="16"/>
                <w:szCs w:val="16"/>
                <w:lang w:val="en-IN"/>
              </w:rPr>
              <w:t xml:space="preserve"> (Rep.). UNHCR. Retrieved from </w:t>
            </w:r>
            <w:hyperlink r:id="rId137">
              <w:r w:rsidRPr="00BA4DBF">
                <w:rPr>
                  <w:rStyle w:val="Hyperlink"/>
                  <w:bCs/>
                  <w:sz w:val="16"/>
                  <w:szCs w:val="16"/>
                  <w:lang w:val="en-IN"/>
                </w:rPr>
                <w:t>https://www.unhcr.org/sites/default/files/legacy-pdf/3bfa33154.pdf</w:t>
              </w:r>
            </w:hyperlink>
          </w:p>
        </w:tc>
      </w:tr>
      <w:tr w:rsidR="00BA4DBF" w:rsidRPr="007B2785" w14:paraId="10AB2FA3" w14:textId="77777777" w:rsidTr="004C31A2">
        <w:tc>
          <w:tcPr>
            <w:tcW w:w="1412" w:type="dxa"/>
            <w:gridSpan w:val="2"/>
            <w:vAlign w:val="bottom"/>
          </w:tcPr>
          <w:p w14:paraId="4DF7096A"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Sierra Leone War</w:t>
            </w:r>
          </w:p>
        </w:tc>
        <w:tc>
          <w:tcPr>
            <w:tcW w:w="1134" w:type="dxa"/>
            <w:vAlign w:val="bottom"/>
          </w:tcPr>
          <w:p w14:paraId="1930F849"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1991-2002</w:t>
            </w:r>
          </w:p>
        </w:tc>
        <w:tc>
          <w:tcPr>
            <w:tcW w:w="992" w:type="dxa"/>
            <w:vAlign w:val="bottom"/>
          </w:tcPr>
          <w:p w14:paraId="06B1B4A8" w14:textId="7BCCB217" w:rsidR="00BA4DBF" w:rsidRPr="00BA4DBF" w:rsidRDefault="00BA4DBF" w:rsidP="00BA4DBF">
            <w:pPr>
              <w:spacing w:after="0"/>
              <w:rPr>
                <w:bCs/>
                <w:sz w:val="16"/>
                <w:szCs w:val="16"/>
              </w:rPr>
            </w:pPr>
            <w:r w:rsidRPr="00BA4DBF">
              <w:rPr>
                <w:sz w:val="16"/>
                <w:szCs w:val="16"/>
              </w:rPr>
              <w:t>1,5 million (+/- 145,000) displaced people</w:t>
            </w:r>
          </w:p>
        </w:tc>
        <w:tc>
          <w:tcPr>
            <w:tcW w:w="992" w:type="dxa"/>
          </w:tcPr>
          <w:p w14:paraId="6A6C43FB" w14:textId="76D929D1" w:rsidR="00BA4DBF" w:rsidRPr="00BA4DBF" w:rsidRDefault="00BA4DBF" w:rsidP="00BA4DBF">
            <w:pPr>
              <w:tabs>
                <w:tab w:val="left" w:pos="5550"/>
              </w:tabs>
              <w:spacing w:after="0"/>
              <w:rPr>
                <w:bCs/>
                <w:sz w:val="16"/>
                <w:szCs w:val="16"/>
              </w:rPr>
            </w:pPr>
            <w:r w:rsidRPr="00BA4DBF">
              <w:rPr>
                <w:sz w:val="16"/>
                <w:szCs w:val="16"/>
              </w:rPr>
              <w:t xml:space="preserve">Human Rights Data Analysis Group. (2006, March 28). </w:t>
            </w:r>
            <w:r w:rsidRPr="00BA4DBF">
              <w:rPr>
                <w:i/>
                <w:sz w:val="16"/>
                <w:szCs w:val="16"/>
              </w:rPr>
              <w:t xml:space="preserve">Truth and myth: Human rights violations in Sierra Leone, 1991–2000: </w:t>
            </w:r>
            <w:r w:rsidRPr="00BA4DBF">
              <w:rPr>
                <w:i/>
                <w:sz w:val="16"/>
                <w:szCs w:val="16"/>
              </w:rPr>
              <w:lastRenderedPageBreak/>
              <w:t>An empirical analysis of the conflict</w:t>
            </w:r>
            <w:r w:rsidRPr="00BA4DBF">
              <w:rPr>
                <w:sz w:val="16"/>
                <w:szCs w:val="16"/>
              </w:rPr>
              <w:t xml:space="preserve"> [Report]. </w:t>
            </w:r>
            <w:proofErr w:type="spellStart"/>
            <w:r w:rsidRPr="00BA4DBF">
              <w:rPr>
                <w:sz w:val="16"/>
                <w:szCs w:val="16"/>
              </w:rPr>
              <w:t>Benetech</w:t>
            </w:r>
            <w:proofErr w:type="spellEnd"/>
            <w:r w:rsidRPr="00BA4DBF">
              <w:rPr>
                <w:sz w:val="16"/>
                <w:szCs w:val="16"/>
              </w:rPr>
              <w:t xml:space="preserve"> Human Rights Data Analysis Group &amp; American Bar Association’s Central European and Eurasian Law Initiative. </w:t>
            </w:r>
            <w:hyperlink r:id="rId138">
              <w:r w:rsidRPr="00BA4DBF">
                <w:rPr>
                  <w:sz w:val="16"/>
                  <w:szCs w:val="16"/>
                  <w:u w:val="single"/>
                </w:rPr>
                <w:t>https://hrdag.org/wp-content/uploads/2013/01/Benetech-Truth-Myth-Sierra-Leone-1991-2000.pdf</w:t>
              </w:r>
            </w:hyperlink>
          </w:p>
        </w:tc>
        <w:tc>
          <w:tcPr>
            <w:tcW w:w="993" w:type="dxa"/>
          </w:tcPr>
          <w:p w14:paraId="5678E1CD"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3 million</w:t>
            </w:r>
          </w:p>
          <w:p w14:paraId="767B6BB5" w14:textId="77777777" w:rsidR="00BA4DBF" w:rsidRPr="007B2785" w:rsidRDefault="00BA4DBF" w:rsidP="00BA4DBF">
            <w:pPr>
              <w:spacing w:after="0"/>
              <w:rPr>
                <w:bCs/>
                <w:color w:val="000000" w:themeColor="text1"/>
                <w:sz w:val="16"/>
                <w:szCs w:val="16"/>
              </w:rPr>
            </w:pPr>
          </w:p>
          <w:p w14:paraId="77DFF0B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 million refugees</w:t>
            </w:r>
          </w:p>
          <w:p w14:paraId="6522A75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 million IDPS</w:t>
            </w:r>
          </w:p>
          <w:p w14:paraId="7D79E4F4" w14:textId="77777777" w:rsidR="00BA4DBF" w:rsidRPr="007B2785" w:rsidRDefault="00BA4DBF" w:rsidP="00BA4DBF">
            <w:pPr>
              <w:spacing w:after="0"/>
              <w:rPr>
                <w:bCs/>
                <w:color w:val="000000" w:themeColor="text1"/>
                <w:sz w:val="16"/>
                <w:szCs w:val="16"/>
              </w:rPr>
            </w:pPr>
          </w:p>
          <w:p w14:paraId="4851619F"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(assumes non-overlapping and non-cumulative displacement)</w:t>
            </w:r>
          </w:p>
        </w:tc>
        <w:tc>
          <w:tcPr>
            <w:tcW w:w="1134" w:type="dxa"/>
          </w:tcPr>
          <w:p w14:paraId="751AE9B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shd w:val="clear" w:color="auto" w:fill="FFFFFF"/>
              </w:rPr>
              <w:t>United States Committee for Refugees and Immigrants, </w:t>
            </w:r>
            <w:r w:rsidRPr="007B2785">
              <w:rPr>
                <w:bCs/>
                <w:i/>
                <w:iCs/>
                <w:color w:val="000000" w:themeColor="text1"/>
                <w:sz w:val="16"/>
                <w:szCs w:val="16"/>
                <w:shd w:val="clear" w:color="auto" w:fill="FFFFFF"/>
              </w:rPr>
              <w:t>U.S. Committee for Refugees World Refugee Survey 2000 - Guinea</w:t>
            </w:r>
            <w:r w:rsidRPr="007B2785">
              <w:rPr>
                <w:bCs/>
                <w:color w:val="000000" w:themeColor="text1"/>
                <w:sz w:val="16"/>
                <w:szCs w:val="16"/>
                <w:shd w:val="clear" w:color="auto" w:fill="FFFFFF"/>
              </w:rPr>
              <w:t>, -, 1 June 2000,</w:t>
            </w:r>
          </w:p>
        </w:tc>
        <w:tc>
          <w:tcPr>
            <w:tcW w:w="1701" w:type="dxa"/>
            <w:shd w:val="pct10" w:color="auto" w:fill="auto"/>
          </w:tcPr>
          <w:p w14:paraId="2484692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2.5 million</w:t>
            </w:r>
          </w:p>
          <w:p w14:paraId="06C37B41" w14:textId="77777777" w:rsidR="00BA4DBF" w:rsidRPr="007B2785" w:rsidRDefault="00BA4DBF" w:rsidP="00BA4DBF">
            <w:pPr>
              <w:spacing w:after="0"/>
              <w:rPr>
                <w:bCs/>
                <w:color w:val="000000" w:themeColor="text1"/>
                <w:sz w:val="16"/>
                <w:szCs w:val="16"/>
              </w:rPr>
            </w:pPr>
          </w:p>
          <w:p w14:paraId="145C1DE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Including:</w:t>
            </w:r>
          </w:p>
          <w:p w14:paraId="2CF487C7" w14:textId="77777777" w:rsidR="00BA4DBF" w:rsidRPr="007B2785" w:rsidRDefault="00BA4DBF" w:rsidP="00BA4DBF">
            <w:pPr>
              <w:spacing w:after="0"/>
              <w:rPr>
                <w:bCs/>
                <w:color w:val="000000" w:themeColor="text1"/>
                <w:sz w:val="16"/>
                <w:szCs w:val="16"/>
              </w:rPr>
            </w:pPr>
          </w:p>
          <w:p w14:paraId="3C09BB1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 million IDPs (half the population)</w:t>
            </w:r>
          </w:p>
          <w:p w14:paraId="5C5BBE2B" w14:textId="77777777" w:rsidR="00BA4DBF" w:rsidRPr="007B2785" w:rsidRDefault="00BA4DBF" w:rsidP="00BA4DBF">
            <w:pPr>
              <w:spacing w:after="0"/>
              <w:rPr>
                <w:bCs/>
                <w:color w:val="000000" w:themeColor="text1"/>
                <w:sz w:val="16"/>
                <w:szCs w:val="16"/>
              </w:rPr>
            </w:pPr>
          </w:p>
          <w:p w14:paraId="469B5CC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490,000 refugees at war peak, 370,000 in Guinea and 120,000 in Liberia</w:t>
            </w:r>
          </w:p>
          <w:p w14:paraId="5142FA03" w14:textId="77777777" w:rsidR="00BA4DBF" w:rsidRPr="007B2785" w:rsidRDefault="00BA4DBF" w:rsidP="00BA4DBF">
            <w:pPr>
              <w:spacing w:after="0"/>
              <w:rPr>
                <w:bCs/>
                <w:color w:val="000000" w:themeColor="text1"/>
                <w:sz w:val="16"/>
                <w:szCs w:val="16"/>
              </w:rPr>
            </w:pPr>
          </w:p>
          <w:p w14:paraId="117E1604" w14:textId="77777777" w:rsidR="00BA4DBF" w:rsidRPr="007B2785" w:rsidRDefault="00BA4DBF" w:rsidP="00BA4DBF">
            <w:pPr>
              <w:spacing w:after="0"/>
              <w:rPr>
                <w:bCs/>
                <w:color w:val="000000" w:themeColor="text1"/>
                <w:sz w:val="16"/>
                <w:szCs w:val="16"/>
              </w:rPr>
            </w:pPr>
          </w:p>
          <w:p w14:paraId="2D1F5186" w14:textId="77777777" w:rsidR="00BA4DBF" w:rsidRPr="007B2785" w:rsidRDefault="00BA4DBF" w:rsidP="00BA4DBF">
            <w:pPr>
              <w:spacing w:after="0"/>
              <w:rPr>
                <w:bCs/>
                <w:color w:val="000000" w:themeColor="text1"/>
                <w:sz w:val="16"/>
                <w:szCs w:val="16"/>
              </w:rPr>
            </w:pPr>
          </w:p>
        </w:tc>
        <w:tc>
          <w:tcPr>
            <w:tcW w:w="1842" w:type="dxa"/>
            <w:shd w:val="pct10" w:color="auto" w:fill="auto"/>
          </w:tcPr>
          <w:p w14:paraId="258752C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Central Intelligence Agency (CIA). (2023). </w:t>
            </w:r>
            <w:r w:rsidRPr="007B2785">
              <w:rPr>
                <w:bCs/>
                <w:i/>
                <w:iCs/>
                <w:color w:val="000000" w:themeColor="text1"/>
                <w:sz w:val="16"/>
                <w:szCs w:val="16"/>
              </w:rPr>
              <w:t>The World Factbook: Sierra Leone (People and Society – Refugees and internally displaced persons)</w:t>
            </w:r>
            <w:r w:rsidRPr="007B2785">
              <w:rPr>
                <w:bCs/>
                <w:color w:val="000000" w:themeColor="text1"/>
                <w:sz w:val="16"/>
                <w:szCs w:val="16"/>
              </w:rPr>
              <w:t>.</w:t>
            </w:r>
          </w:p>
          <w:p w14:paraId="537E7E1E" w14:textId="77777777" w:rsidR="00BA4DBF" w:rsidRPr="007B2785" w:rsidRDefault="00BA4DBF" w:rsidP="00BA4DBF">
            <w:pPr>
              <w:spacing w:after="0"/>
              <w:rPr>
                <w:bCs/>
                <w:color w:val="000000" w:themeColor="text1"/>
                <w:sz w:val="16"/>
                <w:szCs w:val="16"/>
              </w:rPr>
            </w:pPr>
          </w:p>
          <w:p w14:paraId="36B93418"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United States Committee for Refugees and Immigrants, U.S. Committee for Refugees World Refugee Survey </w:t>
            </w:r>
            <w:r w:rsidRPr="007B2785">
              <w:rPr>
                <w:bCs/>
                <w:color w:val="000000" w:themeColor="text1"/>
                <w:sz w:val="16"/>
                <w:szCs w:val="16"/>
              </w:rPr>
              <w:lastRenderedPageBreak/>
              <w:t>2000 - Guinea, -, 1 June 2000,</w:t>
            </w:r>
          </w:p>
        </w:tc>
        <w:tc>
          <w:tcPr>
            <w:tcW w:w="1843" w:type="dxa"/>
          </w:tcPr>
          <w:p w14:paraId="633AFFD2"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lastRenderedPageBreak/>
              <w:t xml:space="preserve">During the height of the conflict, 2 million people were displaced, with 490,000 fleeing to Guinea and Liberia. </w:t>
            </w:r>
          </w:p>
          <w:p w14:paraId="69750144" w14:textId="77777777" w:rsidR="00BA4DBF" w:rsidRPr="00BA4DBF" w:rsidRDefault="00BA4DBF" w:rsidP="00BA4DBF">
            <w:pPr>
              <w:spacing w:after="0"/>
              <w:rPr>
                <w:bCs/>
                <w:color w:val="000000" w:themeColor="text1"/>
                <w:sz w:val="16"/>
                <w:szCs w:val="16"/>
                <w:lang w:val="en-IN"/>
              </w:rPr>
            </w:pPr>
          </w:p>
          <w:p w14:paraId="48BE6FB6" w14:textId="77777777" w:rsidR="00BA4DBF" w:rsidRPr="00BA4DBF" w:rsidRDefault="00BA4DBF" w:rsidP="00BA4DBF">
            <w:pPr>
              <w:spacing w:after="0"/>
              <w:rPr>
                <w:bCs/>
                <w:color w:val="000000" w:themeColor="text1"/>
                <w:sz w:val="16"/>
                <w:szCs w:val="16"/>
                <w:lang w:val="en-IN"/>
              </w:rPr>
            </w:pPr>
          </w:p>
          <w:p w14:paraId="4CD06312"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 xml:space="preserve">Pagonis, J. (2008, June 6). </w:t>
            </w:r>
            <w:r w:rsidRPr="00BA4DBF">
              <w:rPr>
                <w:bCs/>
                <w:i/>
                <w:color w:val="000000" w:themeColor="text1"/>
                <w:sz w:val="16"/>
                <w:szCs w:val="16"/>
                <w:lang w:val="en-IN"/>
              </w:rPr>
              <w:t>Refugee status for Sierra Leoneans to end</w:t>
            </w:r>
            <w:r w:rsidRPr="00BA4DBF">
              <w:rPr>
                <w:bCs/>
                <w:color w:val="000000" w:themeColor="text1"/>
                <w:sz w:val="16"/>
                <w:szCs w:val="16"/>
                <w:lang w:val="en-IN"/>
              </w:rPr>
              <w:t xml:space="preserve"> [Press release]. UNHCR. </w:t>
            </w:r>
            <w:hyperlink r:id="rId139">
              <w:r w:rsidRPr="00BA4DBF">
                <w:rPr>
                  <w:rStyle w:val="Hyperlink"/>
                  <w:bCs/>
                  <w:sz w:val="16"/>
                  <w:szCs w:val="16"/>
                  <w:lang w:val="en-IN"/>
                </w:rPr>
                <w:t>https://www.unhcr.org/in/news/refugee-status-sierra-leoneans-end</w:t>
              </w:r>
            </w:hyperlink>
          </w:p>
          <w:p w14:paraId="7A104579" w14:textId="77777777" w:rsidR="00BA4DBF" w:rsidRPr="007B2785" w:rsidRDefault="00BA4DBF" w:rsidP="00BA4DBF">
            <w:pPr>
              <w:spacing w:after="0"/>
              <w:rPr>
                <w:bCs/>
                <w:color w:val="000000" w:themeColor="text1"/>
                <w:sz w:val="16"/>
                <w:szCs w:val="16"/>
              </w:rPr>
            </w:pPr>
          </w:p>
        </w:tc>
        <w:tc>
          <w:tcPr>
            <w:tcW w:w="1985" w:type="dxa"/>
          </w:tcPr>
          <w:p w14:paraId="658AC73A" w14:textId="1BEADCB3"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uprooted nearly the entire nation at one time or another</w:t>
            </w:r>
          </w:p>
          <w:p w14:paraId="512B8618" w14:textId="70698A48" w:rsidR="00BA4DBF" w:rsidRPr="007B2785" w:rsidRDefault="00BA4DBF" w:rsidP="00BA4DBF">
            <w:pPr>
              <w:spacing w:after="0"/>
              <w:rPr>
                <w:bCs/>
                <w:color w:val="000000" w:themeColor="text1"/>
                <w:sz w:val="16"/>
                <w:szCs w:val="16"/>
              </w:rPr>
            </w:pPr>
            <w:r w:rsidRPr="007B2785">
              <w:rPr>
                <w:bCs/>
                <w:color w:val="000000" w:themeColor="text1"/>
                <w:sz w:val="16"/>
                <w:szCs w:val="16"/>
              </w:rPr>
              <w:t>Guinea bore the brunt of the refugee crisis (hosting over 350,000 Sierra Leoneans in 1998–99</w:t>
            </w:r>
          </w:p>
          <w:p w14:paraId="38D137BC" w14:textId="03D729C1"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By war’s end in 2002, most refugees and IDPs had either returned or were in the process of repatriation/resettlement </w:t>
            </w:r>
          </w:p>
          <w:p w14:paraId="277DB2C4" w14:textId="7D88CAC0" w:rsidR="00BA4DBF" w:rsidRPr="007B2785" w:rsidRDefault="00BA4DBF" w:rsidP="00BA4DBF">
            <w:pPr>
              <w:spacing w:after="0"/>
              <w:rPr>
                <w:bCs/>
                <w:color w:val="000000" w:themeColor="text1"/>
                <w:sz w:val="16"/>
                <w:szCs w:val="16"/>
              </w:rPr>
            </w:pPr>
            <w:r w:rsidRPr="007B2785">
              <w:rPr>
                <w:bCs/>
                <w:color w:val="000000" w:themeColor="text1"/>
                <w:sz w:val="16"/>
                <w:szCs w:val="16"/>
              </w:rPr>
              <w:t>repatriated in waves (particularly after 2000),</w:t>
            </w:r>
          </w:p>
          <w:p w14:paraId="54670EAF" w14:textId="1C219246"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 xml:space="preserve">Central Intelligence Agency (CIA). (2023). </w:t>
            </w:r>
            <w:r w:rsidRPr="007B2785">
              <w:rPr>
                <w:rStyle w:val="Emphasis"/>
                <w:bCs/>
                <w:color w:val="000000" w:themeColor="text1"/>
                <w:sz w:val="16"/>
                <w:szCs w:val="16"/>
              </w:rPr>
              <w:t>The World Factbook: Sierra Leone (People and Society – Refugees and internally displaced persons)</w:t>
            </w:r>
            <w:r w:rsidRPr="007B2785">
              <w:rPr>
                <w:bCs/>
                <w:color w:val="000000" w:themeColor="text1"/>
                <w:sz w:val="16"/>
                <w:szCs w:val="16"/>
              </w:rPr>
              <w:t>.</w:t>
            </w:r>
          </w:p>
        </w:tc>
      </w:tr>
      <w:tr w:rsidR="00BA4DBF" w:rsidRPr="007B2785" w14:paraId="50F079E7" w14:textId="77777777" w:rsidTr="004C31A2">
        <w:tc>
          <w:tcPr>
            <w:tcW w:w="1412" w:type="dxa"/>
            <w:gridSpan w:val="2"/>
            <w:vAlign w:val="bottom"/>
          </w:tcPr>
          <w:p w14:paraId="124F2E73"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Rohingya Exodus II &amp; III</w:t>
            </w:r>
          </w:p>
          <w:p w14:paraId="02B5A808" w14:textId="77777777" w:rsidR="00BA4DBF" w:rsidRPr="007B2785" w:rsidRDefault="00BA4DBF" w:rsidP="00BA4DBF">
            <w:pPr>
              <w:spacing w:after="0"/>
              <w:rPr>
                <w:bCs/>
                <w:color w:val="000000" w:themeColor="text1"/>
                <w:sz w:val="16"/>
                <w:szCs w:val="16"/>
              </w:rPr>
            </w:pPr>
          </w:p>
          <w:p w14:paraId="0DFBDB81" w14:textId="77777777" w:rsidR="00BA4DBF" w:rsidRPr="007B2785" w:rsidRDefault="00BA4DBF" w:rsidP="00BA4DBF">
            <w:pPr>
              <w:spacing w:after="0"/>
              <w:rPr>
                <w:bCs/>
                <w:color w:val="000000" w:themeColor="text1"/>
                <w:sz w:val="16"/>
                <w:szCs w:val="16"/>
              </w:rPr>
            </w:pPr>
          </w:p>
          <w:p w14:paraId="122097DE" w14:textId="77777777" w:rsidR="00BA4DBF" w:rsidRPr="007B2785" w:rsidRDefault="00BA4DBF" w:rsidP="00BA4DBF">
            <w:pPr>
              <w:spacing w:after="0"/>
              <w:rPr>
                <w:bCs/>
                <w:color w:val="000000" w:themeColor="text1"/>
                <w:sz w:val="16"/>
                <w:szCs w:val="16"/>
              </w:rPr>
            </w:pPr>
          </w:p>
        </w:tc>
        <w:tc>
          <w:tcPr>
            <w:tcW w:w="1134" w:type="dxa"/>
            <w:vAlign w:val="bottom"/>
          </w:tcPr>
          <w:p w14:paraId="076EEC61" w14:textId="77777777" w:rsidR="00BA4DBF" w:rsidRPr="007B2785" w:rsidRDefault="00BA4DBF" w:rsidP="00BA4DBF">
            <w:pPr>
              <w:spacing w:after="0"/>
              <w:rPr>
                <w:bCs/>
                <w:color w:val="000000" w:themeColor="text1"/>
                <w:sz w:val="16"/>
                <w:szCs w:val="16"/>
              </w:rPr>
            </w:pPr>
          </w:p>
          <w:p w14:paraId="456EF8B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1991-2</w:t>
            </w:r>
          </w:p>
          <w:p w14:paraId="4D48562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2017-2018</w:t>
            </w:r>
          </w:p>
          <w:p w14:paraId="6B1DEF8E" w14:textId="77777777" w:rsidR="00BA4DBF" w:rsidRPr="007B2785" w:rsidRDefault="00BA4DBF" w:rsidP="00BA4DBF">
            <w:pPr>
              <w:spacing w:after="0"/>
              <w:rPr>
                <w:bCs/>
                <w:color w:val="000000" w:themeColor="text1"/>
                <w:sz w:val="16"/>
                <w:szCs w:val="16"/>
              </w:rPr>
            </w:pPr>
          </w:p>
          <w:p w14:paraId="767C0F2C" w14:textId="77777777" w:rsidR="00BA4DBF" w:rsidRPr="007B2785" w:rsidRDefault="00BA4DBF" w:rsidP="00BA4DBF">
            <w:pPr>
              <w:spacing w:after="0"/>
              <w:rPr>
                <w:bCs/>
                <w:color w:val="000000" w:themeColor="text1"/>
                <w:sz w:val="16"/>
                <w:szCs w:val="16"/>
              </w:rPr>
            </w:pPr>
          </w:p>
          <w:p w14:paraId="105EFD1A" w14:textId="77777777" w:rsidR="00BA4DBF" w:rsidRPr="007B2785" w:rsidRDefault="00BA4DBF" w:rsidP="00BA4DBF">
            <w:pPr>
              <w:spacing w:after="0"/>
              <w:rPr>
                <w:bCs/>
                <w:color w:val="000000" w:themeColor="text1"/>
                <w:sz w:val="16"/>
                <w:szCs w:val="16"/>
              </w:rPr>
            </w:pPr>
          </w:p>
        </w:tc>
        <w:tc>
          <w:tcPr>
            <w:tcW w:w="992" w:type="dxa"/>
            <w:vAlign w:val="bottom"/>
          </w:tcPr>
          <w:p w14:paraId="27209A8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1991-2 (265,00 </w:t>
            </w:r>
            <w:proofErr w:type="spellStart"/>
            <w:r w:rsidRPr="007B2785">
              <w:rPr>
                <w:bCs/>
                <w:color w:val="000000" w:themeColor="text1"/>
                <w:sz w:val="16"/>
                <w:szCs w:val="16"/>
              </w:rPr>
              <w:t>refugess</w:t>
            </w:r>
            <w:proofErr w:type="spellEnd"/>
            <w:r w:rsidRPr="007B2785">
              <w:rPr>
                <w:bCs/>
                <w:color w:val="000000" w:themeColor="text1"/>
                <w:sz w:val="16"/>
                <w:szCs w:val="16"/>
              </w:rPr>
              <w:t xml:space="preserve"> but officially all </w:t>
            </w:r>
            <w:proofErr w:type="gramStart"/>
            <w:r w:rsidRPr="007B2785">
              <w:rPr>
                <w:bCs/>
                <w:color w:val="000000" w:themeColor="text1"/>
                <w:sz w:val="16"/>
                <w:szCs w:val="16"/>
              </w:rPr>
              <w:t>repatriated ,</w:t>
            </w:r>
            <w:proofErr w:type="gramEnd"/>
            <w:r w:rsidRPr="007B2785">
              <w:rPr>
                <w:bCs/>
                <w:color w:val="000000" w:themeColor="text1"/>
                <w:sz w:val="16"/>
                <w:szCs w:val="16"/>
              </w:rPr>
              <w:t xml:space="preserve"> </w:t>
            </w:r>
            <w:proofErr w:type="spellStart"/>
            <w:r w:rsidRPr="007B2785">
              <w:rPr>
                <w:bCs/>
                <w:color w:val="000000" w:themeColor="text1"/>
                <w:sz w:val="16"/>
                <w:szCs w:val="16"/>
              </w:rPr>
              <w:t>unoffically</w:t>
            </w:r>
            <w:proofErr w:type="spellEnd"/>
            <w:r w:rsidRPr="007B2785">
              <w:rPr>
                <w:bCs/>
                <w:color w:val="000000" w:themeColor="text1"/>
                <w:sz w:val="16"/>
                <w:szCs w:val="16"/>
              </w:rPr>
              <w:t xml:space="preserve"> locals suggest 300,000 came back and live outside the camps)</w:t>
            </w:r>
          </w:p>
          <w:p w14:paraId="28D3E1FD" w14:textId="77777777" w:rsidR="00BA4DBF" w:rsidRPr="007B2785" w:rsidRDefault="00BA4DBF" w:rsidP="00BA4DBF">
            <w:pPr>
              <w:spacing w:after="0"/>
              <w:rPr>
                <w:bCs/>
                <w:color w:val="000000" w:themeColor="text1"/>
                <w:sz w:val="16"/>
                <w:szCs w:val="16"/>
              </w:rPr>
            </w:pPr>
          </w:p>
          <w:p w14:paraId="6391774E" w14:textId="77777777" w:rsidR="00BA4DBF" w:rsidRPr="007B2785" w:rsidRDefault="00BA4DBF" w:rsidP="00BA4DBF">
            <w:pPr>
              <w:spacing w:after="0"/>
              <w:rPr>
                <w:bCs/>
                <w:color w:val="000000" w:themeColor="text1"/>
                <w:sz w:val="16"/>
                <w:szCs w:val="16"/>
              </w:rPr>
            </w:pPr>
          </w:p>
          <w:p w14:paraId="5E9AE7B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655,000 (UNHCR,2018)</w:t>
            </w:r>
          </w:p>
          <w:p w14:paraId="588180C5" w14:textId="77777777" w:rsidR="00BA4DBF" w:rsidRPr="007B2785" w:rsidRDefault="00BA4DBF" w:rsidP="00BA4DBF">
            <w:pPr>
              <w:spacing w:after="0"/>
              <w:rPr>
                <w:bCs/>
                <w:color w:val="000000" w:themeColor="text1"/>
                <w:sz w:val="16"/>
                <w:szCs w:val="16"/>
              </w:rPr>
            </w:pPr>
          </w:p>
          <w:p w14:paraId="7B35F488" w14:textId="77777777" w:rsidR="00BA4DBF" w:rsidRPr="007B2785" w:rsidRDefault="00BA4DBF" w:rsidP="00BA4DBF">
            <w:pPr>
              <w:spacing w:after="0"/>
              <w:rPr>
                <w:bCs/>
                <w:color w:val="000000" w:themeColor="text1"/>
                <w:sz w:val="16"/>
                <w:szCs w:val="16"/>
              </w:rPr>
            </w:pPr>
          </w:p>
          <w:p w14:paraId="5FF305FB"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626,000 Rohingya arrived in Bangladesh since 25 August 2017, based on surveys representing 503,698 recent arrivals and 104,410 pre-existing refugees.</w:t>
            </w:r>
          </w:p>
          <w:p w14:paraId="093962B3" w14:textId="77777777" w:rsidR="00BA4DBF" w:rsidRPr="007B2785" w:rsidRDefault="00BA4DBF" w:rsidP="00BA4DBF">
            <w:pPr>
              <w:spacing w:after="0"/>
              <w:rPr>
                <w:bCs/>
                <w:color w:val="000000" w:themeColor="text1"/>
                <w:sz w:val="16"/>
                <w:szCs w:val="16"/>
              </w:rPr>
            </w:pPr>
          </w:p>
        </w:tc>
        <w:tc>
          <w:tcPr>
            <w:tcW w:w="992" w:type="dxa"/>
            <w:vAlign w:val="bottom"/>
          </w:tcPr>
          <w:p w14:paraId="125FC8AA" w14:textId="767682C2"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Ahmed, I. (2010). </w:t>
            </w:r>
            <w:r w:rsidRPr="007B2785">
              <w:rPr>
                <w:bCs/>
                <w:i/>
                <w:color w:val="000000" w:themeColor="text1"/>
                <w:sz w:val="16"/>
                <w:szCs w:val="16"/>
              </w:rPr>
              <w:t>The Rohingyas: From stateless to refugee</w:t>
            </w:r>
            <w:r w:rsidRPr="007B2785">
              <w:rPr>
                <w:bCs/>
                <w:color w:val="000000" w:themeColor="text1"/>
                <w:sz w:val="16"/>
                <w:szCs w:val="16"/>
              </w:rPr>
              <w:t xml:space="preserve">. Dhaka: University of Dhaka, Department of International Relations. </w:t>
            </w:r>
          </w:p>
          <w:p w14:paraId="0ED77F25" w14:textId="2FB96578" w:rsidR="00BA4DBF" w:rsidRPr="007B2785" w:rsidRDefault="00BA4DBF" w:rsidP="00BA4DBF">
            <w:pPr>
              <w:spacing w:after="0"/>
              <w:rPr>
                <w:bCs/>
                <w:color w:val="000000" w:themeColor="text1"/>
                <w:sz w:val="16"/>
                <w:szCs w:val="16"/>
              </w:rPr>
            </w:pPr>
            <w:proofErr w:type="spellStart"/>
            <w:r w:rsidRPr="007B2785">
              <w:rPr>
                <w:bCs/>
                <w:color w:val="000000" w:themeColor="text1"/>
                <w:sz w:val="16"/>
                <w:szCs w:val="16"/>
              </w:rPr>
              <w:t>Pg</w:t>
            </w:r>
            <w:proofErr w:type="spellEnd"/>
            <w:r w:rsidRPr="007B2785">
              <w:rPr>
                <w:bCs/>
                <w:color w:val="000000" w:themeColor="text1"/>
                <w:sz w:val="16"/>
                <w:szCs w:val="16"/>
              </w:rPr>
              <w:t xml:space="preserve"> 7,9,10</w:t>
            </w:r>
          </w:p>
          <w:p w14:paraId="7F459E5A" w14:textId="6701161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UNHCR. (2018, </w:t>
            </w:r>
            <w:r w:rsidRPr="007B2785">
              <w:rPr>
                <w:bCs/>
                <w:color w:val="000000" w:themeColor="text1"/>
                <w:sz w:val="16"/>
                <w:szCs w:val="16"/>
              </w:rPr>
              <w:lastRenderedPageBreak/>
              <w:t>January 7). </w:t>
            </w:r>
            <w:r w:rsidRPr="007B2785">
              <w:rPr>
                <w:bCs/>
                <w:i/>
                <w:color w:val="000000" w:themeColor="text1"/>
                <w:sz w:val="16"/>
                <w:szCs w:val="16"/>
              </w:rPr>
              <w:t>Bangladesh: Operational update (27 December 2017 – 7 January 2018)</w:t>
            </w:r>
            <w:r w:rsidRPr="007B2785">
              <w:rPr>
                <w:bCs/>
                <w:color w:val="000000" w:themeColor="text1"/>
                <w:sz w:val="16"/>
                <w:szCs w:val="16"/>
              </w:rPr>
              <w:t>. United Nations High Commissioner for Refugees. Retrieved from </w:t>
            </w:r>
            <w:hyperlink r:id="rId140">
              <w:r w:rsidRPr="007B2785">
                <w:rPr>
                  <w:bCs/>
                  <w:color w:val="000000" w:themeColor="text1"/>
                  <w:sz w:val="16"/>
                  <w:szCs w:val="16"/>
                  <w:u w:val="single"/>
                </w:rPr>
                <w:t>https://data2.unhcr.org/en/situations/myanmar_refugees</w:t>
              </w:r>
            </w:hyperlink>
          </w:p>
          <w:p w14:paraId="2CD8CDB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Doctors Without Borders. (2017). Rohingya Crisis: Findings from Six Pooled Surveys, p. 2.</w:t>
            </w:r>
          </w:p>
        </w:tc>
        <w:tc>
          <w:tcPr>
            <w:tcW w:w="993" w:type="dxa"/>
          </w:tcPr>
          <w:p w14:paraId="1457E7D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700,000(2017)</w:t>
            </w:r>
          </w:p>
        </w:tc>
        <w:tc>
          <w:tcPr>
            <w:tcW w:w="1134" w:type="dxa"/>
          </w:tcPr>
          <w:p w14:paraId="0B657268" w14:textId="77777777" w:rsidR="00BA4DBF" w:rsidRPr="007B2785" w:rsidRDefault="00BA4DBF" w:rsidP="00BA4DBF">
            <w:pPr>
              <w:spacing w:after="0"/>
              <w:rPr>
                <w:bCs/>
                <w:color w:val="000000" w:themeColor="text1"/>
                <w:sz w:val="16"/>
                <w:szCs w:val="16"/>
              </w:rPr>
            </w:pPr>
            <w:r w:rsidRPr="007B2785">
              <w:rPr>
                <w:bCs/>
                <w:color w:val="000000" w:themeColor="text1"/>
                <w:sz w:val="16"/>
                <w:szCs w:val="16"/>
                <w:highlight w:val="white"/>
              </w:rPr>
              <w:t xml:space="preserve">Uddin, N. (2020). The </w:t>
            </w:r>
            <w:r w:rsidRPr="007B2785">
              <w:rPr>
                <w:bCs/>
                <w:color w:val="000000" w:themeColor="text1"/>
                <w:sz w:val="16"/>
                <w:szCs w:val="16"/>
                <w:highlight w:val="white"/>
              </w:rPr>
              <w:pgNum/>
            </w:r>
            <w:proofErr w:type="spellStart"/>
            <w:r w:rsidRPr="007B2785">
              <w:rPr>
                <w:bCs/>
                <w:color w:val="000000" w:themeColor="text1"/>
                <w:sz w:val="16"/>
                <w:szCs w:val="16"/>
                <w:highlight w:val="white"/>
              </w:rPr>
              <w:t>olombia</w:t>
            </w:r>
            <w:proofErr w:type="spellEnd"/>
            <w:r w:rsidRPr="007B2785">
              <w:rPr>
                <w:bCs/>
                <w:color w:val="000000" w:themeColor="text1"/>
                <w:sz w:val="16"/>
                <w:szCs w:val="16"/>
                <w:highlight w:val="white"/>
              </w:rPr>
              <w:t xml:space="preserve"> refugee crisis. </w:t>
            </w:r>
            <w:r w:rsidRPr="007B2785">
              <w:rPr>
                <w:bCs/>
                <w:i/>
                <w:color w:val="000000" w:themeColor="text1"/>
                <w:sz w:val="16"/>
                <w:szCs w:val="16"/>
              </w:rPr>
              <w:t xml:space="preserve">Migration Research and Intercultural Studies. </w:t>
            </w:r>
            <w:hyperlink r:id="rId141" w:history="1">
              <w:r w:rsidRPr="007B2785">
                <w:rPr>
                  <w:rStyle w:val="Hyperlink"/>
                  <w:bCs/>
                  <w:i/>
                  <w:color w:val="000000" w:themeColor="text1"/>
                  <w:sz w:val="16"/>
                  <w:szCs w:val="16"/>
                </w:rPr>
                <w:t>https://www</w:t>
              </w:r>
            </w:hyperlink>
            <w:r w:rsidRPr="007B2785">
              <w:rPr>
                <w:bCs/>
                <w:i/>
                <w:color w:val="000000" w:themeColor="text1"/>
                <w:sz w:val="16"/>
                <w:szCs w:val="16"/>
              </w:rPr>
              <w:t>. Academia. Edu/42903174/</w:t>
            </w:r>
            <w:proofErr w:type="spellStart"/>
            <w:r w:rsidRPr="007B2785">
              <w:rPr>
                <w:bCs/>
                <w:i/>
                <w:color w:val="000000" w:themeColor="text1"/>
                <w:sz w:val="16"/>
                <w:szCs w:val="16"/>
              </w:rPr>
              <w:t>The_Rohingya_Refugee_Crisis</w:t>
            </w:r>
            <w:proofErr w:type="spellEnd"/>
            <w:r w:rsidRPr="007B2785">
              <w:rPr>
                <w:bCs/>
                <w:color w:val="000000" w:themeColor="text1"/>
                <w:sz w:val="16"/>
                <w:szCs w:val="16"/>
                <w:highlight w:val="white"/>
              </w:rPr>
              <w:t>.</w:t>
            </w:r>
          </w:p>
          <w:p w14:paraId="4DE2B0B5" w14:textId="77777777" w:rsidR="00BA4DBF" w:rsidRPr="007B2785" w:rsidRDefault="00BA4DBF" w:rsidP="00BA4DBF">
            <w:pPr>
              <w:spacing w:after="0"/>
              <w:rPr>
                <w:bCs/>
                <w:color w:val="000000" w:themeColor="text1"/>
                <w:sz w:val="16"/>
                <w:szCs w:val="16"/>
              </w:rPr>
            </w:pPr>
          </w:p>
          <w:p w14:paraId="0CA2010D" w14:textId="77777777" w:rsidR="00BA4DBF" w:rsidRPr="007B2785" w:rsidRDefault="00BA4DBF" w:rsidP="00BA4DBF">
            <w:pPr>
              <w:spacing w:after="0"/>
              <w:rPr>
                <w:bCs/>
                <w:color w:val="000000" w:themeColor="text1"/>
                <w:sz w:val="16"/>
                <w:szCs w:val="16"/>
              </w:rPr>
            </w:pPr>
          </w:p>
          <w:p w14:paraId="3E0EF569" w14:textId="77777777" w:rsidR="00BA4DBF" w:rsidRPr="007B2785" w:rsidRDefault="00BA4DBF" w:rsidP="00BA4DBF">
            <w:pPr>
              <w:spacing w:after="0"/>
              <w:rPr>
                <w:bCs/>
                <w:color w:val="000000" w:themeColor="text1"/>
                <w:sz w:val="16"/>
                <w:szCs w:val="16"/>
              </w:rPr>
            </w:pPr>
          </w:p>
        </w:tc>
        <w:tc>
          <w:tcPr>
            <w:tcW w:w="1701" w:type="dxa"/>
            <w:shd w:val="pct10" w:color="auto" w:fill="auto"/>
          </w:tcPr>
          <w:p w14:paraId="5EE9A4FE"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1991-</w:t>
            </w:r>
            <w:proofErr w:type="gramStart"/>
            <w:r w:rsidRPr="007B2785">
              <w:rPr>
                <w:bCs/>
                <w:color w:val="000000" w:themeColor="text1"/>
                <w:sz w:val="16"/>
                <w:szCs w:val="16"/>
              </w:rPr>
              <w:t>2 :</w:t>
            </w:r>
            <w:proofErr w:type="gramEnd"/>
            <w:r w:rsidRPr="007B2785">
              <w:rPr>
                <w:bCs/>
                <w:color w:val="000000" w:themeColor="text1"/>
                <w:sz w:val="16"/>
                <w:szCs w:val="16"/>
              </w:rPr>
              <w:t xml:space="preserve">  265,000 refugees</w:t>
            </w:r>
          </w:p>
          <w:p w14:paraId="446B9B09" w14:textId="49FB6F8E" w:rsidR="00BA4DBF" w:rsidRPr="007B2785" w:rsidRDefault="00BA4DBF" w:rsidP="00BA4DBF">
            <w:pPr>
              <w:pBdr>
                <w:bottom w:val="single" w:sz="6" w:space="1" w:color="000000"/>
              </w:pBdr>
              <w:spacing w:after="0"/>
              <w:rPr>
                <w:bCs/>
                <w:color w:val="000000" w:themeColor="text1"/>
                <w:sz w:val="16"/>
                <w:szCs w:val="16"/>
              </w:rPr>
            </w:pPr>
          </w:p>
          <w:p w14:paraId="4DF368E3" w14:textId="0E0B9F30" w:rsidR="00BA4DBF" w:rsidRPr="007B2785" w:rsidRDefault="00BA4DBF" w:rsidP="00BA4DBF">
            <w:pPr>
              <w:pBdr>
                <w:bottom w:val="single" w:sz="6" w:space="1" w:color="000000"/>
              </w:pBdr>
              <w:spacing w:after="0"/>
              <w:rPr>
                <w:bCs/>
                <w:color w:val="000000" w:themeColor="text1"/>
                <w:sz w:val="16"/>
                <w:szCs w:val="16"/>
              </w:rPr>
            </w:pPr>
          </w:p>
          <w:p w14:paraId="6EE6BC4B" w14:textId="77777777" w:rsidR="00BA4DBF" w:rsidRPr="007B2785" w:rsidRDefault="00BA4DBF" w:rsidP="00BA4DBF">
            <w:pPr>
              <w:pBdr>
                <w:bottom w:val="single" w:sz="6" w:space="1" w:color="000000"/>
              </w:pBdr>
              <w:spacing w:after="0"/>
              <w:rPr>
                <w:bCs/>
                <w:color w:val="000000" w:themeColor="text1"/>
                <w:sz w:val="16"/>
                <w:szCs w:val="16"/>
              </w:rPr>
            </w:pPr>
          </w:p>
          <w:p w14:paraId="6F277E49" w14:textId="77777777" w:rsidR="00BA4DBF" w:rsidRPr="007B2785" w:rsidRDefault="00BA4DBF" w:rsidP="00BA4DBF">
            <w:pPr>
              <w:spacing w:after="0"/>
              <w:rPr>
                <w:bCs/>
                <w:color w:val="000000" w:themeColor="text1"/>
                <w:sz w:val="16"/>
                <w:szCs w:val="16"/>
              </w:rPr>
            </w:pPr>
          </w:p>
          <w:p w14:paraId="5924A470" w14:textId="77777777" w:rsidR="00BA4DBF" w:rsidRPr="007B2785" w:rsidRDefault="00BA4DBF" w:rsidP="00BA4DBF">
            <w:pPr>
              <w:spacing w:after="0"/>
              <w:rPr>
                <w:bCs/>
                <w:color w:val="000000" w:themeColor="text1"/>
                <w:sz w:val="16"/>
                <w:szCs w:val="16"/>
              </w:rPr>
            </w:pPr>
          </w:p>
          <w:p w14:paraId="6DC54882"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870,000</w:t>
            </w:r>
          </w:p>
          <w:p w14:paraId="447B8BAD" w14:textId="77777777" w:rsidR="00BA4DBF" w:rsidRPr="007B2785" w:rsidRDefault="00BA4DBF" w:rsidP="00BA4DBF">
            <w:pPr>
              <w:spacing w:after="0"/>
              <w:rPr>
                <w:bCs/>
                <w:color w:val="000000" w:themeColor="text1"/>
                <w:sz w:val="16"/>
                <w:szCs w:val="16"/>
              </w:rPr>
            </w:pPr>
          </w:p>
          <w:p w14:paraId="52AA4DC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2017-</w:t>
            </w:r>
            <w:proofErr w:type="gramStart"/>
            <w:r w:rsidRPr="007B2785">
              <w:rPr>
                <w:bCs/>
                <w:color w:val="000000" w:themeColor="text1"/>
                <w:sz w:val="16"/>
                <w:szCs w:val="16"/>
              </w:rPr>
              <w:t>18 :</w:t>
            </w:r>
            <w:proofErr w:type="gramEnd"/>
            <w:r w:rsidRPr="007B2785">
              <w:rPr>
                <w:bCs/>
                <w:color w:val="000000" w:themeColor="text1"/>
                <w:sz w:val="16"/>
                <w:szCs w:val="16"/>
              </w:rPr>
              <w:t xml:space="preserve"> 740,000-742,000 refugees</w:t>
            </w:r>
          </w:p>
          <w:p w14:paraId="6A76B4A4"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w:t>
            </w:r>
          </w:p>
          <w:p w14:paraId="66FCE040"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s of the end of 2017, there were approximately 128,000 internally displaced </w:t>
            </w:r>
            <w:r w:rsidRPr="007B2785">
              <w:rPr>
                <w:bCs/>
                <w:color w:val="000000" w:themeColor="text1"/>
                <w:sz w:val="16"/>
                <w:szCs w:val="16"/>
              </w:rPr>
              <w:lastRenderedPageBreak/>
              <w:t>Rohingya within Rakhine State, Myanmar</w:t>
            </w:r>
          </w:p>
        </w:tc>
        <w:tc>
          <w:tcPr>
            <w:tcW w:w="1842" w:type="dxa"/>
            <w:shd w:val="pct10" w:color="auto" w:fill="auto"/>
          </w:tcPr>
          <w:p w14:paraId="0E33EDF1"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lastRenderedPageBreak/>
              <w:t>1991-</w:t>
            </w:r>
            <w:proofErr w:type="gramStart"/>
            <w:r w:rsidRPr="007B2785">
              <w:rPr>
                <w:bCs/>
                <w:color w:val="000000" w:themeColor="text1"/>
                <w:sz w:val="16"/>
                <w:szCs w:val="16"/>
              </w:rPr>
              <w:t>2 :</w:t>
            </w:r>
            <w:proofErr w:type="gramEnd"/>
            <w:r w:rsidRPr="007B2785">
              <w:rPr>
                <w:bCs/>
                <w:color w:val="000000" w:themeColor="text1"/>
                <w:sz w:val="16"/>
                <w:szCs w:val="16"/>
              </w:rPr>
              <w:t xml:space="preserve"> Ahmed, I. (2009). The Rohingyas: From stateless to refugee. </w:t>
            </w:r>
            <w:r w:rsidRPr="007B2785">
              <w:rPr>
                <w:bCs/>
                <w:i/>
                <w:color w:val="000000" w:themeColor="text1"/>
                <w:sz w:val="16"/>
                <w:szCs w:val="16"/>
              </w:rPr>
              <w:t>Dhaka, Bangladesh: University of Dhaka</w:t>
            </w:r>
            <w:r w:rsidRPr="007B2785">
              <w:rPr>
                <w:bCs/>
                <w:color w:val="000000" w:themeColor="text1"/>
                <w:sz w:val="16"/>
                <w:szCs w:val="16"/>
              </w:rPr>
              <w:t xml:space="preserve">, 285-301. P. 7 </w:t>
            </w:r>
          </w:p>
          <w:p w14:paraId="793BDF3C" w14:textId="77777777" w:rsidR="00BA4DBF" w:rsidRPr="007B2785" w:rsidRDefault="00BA4DBF" w:rsidP="00BA4DBF">
            <w:pPr>
              <w:pBdr>
                <w:bottom w:val="single" w:sz="6" w:space="1" w:color="000000"/>
              </w:pBdr>
              <w:spacing w:after="0"/>
              <w:rPr>
                <w:bCs/>
                <w:color w:val="000000" w:themeColor="text1"/>
                <w:sz w:val="16"/>
                <w:szCs w:val="16"/>
              </w:rPr>
            </w:pPr>
          </w:p>
          <w:p w14:paraId="08EFF2D7"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2017-18 : </w:t>
            </w:r>
            <w:hyperlink r:id="rId142">
              <w:r w:rsidRPr="007B2785">
                <w:rPr>
                  <w:bCs/>
                  <w:color w:val="000000" w:themeColor="text1"/>
                  <w:sz w:val="16"/>
                  <w:szCs w:val="16"/>
                  <w:u w:val="single"/>
                </w:rPr>
                <w:t>Link</w:t>
              </w:r>
            </w:hyperlink>
            <w:r w:rsidRPr="007B2785">
              <w:rPr>
                <w:bCs/>
                <w:color w:val="000000" w:themeColor="text1"/>
                <w:sz w:val="16"/>
                <w:szCs w:val="16"/>
              </w:rPr>
              <w:t xml:space="preserve"> this is an updated UNHCR report USA for UNHCR. (2024, August 22). </w:t>
            </w:r>
            <w:r w:rsidRPr="007B2785">
              <w:rPr>
                <w:bCs/>
                <w:i/>
                <w:color w:val="000000" w:themeColor="text1"/>
                <w:sz w:val="16"/>
                <w:szCs w:val="16"/>
              </w:rPr>
              <w:t>Rohingya refugee crisis explained</w:t>
            </w:r>
            <w:r w:rsidRPr="007B2785">
              <w:rPr>
                <w:bCs/>
                <w:color w:val="000000" w:themeColor="text1"/>
                <w:sz w:val="16"/>
                <w:szCs w:val="16"/>
              </w:rPr>
              <w:t xml:space="preserve">. </w:t>
            </w:r>
            <w:hyperlink r:id="rId143">
              <w:r w:rsidRPr="007B2785">
                <w:rPr>
                  <w:bCs/>
                  <w:color w:val="000000" w:themeColor="text1"/>
                  <w:sz w:val="16"/>
                  <w:szCs w:val="16"/>
                  <w:u w:val="single"/>
                </w:rPr>
                <w:t>https://www.unrefugees.org/news/rohingya-refugee-crisis-explained/</w:t>
              </w:r>
            </w:hyperlink>
          </w:p>
          <w:p w14:paraId="600BE847" w14:textId="77777777" w:rsidR="00BA4DBF" w:rsidRPr="007B2785" w:rsidRDefault="00BA4DBF" w:rsidP="00BA4DBF">
            <w:pPr>
              <w:spacing w:after="0"/>
              <w:rPr>
                <w:bCs/>
                <w:color w:val="000000" w:themeColor="text1"/>
                <w:sz w:val="16"/>
                <w:szCs w:val="16"/>
              </w:rPr>
            </w:pPr>
          </w:p>
          <w:p w14:paraId="3E8B7F1B" w14:textId="12D64A11" w:rsidR="00BA4DBF" w:rsidRPr="007B2785" w:rsidRDefault="00BA4DBF" w:rsidP="00BA4DBF">
            <w:pPr>
              <w:spacing w:after="0"/>
              <w:rPr>
                <w:bCs/>
                <w:color w:val="000000" w:themeColor="text1"/>
                <w:sz w:val="16"/>
                <w:szCs w:val="16"/>
              </w:rPr>
            </w:pPr>
            <w:r w:rsidRPr="007B2785">
              <w:rPr>
                <w:bCs/>
                <w:color w:val="000000" w:themeColor="text1"/>
                <w:sz w:val="16"/>
                <w:szCs w:val="16"/>
              </w:rPr>
              <w:t xml:space="preserve"> </w:t>
            </w:r>
            <w:hyperlink r:id="rId144">
              <w:r w:rsidRPr="007B2785">
                <w:rPr>
                  <w:bCs/>
                  <w:color w:val="000000" w:themeColor="text1"/>
                  <w:sz w:val="16"/>
                  <w:szCs w:val="16"/>
                  <w:u w:val="single"/>
                </w:rPr>
                <w:t>Amnesty</w:t>
              </w:r>
            </w:hyperlink>
            <w:r w:rsidRPr="007B2785">
              <w:rPr>
                <w:bCs/>
                <w:color w:val="000000" w:themeColor="text1"/>
                <w:sz w:val="16"/>
                <w:szCs w:val="16"/>
              </w:rPr>
              <w:t xml:space="preserve">  </w:t>
            </w:r>
            <w:proofErr w:type="spellStart"/>
            <w:r w:rsidRPr="007B2785">
              <w:rPr>
                <w:bCs/>
                <w:color w:val="000000" w:themeColor="text1"/>
                <w:sz w:val="16"/>
                <w:szCs w:val="16"/>
              </w:rPr>
              <w:t>Amnesty</w:t>
            </w:r>
            <w:proofErr w:type="spellEnd"/>
            <w:r w:rsidRPr="007B2785">
              <w:rPr>
                <w:bCs/>
                <w:color w:val="000000" w:themeColor="text1"/>
                <w:sz w:val="16"/>
                <w:szCs w:val="16"/>
              </w:rPr>
              <w:t xml:space="preserve"> International. (2024, August 21). </w:t>
            </w:r>
            <w:r w:rsidRPr="007B2785">
              <w:rPr>
                <w:bCs/>
                <w:i/>
                <w:color w:val="000000" w:themeColor="text1"/>
                <w:sz w:val="16"/>
                <w:szCs w:val="16"/>
              </w:rPr>
              <w:t>Myanmar: New attacks against Rohingya a disturbing echo of 2017 mass violence</w:t>
            </w:r>
            <w:r w:rsidRPr="007B2785">
              <w:rPr>
                <w:bCs/>
                <w:color w:val="000000" w:themeColor="text1"/>
                <w:sz w:val="16"/>
                <w:szCs w:val="16"/>
              </w:rPr>
              <w:t xml:space="preserve">. </w:t>
            </w:r>
            <w:hyperlink r:id="rId145">
              <w:r w:rsidRPr="007B2785">
                <w:rPr>
                  <w:bCs/>
                  <w:color w:val="000000" w:themeColor="text1"/>
                  <w:sz w:val="16"/>
                  <w:szCs w:val="16"/>
                  <w:u w:val="single"/>
                </w:rPr>
                <w:t>https://www.amnesty.org/en/latest/news/2024/08/myanmar-new-attacks-against-rohingya-a-disturbing-echo-of-2017-mass-violence/</w:t>
              </w:r>
            </w:hyperlink>
            <w:r w:rsidRPr="007B2785">
              <w:rPr>
                <w:bCs/>
                <w:color w:val="000000" w:themeColor="text1"/>
                <w:sz w:val="16"/>
                <w:szCs w:val="16"/>
              </w:rPr>
              <w:t>​</w:t>
            </w:r>
          </w:p>
          <w:p w14:paraId="3EC7C6FD" w14:textId="1107153C" w:rsidR="00BA4DBF" w:rsidRPr="007B2785" w:rsidRDefault="00BA4DBF" w:rsidP="00BA4DBF">
            <w:pPr>
              <w:spacing w:after="0"/>
              <w:rPr>
                <w:bCs/>
                <w:color w:val="000000" w:themeColor="text1"/>
                <w:sz w:val="16"/>
                <w:szCs w:val="16"/>
              </w:rPr>
            </w:pPr>
          </w:p>
        </w:tc>
        <w:tc>
          <w:tcPr>
            <w:tcW w:w="1843" w:type="dxa"/>
          </w:tcPr>
          <w:p w14:paraId="57C65F89" w14:textId="77777777" w:rsidR="00BA4DBF" w:rsidRPr="007B2785" w:rsidRDefault="00BA4DBF" w:rsidP="00BA4DBF">
            <w:pPr>
              <w:spacing w:after="0"/>
              <w:rPr>
                <w:bCs/>
                <w:color w:val="000000" w:themeColor="text1"/>
                <w:sz w:val="16"/>
                <w:szCs w:val="16"/>
              </w:rPr>
            </w:pPr>
          </w:p>
          <w:p w14:paraId="704BE235"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UNHCR. (2023). Desperate Journeys: Rohingya Refugees in Search of Protection. UNHCR Data Portal.</w:t>
            </w:r>
          </w:p>
          <w:p w14:paraId="46EC16F0" w14:textId="77777777" w:rsidR="00BA4DBF" w:rsidRDefault="00BA4DBF" w:rsidP="00BA4DBF">
            <w:pPr>
              <w:spacing w:after="0"/>
              <w:rPr>
                <w:bCs/>
                <w:color w:val="000000" w:themeColor="text1"/>
                <w:sz w:val="16"/>
                <w:szCs w:val="16"/>
              </w:rPr>
            </w:pPr>
            <w:r w:rsidRPr="007B2785">
              <w:rPr>
                <w:bCs/>
                <w:color w:val="000000" w:themeColor="text1"/>
                <w:sz w:val="16"/>
                <w:szCs w:val="16"/>
              </w:rPr>
              <w:t>IDMC. (2018). Global Report on Internal Displacement 2018, p. 32</w:t>
            </w:r>
          </w:p>
          <w:p w14:paraId="1EFE01A4" w14:textId="77777777" w:rsidR="00BA4DBF" w:rsidRDefault="00BA4DBF" w:rsidP="00BA4DBF">
            <w:pPr>
              <w:spacing w:after="0"/>
              <w:rPr>
                <w:bCs/>
                <w:color w:val="000000" w:themeColor="text1"/>
                <w:sz w:val="16"/>
                <w:szCs w:val="16"/>
              </w:rPr>
            </w:pPr>
          </w:p>
          <w:p w14:paraId="1D8090D3"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1991-2:</w:t>
            </w:r>
          </w:p>
          <w:p w14:paraId="6840A4F9"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260,000 Muslims fled to Bangladesh in April 1991</w:t>
            </w:r>
          </w:p>
          <w:p w14:paraId="1305D8C0"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lastRenderedPageBreak/>
              <w:t>(over 200,000 repatriated in 1993-4, around 50,000 stayed in Bangladesh as refugees)</w:t>
            </w:r>
          </w:p>
          <w:p w14:paraId="6258EDA1" w14:textId="77777777" w:rsidR="00BA4DBF" w:rsidRPr="00BA4DBF" w:rsidRDefault="00BA4DBF" w:rsidP="00BA4DBF">
            <w:pPr>
              <w:spacing w:after="0"/>
              <w:rPr>
                <w:bCs/>
                <w:color w:val="000000" w:themeColor="text1"/>
                <w:sz w:val="16"/>
                <w:szCs w:val="16"/>
                <w:lang w:val="en-IN"/>
              </w:rPr>
            </w:pPr>
          </w:p>
          <w:p w14:paraId="08A115F4" w14:textId="77777777" w:rsidR="00BA4DBF" w:rsidRPr="00BA4DBF" w:rsidRDefault="00BA4DBF" w:rsidP="00BA4DBF">
            <w:pPr>
              <w:spacing w:after="0"/>
              <w:rPr>
                <w:bCs/>
                <w:color w:val="000000" w:themeColor="text1"/>
                <w:sz w:val="16"/>
                <w:szCs w:val="16"/>
                <w:lang w:val="en-IN"/>
              </w:rPr>
            </w:pPr>
          </w:p>
          <w:p w14:paraId="26D3EAAA" w14:textId="77777777" w:rsidR="00BA4DBF" w:rsidRPr="00BA4DBF" w:rsidRDefault="00BA4DBF" w:rsidP="00BA4DBF">
            <w:pPr>
              <w:spacing w:after="0"/>
              <w:rPr>
                <w:bCs/>
                <w:color w:val="000000" w:themeColor="text1"/>
                <w:sz w:val="16"/>
                <w:szCs w:val="16"/>
                <w:lang w:val="en-IN"/>
              </w:rPr>
            </w:pPr>
          </w:p>
          <w:p w14:paraId="2ADE3800"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2017-18:</w:t>
            </w:r>
          </w:p>
          <w:p w14:paraId="2A173357" w14:textId="77777777" w:rsidR="00BA4DBF" w:rsidRPr="00BA4DBF" w:rsidRDefault="00BA4DBF" w:rsidP="00BA4DBF">
            <w:pPr>
              <w:spacing w:after="0"/>
              <w:rPr>
                <w:bCs/>
                <w:color w:val="000000" w:themeColor="text1"/>
                <w:sz w:val="16"/>
                <w:szCs w:val="16"/>
                <w:lang w:val="en-IN"/>
              </w:rPr>
            </w:pPr>
            <w:r w:rsidRPr="00BA4DBF">
              <w:rPr>
                <w:bCs/>
                <w:color w:val="000000" w:themeColor="text1"/>
                <w:sz w:val="16"/>
                <w:szCs w:val="16"/>
                <w:lang w:val="en-IN"/>
              </w:rPr>
              <w:t xml:space="preserve">671,500 Muslim refugees fled Myanmar for Bangladesh since 25 August 2017. If we include those who fled prior to August, 836,210 Rohingya Muslim refugees registered by the UNHCR. </w:t>
            </w:r>
          </w:p>
          <w:p w14:paraId="57195431" w14:textId="77777777" w:rsidR="00BA4DBF" w:rsidRPr="00BA4DBF" w:rsidRDefault="00BA4DBF" w:rsidP="00BA4DBF">
            <w:pPr>
              <w:spacing w:after="0"/>
              <w:rPr>
                <w:bCs/>
                <w:color w:val="000000" w:themeColor="text1"/>
                <w:sz w:val="16"/>
                <w:szCs w:val="16"/>
                <w:lang w:val="en-IN"/>
              </w:rPr>
            </w:pPr>
          </w:p>
          <w:p w14:paraId="01BFAF80" w14:textId="77777777" w:rsidR="00BA4DBF" w:rsidRPr="00BA4DBF" w:rsidRDefault="00BA4DBF" w:rsidP="00BA4DBF">
            <w:pPr>
              <w:spacing w:after="0"/>
              <w:rPr>
                <w:bCs/>
                <w:color w:val="000000" w:themeColor="text1"/>
                <w:sz w:val="16"/>
                <w:szCs w:val="16"/>
                <w:lang w:val="en-IN"/>
              </w:rPr>
            </w:pPr>
          </w:p>
          <w:p w14:paraId="31BC70DB" w14:textId="77777777" w:rsidR="00BA4DBF" w:rsidRPr="00BA4DBF" w:rsidRDefault="00BA4DBF" w:rsidP="00BA4DBF">
            <w:pPr>
              <w:spacing w:after="0"/>
              <w:rPr>
                <w:bCs/>
                <w:color w:val="000000" w:themeColor="text1"/>
                <w:sz w:val="16"/>
                <w:szCs w:val="16"/>
                <w:lang w:val="en-IN"/>
              </w:rPr>
            </w:pPr>
          </w:p>
          <w:p w14:paraId="11299D4C" w14:textId="2542539C" w:rsidR="00BA4DBF" w:rsidRPr="007B2785" w:rsidRDefault="00BA4DBF" w:rsidP="00BA4DBF">
            <w:pPr>
              <w:spacing w:after="0"/>
              <w:rPr>
                <w:bCs/>
                <w:color w:val="000000" w:themeColor="text1"/>
                <w:sz w:val="16"/>
                <w:szCs w:val="16"/>
              </w:rPr>
            </w:pPr>
            <w:r w:rsidRPr="00BA4DBF">
              <w:rPr>
                <w:bCs/>
                <w:color w:val="000000" w:themeColor="text1"/>
                <w:sz w:val="16"/>
                <w:szCs w:val="16"/>
                <w:lang w:val="en-IN"/>
              </w:rPr>
              <w:t xml:space="preserve">Ware, A. (2019). </w:t>
            </w:r>
            <w:r w:rsidRPr="00BA4DBF">
              <w:rPr>
                <w:bCs/>
                <w:i/>
                <w:color w:val="000000" w:themeColor="text1"/>
                <w:sz w:val="16"/>
                <w:szCs w:val="16"/>
                <w:lang w:val="en-IN"/>
              </w:rPr>
              <w:t>Myanmar's 'Rohingya' conflict</w:t>
            </w:r>
            <w:r w:rsidRPr="00BA4DBF">
              <w:rPr>
                <w:bCs/>
                <w:color w:val="000000" w:themeColor="text1"/>
                <w:sz w:val="16"/>
                <w:szCs w:val="16"/>
                <w:lang w:val="en-IN"/>
              </w:rPr>
              <w:t>. Oxford University Press.</w:t>
            </w:r>
          </w:p>
        </w:tc>
        <w:tc>
          <w:tcPr>
            <w:tcW w:w="1985" w:type="dxa"/>
          </w:tcPr>
          <w:p w14:paraId="048427BB" w14:textId="77777777" w:rsidR="00BA4DBF" w:rsidRPr="007B2785" w:rsidRDefault="00E87061" w:rsidP="00BA4DBF">
            <w:pPr>
              <w:spacing w:after="0"/>
              <w:rPr>
                <w:bCs/>
                <w:color w:val="000000" w:themeColor="text1"/>
                <w:sz w:val="16"/>
                <w:szCs w:val="16"/>
              </w:rPr>
            </w:pPr>
            <w:hyperlink r:id="rId146">
              <w:r w:rsidR="00BA4DBF" w:rsidRPr="007B2785">
                <w:rPr>
                  <w:bCs/>
                  <w:color w:val="000000" w:themeColor="text1"/>
                  <w:sz w:val="16"/>
                  <w:szCs w:val="16"/>
                  <w:u w:val="single"/>
                </w:rPr>
                <w:t>Link</w:t>
              </w:r>
            </w:hyperlink>
            <w:r w:rsidR="00BA4DBF" w:rsidRPr="007B2785">
              <w:rPr>
                <w:bCs/>
                <w:color w:val="000000" w:themeColor="text1"/>
                <w:sz w:val="16"/>
                <w:szCs w:val="16"/>
              </w:rPr>
              <w:t xml:space="preserve"> this is an updated UNHCR report which says more than 742,000, </w:t>
            </w:r>
            <w:hyperlink r:id="rId147">
              <w:r w:rsidR="00BA4DBF" w:rsidRPr="007B2785">
                <w:rPr>
                  <w:bCs/>
                  <w:color w:val="000000" w:themeColor="text1"/>
                  <w:sz w:val="16"/>
                  <w:szCs w:val="16"/>
                  <w:u w:val="single"/>
                </w:rPr>
                <w:t>Amnesty</w:t>
              </w:r>
            </w:hyperlink>
            <w:r w:rsidR="00BA4DBF" w:rsidRPr="007B2785">
              <w:rPr>
                <w:bCs/>
                <w:color w:val="000000" w:themeColor="text1"/>
                <w:sz w:val="16"/>
                <w:szCs w:val="16"/>
              </w:rPr>
              <w:t xml:space="preserve"> also has more than 740,000</w:t>
            </w:r>
          </w:p>
          <w:p w14:paraId="5CF4F079" w14:textId="77777777" w:rsidR="00BA4DBF" w:rsidRPr="007B2785" w:rsidRDefault="00BA4DBF" w:rsidP="00BA4DBF">
            <w:pPr>
              <w:spacing w:after="0"/>
              <w:rPr>
                <w:bCs/>
                <w:color w:val="000000" w:themeColor="text1"/>
                <w:sz w:val="16"/>
                <w:szCs w:val="16"/>
              </w:rPr>
            </w:pPr>
          </w:p>
          <w:p w14:paraId="3BBA2CFF" w14:textId="77777777" w:rsidR="00BA4DBF" w:rsidRPr="007B2785" w:rsidRDefault="00BA4DBF" w:rsidP="00BA4DBF">
            <w:pPr>
              <w:spacing w:after="0"/>
              <w:rPr>
                <w:bCs/>
                <w:color w:val="000000" w:themeColor="text1"/>
                <w:sz w:val="16"/>
                <w:szCs w:val="16"/>
              </w:rPr>
            </w:pPr>
          </w:p>
          <w:p w14:paraId="705D00B6"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Peak year: 2017. Displaced: Approximately 740,000 Rohingya fled to Bangladesh in late 2017</w:t>
            </w:r>
          </w:p>
          <w:p w14:paraId="3AF12A4C" w14:textId="77777777" w:rsidR="00BA4DBF" w:rsidRPr="007B2785" w:rsidRDefault="00BA4DBF" w:rsidP="00BA4DBF">
            <w:pPr>
              <w:spacing w:after="0"/>
              <w:rPr>
                <w:bCs/>
                <w:color w:val="000000" w:themeColor="text1"/>
                <w:sz w:val="16"/>
                <w:szCs w:val="16"/>
              </w:rPr>
            </w:pPr>
            <w:r w:rsidRPr="007B2785">
              <w:rPr>
                <w:bCs/>
                <w:color w:val="000000" w:themeColor="text1"/>
                <w:sz w:val="16"/>
                <w:szCs w:val="16"/>
              </w:rPr>
              <w:t>(U.N. OHCHR report, 2018)</w:t>
            </w:r>
          </w:p>
        </w:tc>
      </w:tr>
      <w:tr w:rsidR="00BA4DBF" w:rsidRPr="007B2785" w14:paraId="22D5A025" w14:textId="77777777" w:rsidTr="0055457E">
        <w:tc>
          <w:tcPr>
            <w:tcW w:w="1412" w:type="dxa"/>
            <w:gridSpan w:val="2"/>
            <w:vAlign w:val="bottom"/>
          </w:tcPr>
          <w:p w14:paraId="71EC1E01"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Transnistria War </w:t>
            </w:r>
          </w:p>
        </w:tc>
        <w:tc>
          <w:tcPr>
            <w:tcW w:w="1134" w:type="dxa"/>
            <w:vAlign w:val="bottom"/>
          </w:tcPr>
          <w:p w14:paraId="0A47EF0C" w14:textId="77777777" w:rsidR="00BA4DBF" w:rsidRPr="007B2785" w:rsidRDefault="00BA4DBF" w:rsidP="00BA4DBF">
            <w:pPr>
              <w:spacing w:after="0"/>
              <w:rPr>
                <w:color w:val="000000" w:themeColor="text1"/>
                <w:sz w:val="16"/>
                <w:szCs w:val="16"/>
              </w:rPr>
            </w:pPr>
            <w:r w:rsidRPr="007B2785">
              <w:rPr>
                <w:color w:val="000000" w:themeColor="text1"/>
                <w:sz w:val="16"/>
                <w:szCs w:val="16"/>
              </w:rPr>
              <w:t>1992</w:t>
            </w:r>
          </w:p>
        </w:tc>
        <w:tc>
          <w:tcPr>
            <w:tcW w:w="992" w:type="dxa"/>
            <w:vAlign w:val="bottom"/>
          </w:tcPr>
          <w:p w14:paraId="04AA5B62" w14:textId="77777777" w:rsidR="00BA4DBF" w:rsidRPr="007B2785" w:rsidRDefault="00BA4DBF" w:rsidP="00BA4DBF">
            <w:pPr>
              <w:spacing w:after="0"/>
              <w:rPr>
                <w:color w:val="000000" w:themeColor="text1"/>
                <w:sz w:val="16"/>
                <w:szCs w:val="16"/>
              </w:rPr>
            </w:pPr>
            <w:r w:rsidRPr="007B2785">
              <w:rPr>
                <w:color w:val="000000" w:themeColor="text1"/>
                <w:sz w:val="16"/>
                <w:szCs w:val="16"/>
              </w:rPr>
              <w:t>108,000 refugees</w:t>
            </w:r>
          </w:p>
        </w:tc>
        <w:tc>
          <w:tcPr>
            <w:tcW w:w="992" w:type="dxa"/>
            <w:vAlign w:val="bottom"/>
          </w:tcPr>
          <w:p w14:paraId="16805EAC"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highlight w:val="white"/>
              </w:rPr>
              <w:t>Musteaţă</w:t>
            </w:r>
            <w:proofErr w:type="spellEnd"/>
            <w:r w:rsidRPr="007B2785">
              <w:rPr>
                <w:color w:val="000000" w:themeColor="text1"/>
                <w:sz w:val="16"/>
                <w:szCs w:val="16"/>
                <w:highlight w:val="white"/>
              </w:rPr>
              <w:t xml:space="preserve">, S. (2019). History Education and the Construction of Identity in a Conflict Region: The Case of Transnistria, the </w:t>
            </w:r>
            <w:r w:rsidRPr="007B2785">
              <w:rPr>
                <w:color w:val="000000" w:themeColor="text1"/>
                <w:sz w:val="16"/>
                <w:szCs w:val="16"/>
                <w:highlight w:val="white"/>
              </w:rPr>
              <w:lastRenderedPageBreak/>
              <w:t>Republic of Moldova. </w:t>
            </w:r>
            <w:proofErr w:type="spellStart"/>
            <w:r w:rsidRPr="007B2785">
              <w:rPr>
                <w:i/>
                <w:color w:val="000000" w:themeColor="text1"/>
                <w:sz w:val="16"/>
                <w:szCs w:val="16"/>
              </w:rPr>
              <w:t>Zivilgesellschaft</w:t>
            </w:r>
            <w:proofErr w:type="spellEnd"/>
            <w:r w:rsidRPr="007B2785">
              <w:rPr>
                <w:i/>
                <w:color w:val="000000" w:themeColor="text1"/>
                <w:sz w:val="16"/>
                <w:szCs w:val="16"/>
              </w:rPr>
              <w:t xml:space="preserve"> in </w:t>
            </w:r>
            <w:proofErr w:type="spellStart"/>
            <w:r w:rsidRPr="007B2785">
              <w:rPr>
                <w:i/>
                <w:color w:val="000000" w:themeColor="text1"/>
                <w:sz w:val="16"/>
                <w:szCs w:val="16"/>
              </w:rPr>
              <w:t>Zeiten</w:t>
            </w:r>
            <w:proofErr w:type="spellEnd"/>
            <w:r w:rsidRPr="007B2785">
              <w:rPr>
                <w:i/>
                <w:color w:val="000000" w:themeColor="text1"/>
                <w:sz w:val="16"/>
                <w:szCs w:val="16"/>
              </w:rPr>
              <w:t xml:space="preserve"> </w:t>
            </w:r>
            <w:proofErr w:type="spellStart"/>
            <w:r w:rsidRPr="007B2785">
              <w:rPr>
                <w:i/>
                <w:color w:val="000000" w:themeColor="text1"/>
                <w:sz w:val="16"/>
                <w:szCs w:val="16"/>
              </w:rPr>
              <w:t>militärischer</w:t>
            </w:r>
            <w:proofErr w:type="spellEnd"/>
            <w:r w:rsidRPr="007B2785">
              <w:rPr>
                <w:i/>
                <w:color w:val="000000" w:themeColor="text1"/>
                <w:sz w:val="16"/>
                <w:szCs w:val="16"/>
              </w:rPr>
              <w:t xml:space="preserve"> </w:t>
            </w:r>
            <w:proofErr w:type="spellStart"/>
            <w:r w:rsidRPr="007B2785">
              <w:rPr>
                <w:i/>
                <w:color w:val="000000" w:themeColor="text1"/>
                <w:sz w:val="16"/>
                <w:szCs w:val="16"/>
              </w:rPr>
              <w:t>Bedrohung</w:t>
            </w:r>
            <w:proofErr w:type="spellEnd"/>
            <w:r w:rsidRPr="007B2785">
              <w:rPr>
                <w:color w:val="000000" w:themeColor="text1"/>
                <w:sz w:val="16"/>
                <w:szCs w:val="16"/>
                <w:highlight w:val="white"/>
              </w:rPr>
              <w:t>, (6), 84-104.pg 87</w:t>
            </w:r>
          </w:p>
        </w:tc>
        <w:tc>
          <w:tcPr>
            <w:tcW w:w="993" w:type="dxa"/>
          </w:tcPr>
          <w:p w14:paraId="55BCBC6F"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200,000 people, with 130,000 internally displaced and 70,000 who crossed an international border</w:t>
            </w:r>
          </w:p>
        </w:tc>
        <w:tc>
          <w:tcPr>
            <w:tcW w:w="1134" w:type="dxa"/>
          </w:tcPr>
          <w:p w14:paraId="4495C0E5"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Gorelova</w:t>
            </w:r>
            <w:proofErr w:type="spellEnd"/>
            <w:r w:rsidRPr="007B2785">
              <w:rPr>
                <w:color w:val="000000" w:themeColor="text1"/>
                <w:sz w:val="16"/>
                <w:szCs w:val="16"/>
              </w:rPr>
              <w:t xml:space="preserve">, E., &amp; </w:t>
            </w:r>
            <w:proofErr w:type="spellStart"/>
            <w:r w:rsidRPr="007B2785">
              <w:rPr>
                <w:color w:val="000000" w:themeColor="text1"/>
                <w:sz w:val="16"/>
                <w:szCs w:val="16"/>
              </w:rPr>
              <w:t>Șelari</w:t>
            </w:r>
            <w:proofErr w:type="spellEnd"/>
            <w:r w:rsidRPr="007B2785">
              <w:rPr>
                <w:color w:val="000000" w:themeColor="text1"/>
                <w:sz w:val="16"/>
                <w:szCs w:val="16"/>
              </w:rPr>
              <w:t xml:space="preserve">, G. (2009). </w:t>
            </w:r>
            <w:proofErr w:type="spellStart"/>
            <w:r w:rsidRPr="007B2785">
              <w:rPr>
                <w:color w:val="000000" w:themeColor="text1"/>
                <w:sz w:val="16"/>
                <w:szCs w:val="16"/>
              </w:rPr>
              <w:t>Costurile</w:t>
            </w:r>
            <w:proofErr w:type="spellEnd"/>
            <w:r w:rsidRPr="007B2785">
              <w:rPr>
                <w:color w:val="000000" w:themeColor="text1"/>
                <w:sz w:val="16"/>
                <w:szCs w:val="16"/>
              </w:rPr>
              <w:t xml:space="preserve"> </w:t>
            </w:r>
            <w:proofErr w:type="spellStart"/>
            <w:r w:rsidRPr="007B2785">
              <w:rPr>
                <w:color w:val="000000" w:themeColor="text1"/>
                <w:sz w:val="16"/>
                <w:szCs w:val="16"/>
              </w:rPr>
              <w:t>conflictului</w:t>
            </w:r>
            <w:proofErr w:type="spellEnd"/>
            <w:r w:rsidRPr="007B2785">
              <w:rPr>
                <w:color w:val="000000" w:themeColor="text1"/>
                <w:sz w:val="16"/>
                <w:szCs w:val="16"/>
              </w:rPr>
              <w:t xml:space="preserve"> </w:t>
            </w:r>
            <w:proofErr w:type="spellStart"/>
            <w:r w:rsidRPr="007B2785">
              <w:rPr>
                <w:color w:val="000000" w:themeColor="text1"/>
                <w:sz w:val="16"/>
                <w:szCs w:val="16"/>
              </w:rPr>
              <w:t>transnistrean</w:t>
            </w:r>
            <w:proofErr w:type="spellEnd"/>
            <w:r w:rsidRPr="007B2785">
              <w:rPr>
                <w:color w:val="000000" w:themeColor="text1"/>
                <w:sz w:val="16"/>
                <w:szCs w:val="16"/>
              </w:rPr>
              <w:t xml:space="preserve"> </w:t>
            </w:r>
            <w:proofErr w:type="spellStart"/>
            <w:r w:rsidRPr="007B2785">
              <w:rPr>
                <w:color w:val="000000" w:themeColor="text1"/>
                <w:sz w:val="16"/>
                <w:szCs w:val="16"/>
              </w:rPr>
              <w:t>și</w:t>
            </w:r>
            <w:proofErr w:type="spellEnd"/>
            <w:r w:rsidRPr="007B2785">
              <w:rPr>
                <w:color w:val="000000" w:themeColor="text1"/>
                <w:sz w:val="16"/>
                <w:szCs w:val="16"/>
              </w:rPr>
              <w:t xml:space="preserve"> </w:t>
            </w:r>
            <w:proofErr w:type="spellStart"/>
            <w:r w:rsidRPr="007B2785">
              <w:rPr>
                <w:color w:val="000000" w:themeColor="text1"/>
                <w:sz w:val="16"/>
                <w:szCs w:val="16"/>
              </w:rPr>
              <w:t>beneficiile</w:t>
            </w:r>
            <w:proofErr w:type="spellEnd"/>
            <w:r w:rsidRPr="007B2785">
              <w:rPr>
                <w:color w:val="000000" w:themeColor="text1"/>
                <w:sz w:val="16"/>
                <w:szCs w:val="16"/>
              </w:rPr>
              <w:t xml:space="preserve"> </w:t>
            </w:r>
            <w:proofErr w:type="spellStart"/>
            <w:r w:rsidRPr="007B2785">
              <w:rPr>
                <w:color w:val="000000" w:themeColor="text1"/>
                <w:sz w:val="16"/>
                <w:szCs w:val="16"/>
              </w:rPr>
              <w:t>soluționării</w:t>
            </w:r>
            <w:proofErr w:type="spellEnd"/>
            <w:r w:rsidRPr="007B2785">
              <w:rPr>
                <w:color w:val="000000" w:themeColor="text1"/>
                <w:sz w:val="16"/>
                <w:szCs w:val="16"/>
              </w:rPr>
              <w:t xml:space="preserve"> </w:t>
            </w:r>
            <w:proofErr w:type="spellStart"/>
            <w:r w:rsidRPr="007B2785">
              <w:rPr>
                <w:color w:val="000000" w:themeColor="text1"/>
                <w:sz w:val="16"/>
                <w:szCs w:val="16"/>
              </w:rPr>
              <w:t>lui</w:t>
            </w:r>
            <w:proofErr w:type="spellEnd"/>
            <w:r w:rsidRPr="007B2785">
              <w:rPr>
                <w:color w:val="000000" w:themeColor="text1"/>
                <w:sz w:val="16"/>
                <w:szCs w:val="16"/>
              </w:rPr>
              <w:t xml:space="preserve">. </w:t>
            </w:r>
            <w:proofErr w:type="spellStart"/>
            <w:r w:rsidRPr="007B2785">
              <w:rPr>
                <w:color w:val="000000" w:themeColor="text1"/>
                <w:sz w:val="16"/>
                <w:szCs w:val="16"/>
              </w:rPr>
              <w:t>Centrul</w:t>
            </w:r>
            <w:proofErr w:type="spellEnd"/>
            <w:r w:rsidRPr="007B2785">
              <w:rPr>
                <w:color w:val="000000" w:themeColor="text1"/>
                <w:sz w:val="16"/>
                <w:szCs w:val="16"/>
              </w:rPr>
              <w:t xml:space="preserve"> de </w:t>
            </w:r>
            <w:proofErr w:type="spellStart"/>
            <w:r w:rsidRPr="007B2785">
              <w:rPr>
                <w:color w:val="000000" w:themeColor="text1"/>
                <w:sz w:val="16"/>
                <w:szCs w:val="16"/>
              </w:rPr>
              <w:t>Investigații</w:t>
            </w:r>
            <w:proofErr w:type="spellEnd"/>
            <w:r w:rsidRPr="007B2785">
              <w:rPr>
                <w:color w:val="000000" w:themeColor="text1"/>
                <w:sz w:val="16"/>
                <w:szCs w:val="16"/>
              </w:rPr>
              <w:t xml:space="preserve"> </w:t>
            </w:r>
            <w:proofErr w:type="spellStart"/>
            <w:r w:rsidRPr="007B2785">
              <w:rPr>
                <w:color w:val="000000" w:themeColor="text1"/>
                <w:sz w:val="16"/>
                <w:szCs w:val="16"/>
              </w:rPr>
              <w:t>Strategice</w:t>
            </w:r>
            <w:proofErr w:type="spellEnd"/>
            <w:r w:rsidRPr="007B2785">
              <w:rPr>
                <w:color w:val="000000" w:themeColor="text1"/>
                <w:sz w:val="16"/>
                <w:szCs w:val="16"/>
              </w:rPr>
              <w:t xml:space="preserve"> </w:t>
            </w:r>
            <w:proofErr w:type="spellStart"/>
            <w:r w:rsidRPr="007B2785">
              <w:rPr>
                <w:color w:val="000000" w:themeColor="text1"/>
                <w:sz w:val="16"/>
                <w:szCs w:val="16"/>
              </w:rPr>
              <w:t>și</w:t>
            </w:r>
            <w:proofErr w:type="spellEnd"/>
            <w:r w:rsidRPr="007B2785">
              <w:rPr>
                <w:color w:val="000000" w:themeColor="text1"/>
                <w:sz w:val="16"/>
                <w:szCs w:val="16"/>
              </w:rPr>
              <w:t xml:space="preserve"> </w:t>
            </w:r>
            <w:proofErr w:type="spellStart"/>
            <w:r w:rsidRPr="007B2785">
              <w:rPr>
                <w:color w:val="000000" w:themeColor="text1"/>
                <w:sz w:val="16"/>
                <w:szCs w:val="16"/>
              </w:rPr>
              <w:t>Reforme</w:t>
            </w:r>
            <w:proofErr w:type="spellEnd"/>
            <w:r w:rsidRPr="007B2785">
              <w:rPr>
                <w:color w:val="000000" w:themeColor="text1"/>
                <w:sz w:val="16"/>
                <w:szCs w:val="16"/>
              </w:rPr>
              <w:t xml:space="preserve"> </w:t>
            </w:r>
            <w:r w:rsidRPr="007B2785">
              <w:rPr>
                <w:color w:val="000000" w:themeColor="text1"/>
                <w:sz w:val="16"/>
                <w:szCs w:val="16"/>
              </w:rPr>
              <w:lastRenderedPageBreak/>
              <w:t xml:space="preserve">(CISR). </w:t>
            </w:r>
            <w:proofErr w:type="spellStart"/>
            <w:r w:rsidRPr="007B2785">
              <w:rPr>
                <w:color w:val="000000" w:themeColor="text1"/>
                <w:sz w:val="16"/>
                <w:szCs w:val="16"/>
              </w:rPr>
              <w:t>Chişinău</w:t>
            </w:r>
            <w:proofErr w:type="spellEnd"/>
          </w:p>
        </w:tc>
        <w:tc>
          <w:tcPr>
            <w:tcW w:w="1701" w:type="dxa"/>
            <w:shd w:val="clear" w:color="auto" w:fill="E6E6E6"/>
          </w:tcPr>
          <w:p w14:paraId="4015F179"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108,000 refugees</w:t>
            </w:r>
          </w:p>
          <w:p w14:paraId="24DD9875" w14:textId="77777777" w:rsidR="00BA4DBF" w:rsidRPr="007B2785" w:rsidRDefault="00BA4DBF" w:rsidP="00BA4DBF">
            <w:pPr>
              <w:spacing w:after="0"/>
              <w:rPr>
                <w:color w:val="000000" w:themeColor="text1"/>
                <w:sz w:val="16"/>
                <w:szCs w:val="16"/>
              </w:rPr>
            </w:pPr>
          </w:p>
          <w:p w14:paraId="642E90C0"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Based on multiple resources from the region and centers </w:t>
            </w:r>
          </w:p>
          <w:p w14:paraId="69740431" w14:textId="77777777" w:rsidR="00BA4DBF" w:rsidRPr="007B2785" w:rsidRDefault="00BA4DBF" w:rsidP="00BA4DBF">
            <w:pPr>
              <w:spacing w:after="0"/>
              <w:rPr>
                <w:color w:val="000000" w:themeColor="text1"/>
                <w:sz w:val="16"/>
                <w:szCs w:val="16"/>
              </w:rPr>
            </w:pPr>
            <w:r w:rsidRPr="007B2785">
              <w:rPr>
                <w:color w:val="000000" w:themeColor="text1"/>
                <w:sz w:val="16"/>
                <w:szCs w:val="16"/>
              </w:rPr>
              <w:t>, the number is around 130,000 for many of them, so I suggest this to be 130,000</w:t>
            </w:r>
          </w:p>
          <w:p w14:paraId="22D1C1F7" w14:textId="77777777" w:rsidR="00BA4DBF" w:rsidRPr="007B2785" w:rsidRDefault="00BA4DBF" w:rsidP="00BA4DBF">
            <w:pPr>
              <w:spacing w:after="0"/>
              <w:rPr>
                <w:color w:val="000000" w:themeColor="text1"/>
                <w:sz w:val="16"/>
                <w:szCs w:val="16"/>
              </w:rPr>
            </w:pPr>
          </w:p>
          <w:p w14:paraId="640AE55D" w14:textId="77777777" w:rsidR="00BA4DBF" w:rsidRPr="007B2785" w:rsidRDefault="00BA4DBF" w:rsidP="00BA4DBF">
            <w:pPr>
              <w:spacing w:after="0"/>
              <w:rPr>
                <w:color w:val="000000" w:themeColor="text1"/>
                <w:sz w:val="16"/>
                <w:szCs w:val="16"/>
              </w:rPr>
            </w:pPr>
            <w:r w:rsidRPr="007B2785">
              <w:rPr>
                <w:color w:val="000000" w:themeColor="text1"/>
                <w:sz w:val="16"/>
                <w:szCs w:val="16"/>
              </w:rPr>
              <w:t>130,000</w:t>
            </w:r>
          </w:p>
        </w:tc>
        <w:tc>
          <w:tcPr>
            <w:tcW w:w="1842" w:type="dxa"/>
            <w:shd w:val="clear" w:color="auto" w:fill="E6E6E6"/>
            <w:vAlign w:val="bottom"/>
          </w:tcPr>
          <w:p w14:paraId="110E0950" w14:textId="77777777" w:rsidR="00BA4DBF" w:rsidRPr="007B2785" w:rsidRDefault="00BA4DBF" w:rsidP="00BA4DBF">
            <w:pPr>
              <w:spacing w:after="0"/>
              <w:rPr>
                <w:color w:val="000000" w:themeColor="text1"/>
                <w:sz w:val="16"/>
                <w:szCs w:val="16"/>
                <w:highlight w:val="white"/>
              </w:rPr>
            </w:pPr>
            <w:proofErr w:type="spellStart"/>
            <w:r w:rsidRPr="007B2785">
              <w:rPr>
                <w:color w:val="000000" w:themeColor="text1"/>
                <w:sz w:val="16"/>
                <w:szCs w:val="16"/>
                <w:highlight w:val="white"/>
              </w:rPr>
              <w:t>Musteaţă</w:t>
            </w:r>
            <w:proofErr w:type="spellEnd"/>
            <w:r w:rsidRPr="007B2785">
              <w:rPr>
                <w:color w:val="000000" w:themeColor="text1"/>
                <w:sz w:val="16"/>
                <w:szCs w:val="16"/>
                <w:highlight w:val="white"/>
              </w:rPr>
              <w:t>, S. (2019). History Education and the Construction of Identity in a Conflict Region: The Case of Transnistria, the Republic of Moldova. </w:t>
            </w:r>
            <w:proofErr w:type="spellStart"/>
            <w:r w:rsidRPr="007B2785">
              <w:rPr>
                <w:i/>
                <w:color w:val="000000" w:themeColor="text1"/>
                <w:sz w:val="16"/>
                <w:szCs w:val="16"/>
              </w:rPr>
              <w:t>Zivilgesellschaft</w:t>
            </w:r>
            <w:proofErr w:type="spellEnd"/>
            <w:r w:rsidRPr="007B2785">
              <w:rPr>
                <w:i/>
                <w:color w:val="000000" w:themeColor="text1"/>
                <w:sz w:val="16"/>
                <w:szCs w:val="16"/>
              </w:rPr>
              <w:t xml:space="preserve"> in </w:t>
            </w:r>
            <w:proofErr w:type="spellStart"/>
            <w:r w:rsidRPr="007B2785">
              <w:rPr>
                <w:i/>
                <w:color w:val="000000" w:themeColor="text1"/>
                <w:sz w:val="16"/>
                <w:szCs w:val="16"/>
              </w:rPr>
              <w:t>Zeiten</w:t>
            </w:r>
            <w:proofErr w:type="spellEnd"/>
            <w:r w:rsidRPr="007B2785">
              <w:rPr>
                <w:i/>
                <w:color w:val="000000" w:themeColor="text1"/>
                <w:sz w:val="16"/>
                <w:szCs w:val="16"/>
              </w:rPr>
              <w:t xml:space="preserve"> </w:t>
            </w:r>
            <w:proofErr w:type="spellStart"/>
            <w:r w:rsidRPr="007B2785">
              <w:rPr>
                <w:i/>
                <w:color w:val="000000" w:themeColor="text1"/>
                <w:sz w:val="16"/>
                <w:szCs w:val="16"/>
              </w:rPr>
              <w:t>militärischer</w:t>
            </w:r>
            <w:proofErr w:type="spellEnd"/>
            <w:r w:rsidRPr="007B2785">
              <w:rPr>
                <w:i/>
                <w:color w:val="000000" w:themeColor="text1"/>
                <w:sz w:val="16"/>
                <w:szCs w:val="16"/>
              </w:rPr>
              <w:t xml:space="preserve"> </w:t>
            </w:r>
            <w:proofErr w:type="spellStart"/>
            <w:r w:rsidRPr="007B2785">
              <w:rPr>
                <w:i/>
                <w:color w:val="000000" w:themeColor="text1"/>
                <w:sz w:val="16"/>
                <w:szCs w:val="16"/>
              </w:rPr>
              <w:t>Bedrohung</w:t>
            </w:r>
            <w:proofErr w:type="spellEnd"/>
            <w:r w:rsidRPr="007B2785">
              <w:rPr>
                <w:color w:val="000000" w:themeColor="text1"/>
                <w:sz w:val="16"/>
                <w:szCs w:val="16"/>
                <w:highlight w:val="white"/>
              </w:rPr>
              <w:t>, (6), 84-104.pg 87</w:t>
            </w:r>
          </w:p>
          <w:p w14:paraId="62880472" w14:textId="77777777" w:rsidR="00BA4DBF" w:rsidRPr="007B2785" w:rsidRDefault="00BA4DBF" w:rsidP="00BA4DBF">
            <w:pPr>
              <w:spacing w:after="0"/>
              <w:rPr>
                <w:color w:val="000000" w:themeColor="text1"/>
                <w:sz w:val="16"/>
                <w:szCs w:val="16"/>
                <w:highlight w:val="white"/>
              </w:rPr>
            </w:pPr>
          </w:p>
          <w:p w14:paraId="171F8712" w14:textId="77777777" w:rsidR="00BA4DBF" w:rsidRPr="007B2785" w:rsidRDefault="00BA4DBF" w:rsidP="00BA4DBF">
            <w:pPr>
              <w:spacing w:after="0"/>
              <w:rPr>
                <w:color w:val="000000" w:themeColor="text1"/>
                <w:sz w:val="16"/>
                <w:szCs w:val="16"/>
                <w:highlight w:val="white"/>
              </w:rPr>
            </w:pPr>
            <w:r w:rsidRPr="007B2785">
              <w:rPr>
                <w:color w:val="000000" w:themeColor="text1"/>
                <w:sz w:val="16"/>
                <w:szCs w:val="16"/>
                <w:highlight w:val="white"/>
              </w:rPr>
              <w:lastRenderedPageBreak/>
              <w:t xml:space="preserve">United States Department of State. (2021). </w:t>
            </w:r>
            <w:proofErr w:type="spellStart"/>
            <w:r w:rsidRPr="007B2785">
              <w:rPr>
                <w:color w:val="000000" w:themeColor="text1"/>
                <w:sz w:val="16"/>
                <w:szCs w:val="16"/>
                <w:highlight w:val="white"/>
              </w:rPr>
              <w:t>Rapoarte</w:t>
            </w:r>
            <w:proofErr w:type="spellEnd"/>
            <w:r w:rsidRPr="007B2785">
              <w:rPr>
                <w:color w:val="000000" w:themeColor="text1"/>
                <w:sz w:val="16"/>
                <w:szCs w:val="16"/>
                <w:highlight w:val="white"/>
              </w:rPr>
              <w:t xml:space="preserve"> de </w:t>
            </w:r>
            <w:proofErr w:type="spellStart"/>
            <w:r w:rsidRPr="007B2785">
              <w:rPr>
                <w:color w:val="000000" w:themeColor="text1"/>
                <w:sz w:val="16"/>
                <w:szCs w:val="16"/>
                <w:highlight w:val="white"/>
              </w:rPr>
              <w:t>țară</w:t>
            </w:r>
            <w:proofErr w:type="spellEnd"/>
            <w:r w:rsidRPr="007B2785">
              <w:rPr>
                <w:color w:val="000000" w:themeColor="text1"/>
                <w:sz w:val="16"/>
                <w:szCs w:val="16"/>
                <w:highlight w:val="white"/>
              </w:rPr>
              <w:t xml:space="preserve"> </w:t>
            </w:r>
            <w:proofErr w:type="spellStart"/>
            <w:r w:rsidRPr="007B2785">
              <w:rPr>
                <w:color w:val="000000" w:themeColor="text1"/>
                <w:sz w:val="16"/>
                <w:szCs w:val="16"/>
                <w:highlight w:val="white"/>
              </w:rPr>
              <w:t>privind</w:t>
            </w:r>
            <w:proofErr w:type="spellEnd"/>
            <w:r w:rsidRPr="007B2785">
              <w:rPr>
                <w:color w:val="000000" w:themeColor="text1"/>
                <w:sz w:val="16"/>
                <w:szCs w:val="16"/>
                <w:highlight w:val="white"/>
              </w:rPr>
              <w:t xml:space="preserve"> </w:t>
            </w:r>
            <w:proofErr w:type="spellStart"/>
            <w:r w:rsidRPr="007B2785">
              <w:rPr>
                <w:color w:val="000000" w:themeColor="text1"/>
                <w:sz w:val="16"/>
                <w:szCs w:val="16"/>
                <w:highlight w:val="white"/>
              </w:rPr>
              <w:t>drepturile</w:t>
            </w:r>
            <w:proofErr w:type="spellEnd"/>
            <w:r w:rsidRPr="007B2785">
              <w:rPr>
                <w:color w:val="000000" w:themeColor="text1"/>
                <w:sz w:val="16"/>
                <w:szCs w:val="16"/>
                <w:highlight w:val="white"/>
              </w:rPr>
              <w:t xml:space="preserve"> </w:t>
            </w:r>
            <w:proofErr w:type="spellStart"/>
            <w:r w:rsidRPr="007B2785">
              <w:rPr>
                <w:color w:val="000000" w:themeColor="text1"/>
                <w:sz w:val="16"/>
                <w:szCs w:val="16"/>
                <w:highlight w:val="white"/>
              </w:rPr>
              <w:t>omului</w:t>
            </w:r>
            <w:proofErr w:type="spellEnd"/>
            <w:r w:rsidRPr="007B2785">
              <w:rPr>
                <w:color w:val="000000" w:themeColor="text1"/>
                <w:sz w:val="16"/>
                <w:szCs w:val="16"/>
                <w:highlight w:val="white"/>
              </w:rPr>
              <w:t xml:space="preserve"> </w:t>
            </w:r>
            <w:proofErr w:type="spellStart"/>
            <w:r w:rsidRPr="007B2785">
              <w:rPr>
                <w:color w:val="000000" w:themeColor="text1"/>
                <w:sz w:val="16"/>
                <w:szCs w:val="16"/>
                <w:highlight w:val="white"/>
              </w:rPr>
              <w:t>pentru</w:t>
            </w:r>
            <w:proofErr w:type="spellEnd"/>
            <w:r w:rsidRPr="007B2785">
              <w:rPr>
                <w:color w:val="000000" w:themeColor="text1"/>
                <w:sz w:val="16"/>
                <w:szCs w:val="16"/>
                <w:highlight w:val="white"/>
              </w:rPr>
              <w:t xml:space="preserve"> </w:t>
            </w:r>
            <w:proofErr w:type="spellStart"/>
            <w:r w:rsidRPr="007B2785">
              <w:rPr>
                <w:color w:val="000000" w:themeColor="text1"/>
                <w:sz w:val="16"/>
                <w:szCs w:val="16"/>
                <w:highlight w:val="white"/>
              </w:rPr>
              <w:t>anul</w:t>
            </w:r>
            <w:proofErr w:type="spellEnd"/>
            <w:r w:rsidRPr="007B2785">
              <w:rPr>
                <w:color w:val="000000" w:themeColor="text1"/>
                <w:sz w:val="16"/>
                <w:szCs w:val="16"/>
                <w:highlight w:val="white"/>
              </w:rPr>
              <w:t xml:space="preserve"> 2020: Moldova. Washington, DC: Bureau of Democracy, Human Rights, and Labor.</w:t>
            </w:r>
          </w:p>
          <w:p w14:paraId="2F8D8878" w14:textId="77777777" w:rsidR="00BA4DBF" w:rsidRPr="007B2785" w:rsidRDefault="00BA4DBF" w:rsidP="00BA4DBF">
            <w:pPr>
              <w:spacing w:after="0"/>
              <w:rPr>
                <w:color w:val="000000" w:themeColor="text1"/>
                <w:sz w:val="16"/>
                <w:szCs w:val="16"/>
                <w:highlight w:val="white"/>
              </w:rPr>
            </w:pPr>
          </w:p>
        </w:tc>
        <w:tc>
          <w:tcPr>
            <w:tcW w:w="1843" w:type="dxa"/>
          </w:tcPr>
          <w:p w14:paraId="63B92FA5" w14:textId="77777777" w:rsidR="00BA4DBF" w:rsidRPr="007B2785" w:rsidRDefault="00BA4DBF" w:rsidP="00BA4DBF">
            <w:pPr>
              <w:spacing w:after="0"/>
              <w:rPr>
                <w:color w:val="000000" w:themeColor="text1"/>
                <w:sz w:val="16"/>
                <w:szCs w:val="16"/>
              </w:rPr>
            </w:pPr>
          </w:p>
        </w:tc>
        <w:tc>
          <w:tcPr>
            <w:tcW w:w="1985" w:type="dxa"/>
          </w:tcPr>
          <w:p w14:paraId="5265B4CB" w14:textId="77777777" w:rsidR="00BA4DBF" w:rsidRPr="007B2785" w:rsidRDefault="00BA4DBF" w:rsidP="00BA4DBF">
            <w:pPr>
              <w:spacing w:after="0"/>
              <w:rPr>
                <w:color w:val="000000" w:themeColor="text1"/>
                <w:sz w:val="16"/>
                <w:szCs w:val="16"/>
              </w:rPr>
            </w:pPr>
          </w:p>
        </w:tc>
      </w:tr>
      <w:tr w:rsidR="00BA4DBF" w:rsidRPr="007B2785" w14:paraId="73A13863" w14:textId="77777777" w:rsidTr="0055457E">
        <w:tc>
          <w:tcPr>
            <w:tcW w:w="1412" w:type="dxa"/>
            <w:gridSpan w:val="2"/>
            <w:vAlign w:val="bottom"/>
          </w:tcPr>
          <w:p w14:paraId="786D8175"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Afghanistan Civil War</w:t>
            </w:r>
          </w:p>
          <w:p w14:paraId="1C0C536D" w14:textId="77777777" w:rsidR="00BA4DBF" w:rsidRPr="007B2785" w:rsidRDefault="00BA4DBF" w:rsidP="00BA4DBF">
            <w:pPr>
              <w:spacing w:after="0"/>
              <w:rPr>
                <w:b/>
                <w:color w:val="000000" w:themeColor="text1"/>
                <w:sz w:val="16"/>
                <w:szCs w:val="16"/>
              </w:rPr>
            </w:pPr>
          </w:p>
          <w:p w14:paraId="1FE9420F" w14:textId="77777777" w:rsidR="00BA4DBF" w:rsidRPr="007B2785" w:rsidRDefault="00BA4DBF" w:rsidP="00BA4DBF">
            <w:pPr>
              <w:spacing w:after="0"/>
              <w:rPr>
                <w:b/>
                <w:color w:val="000000" w:themeColor="text1"/>
                <w:sz w:val="16"/>
                <w:szCs w:val="16"/>
              </w:rPr>
            </w:pPr>
          </w:p>
        </w:tc>
        <w:tc>
          <w:tcPr>
            <w:tcW w:w="1134" w:type="dxa"/>
            <w:vAlign w:val="bottom"/>
          </w:tcPr>
          <w:p w14:paraId="5297FB89" w14:textId="77777777" w:rsidR="00BA4DBF" w:rsidRPr="007B2785" w:rsidRDefault="00BA4DBF" w:rsidP="00BA4DBF">
            <w:pPr>
              <w:spacing w:after="0"/>
              <w:rPr>
                <w:color w:val="000000" w:themeColor="text1"/>
                <w:sz w:val="16"/>
                <w:szCs w:val="16"/>
              </w:rPr>
            </w:pPr>
            <w:r w:rsidRPr="007B2785">
              <w:rPr>
                <w:color w:val="000000" w:themeColor="text1"/>
                <w:sz w:val="16"/>
                <w:szCs w:val="16"/>
              </w:rPr>
              <w:t>1992-6</w:t>
            </w:r>
          </w:p>
          <w:p w14:paraId="2B99988D" w14:textId="77777777" w:rsidR="00BA4DBF" w:rsidRPr="007B2785" w:rsidRDefault="00BA4DBF" w:rsidP="00BA4DBF">
            <w:pPr>
              <w:spacing w:after="0"/>
              <w:rPr>
                <w:color w:val="000000" w:themeColor="text1"/>
                <w:sz w:val="16"/>
                <w:szCs w:val="16"/>
              </w:rPr>
            </w:pPr>
          </w:p>
          <w:p w14:paraId="3E7E34A3" w14:textId="77777777" w:rsidR="00BA4DBF" w:rsidRPr="007B2785" w:rsidRDefault="00BA4DBF" w:rsidP="00BA4DBF">
            <w:pPr>
              <w:spacing w:after="0"/>
              <w:rPr>
                <w:color w:val="000000" w:themeColor="text1"/>
                <w:sz w:val="16"/>
                <w:szCs w:val="16"/>
              </w:rPr>
            </w:pPr>
          </w:p>
          <w:p w14:paraId="0AB61BC6" w14:textId="77777777" w:rsidR="00BA4DBF" w:rsidRPr="007B2785" w:rsidRDefault="00BA4DBF" w:rsidP="00BA4DBF">
            <w:pPr>
              <w:spacing w:after="0"/>
              <w:rPr>
                <w:color w:val="000000" w:themeColor="text1"/>
                <w:sz w:val="16"/>
                <w:szCs w:val="16"/>
              </w:rPr>
            </w:pPr>
          </w:p>
        </w:tc>
        <w:tc>
          <w:tcPr>
            <w:tcW w:w="992" w:type="dxa"/>
            <w:vAlign w:val="bottom"/>
          </w:tcPr>
          <w:p w14:paraId="07542425" w14:textId="2C872E22" w:rsidR="00BA4DBF" w:rsidRPr="007B2785" w:rsidRDefault="00BA4DBF" w:rsidP="00BA4DBF">
            <w:pPr>
              <w:spacing w:after="0"/>
              <w:rPr>
                <w:color w:val="000000" w:themeColor="text1"/>
                <w:sz w:val="16"/>
                <w:szCs w:val="16"/>
              </w:rPr>
            </w:pPr>
            <w:r w:rsidRPr="007B2785">
              <w:rPr>
                <w:color w:val="000000" w:themeColor="text1"/>
                <w:sz w:val="16"/>
                <w:szCs w:val="16"/>
              </w:rPr>
              <w:t>n/a</w:t>
            </w:r>
          </w:p>
        </w:tc>
        <w:tc>
          <w:tcPr>
            <w:tcW w:w="992" w:type="dxa"/>
            <w:vAlign w:val="bottom"/>
          </w:tcPr>
          <w:p w14:paraId="41FB4F2C" w14:textId="4FF6FCD0" w:rsidR="00BA4DBF" w:rsidRPr="007B2785" w:rsidRDefault="00BA4DBF" w:rsidP="00BA4DBF">
            <w:pPr>
              <w:spacing w:after="0"/>
              <w:rPr>
                <w:color w:val="000000" w:themeColor="text1"/>
                <w:sz w:val="16"/>
                <w:szCs w:val="16"/>
                <w:highlight w:val="white"/>
              </w:rPr>
            </w:pPr>
            <w:r w:rsidRPr="007B2785">
              <w:rPr>
                <w:color w:val="000000" w:themeColor="text1"/>
                <w:sz w:val="16"/>
                <w:szCs w:val="16"/>
                <w:highlight w:val="white"/>
              </w:rPr>
              <w:t>n/a</w:t>
            </w:r>
          </w:p>
        </w:tc>
        <w:tc>
          <w:tcPr>
            <w:tcW w:w="993" w:type="dxa"/>
          </w:tcPr>
          <w:p w14:paraId="61191982" w14:textId="77777777" w:rsidR="00BA4DBF" w:rsidRPr="007B2785" w:rsidRDefault="00BA4DBF" w:rsidP="00BA4DBF">
            <w:pPr>
              <w:spacing w:after="0"/>
              <w:rPr>
                <w:color w:val="000000" w:themeColor="text1"/>
                <w:sz w:val="16"/>
                <w:szCs w:val="16"/>
              </w:rPr>
            </w:pPr>
            <w:r w:rsidRPr="007B2785">
              <w:rPr>
                <w:color w:val="000000" w:themeColor="text1"/>
                <w:sz w:val="16"/>
                <w:szCs w:val="16"/>
              </w:rPr>
              <w:t>3.8 million</w:t>
            </w:r>
          </w:p>
        </w:tc>
        <w:tc>
          <w:tcPr>
            <w:tcW w:w="1134" w:type="dxa"/>
          </w:tcPr>
          <w:p w14:paraId="1AF477DB" w14:textId="77777777" w:rsidR="00BA4DBF" w:rsidRPr="007B2785" w:rsidRDefault="00E87061" w:rsidP="00BA4DBF">
            <w:pPr>
              <w:spacing w:after="0"/>
              <w:rPr>
                <w:color w:val="000000" w:themeColor="text1"/>
                <w:sz w:val="16"/>
                <w:szCs w:val="16"/>
              </w:rPr>
            </w:pPr>
            <w:hyperlink r:id="rId148">
              <w:r w:rsidR="00BA4DBF" w:rsidRPr="007B2785">
                <w:rPr>
                  <w:rFonts w:eastAsia="Arial"/>
                  <w:color w:val="000000" w:themeColor="text1"/>
                  <w:sz w:val="16"/>
                  <w:szCs w:val="16"/>
                  <w:u w:val="single"/>
                </w:rPr>
                <w:t>https://www.refworld.org/reference/annualreport/uscri/1997/en/92282</w:t>
              </w:r>
            </w:hyperlink>
          </w:p>
        </w:tc>
        <w:tc>
          <w:tcPr>
            <w:tcW w:w="1701" w:type="dxa"/>
            <w:shd w:val="clear" w:color="auto" w:fill="E6E6E6"/>
          </w:tcPr>
          <w:p w14:paraId="2FA6C80E" w14:textId="77777777" w:rsidR="00BA4DBF" w:rsidRPr="007B2785" w:rsidRDefault="00BA4DBF" w:rsidP="00BA4DBF">
            <w:pPr>
              <w:spacing w:after="0"/>
              <w:rPr>
                <w:color w:val="000000" w:themeColor="text1"/>
                <w:sz w:val="16"/>
                <w:szCs w:val="16"/>
              </w:rPr>
            </w:pPr>
            <w:bookmarkStart w:id="2" w:name="_heading=h.x40klqovuc83" w:colFirst="0" w:colLast="0"/>
            <w:bookmarkEnd w:id="2"/>
            <w:r w:rsidRPr="007B2785">
              <w:rPr>
                <w:color w:val="000000" w:themeColor="text1"/>
                <w:sz w:val="16"/>
                <w:szCs w:val="16"/>
              </w:rPr>
              <w:t>3828550</w:t>
            </w:r>
          </w:p>
          <w:p w14:paraId="2C557D1B" w14:textId="77777777" w:rsidR="00BA4DBF" w:rsidRPr="007B2785" w:rsidRDefault="00BA4DBF" w:rsidP="00BA4DBF">
            <w:pPr>
              <w:spacing w:after="0"/>
              <w:rPr>
                <w:color w:val="000000" w:themeColor="text1"/>
                <w:sz w:val="16"/>
                <w:szCs w:val="16"/>
              </w:rPr>
            </w:pPr>
          </w:p>
          <w:p w14:paraId="66AD3B3D" w14:textId="77777777" w:rsidR="00BA4DBF" w:rsidRPr="007B2785" w:rsidRDefault="00BA4DBF" w:rsidP="00BA4DBF">
            <w:pPr>
              <w:spacing w:after="0"/>
              <w:rPr>
                <w:color w:val="000000" w:themeColor="text1"/>
                <w:sz w:val="16"/>
                <w:szCs w:val="16"/>
              </w:rPr>
            </w:pPr>
            <w:r w:rsidRPr="007B2785">
              <w:rPr>
                <w:color w:val="000000" w:themeColor="text1"/>
                <w:sz w:val="16"/>
                <w:szCs w:val="16"/>
              </w:rPr>
              <w:t>2,628,550 refugees in 1996</w:t>
            </w:r>
          </w:p>
          <w:p w14:paraId="1EC68979"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1.2 </w:t>
            </w:r>
            <w:proofErr w:type="spellStart"/>
            <w:r w:rsidRPr="007B2785">
              <w:rPr>
                <w:color w:val="000000" w:themeColor="text1"/>
                <w:sz w:val="16"/>
                <w:szCs w:val="16"/>
              </w:rPr>
              <w:t>milllion</w:t>
            </w:r>
            <w:proofErr w:type="spellEnd"/>
            <w:r w:rsidRPr="007B2785">
              <w:rPr>
                <w:color w:val="000000" w:themeColor="text1"/>
                <w:sz w:val="16"/>
                <w:szCs w:val="16"/>
              </w:rPr>
              <w:t xml:space="preserve"> IDPs</w:t>
            </w:r>
          </w:p>
          <w:p w14:paraId="019E5054" w14:textId="77777777" w:rsidR="00BA4DBF" w:rsidRPr="007B2785" w:rsidRDefault="00BA4DBF" w:rsidP="00BA4DBF">
            <w:pPr>
              <w:spacing w:after="0"/>
              <w:rPr>
                <w:color w:val="000000" w:themeColor="text1"/>
                <w:sz w:val="16"/>
                <w:szCs w:val="16"/>
              </w:rPr>
            </w:pPr>
          </w:p>
          <w:p w14:paraId="317C69A7" w14:textId="77777777" w:rsidR="00BA4DBF" w:rsidRPr="007B2785" w:rsidRDefault="00BA4DBF" w:rsidP="00BA4DBF">
            <w:pPr>
              <w:spacing w:after="0"/>
              <w:rPr>
                <w:color w:val="000000" w:themeColor="text1"/>
                <w:sz w:val="16"/>
                <w:szCs w:val="16"/>
              </w:rPr>
            </w:pPr>
          </w:p>
        </w:tc>
        <w:tc>
          <w:tcPr>
            <w:tcW w:w="1842" w:type="dxa"/>
            <w:shd w:val="clear" w:color="auto" w:fill="E6E6E6"/>
            <w:vAlign w:val="bottom"/>
          </w:tcPr>
          <w:p w14:paraId="3B4A2417" w14:textId="514DA661" w:rsidR="00BA4DBF" w:rsidRPr="007B2785" w:rsidRDefault="00BA4DBF" w:rsidP="00BA4DBF">
            <w:pPr>
              <w:spacing w:after="0"/>
              <w:rPr>
                <w:color w:val="000000" w:themeColor="text1"/>
                <w:sz w:val="16"/>
                <w:szCs w:val="16"/>
              </w:rPr>
            </w:pPr>
            <w:r w:rsidRPr="007B2785">
              <w:rPr>
                <w:color w:val="000000" w:themeColor="text1"/>
                <w:sz w:val="16"/>
                <w:szCs w:val="16"/>
              </w:rPr>
              <w:t>Centre for Documentation and Research, UNHCR CDR Background Paper on Refugees and Asylum Seekers from Afghanistan, -, UN High Commissioner for Refugees (UNHCR), 1 June 1997</w:t>
            </w:r>
          </w:p>
        </w:tc>
        <w:tc>
          <w:tcPr>
            <w:tcW w:w="1843" w:type="dxa"/>
          </w:tcPr>
          <w:p w14:paraId="26574B67" w14:textId="77777777" w:rsidR="00BA4DBF" w:rsidRPr="007B2785" w:rsidRDefault="00BA4DBF" w:rsidP="00BA4DBF">
            <w:pPr>
              <w:spacing w:after="0"/>
              <w:rPr>
                <w:color w:val="000000" w:themeColor="text1"/>
                <w:sz w:val="16"/>
                <w:szCs w:val="16"/>
              </w:rPr>
            </w:pPr>
            <w:r w:rsidRPr="007B2785">
              <w:rPr>
                <w:color w:val="000000" w:themeColor="text1"/>
                <w:sz w:val="16"/>
                <w:szCs w:val="16"/>
              </w:rPr>
              <w:t>&lt;20,000 Convention refugees 1993-6.</w:t>
            </w:r>
          </w:p>
          <w:p w14:paraId="7DF483AF" w14:textId="77777777" w:rsidR="00BA4DBF" w:rsidRPr="007B2785" w:rsidRDefault="00BA4DBF" w:rsidP="00BA4DBF">
            <w:pPr>
              <w:spacing w:after="0"/>
              <w:rPr>
                <w:color w:val="000000" w:themeColor="text1"/>
                <w:sz w:val="16"/>
                <w:szCs w:val="16"/>
              </w:rPr>
            </w:pPr>
          </w:p>
          <w:p w14:paraId="286CC58A"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When Taliban win, 0 until 2001 (10). </w:t>
            </w:r>
          </w:p>
        </w:tc>
        <w:tc>
          <w:tcPr>
            <w:tcW w:w="1985" w:type="dxa"/>
          </w:tcPr>
          <w:p w14:paraId="6FE30770" w14:textId="77777777" w:rsidR="00BA4DBF" w:rsidRPr="007B2785" w:rsidRDefault="00BA4DBF" w:rsidP="00BA4DBF">
            <w:pPr>
              <w:spacing w:after="0"/>
              <w:rPr>
                <w:color w:val="000000" w:themeColor="text1"/>
                <w:sz w:val="16"/>
                <w:szCs w:val="16"/>
              </w:rPr>
            </w:pPr>
          </w:p>
        </w:tc>
      </w:tr>
      <w:tr w:rsidR="00BA4DBF" w:rsidRPr="007B2785" w14:paraId="5BEDAE4C" w14:textId="77777777" w:rsidTr="0055457E">
        <w:tc>
          <w:tcPr>
            <w:tcW w:w="1412" w:type="dxa"/>
            <w:gridSpan w:val="2"/>
            <w:vAlign w:val="bottom"/>
          </w:tcPr>
          <w:p w14:paraId="0AFD32F7"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Tajikistan War </w:t>
            </w:r>
          </w:p>
          <w:p w14:paraId="2E98F118" w14:textId="77777777" w:rsidR="00BA4DBF" w:rsidRPr="007B2785" w:rsidRDefault="00BA4DBF" w:rsidP="00BA4DBF">
            <w:pPr>
              <w:spacing w:after="0"/>
              <w:rPr>
                <w:b/>
                <w:color w:val="000000" w:themeColor="text1"/>
                <w:sz w:val="16"/>
                <w:szCs w:val="16"/>
              </w:rPr>
            </w:pPr>
          </w:p>
          <w:p w14:paraId="3C65E482" w14:textId="77777777" w:rsidR="00BA4DBF" w:rsidRPr="007B2785" w:rsidRDefault="00BA4DBF" w:rsidP="00BA4DBF">
            <w:pPr>
              <w:spacing w:after="0"/>
              <w:rPr>
                <w:b/>
                <w:color w:val="000000" w:themeColor="text1"/>
                <w:sz w:val="16"/>
                <w:szCs w:val="16"/>
              </w:rPr>
            </w:pPr>
          </w:p>
          <w:p w14:paraId="2BFC314F" w14:textId="77777777" w:rsidR="00BA4DBF" w:rsidRPr="007B2785" w:rsidRDefault="00BA4DBF" w:rsidP="00BA4DBF">
            <w:pPr>
              <w:spacing w:after="0"/>
              <w:rPr>
                <w:b/>
                <w:color w:val="000000" w:themeColor="text1"/>
                <w:sz w:val="16"/>
                <w:szCs w:val="16"/>
              </w:rPr>
            </w:pPr>
          </w:p>
          <w:p w14:paraId="04FC74A0" w14:textId="77777777" w:rsidR="00BA4DBF" w:rsidRPr="007B2785" w:rsidRDefault="00BA4DBF" w:rsidP="00BA4DBF">
            <w:pPr>
              <w:spacing w:after="0"/>
              <w:rPr>
                <w:b/>
                <w:color w:val="000000" w:themeColor="text1"/>
                <w:sz w:val="16"/>
                <w:szCs w:val="16"/>
              </w:rPr>
            </w:pPr>
          </w:p>
          <w:p w14:paraId="6412D831" w14:textId="77777777" w:rsidR="00BA4DBF" w:rsidRPr="007B2785" w:rsidRDefault="00BA4DBF" w:rsidP="00BA4DBF">
            <w:pPr>
              <w:spacing w:after="0"/>
              <w:rPr>
                <w:b/>
                <w:color w:val="000000" w:themeColor="text1"/>
                <w:sz w:val="16"/>
                <w:szCs w:val="16"/>
              </w:rPr>
            </w:pPr>
          </w:p>
          <w:p w14:paraId="41FCC73D" w14:textId="77777777" w:rsidR="00BA4DBF" w:rsidRPr="007B2785" w:rsidRDefault="00BA4DBF" w:rsidP="00BA4DBF">
            <w:pPr>
              <w:spacing w:after="0"/>
              <w:rPr>
                <w:b/>
                <w:color w:val="000000" w:themeColor="text1"/>
                <w:sz w:val="16"/>
                <w:szCs w:val="16"/>
              </w:rPr>
            </w:pPr>
          </w:p>
          <w:p w14:paraId="1974372B" w14:textId="77777777" w:rsidR="00BA4DBF" w:rsidRPr="007B2785" w:rsidRDefault="00BA4DBF" w:rsidP="00BA4DBF">
            <w:pPr>
              <w:spacing w:after="0"/>
              <w:rPr>
                <w:b/>
                <w:color w:val="000000" w:themeColor="text1"/>
                <w:sz w:val="16"/>
                <w:szCs w:val="16"/>
              </w:rPr>
            </w:pPr>
          </w:p>
          <w:p w14:paraId="1A753574" w14:textId="77777777" w:rsidR="00BA4DBF" w:rsidRPr="007B2785" w:rsidRDefault="00BA4DBF" w:rsidP="00BA4DBF">
            <w:pPr>
              <w:spacing w:after="0"/>
              <w:rPr>
                <w:b/>
                <w:color w:val="000000" w:themeColor="text1"/>
                <w:sz w:val="16"/>
                <w:szCs w:val="16"/>
              </w:rPr>
            </w:pPr>
          </w:p>
          <w:p w14:paraId="1D906BE6" w14:textId="77777777" w:rsidR="00BA4DBF" w:rsidRPr="007B2785" w:rsidRDefault="00BA4DBF" w:rsidP="00BA4DBF">
            <w:pPr>
              <w:spacing w:after="0"/>
              <w:rPr>
                <w:b/>
                <w:color w:val="000000" w:themeColor="text1"/>
                <w:sz w:val="16"/>
                <w:szCs w:val="16"/>
              </w:rPr>
            </w:pPr>
          </w:p>
          <w:p w14:paraId="48881857" w14:textId="77777777" w:rsidR="00BA4DBF" w:rsidRPr="007B2785" w:rsidRDefault="00BA4DBF" w:rsidP="00BA4DBF">
            <w:pPr>
              <w:spacing w:after="0"/>
              <w:rPr>
                <w:b/>
                <w:color w:val="000000" w:themeColor="text1"/>
                <w:sz w:val="16"/>
                <w:szCs w:val="16"/>
              </w:rPr>
            </w:pPr>
          </w:p>
          <w:p w14:paraId="281AADE1" w14:textId="77777777" w:rsidR="00BA4DBF" w:rsidRPr="007B2785" w:rsidRDefault="00BA4DBF" w:rsidP="00BA4DBF">
            <w:pPr>
              <w:spacing w:after="0"/>
              <w:rPr>
                <w:b/>
                <w:color w:val="000000" w:themeColor="text1"/>
                <w:sz w:val="16"/>
                <w:szCs w:val="16"/>
              </w:rPr>
            </w:pPr>
          </w:p>
          <w:p w14:paraId="228D5646" w14:textId="77777777" w:rsidR="00BA4DBF" w:rsidRPr="007B2785" w:rsidRDefault="00BA4DBF" w:rsidP="00BA4DBF">
            <w:pPr>
              <w:spacing w:after="0"/>
              <w:rPr>
                <w:b/>
                <w:color w:val="000000" w:themeColor="text1"/>
                <w:sz w:val="16"/>
                <w:szCs w:val="16"/>
              </w:rPr>
            </w:pPr>
          </w:p>
          <w:p w14:paraId="2333847D" w14:textId="77777777" w:rsidR="00BA4DBF" w:rsidRPr="007B2785" w:rsidRDefault="00BA4DBF" w:rsidP="00BA4DBF">
            <w:pPr>
              <w:spacing w:after="0"/>
              <w:rPr>
                <w:b/>
                <w:color w:val="000000" w:themeColor="text1"/>
                <w:sz w:val="16"/>
                <w:szCs w:val="16"/>
              </w:rPr>
            </w:pPr>
          </w:p>
          <w:p w14:paraId="0A6E66B6" w14:textId="77777777" w:rsidR="00BA4DBF" w:rsidRPr="007B2785" w:rsidRDefault="00BA4DBF" w:rsidP="00BA4DBF">
            <w:pPr>
              <w:spacing w:after="0"/>
              <w:rPr>
                <w:b/>
                <w:color w:val="000000" w:themeColor="text1"/>
                <w:sz w:val="16"/>
                <w:szCs w:val="16"/>
              </w:rPr>
            </w:pPr>
          </w:p>
        </w:tc>
        <w:tc>
          <w:tcPr>
            <w:tcW w:w="1134" w:type="dxa"/>
            <w:vAlign w:val="bottom"/>
          </w:tcPr>
          <w:p w14:paraId="4867098A" w14:textId="77777777" w:rsidR="00BA4DBF" w:rsidRPr="007B2785" w:rsidRDefault="00BA4DBF" w:rsidP="00BA4DBF">
            <w:pPr>
              <w:spacing w:after="0"/>
              <w:rPr>
                <w:color w:val="000000" w:themeColor="text1"/>
                <w:sz w:val="16"/>
                <w:szCs w:val="16"/>
              </w:rPr>
            </w:pPr>
            <w:r w:rsidRPr="007B2785">
              <w:rPr>
                <w:color w:val="000000" w:themeColor="text1"/>
                <w:sz w:val="16"/>
                <w:szCs w:val="16"/>
              </w:rPr>
              <w:t>1992-7</w:t>
            </w:r>
          </w:p>
          <w:p w14:paraId="33E5E087" w14:textId="77777777" w:rsidR="00BA4DBF" w:rsidRPr="007B2785" w:rsidRDefault="00BA4DBF" w:rsidP="00BA4DBF">
            <w:pPr>
              <w:spacing w:after="0"/>
              <w:rPr>
                <w:color w:val="000000" w:themeColor="text1"/>
                <w:sz w:val="16"/>
                <w:szCs w:val="16"/>
              </w:rPr>
            </w:pPr>
          </w:p>
          <w:p w14:paraId="762746D6" w14:textId="77777777" w:rsidR="00BA4DBF" w:rsidRPr="007B2785" w:rsidRDefault="00BA4DBF" w:rsidP="00BA4DBF">
            <w:pPr>
              <w:spacing w:after="0"/>
              <w:rPr>
                <w:color w:val="000000" w:themeColor="text1"/>
                <w:sz w:val="16"/>
                <w:szCs w:val="16"/>
              </w:rPr>
            </w:pPr>
          </w:p>
          <w:p w14:paraId="5BD58962" w14:textId="77777777" w:rsidR="00BA4DBF" w:rsidRPr="007B2785" w:rsidRDefault="00BA4DBF" w:rsidP="00BA4DBF">
            <w:pPr>
              <w:spacing w:after="0"/>
              <w:rPr>
                <w:color w:val="000000" w:themeColor="text1"/>
                <w:sz w:val="16"/>
                <w:szCs w:val="16"/>
              </w:rPr>
            </w:pPr>
          </w:p>
          <w:p w14:paraId="2A04685E" w14:textId="77777777" w:rsidR="00BA4DBF" w:rsidRPr="007B2785" w:rsidRDefault="00BA4DBF" w:rsidP="00BA4DBF">
            <w:pPr>
              <w:spacing w:after="0"/>
              <w:rPr>
                <w:color w:val="000000" w:themeColor="text1"/>
                <w:sz w:val="16"/>
                <w:szCs w:val="16"/>
              </w:rPr>
            </w:pPr>
          </w:p>
          <w:p w14:paraId="0624A9FB" w14:textId="77777777" w:rsidR="00BA4DBF" w:rsidRPr="007B2785" w:rsidRDefault="00BA4DBF" w:rsidP="00BA4DBF">
            <w:pPr>
              <w:spacing w:after="0"/>
              <w:rPr>
                <w:color w:val="000000" w:themeColor="text1"/>
                <w:sz w:val="16"/>
                <w:szCs w:val="16"/>
              </w:rPr>
            </w:pPr>
          </w:p>
          <w:p w14:paraId="4799AEC4" w14:textId="77777777" w:rsidR="00BA4DBF" w:rsidRPr="007B2785" w:rsidRDefault="00BA4DBF" w:rsidP="00BA4DBF">
            <w:pPr>
              <w:spacing w:after="0"/>
              <w:rPr>
                <w:color w:val="000000" w:themeColor="text1"/>
                <w:sz w:val="16"/>
                <w:szCs w:val="16"/>
              </w:rPr>
            </w:pPr>
          </w:p>
          <w:p w14:paraId="6DD271F6" w14:textId="77777777" w:rsidR="00BA4DBF" w:rsidRPr="007B2785" w:rsidRDefault="00BA4DBF" w:rsidP="00BA4DBF">
            <w:pPr>
              <w:spacing w:after="0"/>
              <w:rPr>
                <w:color w:val="000000" w:themeColor="text1"/>
                <w:sz w:val="16"/>
                <w:szCs w:val="16"/>
              </w:rPr>
            </w:pPr>
          </w:p>
          <w:p w14:paraId="3D6AE5A0" w14:textId="77777777" w:rsidR="00BA4DBF" w:rsidRPr="007B2785" w:rsidRDefault="00BA4DBF" w:rsidP="00BA4DBF">
            <w:pPr>
              <w:spacing w:after="0"/>
              <w:rPr>
                <w:color w:val="000000" w:themeColor="text1"/>
                <w:sz w:val="16"/>
                <w:szCs w:val="16"/>
              </w:rPr>
            </w:pPr>
          </w:p>
        </w:tc>
        <w:tc>
          <w:tcPr>
            <w:tcW w:w="992" w:type="dxa"/>
            <w:vAlign w:val="bottom"/>
          </w:tcPr>
          <w:p w14:paraId="48F7FD5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429,600 refugees </w:t>
            </w:r>
          </w:p>
          <w:p w14:paraId="6CBE1697" w14:textId="77777777" w:rsidR="00BA4DBF" w:rsidRPr="007B2785" w:rsidRDefault="00BA4DBF" w:rsidP="00BA4DBF">
            <w:pPr>
              <w:spacing w:after="0"/>
              <w:rPr>
                <w:color w:val="000000" w:themeColor="text1"/>
                <w:sz w:val="16"/>
                <w:szCs w:val="16"/>
              </w:rPr>
            </w:pPr>
          </w:p>
          <w:p w14:paraId="53759CF5" w14:textId="77777777" w:rsidR="00BA4DBF" w:rsidRPr="007B2785" w:rsidRDefault="00BA4DBF" w:rsidP="00BA4DBF">
            <w:pPr>
              <w:spacing w:after="0"/>
              <w:rPr>
                <w:color w:val="000000" w:themeColor="text1"/>
                <w:sz w:val="16"/>
                <w:szCs w:val="16"/>
              </w:rPr>
            </w:pPr>
          </w:p>
          <w:p w14:paraId="621357D1" w14:textId="77777777" w:rsidR="00BA4DBF" w:rsidRPr="007B2785" w:rsidRDefault="00BA4DBF" w:rsidP="00BA4DBF">
            <w:pPr>
              <w:spacing w:after="0"/>
              <w:rPr>
                <w:color w:val="000000" w:themeColor="text1"/>
                <w:sz w:val="16"/>
                <w:szCs w:val="16"/>
              </w:rPr>
            </w:pPr>
          </w:p>
          <w:p w14:paraId="1B1CCD96" w14:textId="77777777" w:rsidR="00BA4DBF" w:rsidRPr="007B2785" w:rsidRDefault="00BA4DBF" w:rsidP="00BA4DBF">
            <w:pPr>
              <w:spacing w:after="0"/>
              <w:rPr>
                <w:color w:val="000000" w:themeColor="text1"/>
                <w:sz w:val="16"/>
                <w:szCs w:val="16"/>
              </w:rPr>
            </w:pPr>
          </w:p>
          <w:p w14:paraId="3B07B31B" w14:textId="77777777" w:rsidR="00BA4DBF" w:rsidRPr="007B2785" w:rsidRDefault="00BA4DBF" w:rsidP="00BA4DBF">
            <w:pPr>
              <w:spacing w:after="0"/>
              <w:rPr>
                <w:color w:val="000000" w:themeColor="text1"/>
                <w:sz w:val="16"/>
                <w:szCs w:val="16"/>
              </w:rPr>
            </w:pPr>
          </w:p>
          <w:p w14:paraId="316EF4D1" w14:textId="77777777" w:rsidR="00BA4DBF" w:rsidRPr="007B2785" w:rsidRDefault="00BA4DBF" w:rsidP="00BA4DBF">
            <w:pPr>
              <w:spacing w:after="0"/>
              <w:rPr>
                <w:color w:val="000000" w:themeColor="text1"/>
                <w:sz w:val="16"/>
                <w:szCs w:val="16"/>
              </w:rPr>
            </w:pPr>
          </w:p>
          <w:p w14:paraId="08B2BFE2" w14:textId="77777777" w:rsidR="00BA4DBF" w:rsidRPr="007B2785" w:rsidRDefault="00BA4DBF" w:rsidP="00BA4DBF">
            <w:pPr>
              <w:spacing w:after="0"/>
              <w:rPr>
                <w:color w:val="000000" w:themeColor="text1"/>
                <w:sz w:val="16"/>
                <w:szCs w:val="16"/>
              </w:rPr>
            </w:pPr>
          </w:p>
          <w:p w14:paraId="4C77FF4B" w14:textId="77777777" w:rsidR="00BA4DBF" w:rsidRPr="007B2785" w:rsidRDefault="00BA4DBF" w:rsidP="00BA4DBF">
            <w:pPr>
              <w:spacing w:after="0"/>
              <w:rPr>
                <w:color w:val="000000" w:themeColor="text1"/>
                <w:sz w:val="16"/>
                <w:szCs w:val="16"/>
              </w:rPr>
            </w:pPr>
          </w:p>
          <w:p w14:paraId="3289B0F2" w14:textId="77777777" w:rsidR="00BA4DBF" w:rsidRPr="007B2785" w:rsidRDefault="00BA4DBF" w:rsidP="00BA4DBF">
            <w:pPr>
              <w:spacing w:after="0"/>
              <w:rPr>
                <w:color w:val="000000" w:themeColor="text1"/>
                <w:sz w:val="16"/>
                <w:szCs w:val="16"/>
              </w:rPr>
            </w:pPr>
          </w:p>
          <w:p w14:paraId="5BBD80C9" w14:textId="77777777" w:rsidR="00BA4DBF" w:rsidRPr="007B2785" w:rsidRDefault="00BA4DBF" w:rsidP="00BA4DBF">
            <w:pPr>
              <w:spacing w:after="0"/>
              <w:rPr>
                <w:color w:val="000000" w:themeColor="text1"/>
                <w:sz w:val="16"/>
                <w:szCs w:val="16"/>
              </w:rPr>
            </w:pPr>
          </w:p>
          <w:p w14:paraId="1002818E" w14:textId="77777777" w:rsidR="00BA4DBF" w:rsidRPr="007B2785" w:rsidRDefault="00BA4DBF" w:rsidP="00BA4DBF">
            <w:pPr>
              <w:spacing w:after="0"/>
              <w:rPr>
                <w:color w:val="000000" w:themeColor="text1"/>
                <w:sz w:val="16"/>
                <w:szCs w:val="16"/>
              </w:rPr>
            </w:pPr>
          </w:p>
          <w:p w14:paraId="4B30E998" w14:textId="77777777" w:rsidR="00BA4DBF" w:rsidRPr="007B2785" w:rsidRDefault="00BA4DBF" w:rsidP="00BA4DBF">
            <w:pPr>
              <w:spacing w:after="0"/>
              <w:rPr>
                <w:color w:val="000000" w:themeColor="text1"/>
                <w:sz w:val="16"/>
                <w:szCs w:val="16"/>
              </w:rPr>
            </w:pPr>
          </w:p>
          <w:p w14:paraId="2E7E5139" w14:textId="77777777" w:rsidR="00BA4DBF" w:rsidRPr="007B2785" w:rsidRDefault="00BA4DBF" w:rsidP="00BA4DBF">
            <w:pPr>
              <w:spacing w:after="0"/>
              <w:rPr>
                <w:color w:val="000000" w:themeColor="text1"/>
                <w:sz w:val="16"/>
                <w:szCs w:val="16"/>
              </w:rPr>
            </w:pPr>
          </w:p>
        </w:tc>
        <w:tc>
          <w:tcPr>
            <w:tcW w:w="992" w:type="dxa"/>
          </w:tcPr>
          <w:p w14:paraId="3EFECBDA"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Rakhmonov</w:t>
            </w:r>
            <w:proofErr w:type="spellEnd"/>
            <w:r w:rsidRPr="007B2785">
              <w:rPr>
                <w:color w:val="000000" w:themeColor="text1"/>
                <w:sz w:val="16"/>
                <w:szCs w:val="16"/>
              </w:rPr>
              <w:t xml:space="preserve">, A. </w:t>
            </w:r>
            <w:proofErr w:type="spellStart"/>
            <w:r w:rsidRPr="007B2785">
              <w:rPr>
                <w:color w:val="000000" w:themeColor="text1"/>
                <w:sz w:val="16"/>
                <w:szCs w:val="16"/>
              </w:rPr>
              <w:t>Kh</w:t>
            </w:r>
            <w:proofErr w:type="spellEnd"/>
            <w:r w:rsidRPr="007B2785">
              <w:rPr>
                <w:color w:val="000000" w:themeColor="text1"/>
                <w:sz w:val="16"/>
                <w:szCs w:val="16"/>
              </w:rPr>
              <w:t>. (2022). Refugees as a new emigration channel from Tajikistan to Western and Eastern Europe. </w:t>
            </w:r>
            <w:r w:rsidRPr="007B2785">
              <w:rPr>
                <w:i/>
                <w:color w:val="000000" w:themeColor="text1"/>
                <w:sz w:val="16"/>
                <w:szCs w:val="16"/>
              </w:rPr>
              <w:t>UPRAVLENIE / MANAGEMENT (Russia)</w:t>
            </w:r>
            <w:r w:rsidRPr="007B2785">
              <w:rPr>
                <w:color w:val="000000" w:themeColor="text1"/>
                <w:sz w:val="16"/>
                <w:szCs w:val="16"/>
              </w:rPr>
              <w:t>, 10(2), 88–94. </w:t>
            </w:r>
            <w:hyperlink r:id="rId149">
              <w:r w:rsidRPr="007B2785">
                <w:rPr>
                  <w:color w:val="000000" w:themeColor="text1"/>
                  <w:sz w:val="16"/>
                  <w:szCs w:val="16"/>
                  <w:u w:val="single"/>
                </w:rPr>
                <w:t>https://doi.org/10.26425/2309-3633-2022-10-2-88-94</w:t>
              </w:r>
            </w:hyperlink>
          </w:p>
        </w:tc>
        <w:tc>
          <w:tcPr>
            <w:tcW w:w="993" w:type="dxa"/>
          </w:tcPr>
          <w:p w14:paraId="4FDF435C" w14:textId="77777777" w:rsidR="00BA4DBF" w:rsidRPr="007B2785" w:rsidRDefault="00BA4DBF" w:rsidP="00BA4DBF">
            <w:pPr>
              <w:spacing w:after="0"/>
              <w:rPr>
                <w:color w:val="000000" w:themeColor="text1"/>
                <w:sz w:val="16"/>
                <w:szCs w:val="16"/>
              </w:rPr>
            </w:pPr>
            <w:r w:rsidRPr="007B2785">
              <w:rPr>
                <w:color w:val="000000" w:themeColor="text1"/>
                <w:sz w:val="16"/>
                <w:szCs w:val="16"/>
              </w:rPr>
              <w:t>600,000 IDP/ 80,000 fled the country</w:t>
            </w:r>
          </w:p>
          <w:p w14:paraId="4328001B" w14:textId="77777777" w:rsidR="00BA4DBF" w:rsidRPr="007B2785" w:rsidRDefault="00BA4DBF" w:rsidP="00BA4DBF">
            <w:pPr>
              <w:spacing w:after="0"/>
              <w:rPr>
                <w:color w:val="000000" w:themeColor="text1"/>
                <w:sz w:val="16"/>
                <w:szCs w:val="16"/>
              </w:rPr>
            </w:pPr>
          </w:p>
          <w:p w14:paraId="7098E3EC" w14:textId="77777777" w:rsidR="00BA4DBF" w:rsidRPr="007B2785" w:rsidRDefault="00BA4DBF" w:rsidP="00BA4DBF">
            <w:pPr>
              <w:spacing w:after="0"/>
              <w:rPr>
                <w:color w:val="000000" w:themeColor="text1"/>
                <w:sz w:val="16"/>
                <w:szCs w:val="16"/>
              </w:rPr>
            </w:pPr>
          </w:p>
          <w:p w14:paraId="346CC5F4" w14:textId="77777777" w:rsidR="00BA4DBF" w:rsidRPr="007B2785" w:rsidRDefault="00BA4DBF" w:rsidP="00BA4DBF">
            <w:pPr>
              <w:spacing w:after="0"/>
              <w:rPr>
                <w:color w:val="000000" w:themeColor="text1"/>
                <w:sz w:val="16"/>
                <w:szCs w:val="16"/>
              </w:rPr>
            </w:pPr>
          </w:p>
          <w:p w14:paraId="4BF2E6CD" w14:textId="77777777" w:rsidR="00BA4DBF" w:rsidRPr="007B2785" w:rsidRDefault="00BA4DBF" w:rsidP="00BA4DBF">
            <w:pPr>
              <w:spacing w:after="0"/>
              <w:rPr>
                <w:color w:val="000000" w:themeColor="text1"/>
                <w:sz w:val="16"/>
                <w:szCs w:val="16"/>
              </w:rPr>
            </w:pPr>
          </w:p>
          <w:p w14:paraId="07A07E7D" w14:textId="77777777" w:rsidR="00BA4DBF" w:rsidRPr="007B2785" w:rsidRDefault="00BA4DBF" w:rsidP="00BA4DBF">
            <w:pPr>
              <w:spacing w:after="0"/>
              <w:rPr>
                <w:color w:val="000000" w:themeColor="text1"/>
                <w:sz w:val="16"/>
                <w:szCs w:val="16"/>
              </w:rPr>
            </w:pPr>
          </w:p>
          <w:p w14:paraId="33213C88" w14:textId="77777777" w:rsidR="00BA4DBF" w:rsidRPr="007B2785" w:rsidRDefault="00BA4DBF" w:rsidP="00BA4DBF">
            <w:pPr>
              <w:spacing w:after="0"/>
              <w:rPr>
                <w:color w:val="000000" w:themeColor="text1"/>
                <w:sz w:val="16"/>
                <w:szCs w:val="16"/>
              </w:rPr>
            </w:pPr>
            <w:r w:rsidRPr="007B2785">
              <w:rPr>
                <w:b/>
                <w:color w:val="000000" w:themeColor="text1"/>
                <w:sz w:val="16"/>
                <w:szCs w:val="16"/>
              </w:rPr>
              <w:t>600,000</w:t>
            </w:r>
            <w:r w:rsidRPr="007B2785">
              <w:rPr>
                <w:color w:val="000000" w:themeColor="text1"/>
                <w:sz w:val="16"/>
                <w:szCs w:val="16"/>
              </w:rPr>
              <w:t xml:space="preserve"> people (10% of Tajikistan’s population) were internally displaced, and up to </w:t>
            </w:r>
            <w:r w:rsidRPr="007B2785">
              <w:rPr>
                <w:b/>
                <w:color w:val="000000" w:themeColor="text1"/>
                <w:sz w:val="16"/>
                <w:szCs w:val="16"/>
              </w:rPr>
              <w:t>60,000</w:t>
            </w:r>
            <w:r w:rsidRPr="007B2785">
              <w:rPr>
                <w:color w:val="000000" w:themeColor="text1"/>
                <w:sz w:val="16"/>
                <w:szCs w:val="16"/>
              </w:rPr>
              <w:t xml:space="preserve"> fled to Afghanistan and </w:t>
            </w:r>
            <w:proofErr w:type="spellStart"/>
            <w:r w:rsidRPr="007B2785">
              <w:rPr>
                <w:color w:val="000000" w:themeColor="text1"/>
                <w:sz w:val="16"/>
                <w:szCs w:val="16"/>
              </w:rPr>
              <w:t>elswehere</w:t>
            </w:r>
            <w:proofErr w:type="spellEnd"/>
          </w:p>
        </w:tc>
        <w:tc>
          <w:tcPr>
            <w:tcW w:w="1134" w:type="dxa"/>
          </w:tcPr>
          <w:p w14:paraId="1D1BECF3"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highlight w:val="white"/>
              </w:rPr>
              <w:t>Aksakolov</w:t>
            </w:r>
            <w:proofErr w:type="spellEnd"/>
            <w:r w:rsidRPr="007B2785">
              <w:rPr>
                <w:color w:val="000000" w:themeColor="text1"/>
                <w:sz w:val="16"/>
                <w:szCs w:val="16"/>
                <w:highlight w:val="white"/>
              </w:rPr>
              <w:t xml:space="preserve">, S., </w:t>
            </w:r>
            <w:proofErr w:type="spellStart"/>
            <w:r w:rsidRPr="007B2785">
              <w:rPr>
                <w:color w:val="000000" w:themeColor="text1"/>
                <w:sz w:val="16"/>
                <w:szCs w:val="16"/>
                <w:highlight w:val="white"/>
              </w:rPr>
              <w:t>Akseer</w:t>
            </w:r>
            <w:proofErr w:type="spellEnd"/>
            <w:r w:rsidRPr="007B2785">
              <w:rPr>
                <w:color w:val="000000" w:themeColor="text1"/>
                <w:sz w:val="16"/>
                <w:szCs w:val="16"/>
                <w:highlight w:val="white"/>
              </w:rPr>
              <w:t xml:space="preserve">, S., </w:t>
            </w:r>
            <w:proofErr w:type="spellStart"/>
            <w:r w:rsidRPr="007B2785">
              <w:rPr>
                <w:color w:val="000000" w:themeColor="text1"/>
                <w:sz w:val="16"/>
                <w:szCs w:val="16"/>
                <w:highlight w:val="white"/>
              </w:rPr>
              <w:t>Baig</w:t>
            </w:r>
            <w:proofErr w:type="spellEnd"/>
            <w:r w:rsidRPr="007B2785">
              <w:rPr>
                <w:color w:val="000000" w:themeColor="text1"/>
                <w:sz w:val="16"/>
                <w:szCs w:val="16"/>
                <w:highlight w:val="white"/>
              </w:rPr>
              <w:t xml:space="preserve">, S., DeYoung, A. J., </w:t>
            </w:r>
            <w:proofErr w:type="spellStart"/>
            <w:r w:rsidRPr="007B2785">
              <w:rPr>
                <w:color w:val="000000" w:themeColor="text1"/>
                <w:sz w:val="16"/>
                <w:szCs w:val="16"/>
                <w:highlight w:val="white"/>
              </w:rPr>
              <w:t>Dossa</w:t>
            </w:r>
            <w:proofErr w:type="spellEnd"/>
            <w:r w:rsidRPr="007B2785">
              <w:rPr>
                <w:color w:val="000000" w:themeColor="text1"/>
                <w:sz w:val="16"/>
                <w:szCs w:val="16"/>
                <w:highlight w:val="white"/>
              </w:rPr>
              <w:t xml:space="preserve">, S., </w:t>
            </w:r>
            <w:proofErr w:type="spellStart"/>
            <w:r w:rsidRPr="007B2785">
              <w:rPr>
                <w:color w:val="000000" w:themeColor="text1"/>
                <w:sz w:val="16"/>
                <w:szCs w:val="16"/>
                <w:highlight w:val="white"/>
              </w:rPr>
              <w:t>Elnazarov</w:t>
            </w:r>
            <w:proofErr w:type="spellEnd"/>
            <w:r w:rsidRPr="007B2785">
              <w:rPr>
                <w:color w:val="000000" w:themeColor="text1"/>
                <w:sz w:val="16"/>
                <w:szCs w:val="16"/>
                <w:highlight w:val="white"/>
              </w:rPr>
              <w:t>, H., … &amp; Zakir, Z. H. (2016). </w:t>
            </w:r>
            <w:r w:rsidRPr="007B2785">
              <w:rPr>
                <w:i/>
                <w:color w:val="000000" w:themeColor="text1"/>
                <w:sz w:val="16"/>
                <w:szCs w:val="16"/>
              </w:rPr>
              <w:t>Educational policies in Pakistan, Afghanistan, and Tajikistan: Contested Terrain in the twenty-first century</w:t>
            </w:r>
            <w:r w:rsidRPr="007B2785">
              <w:rPr>
                <w:color w:val="000000" w:themeColor="text1"/>
                <w:sz w:val="16"/>
                <w:szCs w:val="16"/>
                <w:highlight w:val="white"/>
              </w:rPr>
              <w:t xml:space="preserve">. Lexington Books. </w:t>
            </w:r>
          </w:p>
          <w:p w14:paraId="535DDAF3" w14:textId="77777777" w:rsidR="00BA4DBF" w:rsidRPr="007B2785" w:rsidRDefault="00BA4DBF" w:rsidP="00BA4DBF">
            <w:pPr>
              <w:spacing w:after="0"/>
              <w:rPr>
                <w:color w:val="000000" w:themeColor="text1"/>
                <w:sz w:val="16"/>
                <w:szCs w:val="16"/>
              </w:rPr>
            </w:pPr>
          </w:p>
          <w:p w14:paraId="52A590B7" w14:textId="77777777" w:rsidR="00BA4DBF" w:rsidRPr="007B2785" w:rsidRDefault="00BA4DBF" w:rsidP="00BA4DBF">
            <w:pPr>
              <w:spacing w:after="0"/>
              <w:rPr>
                <w:color w:val="000000" w:themeColor="text1"/>
                <w:sz w:val="16"/>
                <w:szCs w:val="16"/>
              </w:rPr>
            </w:pPr>
            <w:r w:rsidRPr="007B2785">
              <w:rPr>
                <w:i/>
                <w:color w:val="000000" w:themeColor="text1"/>
                <w:sz w:val="16"/>
                <w:szCs w:val="16"/>
              </w:rPr>
              <w:t xml:space="preserve"> (Source: UNHCR &amp; US Dept. of State, 1993)</w:t>
            </w:r>
          </w:p>
        </w:tc>
        <w:tc>
          <w:tcPr>
            <w:tcW w:w="1701" w:type="dxa"/>
            <w:shd w:val="clear" w:color="auto" w:fill="E6E6E6"/>
          </w:tcPr>
          <w:p w14:paraId="34ADA0A9" w14:textId="77777777" w:rsidR="00BA4DBF" w:rsidRPr="007B2785" w:rsidRDefault="00BA4DBF" w:rsidP="00BA4DBF">
            <w:pPr>
              <w:spacing w:after="0"/>
              <w:rPr>
                <w:color w:val="000000" w:themeColor="text1"/>
                <w:sz w:val="16"/>
                <w:szCs w:val="16"/>
              </w:rPr>
            </w:pPr>
            <w:r w:rsidRPr="007B2785">
              <w:rPr>
                <w:color w:val="000000" w:themeColor="text1"/>
                <w:sz w:val="16"/>
                <w:szCs w:val="16"/>
              </w:rPr>
              <w:t>429,600 refugees</w:t>
            </w:r>
          </w:p>
          <w:p w14:paraId="03F9479E" w14:textId="77777777" w:rsidR="00BA4DBF" w:rsidRPr="007B2785" w:rsidRDefault="00BA4DBF" w:rsidP="00BA4DBF">
            <w:pPr>
              <w:spacing w:after="0"/>
              <w:rPr>
                <w:color w:val="000000" w:themeColor="text1"/>
                <w:sz w:val="16"/>
                <w:szCs w:val="16"/>
              </w:rPr>
            </w:pPr>
          </w:p>
        </w:tc>
        <w:tc>
          <w:tcPr>
            <w:tcW w:w="1842" w:type="dxa"/>
            <w:shd w:val="clear" w:color="auto" w:fill="E6E6E6"/>
          </w:tcPr>
          <w:p w14:paraId="0D3D322C"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Rakhmonov</w:t>
            </w:r>
            <w:proofErr w:type="spellEnd"/>
            <w:r w:rsidRPr="007B2785">
              <w:rPr>
                <w:color w:val="000000" w:themeColor="text1"/>
                <w:sz w:val="16"/>
                <w:szCs w:val="16"/>
              </w:rPr>
              <w:t xml:space="preserve">, A. </w:t>
            </w:r>
            <w:proofErr w:type="spellStart"/>
            <w:r w:rsidRPr="007B2785">
              <w:rPr>
                <w:color w:val="000000" w:themeColor="text1"/>
                <w:sz w:val="16"/>
                <w:szCs w:val="16"/>
              </w:rPr>
              <w:t>Kh</w:t>
            </w:r>
            <w:proofErr w:type="spellEnd"/>
            <w:r w:rsidRPr="007B2785">
              <w:rPr>
                <w:color w:val="000000" w:themeColor="text1"/>
                <w:sz w:val="16"/>
                <w:szCs w:val="16"/>
              </w:rPr>
              <w:t>. (2022). Refugees as a new emigration channel from Tajikistan to Western and Eastern Europe. </w:t>
            </w:r>
            <w:r w:rsidRPr="007B2785">
              <w:rPr>
                <w:i/>
                <w:color w:val="000000" w:themeColor="text1"/>
                <w:sz w:val="16"/>
                <w:szCs w:val="16"/>
              </w:rPr>
              <w:t>UPRAVLENIE / MANAGEMENT (Russia)</w:t>
            </w:r>
            <w:r w:rsidRPr="007B2785">
              <w:rPr>
                <w:color w:val="000000" w:themeColor="text1"/>
                <w:sz w:val="16"/>
                <w:szCs w:val="16"/>
              </w:rPr>
              <w:t>, 10(2), 88–94. </w:t>
            </w:r>
            <w:hyperlink r:id="rId150">
              <w:r w:rsidRPr="007B2785">
                <w:rPr>
                  <w:color w:val="000000" w:themeColor="text1"/>
                  <w:sz w:val="16"/>
                  <w:szCs w:val="16"/>
                  <w:u w:val="single"/>
                </w:rPr>
                <w:t>https://doi.org/10.26425/2309-3633-2022-10-2-88-94</w:t>
              </w:r>
            </w:hyperlink>
            <w:r w:rsidRPr="007B2785">
              <w:rPr>
                <w:color w:val="000000" w:themeColor="text1"/>
                <w:sz w:val="16"/>
                <w:szCs w:val="16"/>
              </w:rPr>
              <w:t xml:space="preserve"> p.91</w:t>
            </w:r>
          </w:p>
        </w:tc>
        <w:tc>
          <w:tcPr>
            <w:tcW w:w="1843" w:type="dxa"/>
          </w:tcPr>
          <w:p w14:paraId="7FBA772E" w14:textId="77777777" w:rsidR="00BA4DBF" w:rsidRPr="007B2785" w:rsidRDefault="00BA4DBF" w:rsidP="00BA4DBF">
            <w:pPr>
              <w:spacing w:after="0"/>
              <w:rPr>
                <w:color w:val="000000" w:themeColor="text1"/>
                <w:sz w:val="16"/>
                <w:szCs w:val="16"/>
              </w:rPr>
            </w:pPr>
          </w:p>
        </w:tc>
        <w:tc>
          <w:tcPr>
            <w:tcW w:w="1985" w:type="dxa"/>
          </w:tcPr>
          <w:p w14:paraId="2F7B1E91" w14:textId="77777777" w:rsidR="00BA4DBF" w:rsidRPr="007B2785" w:rsidRDefault="00BA4DBF" w:rsidP="00BA4DBF">
            <w:pPr>
              <w:pBdr>
                <w:top w:val="nil"/>
                <w:left w:val="nil"/>
                <w:bottom w:val="nil"/>
                <w:right w:val="nil"/>
                <w:between w:val="nil"/>
              </w:pBdr>
              <w:spacing w:after="0"/>
              <w:rPr>
                <w:color w:val="000000" w:themeColor="text1"/>
                <w:sz w:val="16"/>
                <w:szCs w:val="16"/>
              </w:rPr>
            </w:pPr>
            <w:r w:rsidRPr="007B2785">
              <w:rPr>
                <w:color w:val="000000" w:themeColor="text1"/>
                <w:sz w:val="16"/>
                <w:szCs w:val="16"/>
              </w:rPr>
              <w:t xml:space="preserve">“At the beginning of 1993, more than one million people who were forced to leave their permanent place of residence were officially </w:t>
            </w:r>
            <w:proofErr w:type="spellStart"/>
            <w:r w:rsidRPr="007B2785">
              <w:rPr>
                <w:color w:val="000000" w:themeColor="text1"/>
                <w:sz w:val="16"/>
                <w:szCs w:val="16"/>
              </w:rPr>
              <w:t>regis</w:t>
            </w:r>
            <w:proofErr w:type="spellEnd"/>
            <w:r w:rsidRPr="007B2785">
              <w:rPr>
                <w:color w:val="000000" w:themeColor="text1"/>
                <w:sz w:val="16"/>
                <w:szCs w:val="16"/>
              </w:rPr>
              <w:t xml:space="preserve">- </w:t>
            </w:r>
            <w:proofErr w:type="spellStart"/>
            <w:r w:rsidRPr="007B2785">
              <w:rPr>
                <w:color w:val="000000" w:themeColor="text1"/>
                <w:sz w:val="16"/>
                <w:szCs w:val="16"/>
              </w:rPr>
              <w:t>tered</w:t>
            </w:r>
            <w:proofErr w:type="spellEnd"/>
            <w:r w:rsidRPr="007B2785">
              <w:rPr>
                <w:color w:val="000000" w:themeColor="text1"/>
                <w:sz w:val="16"/>
                <w:szCs w:val="16"/>
              </w:rPr>
              <w:t xml:space="preserve"> in Tajikistan </w:t>
            </w:r>
            <w:proofErr w:type="gramStart"/>
            <w:r w:rsidRPr="007B2785">
              <w:rPr>
                <w:color w:val="000000" w:themeColor="text1"/>
                <w:sz w:val="16"/>
                <w:szCs w:val="16"/>
              </w:rPr>
              <w:t>“ can</w:t>
            </w:r>
            <w:proofErr w:type="gramEnd"/>
            <w:r w:rsidRPr="007B2785">
              <w:rPr>
                <w:color w:val="000000" w:themeColor="text1"/>
                <w:sz w:val="16"/>
                <w:szCs w:val="16"/>
              </w:rPr>
              <w:t xml:space="preserve"> this be classified as IDPs? – </w:t>
            </w:r>
            <w:proofErr w:type="spellStart"/>
            <w:r w:rsidRPr="007B2785">
              <w:rPr>
                <w:b/>
                <w:color w:val="000000" w:themeColor="text1"/>
                <w:sz w:val="16"/>
                <w:szCs w:val="16"/>
              </w:rPr>
              <w:t>Rakhmonov</w:t>
            </w:r>
            <w:proofErr w:type="spellEnd"/>
            <w:r w:rsidRPr="007B2785">
              <w:rPr>
                <w:b/>
                <w:color w:val="000000" w:themeColor="text1"/>
                <w:sz w:val="16"/>
                <w:szCs w:val="16"/>
              </w:rPr>
              <w:t xml:space="preserve"> </w:t>
            </w:r>
          </w:p>
          <w:p w14:paraId="21506816" w14:textId="77777777" w:rsidR="00BA4DBF" w:rsidRPr="007B2785" w:rsidRDefault="00BA4DBF" w:rsidP="00BA4DBF">
            <w:pPr>
              <w:pBdr>
                <w:top w:val="nil"/>
                <w:left w:val="nil"/>
                <w:bottom w:val="nil"/>
                <w:right w:val="nil"/>
                <w:between w:val="nil"/>
              </w:pBdr>
              <w:spacing w:after="0"/>
              <w:rPr>
                <w:color w:val="000000" w:themeColor="text1"/>
                <w:sz w:val="16"/>
                <w:szCs w:val="16"/>
              </w:rPr>
            </w:pPr>
          </w:p>
          <w:p w14:paraId="24B5CB71" w14:textId="77777777" w:rsidR="00BA4DBF" w:rsidRPr="007B2785" w:rsidRDefault="00BA4DBF" w:rsidP="00BA4DBF">
            <w:pPr>
              <w:spacing w:after="0"/>
              <w:rPr>
                <w:color w:val="000000" w:themeColor="text1"/>
                <w:sz w:val="16"/>
                <w:szCs w:val="16"/>
              </w:rPr>
            </w:pPr>
          </w:p>
          <w:p w14:paraId="6D4A7169" w14:textId="77777777" w:rsidR="00BA4DBF" w:rsidRPr="007B2785" w:rsidRDefault="00BA4DBF" w:rsidP="00BA4DBF">
            <w:pPr>
              <w:spacing w:after="0"/>
              <w:rPr>
                <w:color w:val="000000" w:themeColor="text1"/>
                <w:sz w:val="16"/>
                <w:szCs w:val="16"/>
              </w:rPr>
            </w:pPr>
            <w:r w:rsidRPr="007B2785">
              <w:rPr>
                <w:b/>
                <w:color w:val="000000" w:themeColor="text1"/>
                <w:sz w:val="16"/>
                <w:szCs w:val="16"/>
              </w:rPr>
              <w:t>Peak year:</w:t>
            </w:r>
            <w:r w:rsidRPr="007B2785">
              <w:rPr>
                <w:color w:val="000000" w:themeColor="text1"/>
                <w:sz w:val="16"/>
                <w:szCs w:val="16"/>
              </w:rPr>
              <w:t xml:space="preserve"> 1993 </w:t>
            </w:r>
            <w:r w:rsidRPr="007B2785">
              <w:rPr>
                <w:i/>
                <w:color w:val="000000" w:themeColor="text1"/>
                <w:sz w:val="16"/>
                <w:szCs w:val="16"/>
              </w:rPr>
              <w:t>UNHCR &amp; US Dept. of State, 1993)</w:t>
            </w:r>
          </w:p>
        </w:tc>
      </w:tr>
      <w:tr w:rsidR="00BA4DBF" w:rsidRPr="007B2785" w14:paraId="74A65F1F" w14:textId="77777777" w:rsidTr="0055457E">
        <w:tc>
          <w:tcPr>
            <w:tcW w:w="1412" w:type="dxa"/>
            <w:gridSpan w:val="2"/>
            <w:vAlign w:val="bottom"/>
          </w:tcPr>
          <w:p w14:paraId="48447BD7"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lastRenderedPageBreak/>
              <w:t xml:space="preserve">Turkish-Kurdish Wars </w:t>
            </w:r>
          </w:p>
        </w:tc>
        <w:tc>
          <w:tcPr>
            <w:tcW w:w="1134" w:type="dxa"/>
            <w:vAlign w:val="bottom"/>
          </w:tcPr>
          <w:p w14:paraId="064FC5F8"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1993-9, </w:t>
            </w:r>
          </w:p>
          <w:p w14:paraId="3D6A6CEC" w14:textId="77777777" w:rsidR="00BA4DBF" w:rsidRPr="007B2785" w:rsidRDefault="00BA4DBF" w:rsidP="00BA4DBF">
            <w:pPr>
              <w:spacing w:after="0"/>
              <w:rPr>
                <w:color w:val="000000" w:themeColor="text1"/>
                <w:sz w:val="16"/>
                <w:szCs w:val="16"/>
              </w:rPr>
            </w:pPr>
          </w:p>
          <w:p w14:paraId="36E16B8F" w14:textId="77777777" w:rsidR="00BA4DBF" w:rsidRPr="007B2785" w:rsidRDefault="00BA4DBF" w:rsidP="00BA4DBF">
            <w:pPr>
              <w:spacing w:after="0"/>
              <w:rPr>
                <w:color w:val="000000" w:themeColor="text1"/>
                <w:sz w:val="16"/>
                <w:szCs w:val="16"/>
              </w:rPr>
            </w:pPr>
          </w:p>
          <w:p w14:paraId="00E80DEB" w14:textId="77777777" w:rsidR="00BA4DBF" w:rsidRPr="007B2785" w:rsidRDefault="00BA4DBF" w:rsidP="00BA4DBF">
            <w:pPr>
              <w:spacing w:after="0"/>
              <w:rPr>
                <w:color w:val="000000" w:themeColor="text1"/>
                <w:sz w:val="16"/>
                <w:szCs w:val="16"/>
              </w:rPr>
            </w:pPr>
            <w:r w:rsidRPr="007B2785">
              <w:rPr>
                <w:color w:val="000000" w:themeColor="text1"/>
                <w:sz w:val="16"/>
                <w:szCs w:val="16"/>
              </w:rPr>
              <w:t>2015-19</w:t>
            </w:r>
          </w:p>
        </w:tc>
        <w:tc>
          <w:tcPr>
            <w:tcW w:w="992" w:type="dxa"/>
            <w:vAlign w:val="bottom"/>
          </w:tcPr>
          <w:p w14:paraId="616A8FFD" w14:textId="77777777" w:rsidR="00BA4DBF" w:rsidRPr="007B2785" w:rsidRDefault="00BA4DBF" w:rsidP="00BA4DBF">
            <w:pPr>
              <w:spacing w:after="0"/>
              <w:rPr>
                <w:color w:val="000000" w:themeColor="text1"/>
                <w:sz w:val="16"/>
                <w:szCs w:val="16"/>
              </w:rPr>
            </w:pPr>
            <w:r w:rsidRPr="007B2785">
              <w:rPr>
                <w:rFonts w:eastAsia="Arial"/>
                <w:color w:val="000000" w:themeColor="text1"/>
                <w:sz w:val="16"/>
                <w:szCs w:val="16"/>
              </w:rPr>
              <w:t>2.5-3 million</w:t>
            </w:r>
          </w:p>
        </w:tc>
        <w:tc>
          <w:tcPr>
            <w:tcW w:w="992" w:type="dxa"/>
            <w:vAlign w:val="bottom"/>
          </w:tcPr>
          <w:p w14:paraId="5022CFC7"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Council of Europe, Parliamentary Assembly, Committee on Migration, Refugees and Demography. (1998, June 3). Humanitarian situation of the Kurdish refugees and displaced persons in South-East Turkey and North Iraq (Doc. 8131, Rapporteur: Ruth-Gaby </w:t>
            </w:r>
            <w:proofErr w:type="spellStart"/>
            <w:r w:rsidRPr="007B2785">
              <w:rPr>
                <w:color w:val="000000" w:themeColor="text1"/>
                <w:sz w:val="16"/>
                <w:szCs w:val="16"/>
              </w:rPr>
              <w:t>Vermot</w:t>
            </w:r>
            <w:proofErr w:type="spellEnd"/>
            <w:r w:rsidRPr="007B2785">
              <w:rPr>
                <w:color w:val="000000" w:themeColor="text1"/>
                <w:sz w:val="16"/>
                <w:szCs w:val="16"/>
              </w:rPr>
              <w:t>-Mangold). Strasbourg: Council of Europe, page 10.</w:t>
            </w:r>
          </w:p>
        </w:tc>
        <w:tc>
          <w:tcPr>
            <w:tcW w:w="993" w:type="dxa"/>
          </w:tcPr>
          <w:p w14:paraId="6289D5B0" w14:textId="77777777" w:rsidR="00BA4DBF" w:rsidRPr="007B2785" w:rsidRDefault="00BA4DBF" w:rsidP="00BA4DBF">
            <w:pPr>
              <w:spacing w:after="0"/>
              <w:rPr>
                <w:color w:val="000000" w:themeColor="text1"/>
                <w:sz w:val="16"/>
                <w:szCs w:val="16"/>
              </w:rPr>
            </w:pPr>
          </w:p>
          <w:p w14:paraId="5CD7BD51"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4 million </w:t>
            </w:r>
          </w:p>
        </w:tc>
        <w:tc>
          <w:tcPr>
            <w:tcW w:w="1134" w:type="dxa"/>
          </w:tcPr>
          <w:p w14:paraId="5B86BA58" w14:textId="77777777" w:rsidR="00BA4DBF" w:rsidRPr="007B2785" w:rsidRDefault="00BA4DBF" w:rsidP="00BA4DBF">
            <w:pPr>
              <w:spacing w:after="0"/>
              <w:rPr>
                <w:color w:val="000000" w:themeColor="text1"/>
                <w:sz w:val="16"/>
                <w:szCs w:val="16"/>
              </w:rPr>
            </w:pPr>
          </w:p>
          <w:p w14:paraId="5AA7ADB7" w14:textId="77777777" w:rsidR="00BA4DBF" w:rsidRPr="007B2785" w:rsidRDefault="00BA4DBF" w:rsidP="00BA4DBF">
            <w:pPr>
              <w:spacing w:after="0"/>
              <w:rPr>
                <w:color w:val="000000" w:themeColor="text1"/>
                <w:sz w:val="16"/>
                <w:szCs w:val="16"/>
              </w:rPr>
            </w:pPr>
            <w:r w:rsidRPr="007B2785">
              <w:rPr>
                <w:color w:val="000000" w:themeColor="text1"/>
                <w:sz w:val="16"/>
                <w:szCs w:val="16"/>
              </w:rPr>
              <w:t>In the 1980s and 1990s, as many as four million Kurds were displaced by violence (Gerlach 2009, p.383).</w:t>
            </w:r>
          </w:p>
          <w:p w14:paraId="6DC026F6" w14:textId="77777777" w:rsidR="00BA4DBF" w:rsidRPr="007B2785" w:rsidRDefault="00BA4DBF" w:rsidP="00BA4DBF">
            <w:pPr>
              <w:spacing w:after="0"/>
              <w:rPr>
                <w:color w:val="000000" w:themeColor="text1"/>
                <w:sz w:val="16"/>
                <w:szCs w:val="16"/>
              </w:rPr>
            </w:pPr>
          </w:p>
        </w:tc>
        <w:tc>
          <w:tcPr>
            <w:tcW w:w="1701" w:type="dxa"/>
            <w:shd w:val="clear" w:color="auto" w:fill="E6E6E6"/>
          </w:tcPr>
          <w:p w14:paraId="7FA39144" w14:textId="77777777" w:rsidR="00BA4DBF" w:rsidRPr="007B2785" w:rsidRDefault="00BA4DBF" w:rsidP="00BA4DBF">
            <w:pPr>
              <w:pBdr>
                <w:bottom w:val="single" w:sz="6" w:space="1" w:color="000000"/>
              </w:pBdr>
              <w:spacing w:after="0"/>
              <w:rPr>
                <w:color w:val="000000" w:themeColor="text1"/>
                <w:sz w:val="16"/>
                <w:szCs w:val="16"/>
              </w:rPr>
            </w:pPr>
            <w:proofErr w:type="gramStart"/>
            <w:r w:rsidRPr="007B2785">
              <w:rPr>
                <w:color w:val="000000" w:themeColor="text1"/>
                <w:sz w:val="16"/>
                <w:szCs w:val="16"/>
              </w:rPr>
              <w:t>First :</w:t>
            </w:r>
            <w:proofErr w:type="gramEnd"/>
            <w:r w:rsidRPr="007B2785">
              <w:rPr>
                <w:color w:val="000000" w:themeColor="text1"/>
                <w:sz w:val="16"/>
                <w:szCs w:val="16"/>
              </w:rPr>
              <w:t xml:space="preserve"> 1 – 4.5 Million IDPs</w:t>
            </w:r>
          </w:p>
          <w:p w14:paraId="4108DF1B" w14:textId="77777777" w:rsidR="00BA4DBF" w:rsidRPr="007B2785" w:rsidRDefault="00BA4DBF" w:rsidP="00BA4DBF">
            <w:pPr>
              <w:pBdr>
                <w:bottom w:val="single" w:sz="6" w:space="1" w:color="000000"/>
              </w:pBdr>
              <w:spacing w:after="0"/>
              <w:rPr>
                <w:color w:val="000000" w:themeColor="text1"/>
                <w:sz w:val="16"/>
                <w:szCs w:val="16"/>
              </w:rPr>
            </w:pPr>
          </w:p>
          <w:p w14:paraId="0C63DCF6" w14:textId="77777777" w:rsidR="00BA4DBF" w:rsidRPr="007B2785" w:rsidRDefault="00BA4DBF" w:rsidP="00BA4DBF">
            <w:pPr>
              <w:pBdr>
                <w:bottom w:val="single" w:sz="6" w:space="1" w:color="000000"/>
              </w:pBdr>
              <w:spacing w:after="0"/>
              <w:rPr>
                <w:color w:val="000000" w:themeColor="text1"/>
                <w:sz w:val="16"/>
                <w:szCs w:val="16"/>
              </w:rPr>
            </w:pPr>
          </w:p>
          <w:p w14:paraId="6E208E26" w14:textId="77777777" w:rsidR="00BA4DBF" w:rsidRPr="007B2785" w:rsidRDefault="00BA4DBF" w:rsidP="00BA4DBF">
            <w:pPr>
              <w:pBdr>
                <w:bottom w:val="single" w:sz="6" w:space="1" w:color="000000"/>
              </w:pBdr>
              <w:spacing w:after="0"/>
              <w:rPr>
                <w:color w:val="000000" w:themeColor="text1"/>
                <w:sz w:val="16"/>
                <w:szCs w:val="16"/>
              </w:rPr>
            </w:pPr>
          </w:p>
          <w:p w14:paraId="71FA3E43" w14:textId="3A0BBB8A" w:rsidR="00BA4DBF" w:rsidRPr="007B2785" w:rsidRDefault="00BA4DBF" w:rsidP="00BA4DBF">
            <w:pPr>
              <w:pBdr>
                <w:bottom w:val="single" w:sz="6" w:space="1" w:color="000000"/>
              </w:pBdr>
              <w:spacing w:after="0"/>
              <w:rPr>
                <w:color w:val="000000" w:themeColor="text1"/>
                <w:sz w:val="16"/>
                <w:szCs w:val="16"/>
              </w:rPr>
            </w:pPr>
          </w:p>
          <w:p w14:paraId="6F2682E2" w14:textId="33780B91" w:rsidR="00BA4DBF" w:rsidRPr="007B2785" w:rsidRDefault="00BA4DBF" w:rsidP="00BA4DBF">
            <w:pPr>
              <w:pBdr>
                <w:bottom w:val="single" w:sz="6" w:space="1" w:color="000000"/>
              </w:pBdr>
              <w:spacing w:after="0"/>
              <w:rPr>
                <w:color w:val="000000" w:themeColor="text1"/>
                <w:sz w:val="16"/>
                <w:szCs w:val="16"/>
              </w:rPr>
            </w:pPr>
          </w:p>
          <w:p w14:paraId="1F609012" w14:textId="5683C693" w:rsidR="00BA4DBF" w:rsidRPr="007B2785" w:rsidRDefault="00BA4DBF" w:rsidP="00BA4DBF">
            <w:pPr>
              <w:pBdr>
                <w:bottom w:val="single" w:sz="6" w:space="1" w:color="000000"/>
              </w:pBdr>
              <w:spacing w:after="0"/>
              <w:rPr>
                <w:color w:val="000000" w:themeColor="text1"/>
                <w:sz w:val="16"/>
                <w:szCs w:val="16"/>
              </w:rPr>
            </w:pPr>
          </w:p>
          <w:p w14:paraId="1B717084" w14:textId="77777777" w:rsidR="00BA4DBF" w:rsidRPr="007B2785" w:rsidRDefault="00BA4DBF" w:rsidP="00BA4DBF">
            <w:pPr>
              <w:pBdr>
                <w:bottom w:val="single" w:sz="6" w:space="1" w:color="000000"/>
              </w:pBdr>
              <w:spacing w:after="0"/>
              <w:rPr>
                <w:color w:val="000000" w:themeColor="text1"/>
                <w:sz w:val="16"/>
                <w:szCs w:val="16"/>
              </w:rPr>
            </w:pPr>
          </w:p>
          <w:p w14:paraId="2833974A" w14:textId="77777777" w:rsidR="00BA4DBF" w:rsidRPr="007B2785" w:rsidRDefault="00BA4DBF" w:rsidP="00BA4DBF">
            <w:pPr>
              <w:pBdr>
                <w:bottom w:val="single" w:sz="6" w:space="1" w:color="000000"/>
              </w:pBdr>
              <w:spacing w:after="0"/>
              <w:rPr>
                <w:color w:val="000000" w:themeColor="text1"/>
                <w:sz w:val="16"/>
                <w:szCs w:val="16"/>
              </w:rPr>
            </w:pPr>
          </w:p>
          <w:p w14:paraId="5E3FAA9A" w14:textId="77777777" w:rsidR="00BA4DBF" w:rsidRPr="007B2785" w:rsidRDefault="00BA4DBF" w:rsidP="00BA4DBF">
            <w:pPr>
              <w:spacing w:after="0"/>
              <w:rPr>
                <w:color w:val="000000" w:themeColor="text1"/>
                <w:sz w:val="16"/>
                <w:szCs w:val="16"/>
              </w:rPr>
            </w:pPr>
          </w:p>
          <w:p w14:paraId="4B80C30A" w14:textId="77777777" w:rsidR="00BA4DBF" w:rsidRPr="007B2785" w:rsidRDefault="00BA4DBF" w:rsidP="00BA4DBF">
            <w:pPr>
              <w:spacing w:after="0"/>
              <w:rPr>
                <w:color w:val="000000" w:themeColor="text1"/>
                <w:sz w:val="16"/>
                <w:szCs w:val="16"/>
              </w:rPr>
            </w:pPr>
          </w:p>
          <w:p w14:paraId="76DD790A" w14:textId="77777777" w:rsidR="00BA4DBF" w:rsidRPr="007B2785" w:rsidRDefault="00BA4DBF" w:rsidP="00BA4DBF">
            <w:pPr>
              <w:spacing w:after="0"/>
              <w:rPr>
                <w:color w:val="000000" w:themeColor="text1"/>
                <w:sz w:val="16"/>
                <w:szCs w:val="16"/>
              </w:rPr>
            </w:pPr>
          </w:p>
          <w:p w14:paraId="29796A92" w14:textId="77777777" w:rsidR="00BA4DBF" w:rsidRPr="007B2785" w:rsidRDefault="00BA4DBF" w:rsidP="00BA4DBF">
            <w:pPr>
              <w:spacing w:after="0"/>
              <w:rPr>
                <w:color w:val="000000" w:themeColor="text1"/>
                <w:sz w:val="16"/>
                <w:szCs w:val="16"/>
              </w:rPr>
            </w:pPr>
            <w:proofErr w:type="gramStart"/>
            <w:r w:rsidRPr="007B2785">
              <w:rPr>
                <w:color w:val="000000" w:themeColor="text1"/>
                <w:sz w:val="16"/>
                <w:szCs w:val="16"/>
              </w:rPr>
              <w:t>Second :</w:t>
            </w:r>
            <w:proofErr w:type="gramEnd"/>
            <w:r w:rsidRPr="007B2785">
              <w:rPr>
                <w:color w:val="000000" w:themeColor="text1"/>
                <w:sz w:val="16"/>
                <w:szCs w:val="16"/>
              </w:rPr>
              <w:t xml:space="preserve"> </w:t>
            </w:r>
          </w:p>
          <w:p w14:paraId="31FA3948" w14:textId="77777777" w:rsidR="00BA4DBF" w:rsidRPr="007B2785" w:rsidRDefault="00BA4DBF" w:rsidP="00BA4DBF">
            <w:pPr>
              <w:spacing w:after="0"/>
              <w:rPr>
                <w:color w:val="000000" w:themeColor="text1"/>
                <w:sz w:val="16"/>
                <w:szCs w:val="16"/>
              </w:rPr>
            </w:pPr>
            <w:r w:rsidRPr="007B2785">
              <w:rPr>
                <w:color w:val="000000" w:themeColor="text1"/>
                <w:sz w:val="16"/>
                <w:szCs w:val="16"/>
              </w:rPr>
              <w:t>855,000</w:t>
            </w:r>
          </w:p>
          <w:p w14:paraId="67745B9E" w14:textId="77777777" w:rsidR="00BA4DBF" w:rsidRPr="007B2785" w:rsidRDefault="00BA4DBF" w:rsidP="00BA4DBF">
            <w:pPr>
              <w:spacing w:after="0"/>
              <w:rPr>
                <w:color w:val="000000" w:themeColor="text1"/>
                <w:sz w:val="16"/>
                <w:szCs w:val="16"/>
              </w:rPr>
            </w:pPr>
            <w:r w:rsidRPr="007B2785">
              <w:rPr>
                <w:color w:val="000000" w:themeColor="text1"/>
                <w:sz w:val="16"/>
                <w:szCs w:val="16"/>
              </w:rPr>
              <w:t>355,000 – 500,000 IDP</w:t>
            </w:r>
          </w:p>
        </w:tc>
        <w:tc>
          <w:tcPr>
            <w:tcW w:w="1842" w:type="dxa"/>
            <w:shd w:val="clear" w:color="auto" w:fill="E6E6E6"/>
          </w:tcPr>
          <w:p w14:paraId="6AC42A42" w14:textId="6A00C17D" w:rsidR="00BA4DBF" w:rsidRPr="007B2785" w:rsidRDefault="00E87061" w:rsidP="00BA4DBF">
            <w:pPr>
              <w:pBdr>
                <w:bottom w:val="single" w:sz="6" w:space="1" w:color="000000"/>
              </w:pBdr>
              <w:spacing w:after="0"/>
              <w:rPr>
                <w:color w:val="000000" w:themeColor="text1"/>
                <w:sz w:val="16"/>
                <w:szCs w:val="16"/>
              </w:rPr>
            </w:pPr>
            <w:hyperlink r:id="rId151">
              <w:r w:rsidR="00BA4DBF" w:rsidRPr="007B2785">
                <w:rPr>
                  <w:color w:val="000000" w:themeColor="text1"/>
                  <w:sz w:val="16"/>
                  <w:szCs w:val="16"/>
                  <w:u w:val="single"/>
                </w:rPr>
                <w:t>UNHCR</w:t>
              </w:r>
            </w:hyperlink>
            <w:r w:rsidR="00BA4DBF" w:rsidRPr="007B2785">
              <w:rPr>
                <w:color w:val="000000" w:themeColor="text1"/>
                <w:sz w:val="16"/>
                <w:szCs w:val="16"/>
              </w:rPr>
              <w:t xml:space="preserve"> p.8</w:t>
            </w:r>
          </w:p>
          <w:p w14:paraId="0116AF74" w14:textId="1464D3DB"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 xml:space="preserve">Citation – Norwegian Refugee Council, Profile of Internal Displacement: Turkey, -, Norwegian Refugee Council/Internal Displacement Monitoring Centre (NRC/IDMC), 7 October 2005, </w:t>
            </w:r>
            <w:hyperlink r:id="rId152">
              <w:r w:rsidRPr="007B2785">
                <w:rPr>
                  <w:color w:val="000000" w:themeColor="text1"/>
                  <w:sz w:val="16"/>
                  <w:szCs w:val="16"/>
                  <w:u w:val="single"/>
                </w:rPr>
                <w:t>https://www</w:t>
              </w:r>
            </w:hyperlink>
            <w:r w:rsidRPr="007B2785">
              <w:rPr>
                <w:color w:val="000000" w:themeColor="text1"/>
                <w:sz w:val="16"/>
                <w:szCs w:val="16"/>
              </w:rPr>
              <w:t>.refworld.org/reference/countryrep/idmc/2005/en/91766 [accessed 14 April 2025</w:t>
            </w:r>
          </w:p>
          <w:p w14:paraId="5E559821" w14:textId="77777777" w:rsidR="00BA4DBF" w:rsidRPr="007B2785" w:rsidRDefault="00BA4DBF" w:rsidP="00BA4DBF">
            <w:pPr>
              <w:pBdr>
                <w:bottom w:val="single" w:sz="6" w:space="1" w:color="000000"/>
              </w:pBdr>
              <w:spacing w:after="0"/>
              <w:rPr>
                <w:color w:val="000000" w:themeColor="text1"/>
                <w:sz w:val="16"/>
                <w:szCs w:val="16"/>
              </w:rPr>
            </w:pPr>
          </w:p>
          <w:p w14:paraId="27F1D64B" w14:textId="69F62907" w:rsidR="00BA4DBF" w:rsidRPr="007B2785" w:rsidRDefault="00BA4DBF" w:rsidP="00BA4DBF">
            <w:pPr>
              <w:spacing w:after="0"/>
              <w:rPr>
                <w:color w:val="000000" w:themeColor="text1"/>
                <w:sz w:val="16"/>
                <w:szCs w:val="16"/>
              </w:rPr>
            </w:pPr>
            <w:r w:rsidRPr="007B2785">
              <w:rPr>
                <w:color w:val="000000" w:themeColor="text1"/>
                <w:sz w:val="16"/>
                <w:szCs w:val="16"/>
              </w:rPr>
              <w:t xml:space="preserve">Second : IDP </w:t>
            </w:r>
            <w:hyperlink r:id="rId153">
              <w:r w:rsidRPr="007B2785">
                <w:rPr>
                  <w:color w:val="000000" w:themeColor="text1"/>
                  <w:sz w:val="16"/>
                  <w:szCs w:val="16"/>
                  <w:u w:val="single"/>
                </w:rPr>
                <w:t>Amnesty</w:t>
              </w:r>
            </w:hyperlink>
            <w:r w:rsidRPr="007B2785">
              <w:rPr>
                <w:color w:val="000000" w:themeColor="text1"/>
                <w:sz w:val="16"/>
                <w:szCs w:val="16"/>
              </w:rPr>
              <w:t xml:space="preserve"> </w:t>
            </w:r>
            <w:proofErr w:type="spellStart"/>
            <w:r w:rsidRPr="007B2785">
              <w:rPr>
                <w:color w:val="000000" w:themeColor="text1"/>
                <w:sz w:val="16"/>
                <w:szCs w:val="16"/>
              </w:rPr>
              <w:t>Amnesty</w:t>
            </w:r>
            <w:proofErr w:type="spellEnd"/>
            <w:r w:rsidRPr="007B2785">
              <w:rPr>
                <w:color w:val="000000" w:themeColor="text1"/>
                <w:sz w:val="16"/>
                <w:szCs w:val="16"/>
              </w:rPr>
              <w:t xml:space="preserve"> International. (2016, December 6). </w:t>
            </w:r>
            <w:r w:rsidRPr="007B2785">
              <w:rPr>
                <w:i/>
                <w:color w:val="000000" w:themeColor="text1"/>
                <w:sz w:val="16"/>
                <w:szCs w:val="16"/>
              </w:rPr>
              <w:t>Turkey: Displaced and dispossessed</w:t>
            </w:r>
            <w:r w:rsidRPr="007B2785">
              <w:rPr>
                <w:color w:val="000000" w:themeColor="text1"/>
                <w:sz w:val="16"/>
                <w:szCs w:val="16"/>
              </w:rPr>
              <w:t xml:space="preserve">. </w:t>
            </w:r>
            <w:hyperlink r:id="rId154">
              <w:r w:rsidRPr="007B2785">
                <w:rPr>
                  <w:color w:val="000000" w:themeColor="text1"/>
                  <w:sz w:val="16"/>
                  <w:szCs w:val="16"/>
                  <w:u w:val="single"/>
                </w:rPr>
                <w:t>https://www.amnesty.org/en/latest/campaigns/2016/12/sur-displaced-and-dispossessed/</w:t>
              </w:r>
            </w:hyperlink>
            <w:r w:rsidRPr="007B2785">
              <w:rPr>
                <w:color w:val="000000" w:themeColor="text1"/>
                <w:sz w:val="16"/>
                <w:szCs w:val="16"/>
              </w:rPr>
              <w:t>​</w:t>
            </w:r>
          </w:p>
          <w:p w14:paraId="03B6BDC9"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 </w:t>
            </w:r>
            <w:hyperlink r:id="rId155">
              <w:r w:rsidRPr="007B2785">
                <w:rPr>
                  <w:color w:val="000000" w:themeColor="text1"/>
                  <w:sz w:val="16"/>
                  <w:szCs w:val="16"/>
                  <w:u w:val="single"/>
                </w:rPr>
                <w:t>ONHCR</w:t>
              </w:r>
            </w:hyperlink>
            <w:r w:rsidRPr="007B2785">
              <w:rPr>
                <w:color w:val="000000" w:themeColor="text1"/>
                <w:sz w:val="16"/>
                <w:szCs w:val="16"/>
              </w:rPr>
              <w:t xml:space="preserve"> </w:t>
            </w:r>
            <w:proofErr w:type="spellStart"/>
            <w:r w:rsidRPr="007B2785">
              <w:rPr>
                <w:color w:val="000000" w:themeColor="text1"/>
                <w:sz w:val="16"/>
                <w:szCs w:val="16"/>
              </w:rPr>
              <w:t>pg</w:t>
            </w:r>
            <w:proofErr w:type="spellEnd"/>
            <w:r w:rsidRPr="007B2785">
              <w:rPr>
                <w:color w:val="000000" w:themeColor="text1"/>
                <w:sz w:val="16"/>
                <w:szCs w:val="16"/>
              </w:rPr>
              <w:t xml:space="preserve"> 4 Office of the United Nations High Commissioner for Human Rights. (2017, March 10). </w:t>
            </w:r>
            <w:r w:rsidRPr="007B2785">
              <w:rPr>
                <w:i/>
                <w:color w:val="000000" w:themeColor="text1"/>
                <w:sz w:val="16"/>
                <w:szCs w:val="16"/>
              </w:rPr>
              <w:t>Report on the human rights situation in South-East Turkey: July 2015 to December 2016</w:t>
            </w:r>
            <w:r w:rsidRPr="007B2785">
              <w:rPr>
                <w:color w:val="000000" w:themeColor="text1"/>
                <w:sz w:val="16"/>
                <w:szCs w:val="16"/>
              </w:rPr>
              <w:t xml:space="preserve">. </w:t>
            </w:r>
            <w:hyperlink r:id="rId156">
              <w:r w:rsidRPr="007B2785">
                <w:rPr>
                  <w:color w:val="000000" w:themeColor="text1"/>
                  <w:sz w:val="16"/>
                  <w:szCs w:val="16"/>
                  <w:u w:val="single"/>
                </w:rPr>
                <w:t>https://www.ohchr.org/sites/default/files/Documents/Countries/TR/OHCHR_South-East_TurkeyReport_10March2017.pdf</w:t>
              </w:r>
            </w:hyperlink>
            <w:r w:rsidRPr="007B2785">
              <w:rPr>
                <w:color w:val="000000" w:themeColor="text1"/>
                <w:sz w:val="16"/>
                <w:szCs w:val="16"/>
              </w:rPr>
              <w:t>​</w:t>
            </w:r>
          </w:p>
        </w:tc>
        <w:tc>
          <w:tcPr>
            <w:tcW w:w="1843" w:type="dxa"/>
          </w:tcPr>
          <w:p w14:paraId="149B86E3" w14:textId="77777777" w:rsidR="00BA4DBF" w:rsidRPr="007B2785" w:rsidRDefault="00BA4DBF" w:rsidP="00BA4DBF">
            <w:pPr>
              <w:spacing w:after="0"/>
              <w:rPr>
                <w:color w:val="000000" w:themeColor="text1"/>
                <w:sz w:val="16"/>
                <w:szCs w:val="16"/>
              </w:rPr>
            </w:pPr>
          </w:p>
          <w:p w14:paraId="2D927527" w14:textId="77777777" w:rsidR="00BA4DBF" w:rsidRPr="007B2785" w:rsidRDefault="00BA4DBF" w:rsidP="00BA4DBF">
            <w:pPr>
              <w:spacing w:after="0"/>
              <w:rPr>
                <w:color w:val="000000" w:themeColor="text1"/>
                <w:sz w:val="16"/>
                <w:szCs w:val="16"/>
              </w:rPr>
            </w:pPr>
          </w:p>
          <w:p w14:paraId="66A525F8" w14:textId="77777777" w:rsidR="00BA4DBF" w:rsidRPr="007B2785" w:rsidRDefault="00BA4DBF" w:rsidP="00BA4DBF">
            <w:pPr>
              <w:spacing w:after="0"/>
              <w:rPr>
                <w:color w:val="000000" w:themeColor="text1"/>
                <w:sz w:val="16"/>
                <w:szCs w:val="16"/>
              </w:rPr>
            </w:pPr>
          </w:p>
          <w:p w14:paraId="68AE7BE6" w14:textId="77777777" w:rsidR="00BA4DBF" w:rsidRPr="007B2785" w:rsidRDefault="00BA4DBF" w:rsidP="00BA4DBF">
            <w:pPr>
              <w:spacing w:after="0"/>
              <w:rPr>
                <w:color w:val="000000" w:themeColor="text1"/>
                <w:sz w:val="16"/>
                <w:szCs w:val="16"/>
              </w:rPr>
            </w:pPr>
          </w:p>
          <w:p w14:paraId="08D41A79" w14:textId="77777777" w:rsidR="00BA4DBF" w:rsidRPr="007B2785" w:rsidRDefault="00BA4DBF" w:rsidP="00BA4DBF">
            <w:pPr>
              <w:spacing w:after="0"/>
              <w:rPr>
                <w:color w:val="000000" w:themeColor="text1"/>
                <w:sz w:val="16"/>
                <w:szCs w:val="16"/>
              </w:rPr>
            </w:pPr>
            <w:r w:rsidRPr="007B2785">
              <w:rPr>
                <w:color w:val="000000" w:themeColor="text1"/>
                <w:sz w:val="16"/>
                <w:szCs w:val="16"/>
              </w:rPr>
              <w:t>1985 -1999</w:t>
            </w:r>
            <w:r w:rsidRPr="007B2785">
              <w:rPr>
                <w:color w:val="000000" w:themeColor="text1"/>
                <w:sz w:val="16"/>
                <w:szCs w:val="16"/>
              </w:rPr>
              <w:br/>
            </w:r>
            <w:r w:rsidRPr="007B2785">
              <w:rPr>
                <w:color w:val="000000" w:themeColor="text1"/>
                <w:sz w:val="16"/>
                <w:szCs w:val="16"/>
              </w:rPr>
              <w:br/>
              <w:t xml:space="preserve">1Million-4.5Million IDPs </w:t>
            </w:r>
            <w:hyperlink r:id="rId157">
              <w:r w:rsidRPr="007B2785">
                <w:rPr>
                  <w:color w:val="000000" w:themeColor="text1"/>
                  <w:sz w:val="16"/>
                  <w:szCs w:val="16"/>
                  <w:u w:val="single"/>
                </w:rPr>
                <w:t>UNHCR</w:t>
              </w:r>
            </w:hyperlink>
            <w:r w:rsidRPr="007B2785">
              <w:rPr>
                <w:color w:val="000000" w:themeColor="text1"/>
                <w:sz w:val="16"/>
                <w:szCs w:val="16"/>
              </w:rPr>
              <w:t xml:space="preserve"> p.8</w:t>
            </w:r>
            <w:r w:rsidRPr="007B2785">
              <w:rPr>
                <w:color w:val="000000" w:themeColor="text1"/>
                <w:sz w:val="16"/>
                <w:szCs w:val="16"/>
              </w:rPr>
              <w:br/>
            </w:r>
            <w:r w:rsidRPr="007B2785">
              <w:rPr>
                <w:color w:val="000000" w:themeColor="text1"/>
                <w:sz w:val="16"/>
                <w:szCs w:val="16"/>
              </w:rPr>
              <w:br/>
              <w:t xml:space="preserve">Citation – Norwegian Refugee Council, Profile of Internal Displacement: Turkey, -, Norwegian Refugee Council/Internal Displacement Monitoring Centre (NRC/IDMC), 7 October 2005, </w:t>
            </w:r>
            <w:hyperlink r:id="rId158">
              <w:r w:rsidRPr="007B2785">
                <w:rPr>
                  <w:color w:val="000000" w:themeColor="text1"/>
                  <w:sz w:val="16"/>
                  <w:szCs w:val="16"/>
                  <w:u w:val="single"/>
                </w:rPr>
                <w:t>https://www</w:t>
              </w:r>
            </w:hyperlink>
            <w:r w:rsidRPr="007B2785">
              <w:rPr>
                <w:color w:val="000000" w:themeColor="text1"/>
                <w:sz w:val="16"/>
                <w:szCs w:val="16"/>
              </w:rPr>
              <w:t xml:space="preserve">.refworld.org/reference/countryrep/idmc/2005/en/91766 [accessed 14 April 2025] </w:t>
            </w:r>
            <w:r w:rsidRPr="007B2785">
              <w:rPr>
                <w:color w:val="000000" w:themeColor="text1"/>
                <w:sz w:val="16"/>
                <w:szCs w:val="16"/>
              </w:rPr>
              <w:br/>
            </w:r>
            <w:r w:rsidRPr="007B2785">
              <w:rPr>
                <w:color w:val="000000" w:themeColor="text1"/>
                <w:sz w:val="16"/>
                <w:szCs w:val="16"/>
              </w:rPr>
              <w:br/>
              <w:t xml:space="preserve">2015-19 : By 2016 , 355,000 – 500,000 IDP </w:t>
            </w:r>
            <w:hyperlink r:id="rId159">
              <w:r w:rsidRPr="007B2785">
                <w:rPr>
                  <w:color w:val="000000" w:themeColor="text1"/>
                  <w:sz w:val="16"/>
                  <w:szCs w:val="16"/>
                  <w:u w:val="single"/>
                </w:rPr>
                <w:t>Amnesty</w:t>
              </w:r>
            </w:hyperlink>
            <w:r w:rsidRPr="007B2785">
              <w:rPr>
                <w:color w:val="000000" w:themeColor="text1"/>
                <w:sz w:val="16"/>
                <w:szCs w:val="16"/>
              </w:rPr>
              <w:t xml:space="preserve">  </w:t>
            </w:r>
            <w:hyperlink r:id="rId160">
              <w:r w:rsidRPr="007B2785">
                <w:rPr>
                  <w:color w:val="000000" w:themeColor="text1"/>
                  <w:sz w:val="16"/>
                  <w:szCs w:val="16"/>
                  <w:u w:val="single"/>
                </w:rPr>
                <w:t>ONHCR</w:t>
              </w:r>
            </w:hyperlink>
            <w:r w:rsidRPr="007B2785">
              <w:rPr>
                <w:color w:val="000000" w:themeColor="text1"/>
                <w:sz w:val="16"/>
                <w:szCs w:val="16"/>
              </w:rPr>
              <w:t xml:space="preserve"> </w:t>
            </w:r>
            <w:proofErr w:type="spellStart"/>
            <w:r w:rsidRPr="007B2785">
              <w:rPr>
                <w:color w:val="000000" w:themeColor="text1"/>
                <w:sz w:val="16"/>
                <w:szCs w:val="16"/>
              </w:rPr>
              <w:t>pg</w:t>
            </w:r>
            <w:proofErr w:type="spellEnd"/>
            <w:r w:rsidRPr="007B2785">
              <w:rPr>
                <w:color w:val="000000" w:themeColor="text1"/>
                <w:sz w:val="16"/>
                <w:szCs w:val="16"/>
              </w:rPr>
              <w:t xml:space="preserve"> 4</w:t>
            </w:r>
          </w:p>
        </w:tc>
        <w:tc>
          <w:tcPr>
            <w:tcW w:w="1985" w:type="dxa"/>
          </w:tcPr>
          <w:p w14:paraId="4C08475C" w14:textId="77777777" w:rsidR="00BA4DBF" w:rsidRPr="007B2785" w:rsidRDefault="00BA4DBF" w:rsidP="00BA4DBF">
            <w:pPr>
              <w:spacing w:after="0"/>
              <w:rPr>
                <w:color w:val="000000" w:themeColor="text1"/>
                <w:sz w:val="16"/>
                <w:szCs w:val="16"/>
              </w:rPr>
            </w:pPr>
            <w:r w:rsidRPr="007B2785">
              <w:rPr>
                <w:color w:val="000000" w:themeColor="text1"/>
                <w:sz w:val="16"/>
                <w:szCs w:val="16"/>
              </w:rPr>
              <w:t>Peak period: mid-1990s. Displaced: Between 1 and 3 million Kurdish villagers</w:t>
            </w:r>
          </w:p>
        </w:tc>
      </w:tr>
      <w:tr w:rsidR="00BA4DBF" w:rsidRPr="007B2785" w14:paraId="220A5557" w14:textId="77777777" w:rsidTr="0055457E">
        <w:tc>
          <w:tcPr>
            <w:tcW w:w="1412" w:type="dxa"/>
            <w:gridSpan w:val="2"/>
            <w:vAlign w:val="bottom"/>
          </w:tcPr>
          <w:p w14:paraId="2D9C2C23"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Rwanda War </w:t>
            </w:r>
          </w:p>
        </w:tc>
        <w:tc>
          <w:tcPr>
            <w:tcW w:w="1134" w:type="dxa"/>
            <w:vAlign w:val="bottom"/>
          </w:tcPr>
          <w:p w14:paraId="5B560890" w14:textId="77777777" w:rsidR="00BA4DBF" w:rsidRPr="007B2785" w:rsidRDefault="00BA4DBF" w:rsidP="00BA4DBF">
            <w:pPr>
              <w:spacing w:after="0"/>
              <w:rPr>
                <w:color w:val="000000" w:themeColor="text1"/>
                <w:sz w:val="16"/>
                <w:szCs w:val="16"/>
              </w:rPr>
            </w:pPr>
            <w:r w:rsidRPr="007B2785">
              <w:rPr>
                <w:color w:val="000000" w:themeColor="text1"/>
                <w:sz w:val="16"/>
                <w:szCs w:val="16"/>
              </w:rPr>
              <w:t>1990-4</w:t>
            </w:r>
          </w:p>
          <w:p w14:paraId="0E9371F4" w14:textId="77777777" w:rsidR="00BA4DBF" w:rsidRPr="007B2785" w:rsidRDefault="00BA4DBF" w:rsidP="00BA4DBF">
            <w:pPr>
              <w:spacing w:after="0"/>
              <w:rPr>
                <w:color w:val="000000" w:themeColor="text1"/>
                <w:sz w:val="16"/>
                <w:szCs w:val="16"/>
              </w:rPr>
            </w:pPr>
          </w:p>
        </w:tc>
        <w:tc>
          <w:tcPr>
            <w:tcW w:w="992" w:type="dxa"/>
            <w:vAlign w:val="bottom"/>
          </w:tcPr>
          <w:p w14:paraId="498757DC" w14:textId="77777777" w:rsidR="00BA4DBF" w:rsidRPr="007B2785" w:rsidRDefault="00BA4DBF" w:rsidP="00BA4DBF">
            <w:pPr>
              <w:spacing w:after="0"/>
              <w:rPr>
                <w:color w:val="000000" w:themeColor="text1"/>
                <w:sz w:val="16"/>
                <w:szCs w:val="16"/>
              </w:rPr>
            </w:pPr>
            <w:r w:rsidRPr="007B2785">
              <w:rPr>
                <w:color w:val="000000" w:themeColor="text1"/>
                <w:sz w:val="16"/>
                <w:szCs w:val="16"/>
              </w:rPr>
              <w:t>2.2 – 2.5 million (1 million IDPs, 1.2 – 1.5 million refugees)</w:t>
            </w:r>
          </w:p>
        </w:tc>
        <w:tc>
          <w:tcPr>
            <w:tcW w:w="992" w:type="dxa"/>
          </w:tcPr>
          <w:p w14:paraId="684271EE"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National Research Council (US) Roundtable on the Demograph</w:t>
            </w:r>
            <w:r w:rsidRPr="007B2785">
              <w:rPr>
                <w:color w:val="000000" w:themeColor="text1"/>
                <w:sz w:val="16"/>
                <w:szCs w:val="16"/>
              </w:rPr>
              <w:lastRenderedPageBreak/>
              <w:t xml:space="preserve">y of Forced Migration; Reed HE, Keely CB, editors. Forced Migration &amp; Mortality. Washington (DC): National Academies Press (US); 2001. 2, The Evolution of Mortality Among Rwandan Refugees in Zaire Between 1994 and 1997. Available from: </w:t>
            </w:r>
            <w:hyperlink r:id="rId161">
              <w:r w:rsidRPr="007B2785">
                <w:rPr>
                  <w:color w:val="000000" w:themeColor="text1"/>
                  <w:sz w:val="16"/>
                  <w:szCs w:val="16"/>
                  <w:u w:val="single"/>
                </w:rPr>
                <w:t>https://www</w:t>
              </w:r>
            </w:hyperlink>
            <w:r w:rsidRPr="007B2785">
              <w:rPr>
                <w:color w:val="000000" w:themeColor="text1"/>
                <w:sz w:val="16"/>
                <w:szCs w:val="16"/>
              </w:rPr>
              <w:t>.ncbi.nlm.nih.gov/books/NBK223348/</w:t>
            </w:r>
          </w:p>
        </w:tc>
        <w:tc>
          <w:tcPr>
            <w:tcW w:w="993" w:type="dxa"/>
          </w:tcPr>
          <w:p w14:paraId="58199D96"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3.6 million</w:t>
            </w:r>
          </w:p>
          <w:p w14:paraId="69BF736F" w14:textId="77777777" w:rsidR="00BA4DBF" w:rsidRPr="007B2785" w:rsidRDefault="00BA4DBF" w:rsidP="00BA4DBF">
            <w:pPr>
              <w:spacing w:after="0"/>
              <w:rPr>
                <w:color w:val="000000" w:themeColor="text1"/>
                <w:sz w:val="16"/>
                <w:szCs w:val="16"/>
              </w:rPr>
            </w:pPr>
          </w:p>
          <w:p w14:paraId="70BC5166"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Over 2.1 million Rwandans fled the country – </w:t>
            </w:r>
            <w:r w:rsidRPr="007B2785">
              <w:rPr>
                <w:color w:val="000000" w:themeColor="text1"/>
                <w:sz w:val="16"/>
                <w:szCs w:val="16"/>
              </w:rPr>
              <w:lastRenderedPageBreak/>
              <w:t>including 1.2 million to Zaire (DRC) and 580,000 to Tanzania – and 1.5 million were internally displaced</w:t>
            </w:r>
          </w:p>
        </w:tc>
        <w:tc>
          <w:tcPr>
            <w:tcW w:w="1134" w:type="dxa"/>
          </w:tcPr>
          <w:p w14:paraId="038B9B5D"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UNHCR, The State of the World’s Refugees 2000, p. 252)</w:t>
            </w:r>
          </w:p>
        </w:tc>
        <w:tc>
          <w:tcPr>
            <w:tcW w:w="1701" w:type="dxa"/>
            <w:shd w:val="clear" w:color="auto" w:fill="E6E6E6"/>
          </w:tcPr>
          <w:p w14:paraId="1DD3E214" w14:textId="77777777" w:rsidR="00BA4DBF" w:rsidRPr="007B2785" w:rsidRDefault="00BA4DBF" w:rsidP="00BA4DBF">
            <w:pPr>
              <w:spacing w:after="0"/>
              <w:rPr>
                <w:color w:val="000000" w:themeColor="text1"/>
                <w:sz w:val="16"/>
                <w:szCs w:val="16"/>
              </w:rPr>
            </w:pPr>
            <w:r w:rsidRPr="007B2785">
              <w:rPr>
                <w:color w:val="000000" w:themeColor="text1"/>
                <w:sz w:val="16"/>
                <w:szCs w:val="16"/>
              </w:rPr>
              <w:t>2.2-2.5 million</w:t>
            </w:r>
          </w:p>
          <w:p w14:paraId="6494E1F2" w14:textId="77777777" w:rsidR="00BA4DBF" w:rsidRPr="007B2785" w:rsidRDefault="00BA4DBF" w:rsidP="00BA4DBF">
            <w:pPr>
              <w:spacing w:after="0"/>
              <w:rPr>
                <w:color w:val="000000" w:themeColor="text1"/>
                <w:sz w:val="16"/>
                <w:szCs w:val="16"/>
              </w:rPr>
            </w:pPr>
          </w:p>
          <w:p w14:paraId="3EACE219" w14:textId="77777777" w:rsidR="00BA4DBF" w:rsidRPr="007B2785" w:rsidRDefault="00BA4DBF" w:rsidP="00BA4DBF">
            <w:pPr>
              <w:spacing w:after="0"/>
              <w:rPr>
                <w:color w:val="000000" w:themeColor="text1"/>
                <w:sz w:val="16"/>
                <w:szCs w:val="16"/>
              </w:rPr>
            </w:pPr>
          </w:p>
          <w:p w14:paraId="096AA31D" w14:textId="77777777" w:rsidR="00BA4DBF" w:rsidRPr="007B2785" w:rsidRDefault="00BA4DBF" w:rsidP="00BA4DBF">
            <w:pPr>
              <w:spacing w:after="0"/>
              <w:rPr>
                <w:color w:val="000000" w:themeColor="text1"/>
                <w:sz w:val="16"/>
                <w:szCs w:val="16"/>
              </w:rPr>
            </w:pPr>
            <w:r w:rsidRPr="007B2785">
              <w:rPr>
                <w:color w:val="000000" w:themeColor="text1"/>
                <w:sz w:val="16"/>
                <w:szCs w:val="16"/>
              </w:rPr>
              <w:t>1 Million IDPs/</w:t>
            </w:r>
          </w:p>
          <w:p w14:paraId="5B0054B1" w14:textId="77777777" w:rsidR="00BA4DBF" w:rsidRPr="007B2785" w:rsidRDefault="00BA4DBF" w:rsidP="00BA4DBF">
            <w:pPr>
              <w:spacing w:after="0"/>
              <w:rPr>
                <w:color w:val="000000" w:themeColor="text1"/>
                <w:sz w:val="16"/>
                <w:szCs w:val="16"/>
              </w:rPr>
            </w:pPr>
            <w:r w:rsidRPr="007B2785">
              <w:rPr>
                <w:color w:val="000000" w:themeColor="text1"/>
                <w:sz w:val="16"/>
                <w:szCs w:val="16"/>
              </w:rPr>
              <w:t>1.2 – 1.5 Million refugees</w:t>
            </w:r>
          </w:p>
          <w:p w14:paraId="36BDFD3E" w14:textId="77777777" w:rsidR="00BA4DBF" w:rsidRPr="007B2785" w:rsidRDefault="00BA4DBF" w:rsidP="00BA4DBF">
            <w:pPr>
              <w:spacing w:after="0"/>
              <w:rPr>
                <w:color w:val="000000" w:themeColor="text1"/>
                <w:sz w:val="16"/>
                <w:szCs w:val="16"/>
              </w:rPr>
            </w:pPr>
          </w:p>
          <w:p w14:paraId="31A8FF6D"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(excluding 1.7 million post-genocide refugees. See Chapter 7).</w:t>
            </w:r>
          </w:p>
        </w:tc>
        <w:tc>
          <w:tcPr>
            <w:tcW w:w="1842" w:type="dxa"/>
            <w:shd w:val="clear" w:color="auto" w:fill="E6E6E6"/>
          </w:tcPr>
          <w:p w14:paraId="3B5BD283"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lastRenderedPageBreak/>
              <w:t xml:space="preserve">National Research Council (US) Roundtable on the Demography of Forced Migration; Reed HE, Keely CB, editors. Forced Migration &amp; </w:t>
            </w:r>
            <w:r w:rsidRPr="007B2785">
              <w:rPr>
                <w:color w:val="000000" w:themeColor="text1"/>
                <w:sz w:val="16"/>
                <w:szCs w:val="16"/>
              </w:rPr>
              <w:lastRenderedPageBreak/>
              <w:t xml:space="preserve">Mortality. Washington (DC): National Academies Press (US); 2001. 2, The Evolution of Mortality Among Rwandan Refugees in Zaire Between 1994 and 1997. Available from: </w:t>
            </w:r>
            <w:hyperlink r:id="rId162">
              <w:r w:rsidRPr="007B2785">
                <w:rPr>
                  <w:color w:val="000000" w:themeColor="text1"/>
                  <w:sz w:val="16"/>
                  <w:szCs w:val="16"/>
                  <w:u w:val="single"/>
                </w:rPr>
                <w:t>https://www</w:t>
              </w:r>
            </w:hyperlink>
            <w:r w:rsidRPr="007B2785">
              <w:rPr>
                <w:color w:val="000000" w:themeColor="text1"/>
                <w:sz w:val="16"/>
                <w:szCs w:val="16"/>
              </w:rPr>
              <w:t>.ncbi.nlm.nih.gov/books/NBK223348/</w:t>
            </w:r>
          </w:p>
        </w:tc>
        <w:tc>
          <w:tcPr>
            <w:tcW w:w="1843" w:type="dxa"/>
          </w:tcPr>
          <w:p w14:paraId="4CA7C43B"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 xml:space="preserve">2.7 million according to UNHCR report on the years leading up to and including the Rwandan genocide. </w:t>
            </w:r>
          </w:p>
          <w:p w14:paraId="5B1FE0B3" w14:textId="77777777" w:rsidR="00BA4DBF" w:rsidRPr="007B2785" w:rsidRDefault="00BA4DBF" w:rsidP="00BA4DBF">
            <w:pPr>
              <w:spacing w:after="0"/>
              <w:rPr>
                <w:color w:val="000000" w:themeColor="text1"/>
                <w:sz w:val="16"/>
                <w:szCs w:val="16"/>
              </w:rPr>
            </w:pPr>
          </w:p>
          <w:p w14:paraId="70FC27FD" w14:textId="77777777" w:rsidR="00BA4DBF" w:rsidRPr="007B2785" w:rsidRDefault="00BA4DBF" w:rsidP="00BA4DBF">
            <w:pPr>
              <w:spacing w:before="240" w:after="0"/>
              <w:rPr>
                <w:color w:val="000000" w:themeColor="text1"/>
                <w:sz w:val="16"/>
                <w:szCs w:val="16"/>
              </w:rPr>
            </w:pPr>
            <w:r w:rsidRPr="007B2785">
              <w:rPr>
                <w:color w:val="000000" w:themeColor="text1"/>
                <w:sz w:val="16"/>
                <w:szCs w:val="16"/>
              </w:rPr>
              <w:lastRenderedPageBreak/>
              <w:t>United Nations High Commissioner for Refugees. (2000). The Rwandan genocide and its aftermath. In The state of the world’s refugees: Fifty years of humanitarian action. Oxford University Pres, page 2.</w:t>
            </w:r>
          </w:p>
          <w:p w14:paraId="14970382" w14:textId="77777777" w:rsidR="00BA4DBF" w:rsidRPr="007B2785" w:rsidRDefault="00BA4DBF" w:rsidP="00BA4DBF">
            <w:pPr>
              <w:spacing w:after="0"/>
              <w:rPr>
                <w:color w:val="000000" w:themeColor="text1"/>
                <w:sz w:val="16"/>
                <w:szCs w:val="16"/>
              </w:rPr>
            </w:pPr>
          </w:p>
        </w:tc>
        <w:tc>
          <w:tcPr>
            <w:tcW w:w="1985" w:type="dxa"/>
          </w:tcPr>
          <w:p w14:paraId="006E499A"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Peak year:1994.</w:t>
            </w:r>
          </w:p>
        </w:tc>
      </w:tr>
      <w:tr w:rsidR="00BA4DBF" w:rsidRPr="007B2785" w14:paraId="5AA3134A" w14:textId="77777777" w:rsidTr="0055457E">
        <w:tc>
          <w:tcPr>
            <w:tcW w:w="1412" w:type="dxa"/>
            <w:gridSpan w:val="2"/>
            <w:vAlign w:val="bottom"/>
          </w:tcPr>
          <w:p w14:paraId="0178AD86"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Congo Wars</w:t>
            </w:r>
          </w:p>
        </w:tc>
        <w:tc>
          <w:tcPr>
            <w:tcW w:w="1134" w:type="dxa"/>
            <w:vAlign w:val="bottom"/>
          </w:tcPr>
          <w:p w14:paraId="0DA58E2A"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1996-7, </w:t>
            </w:r>
          </w:p>
          <w:p w14:paraId="234B9DFE" w14:textId="77777777" w:rsidR="00BA4DBF" w:rsidRPr="007B2785" w:rsidRDefault="00BA4DBF" w:rsidP="00BA4DBF">
            <w:pPr>
              <w:spacing w:after="0"/>
              <w:rPr>
                <w:color w:val="000000" w:themeColor="text1"/>
                <w:sz w:val="16"/>
                <w:szCs w:val="16"/>
              </w:rPr>
            </w:pPr>
          </w:p>
          <w:p w14:paraId="26F8CD80" w14:textId="77777777" w:rsidR="00BA4DBF" w:rsidRPr="007B2785" w:rsidRDefault="00BA4DBF" w:rsidP="00BA4DBF">
            <w:pPr>
              <w:spacing w:after="0"/>
              <w:rPr>
                <w:color w:val="000000" w:themeColor="text1"/>
                <w:sz w:val="16"/>
                <w:szCs w:val="16"/>
              </w:rPr>
            </w:pPr>
            <w:r w:rsidRPr="007B2785">
              <w:rPr>
                <w:color w:val="000000" w:themeColor="text1"/>
                <w:sz w:val="16"/>
                <w:szCs w:val="16"/>
              </w:rPr>
              <w:t>1998-2003</w:t>
            </w:r>
          </w:p>
        </w:tc>
        <w:tc>
          <w:tcPr>
            <w:tcW w:w="992" w:type="dxa"/>
            <w:vAlign w:val="bottom"/>
          </w:tcPr>
          <w:p w14:paraId="31F07221" w14:textId="64A4D4B5"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Second: Some 405,000 Congolese have been forced to leave their homes in the province</w:t>
            </w:r>
          </w:p>
          <w:p w14:paraId="2281064A" w14:textId="4ADAFE5A" w:rsidR="00BA4DBF" w:rsidRPr="007B2785" w:rsidRDefault="00BA4DBF" w:rsidP="00BA4DBF">
            <w:pPr>
              <w:tabs>
                <w:tab w:val="left" w:pos="5550"/>
              </w:tabs>
              <w:spacing w:after="0"/>
              <w:rPr>
                <w:color w:val="000000" w:themeColor="text1"/>
                <w:sz w:val="16"/>
                <w:szCs w:val="16"/>
              </w:rPr>
            </w:pPr>
          </w:p>
          <w:p w14:paraId="4E5CA8BF" w14:textId="53C2905C" w:rsidR="00BA4DBF" w:rsidRPr="007B2785" w:rsidRDefault="00BA4DBF" w:rsidP="00BA4DBF">
            <w:pPr>
              <w:tabs>
                <w:tab w:val="left" w:pos="5550"/>
              </w:tabs>
              <w:spacing w:after="0"/>
              <w:rPr>
                <w:color w:val="000000" w:themeColor="text1"/>
                <w:sz w:val="16"/>
                <w:szCs w:val="16"/>
              </w:rPr>
            </w:pPr>
          </w:p>
          <w:p w14:paraId="6A29059E" w14:textId="42C96354" w:rsidR="00BA4DBF" w:rsidRPr="007B2785" w:rsidRDefault="00BA4DBF" w:rsidP="00BA4DBF">
            <w:pPr>
              <w:tabs>
                <w:tab w:val="left" w:pos="5550"/>
              </w:tabs>
              <w:spacing w:after="0"/>
              <w:rPr>
                <w:color w:val="000000" w:themeColor="text1"/>
                <w:sz w:val="16"/>
                <w:szCs w:val="16"/>
              </w:rPr>
            </w:pPr>
          </w:p>
          <w:p w14:paraId="42F45AB1" w14:textId="33481596" w:rsidR="00BA4DBF" w:rsidRPr="007B2785" w:rsidRDefault="00BA4DBF" w:rsidP="00BA4DBF">
            <w:pPr>
              <w:tabs>
                <w:tab w:val="left" w:pos="5550"/>
              </w:tabs>
              <w:spacing w:after="0"/>
              <w:rPr>
                <w:color w:val="000000" w:themeColor="text1"/>
                <w:sz w:val="16"/>
                <w:szCs w:val="16"/>
              </w:rPr>
            </w:pPr>
          </w:p>
          <w:p w14:paraId="6F70FACC" w14:textId="5C52661C" w:rsidR="00BA4DBF" w:rsidRPr="007B2785" w:rsidRDefault="00BA4DBF" w:rsidP="00BA4DBF">
            <w:pPr>
              <w:tabs>
                <w:tab w:val="left" w:pos="5550"/>
              </w:tabs>
              <w:spacing w:after="0"/>
              <w:rPr>
                <w:color w:val="000000" w:themeColor="text1"/>
                <w:sz w:val="16"/>
                <w:szCs w:val="16"/>
              </w:rPr>
            </w:pPr>
          </w:p>
          <w:p w14:paraId="60241FB4" w14:textId="64E12CEE" w:rsidR="00BA4DBF" w:rsidRPr="007B2785" w:rsidRDefault="00BA4DBF" w:rsidP="00BA4DBF">
            <w:pPr>
              <w:tabs>
                <w:tab w:val="left" w:pos="5550"/>
              </w:tabs>
              <w:spacing w:after="0"/>
              <w:rPr>
                <w:color w:val="000000" w:themeColor="text1"/>
                <w:sz w:val="16"/>
                <w:szCs w:val="16"/>
              </w:rPr>
            </w:pPr>
          </w:p>
          <w:p w14:paraId="2D859FEC" w14:textId="7A54E511" w:rsidR="00BA4DBF" w:rsidRPr="007B2785" w:rsidRDefault="00BA4DBF" w:rsidP="00BA4DBF">
            <w:pPr>
              <w:tabs>
                <w:tab w:val="left" w:pos="5550"/>
              </w:tabs>
              <w:spacing w:after="0"/>
              <w:rPr>
                <w:color w:val="000000" w:themeColor="text1"/>
                <w:sz w:val="16"/>
                <w:szCs w:val="16"/>
              </w:rPr>
            </w:pPr>
          </w:p>
          <w:p w14:paraId="25E4B031" w14:textId="51481ABF" w:rsidR="00BA4DBF" w:rsidRPr="007B2785" w:rsidRDefault="00BA4DBF" w:rsidP="00BA4DBF">
            <w:pPr>
              <w:tabs>
                <w:tab w:val="left" w:pos="5550"/>
              </w:tabs>
              <w:spacing w:after="0"/>
              <w:rPr>
                <w:color w:val="000000" w:themeColor="text1"/>
                <w:sz w:val="16"/>
                <w:szCs w:val="16"/>
              </w:rPr>
            </w:pPr>
          </w:p>
          <w:p w14:paraId="5636EE26" w14:textId="77777777" w:rsidR="00BA4DBF" w:rsidRPr="007B2785" w:rsidRDefault="00BA4DBF" w:rsidP="00BA4DBF">
            <w:pPr>
              <w:tabs>
                <w:tab w:val="left" w:pos="5550"/>
              </w:tabs>
              <w:spacing w:after="0"/>
              <w:rPr>
                <w:color w:val="000000" w:themeColor="text1"/>
                <w:sz w:val="16"/>
                <w:szCs w:val="16"/>
              </w:rPr>
            </w:pPr>
          </w:p>
          <w:p w14:paraId="531CF009" w14:textId="183172E9" w:rsidR="00BA4DBF" w:rsidRPr="007B2785" w:rsidRDefault="00BA4DBF" w:rsidP="00BA4DBF">
            <w:pPr>
              <w:tabs>
                <w:tab w:val="left" w:pos="5550"/>
              </w:tabs>
              <w:spacing w:after="0"/>
              <w:rPr>
                <w:color w:val="000000" w:themeColor="text1"/>
                <w:sz w:val="16"/>
                <w:szCs w:val="16"/>
              </w:rPr>
            </w:pPr>
          </w:p>
          <w:p w14:paraId="3C12238B" w14:textId="1EEA6F9A" w:rsidR="00BA4DBF" w:rsidRPr="007B2785" w:rsidRDefault="00BA4DBF" w:rsidP="00BA4DBF">
            <w:pPr>
              <w:tabs>
                <w:tab w:val="left" w:pos="5550"/>
              </w:tabs>
              <w:spacing w:after="0"/>
              <w:rPr>
                <w:color w:val="000000" w:themeColor="text1"/>
                <w:sz w:val="16"/>
                <w:szCs w:val="16"/>
              </w:rPr>
            </w:pPr>
          </w:p>
          <w:p w14:paraId="22C83433" w14:textId="7587466A" w:rsidR="00BA4DBF" w:rsidRPr="007B2785" w:rsidRDefault="00BA4DBF" w:rsidP="00BA4DBF">
            <w:pPr>
              <w:tabs>
                <w:tab w:val="left" w:pos="5550"/>
              </w:tabs>
              <w:spacing w:after="0"/>
              <w:rPr>
                <w:color w:val="000000" w:themeColor="text1"/>
                <w:sz w:val="16"/>
                <w:szCs w:val="16"/>
              </w:rPr>
            </w:pPr>
          </w:p>
          <w:p w14:paraId="61A5520F" w14:textId="1E49E58A" w:rsidR="00BA4DBF" w:rsidRPr="007B2785" w:rsidRDefault="00BA4DBF" w:rsidP="00BA4DBF">
            <w:pPr>
              <w:tabs>
                <w:tab w:val="left" w:pos="5550"/>
              </w:tabs>
              <w:spacing w:after="0"/>
              <w:rPr>
                <w:color w:val="000000" w:themeColor="text1"/>
                <w:sz w:val="16"/>
                <w:szCs w:val="16"/>
              </w:rPr>
            </w:pPr>
          </w:p>
          <w:p w14:paraId="13F79BAE" w14:textId="1D1C0CB3" w:rsidR="00BA4DBF" w:rsidRPr="007B2785" w:rsidRDefault="00BA4DBF" w:rsidP="00BA4DBF">
            <w:pPr>
              <w:tabs>
                <w:tab w:val="left" w:pos="5550"/>
              </w:tabs>
              <w:spacing w:after="0"/>
              <w:rPr>
                <w:color w:val="000000" w:themeColor="text1"/>
                <w:sz w:val="16"/>
                <w:szCs w:val="16"/>
              </w:rPr>
            </w:pPr>
          </w:p>
          <w:p w14:paraId="581FE221" w14:textId="77777777" w:rsidR="00BA4DBF" w:rsidRPr="007B2785" w:rsidRDefault="00BA4DBF" w:rsidP="00BA4DBF">
            <w:pPr>
              <w:tabs>
                <w:tab w:val="left" w:pos="5550"/>
              </w:tabs>
              <w:spacing w:after="0"/>
              <w:rPr>
                <w:color w:val="000000" w:themeColor="text1"/>
                <w:sz w:val="16"/>
                <w:szCs w:val="16"/>
              </w:rPr>
            </w:pPr>
          </w:p>
          <w:p w14:paraId="461D214A" w14:textId="4409FE43" w:rsidR="00BA4DBF" w:rsidRPr="007B2785" w:rsidRDefault="00BA4DBF" w:rsidP="00BA4DBF">
            <w:pPr>
              <w:tabs>
                <w:tab w:val="left" w:pos="5550"/>
              </w:tabs>
              <w:spacing w:after="0"/>
              <w:rPr>
                <w:color w:val="000000" w:themeColor="text1"/>
                <w:sz w:val="16"/>
                <w:szCs w:val="16"/>
              </w:rPr>
            </w:pPr>
          </w:p>
        </w:tc>
        <w:tc>
          <w:tcPr>
            <w:tcW w:w="992" w:type="dxa"/>
            <w:vAlign w:val="bottom"/>
          </w:tcPr>
          <w:p w14:paraId="6CF58FB4" w14:textId="45724BF9" w:rsidR="00BA4DBF" w:rsidRPr="007B2785" w:rsidRDefault="00E87061" w:rsidP="00BA4DBF">
            <w:pPr>
              <w:spacing w:after="0"/>
              <w:rPr>
                <w:color w:val="000000" w:themeColor="text1"/>
                <w:sz w:val="16"/>
                <w:szCs w:val="16"/>
                <w:u w:val="single"/>
              </w:rPr>
            </w:pPr>
            <w:hyperlink r:id="rId163">
              <w:r w:rsidR="00BA4DBF" w:rsidRPr="007B2785">
                <w:rPr>
                  <w:color w:val="000000" w:themeColor="text1"/>
                  <w:sz w:val="16"/>
                  <w:szCs w:val="16"/>
                  <w:u w:val="single"/>
                </w:rPr>
                <w:t>Link</w:t>
              </w:r>
            </w:hyperlink>
          </w:p>
          <w:p w14:paraId="4CD96D6B" w14:textId="145AFCB4" w:rsidR="00BA4DBF" w:rsidRPr="007B2785" w:rsidRDefault="00BA4DBF" w:rsidP="00BA4DBF">
            <w:pPr>
              <w:spacing w:after="0"/>
              <w:rPr>
                <w:color w:val="000000" w:themeColor="text1"/>
                <w:sz w:val="16"/>
                <w:szCs w:val="16"/>
                <w:u w:val="single"/>
              </w:rPr>
            </w:pPr>
          </w:p>
          <w:p w14:paraId="019D3127" w14:textId="06735BA5" w:rsidR="00BA4DBF" w:rsidRPr="007B2785" w:rsidRDefault="00BA4DBF" w:rsidP="00BA4DBF">
            <w:pPr>
              <w:spacing w:after="0"/>
              <w:rPr>
                <w:color w:val="000000" w:themeColor="text1"/>
                <w:sz w:val="16"/>
                <w:szCs w:val="16"/>
                <w:u w:val="single"/>
              </w:rPr>
            </w:pPr>
          </w:p>
          <w:p w14:paraId="128F7E72" w14:textId="25F28E8D" w:rsidR="00BA4DBF" w:rsidRPr="007B2785" w:rsidRDefault="00BA4DBF" w:rsidP="00BA4DBF">
            <w:pPr>
              <w:spacing w:after="0"/>
              <w:rPr>
                <w:color w:val="000000" w:themeColor="text1"/>
                <w:sz w:val="16"/>
                <w:szCs w:val="16"/>
                <w:u w:val="single"/>
              </w:rPr>
            </w:pPr>
          </w:p>
          <w:p w14:paraId="65537518" w14:textId="4DBFFCC6" w:rsidR="00BA4DBF" w:rsidRPr="007B2785" w:rsidRDefault="00BA4DBF" w:rsidP="00BA4DBF">
            <w:pPr>
              <w:spacing w:after="0"/>
              <w:rPr>
                <w:color w:val="000000" w:themeColor="text1"/>
                <w:sz w:val="16"/>
                <w:szCs w:val="16"/>
                <w:u w:val="single"/>
              </w:rPr>
            </w:pPr>
          </w:p>
          <w:p w14:paraId="595116B6" w14:textId="77777777" w:rsidR="00BA4DBF" w:rsidRPr="007B2785" w:rsidRDefault="00BA4DBF" w:rsidP="00BA4DBF">
            <w:pPr>
              <w:spacing w:after="0"/>
              <w:rPr>
                <w:color w:val="000000" w:themeColor="text1"/>
                <w:sz w:val="16"/>
                <w:szCs w:val="16"/>
                <w:u w:val="single"/>
              </w:rPr>
            </w:pPr>
          </w:p>
          <w:p w14:paraId="6C1A1588" w14:textId="3FB8E53D" w:rsidR="00BA4DBF" w:rsidRPr="007B2785" w:rsidRDefault="00BA4DBF" w:rsidP="00BA4DBF">
            <w:pPr>
              <w:spacing w:after="0"/>
              <w:rPr>
                <w:color w:val="000000" w:themeColor="text1"/>
                <w:sz w:val="16"/>
                <w:szCs w:val="16"/>
                <w:u w:val="single"/>
              </w:rPr>
            </w:pPr>
          </w:p>
          <w:p w14:paraId="333F1F1E" w14:textId="17998017" w:rsidR="00BA4DBF" w:rsidRPr="007B2785" w:rsidRDefault="00BA4DBF" w:rsidP="00BA4DBF">
            <w:pPr>
              <w:spacing w:after="0"/>
              <w:rPr>
                <w:color w:val="000000" w:themeColor="text1"/>
                <w:sz w:val="16"/>
                <w:szCs w:val="16"/>
                <w:u w:val="single"/>
              </w:rPr>
            </w:pPr>
          </w:p>
          <w:p w14:paraId="76D3C30D" w14:textId="34EEBB9D" w:rsidR="00BA4DBF" w:rsidRPr="007B2785" w:rsidRDefault="00BA4DBF" w:rsidP="00BA4DBF">
            <w:pPr>
              <w:spacing w:after="0"/>
              <w:rPr>
                <w:color w:val="000000" w:themeColor="text1"/>
                <w:sz w:val="16"/>
                <w:szCs w:val="16"/>
                <w:u w:val="single"/>
              </w:rPr>
            </w:pPr>
          </w:p>
          <w:p w14:paraId="45A05379" w14:textId="32AF0FD7" w:rsidR="00BA4DBF" w:rsidRPr="007B2785" w:rsidRDefault="00BA4DBF" w:rsidP="00BA4DBF">
            <w:pPr>
              <w:spacing w:after="0"/>
              <w:rPr>
                <w:color w:val="000000" w:themeColor="text1"/>
                <w:sz w:val="16"/>
                <w:szCs w:val="16"/>
                <w:u w:val="single"/>
              </w:rPr>
            </w:pPr>
          </w:p>
          <w:p w14:paraId="00FF7E81" w14:textId="77777777" w:rsidR="00BA4DBF" w:rsidRPr="007B2785" w:rsidRDefault="00BA4DBF" w:rsidP="00BA4DBF">
            <w:pPr>
              <w:spacing w:after="0"/>
              <w:rPr>
                <w:color w:val="000000" w:themeColor="text1"/>
                <w:sz w:val="16"/>
                <w:szCs w:val="16"/>
                <w:u w:val="single"/>
              </w:rPr>
            </w:pPr>
          </w:p>
          <w:p w14:paraId="6DF9EC3E" w14:textId="77777777" w:rsidR="00BA4DBF" w:rsidRPr="007B2785" w:rsidRDefault="00BA4DBF" w:rsidP="00BA4DBF">
            <w:pPr>
              <w:spacing w:after="0"/>
              <w:rPr>
                <w:color w:val="000000" w:themeColor="text1"/>
                <w:sz w:val="16"/>
                <w:szCs w:val="16"/>
                <w:u w:val="single"/>
              </w:rPr>
            </w:pPr>
          </w:p>
          <w:p w14:paraId="2EDCA01D" w14:textId="77777777" w:rsidR="00BA4DBF" w:rsidRPr="007B2785" w:rsidRDefault="00BA4DBF" w:rsidP="00BA4DBF">
            <w:pPr>
              <w:spacing w:after="0"/>
              <w:rPr>
                <w:color w:val="000000" w:themeColor="text1"/>
                <w:sz w:val="16"/>
                <w:szCs w:val="16"/>
                <w:u w:val="single"/>
              </w:rPr>
            </w:pPr>
          </w:p>
          <w:p w14:paraId="086B3DB8" w14:textId="77777777" w:rsidR="00BA4DBF" w:rsidRPr="007B2785" w:rsidRDefault="00BA4DBF" w:rsidP="00BA4DBF">
            <w:pPr>
              <w:spacing w:after="0"/>
              <w:rPr>
                <w:color w:val="000000" w:themeColor="text1"/>
                <w:sz w:val="16"/>
                <w:szCs w:val="16"/>
                <w:u w:val="single"/>
              </w:rPr>
            </w:pPr>
          </w:p>
          <w:p w14:paraId="3DA5569C" w14:textId="77777777" w:rsidR="00BA4DBF" w:rsidRPr="007B2785" w:rsidRDefault="00BA4DBF" w:rsidP="00BA4DBF">
            <w:pPr>
              <w:spacing w:after="0"/>
              <w:rPr>
                <w:color w:val="000000" w:themeColor="text1"/>
                <w:sz w:val="16"/>
                <w:szCs w:val="16"/>
                <w:u w:val="single"/>
              </w:rPr>
            </w:pPr>
          </w:p>
          <w:p w14:paraId="77CCBB6D" w14:textId="77777777" w:rsidR="00BA4DBF" w:rsidRPr="007B2785" w:rsidRDefault="00BA4DBF" w:rsidP="00BA4DBF">
            <w:pPr>
              <w:spacing w:after="0"/>
              <w:rPr>
                <w:color w:val="000000" w:themeColor="text1"/>
                <w:sz w:val="16"/>
                <w:szCs w:val="16"/>
                <w:u w:val="single"/>
              </w:rPr>
            </w:pPr>
          </w:p>
          <w:p w14:paraId="06E3C4D1" w14:textId="77777777" w:rsidR="00BA4DBF" w:rsidRPr="007B2785" w:rsidRDefault="00BA4DBF" w:rsidP="00BA4DBF">
            <w:pPr>
              <w:spacing w:after="0"/>
              <w:rPr>
                <w:color w:val="000000" w:themeColor="text1"/>
                <w:sz w:val="16"/>
                <w:szCs w:val="16"/>
                <w:u w:val="single"/>
              </w:rPr>
            </w:pPr>
          </w:p>
          <w:p w14:paraId="4FFF0EFA" w14:textId="77777777" w:rsidR="00BA4DBF" w:rsidRPr="007B2785" w:rsidRDefault="00BA4DBF" w:rsidP="00BA4DBF">
            <w:pPr>
              <w:spacing w:after="0"/>
              <w:rPr>
                <w:color w:val="000000" w:themeColor="text1"/>
                <w:sz w:val="16"/>
                <w:szCs w:val="16"/>
                <w:u w:val="single"/>
              </w:rPr>
            </w:pPr>
          </w:p>
          <w:p w14:paraId="035DEDA4" w14:textId="77777777" w:rsidR="00BA4DBF" w:rsidRPr="007B2785" w:rsidRDefault="00BA4DBF" w:rsidP="00BA4DBF">
            <w:pPr>
              <w:spacing w:after="0"/>
              <w:rPr>
                <w:color w:val="000000" w:themeColor="text1"/>
                <w:sz w:val="16"/>
                <w:szCs w:val="16"/>
                <w:u w:val="single"/>
              </w:rPr>
            </w:pPr>
          </w:p>
          <w:p w14:paraId="6692DF8F" w14:textId="06EE69CF" w:rsidR="00BA4DBF" w:rsidRPr="007B2785" w:rsidRDefault="00BA4DBF" w:rsidP="00BA4DBF">
            <w:pPr>
              <w:spacing w:after="0"/>
              <w:rPr>
                <w:color w:val="000000" w:themeColor="text1"/>
                <w:sz w:val="16"/>
                <w:szCs w:val="16"/>
              </w:rPr>
            </w:pPr>
          </w:p>
        </w:tc>
        <w:tc>
          <w:tcPr>
            <w:tcW w:w="993" w:type="dxa"/>
          </w:tcPr>
          <w:p w14:paraId="2B975C53" w14:textId="77777777" w:rsidR="00BA4DBF" w:rsidRPr="007B2785" w:rsidRDefault="00BA4DBF" w:rsidP="00BA4DBF">
            <w:pPr>
              <w:spacing w:after="0"/>
              <w:rPr>
                <w:color w:val="000000" w:themeColor="text1"/>
                <w:sz w:val="16"/>
                <w:szCs w:val="16"/>
              </w:rPr>
            </w:pPr>
          </w:p>
          <w:p w14:paraId="68BD9ACA" w14:textId="77777777" w:rsidR="00BA4DBF" w:rsidRPr="007B2785" w:rsidRDefault="00BA4DBF" w:rsidP="00BA4DBF">
            <w:pPr>
              <w:spacing w:after="0"/>
              <w:rPr>
                <w:color w:val="000000" w:themeColor="text1"/>
                <w:sz w:val="16"/>
                <w:szCs w:val="16"/>
              </w:rPr>
            </w:pPr>
            <w:r w:rsidRPr="007B2785">
              <w:rPr>
                <w:color w:val="000000" w:themeColor="text1"/>
                <w:sz w:val="16"/>
                <w:szCs w:val="16"/>
              </w:rPr>
              <w:t>2.3 million displaced</w:t>
            </w:r>
          </w:p>
          <w:p w14:paraId="4CE831E4" w14:textId="77777777" w:rsidR="00BA4DBF" w:rsidRPr="007B2785" w:rsidRDefault="00BA4DBF" w:rsidP="00BA4DBF">
            <w:pPr>
              <w:spacing w:after="0"/>
              <w:rPr>
                <w:color w:val="000000" w:themeColor="text1"/>
                <w:sz w:val="16"/>
                <w:szCs w:val="16"/>
              </w:rPr>
            </w:pPr>
          </w:p>
        </w:tc>
        <w:tc>
          <w:tcPr>
            <w:tcW w:w="1134" w:type="dxa"/>
          </w:tcPr>
          <w:p w14:paraId="02CED0FF"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UNHCR </w:t>
            </w:r>
            <w:proofErr w:type="spellStart"/>
            <w:r w:rsidRPr="007B2785">
              <w:rPr>
                <w:color w:val="000000" w:themeColor="text1"/>
                <w:sz w:val="16"/>
                <w:szCs w:val="16"/>
              </w:rPr>
              <w:t>Refworld</w:t>
            </w:r>
            <w:proofErr w:type="spellEnd"/>
            <w:r w:rsidRPr="007B2785">
              <w:rPr>
                <w:color w:val="000000" w:themeColor="text1"/>
                <w:sz w:val="16"/>
                <w:szCs w:val="16"/>
              </w:rPr>
              <w:t xml:space="preserve"> Report</w:t>
            </w:r>
          </w:p>
          <w:p w14:paraId="53347FF5" w14:textId="77777777" w:rsidR="00BA4DBF" w:rsidRPr="007B2785" w:rsidRDefault="00BA4DBF" w:rsidP="00BA4DBF">
            <w:pPr>
              <w:spacing w:after="0"/>
              <w:rPr>
                <w:color w:val="000000" w:themeColor="text1"/>
                <w:sz w:val="16"/>
                <w:szCs w:val="16"/>
              </w:rPr>
            </w:pPr>
          </w:p>
          <w:p w14:paraId="201DB220" w14:textId="77777777" w:rsidR="00BA4DBF" w:rsidRPr="007B2785" w:rsidRDefault="00BA4DBF" w:rsidP="00BA4DBF">
            <w:pPr>
              <w:spacing w:after="0"/>
              <w:rPr>
                <w:color w:val="000000" w:themeColor="text1"/>
                <w:sz w:val="16"/>
                <w:szCs w:val="16"/>
              </w:rPr>
            </w:pPr>
          </w:p>
          <w:p w14:paraId="2E47311F"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https://www.refworld.org/reference/annualreport/uscri/2002/en/93001#:~:text=Three%20years%20of%20confl</w:t>
            </w:r>
            <w:r w:rsidRPr="007B2785">
              <w:rPr>
                <w:color w:val="000000" w:themeColor="text1"/>
                <w:sz w:val="16"/>
                <w:szCs w:val="16"/>
              </w:rPr>
              <w:lastRenderedPageBreak/>
              <w:t>ict%20left,40%2C000%20in%20the%20capital%2C%20Kinshasa.</w:t>
            </w:r>
          </w:p>
        </w:tc>
        <w:tc>
          <w:tcPr>
            <w:tcW w:w="1701" w:type="dxa"/>
            <w:shd w:val="clear" w:color="auto" w:fill="E6E6E6"/>
          </w:tcPr>
          <w:p w14:paraId="7C342E47" w14:textId="77777777" w:rsidR="00BA4DBF" w:rsidRPr="007B2785" w:rsidRDefault="00BA4DBF" w:rsidP="00BA4DBF">
            <w:pPr>
              <w:spacing w:after="0"/>
              <w:rPr>
                <w:color w:val="000000" w:themeColor="text1"/>
                <w:sz w:val="16"/>
                <w:szCs w:val="16"/>
              </w:rPr>
            </w:pPr>
          </w:p>
          <w:p w14:paraId="78E04696" w14:textId="77777777" w:rsidR="00BA4DBF" w:rsidRPr="007B2785" w:rsidRDefault="00BA4DBF" w:rsidP="00BA4DBF">
            <w:pPr>
              <w:spacing w:after="0"/>
              <w:rPr>
                <w:color w:val="000000" w:themeColor="text1"/>
                <w:sz w:val="16"/>
                <w:szCs w:val="16"/>
              </w:rPr>
            </w:pPr>
            <w:r w:rsidRPr="007B2785">
              <w:rPr>
                <w:color w:val="000000" w:themeColor="text1"/>
                <w:sz w:val="16"/>
                <w:szCs w:val="16"/>
              </w:rPr>
              <w:t>1</w:t>
            </w:r>
            <w:r w:rsidRPr="007B2785">
              <w:rPr>
                <w:color w:val="000000" w:themeColor="text1"/>
                <w:sz w:val="16"/>
                <w:szCs w:val="16"/>
                <w:vertAlign w:val="superscript"/>
              </w:rPr>
              <w:t>st</w:t>
            </w:r>
            <w:r w:rsidRPr="007B2785">
              <w:rPr>
                <w:color w:val="000000" w:themeColor="text1"/>
                <w:sz w:val="16"/>
                <w:szCs w:val="16"/>
              </w:rPr>
              <w:t>:</w:t>
            </w:r>
          </w:p>
          <w:p w14:paraId="4F00DECE" w14:textId="77777777" w:rsidR="00BA4DBF" w:rsidRPr="007B2785" w:rsidRDefault="00BA4DBF" w:rsidP="00BA4DBF">
            <w:pPr>
              <w:spacing w:after="0"/>
              <w:rPr>
                <w:color w:val="000000" w:themeColor="text1"/>
                <w:sz w:val="16"/>
                <w:szCs w:val="16"/>
              </w:rPr>
            </w:pPr>
            <w:r w:rsidRPr="007B2785">
              <w:rPr>
                <w:color w:val="000000" w:themeColor="text1"/>
                <w:sz w:val="16"/>
                <w:szCs w:val="16"/>
              </w:rPr>
              <w:t>1.2-1.4 million displaced</w:t>
            </w:r>
          </w:p>
          <w:p w14:paraId="6F70577B" w14:textId="77777777" w:rsidR="00BA4DBF" w:rsidRPr="007B2785" w:rsidRDefault="00BA4DBF" w:rsidP="00BA4DBF">
            <w:pPr>
              <w:spacing w:after="0"/>
              <w:rPr>
                <w:color w:val="000000" w:themeColor="text1"/>
                <w:sz w:val="16"/>
                <w:szCs w:val="16"/>
              </w:rPr>
            </w:pPr>
          </w:p>
          <w:p w14:paraId="43D8F0EF"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200,000–500,000 people were displaced internally by the First Congo War, alongside the “nearly a million” refugees (primarily Rwandans) who were </w:t>
            </w:r>
            <w:r w:rsidRPr="007B2785">
              <w:rPr>
                <w:color w:val="000000" w:themeColor="text1"/>
                <w:sz w:val="16"/>
                <w:szCs w:val="16"/>
              </w:rPr>
              <w:lastRenderedPageBreak/>
              <w:t>uprooted during the conflict</w:t>
            </w:r>
          </w:p>
          <w:p w14:paraId="749FE659" w14:textId="77777777" w:rsidR="00BA4DBF" w:rsidRPr="007B2785" w:rsidRDefault="00BA4DBF" w:rsidP="00BA4DBF">
            <w:pPr>
              <w:spacing w:after="0"/>
              <w:rPr>
                <w:color w:val="000000" w:themeColor="text1"/>
                <w:sz w:val="16"/>
                <w:szCs w:val="16"/>
              </w:rPr>
            </w:pPr>
          </w:p>
          <w:p w14:paraId="3554E941" w14:textId="77777777" w:rsidR="00BA4DBF" w:rsidRPr="007B2785" w:rsidRDefault="00BA4DBF" w:rsidP="00BA4DBF">
            <w:pPr>
              <w:spacing w:after="0"/>
              <w:rPr>
                <w:color w:val="000000" w:themeColor="text1"/>
                <w:sz w:val="16"/>
                <w:szCs w:val="16"/>
              </w:rPr>
            </w:pPr>
          </w:p>
          <w:p w14:paraId="15854572" w14:textId="77777777" w:rsidR="00BA4DBF" w:rsidRPr="007B2785" w:rsidRDefault="00BA4DBF" w:rsidP="00BA4DBF">
            <w:pPr>
              <w:spacing w:after="0"/>
              <w:rPr>
                <w:color w:val="000000" w:themeColor="text1"/>
                <w:sz w:val="16"/>
                <w:szCs w:val="16"/>
              </w:rPr>
            </w:pPr>
          </w:p>
          <w:p w14:paraId="28A04AD5" w14:textId="26222B13" w:rsidR="00BA4DBF" w:rsidRPr="007B2785" w:rsidRDefault="00BA4DBF" w:rsidP="00BA4DBF">
            <w:pPr>
              <w:spacing w:after="0"/>
              <w:rPr>
                <w:color w:val="000000" w:themeColor="text1"/>
                <w:sz w:val="16"/>
                <w:szCs w:val="16"/>
              </w:rPr>
            </w:pPr>
            <w:r w:rsidRPr="007B2785">
              <w:rPr>
                <w:color w:val="000000" w:themeColor="text1"/>
                <w:sz w:val="16"/>
                <w:szCs w:val="16"/>
              </w:rPr>
              <w:t>2</w:t>
            </w:r>
            <w:r w:rsidRPr="007B2785">
              <w:rPr>
                <w:color w:val="000000" w:themeColor="text1"/>
                <w:sz w:val="16"/>
                <w:szCs w:val="16"/>
                <w:vertAlign w:val="superscript"/>
              </w:rPr>
              <w:t>nd</w:t>
            </w:r>
            <w:r w:rsidRPr="007B2785">
              <w:rPr>
                <w:color w:val="000000" w:themeColor="text1"/>
                <w:sz w:val="16"/>
                <w:szCs w:val="16"/>
              </w:rPr>
              <w:t xml:space="preserve"> </w:t>
            </w:r>
          </w:p>
          <w:p w14:paraId="115249AF" w14:textId="07DB4A41" w:rsidR="00BA4DBF" w:rsidRPr="007B2785" w:rsidRDefault="00BA4DBF" w:rsidP="00BA4DBF">
            <w:pPr>
              <w:spacing w:after="0"/>
              <w:rPr>
                <w:color w:val="000000" w:themeColor="text1"/>
                <w:sz w:val="16"/>
                <w:szCs w:val="16"/>
              </w:rPr>
            </w:pPr>
            <w:r w:rsidRPr="007B2785">
              <w:rPr>
                <w:color w:val="000000" w:themeColor="text1"/>
                <w:sz w:val="16"/>
                <w:szCs w:val="16"/>
              </w:rPr>
              <w:t>3.4 million</w:t>
            </w:r>
          </w:p>
          <w:p w14:paraId="1CE1792C"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at the height of the crisis in early 2003, there were over 400,000 Congolese refugees in </w:t>
            </w:r>
            <w:proofErr w:type="spellStart"/>
            <w:r w:rsidRPr="007B2785">
              <w:rPr>
                <w:color w:val="000000" w:themeColor="text1"/>
                <w:sz w:val="16"/>
                <w:szCs w:val="16"/>
              </w:rPr>
              <w:t>neighbouring</w:t>
            </w:r>
            <w:proofErr w:type="spellEnd"/>
            <w:r w:rsidRPr="007B2785">
              <w:rPr>
                <w:color w:val="000000" w:themeColor="text1"/>
                <w:sz w:val="16"/>
                <w:szCs w:val="16"/>
              </w:rPr>
              <w:t xml:space="preserve"> states … and three million internally displaced people”</w:t>
            </w:r>
          </w:p>
          <w:p w14:paraId="10F2421D" w14:textId="77777777" w:rsidR="00BA4DBF" w:rsidRPr="007B2785" w:rsidRDefault="00BA4DBF" w:rsidP="00BA4DBF">
            <w:pPr>
              <w:spacing w:after="0"/>
              <w:rPr>
                <w:color w:val="000000" w:themeColor="text1"/>
                <w:sz w:val="16"/>
                <w:szCs w:val="16"/>
              </w:rPr>
            </w:pPr>
          </w:p>
        </w:tc>
        <w:tc>
          <w:tcPr>
            <w:tcW w:w="1842" w:type="dxa"/>
            <w:shd w:val="clear" w:color="auto" w:fill="E6E6E6"/>
          </w:tcPr>
          <w:p w14:paraId="38DEFDB2" w14:textId="77777777" w:rsidR="00BA4DBF" w:rsidRPr="007B2785" w:rsidRDefault="00BA4DBF" w:rsidP="00BA4DBF">
            <w:pPr>
              <w:spacing w:after="0"/>
              <w:rPr>
                <w:color w:val="000000" w:themeColor="text1"/>
                <w:sz w:val="16"/>
                <w:szCs w:val="16"/>
              </w:rPr>
            </w:pPr>
          </w:p>
          <w:p w14:paraId="5DB7611E" w14:textId="77777777" w:rsidR="00BA4DBF" w:rsidRPr="007B2785" w:rsidRDefault="00BA4DBF" w:rsidP="00BA4DBF">
            <w:pPr>
              <w:spacing w:after="0"/>
              <w:rPr>
                <w:color w:val="000000" w:themeColor="text1"/>
                <w:sz w:val="16"/>
                <w:szCs w:val="16"/>
              </w:rPr>
            </w:pPr>
          </w:p>
          <w:p w14:paraId="5F15925D"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U.S. Committee for Refugees and Immigrants, World Refugee Survey 1998 – Zaire, 1 January 1998. Available at: </w:t>
            </w:r>
            <w:hyperlink r:id="rId164">
              <w:r w:rsidRPr="007B2785">
                <w:rPr>
                  <w:color w:val="000000" w:themeColor="text1"/>
                  <w:sz w:val="16"/>
                  <w:szCs w:val="16"/>
                  <w:u w:val="single"/>
                </w:rPr>
                <w:t>https://www</w:t>
              </w:r>
            </w:hyperlink>
            <w:r w:rsidRPr="007B2785">
              <w:rPr>
                <w:color w:val="000000" w:themeColor="text1"/>
                <w:sz w:val="16"/>
                <w:szCs w:val="16"/>
              </w:rPr>
              <w:t>.refworld.org/reference/annualreport/uscri/1998/en/16412​</w:t>
            </w:r>
          </w:p>
          <w:p w14:paraId="599CEB27"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Refworld</w:t>
            </w:r>
            <w:proofErr w:type="spellEnd"/>
          </w:p>
          <w:p w14:paraId="40F1B72B" w14:textId="77777777" w:rsidR="00BA4DBF" w:rsidRPr="007B2785" w:rsidRDefault="00BA4DBF" w:rsidP="00BA4DBF">
            <w:pPr>
              <w:spacing w:after="0"/>
              <w:rPr>
                <w:color w:val="000000" w:themeColor="text1"/>
                <w:sz w:val="16"/>
                <w:szCs w:val="16"/>
              </w:rPr>
            </w:pPr>
          </w:p>
          <w:p w14:paraId="140CBD79" w14:textId="77777777" w:rsidR="00BA4DBF" w:rsidRPr="007B2785" w:rsidRDefault="00BA4DBF" w:rsidP="00BA4DBF">
            <w:pPr>
              <w:spacing w:after="0"/>
              <w:rPr>
                <w:color w:val="000000" w:themeColor="text1"/>
                <w:sz w:val="16"/>
                <w:szCs w:val="16"/>
              </w:rPr>
            </w:pPr>
          </w:p>
          <w:p w14:paraId="47CD7E0F" w14:textId="77777777" w:rsidR="00BA4DBF" w:rsidRPr="007B2785" w:rsidRDefault="00BA4DBF" w:rsidP="00BA4DBF">
            <w:pPr>
              <w:spacing w:after="0"/>
              <w:rPr>
                <w:color w:val="000000" w:themeColor="text1"/>
                <w:sz w:val="16"/>
                <w:szCs w:val="16"/>
              </w:rPr>
            </w:pPr>
          </w:p>
          <w:p w14:paraId="3169DAA5" w14:textId="77777777" w:rsidR="00BA4DBF" w:rsidRPr="007B2785" w:rsidRDefault="00BA4DBF" w:rsidP="00BA4DBF">
            <w:pPr>
              <w:spacing w:after="0"/>
              <w:rPr>
                <w:color w:val="000000" w:themeColor="text1"/>
                <w:sz w:val="16"/>
                <w:szCs w:val="16"/>
              </w:rPr>
            </w:pPr>
          </w:p>
          <w:p w14:paraId="3932FB7A" w14:textId="02BC44A2" w:rsidR="00BA4DBF" w:rsidRPr="007B2785" w:rsidRDefault="00BA4DBF" w:rsidP="00BA4DBF">
            <w:pPr>
              <w:spacing w:after="0"/>
              <w:rPr>
                <w:color w:val="000000" w:themeColor="text1"/>
                <w:sz w:val="16"/>
                <w:szCs w:val="16"/>
              </w:rPr>
            </w:pPr>
          </w:p>
          <w:p w14:paraId="73E6373B"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Paddon</w:t>
            </w:r>
            <w:proofErr w:type="spellEnd"/>
            <w:r w:rsidRPr="007B2785">
              <w:rPr>
                <w:color w:val="000000" w:themeColor="text1"/>
                <w:sz w:val="16"/>
                <w:szCs w:val="16"/>
              </w:rPr>
              <w:t xml:space="preserve">, Emily &amp; Guillaume </w:t>
            </w:r>
            <w:proofErr w:type="spellStart"/>
            <w:r w:rsidRPr="007B2785">
              <w:rPr>
                <w:color w:val="000000" w:themeColor="text1"/>
                <w:sz w:val="16"/>
                <w:szCs w:val="16"/>
              </w:rPr>
              <w:t>Lacaille</w:t>
            </w:r>
            <w:proofErr w:type="spellEnd"/>
            <w:r w:rsidRPr="007B2785">
              <w:rPr>
                <w:color w:val="000000" w:themeColor="text1"/>
                <w:sz w:val="16"/>
                <w:szCs w:val="16"/>
              </w:rPr>
              <w:t xml:space="preserve">. </w:t>
            </w:r>
            <w:proofErr w:type="spellStart"/>
            <w:r w:rsidRPr="007B2785">
              <w:rPr>
                <w:color w:val="000000" w:themeColor="text1"/>
                <w:sz w:val="16"/>
                <w:szCs w:val="16"/>
              </w:rPr>
              <w:t>Stabilising</w:t>
            </w:r>
            <w:proofErr w:type="spellEnd"/>
            <w:r w:rsidRPr="007B2785">
              <w:rPr>
                <w:color w:val="000000" w:themeColor="text1"/>
                <w:sz w:val="16"/>
                <w:szCs w:val="16"/>
              </w:rPr>
              <w:t xml:space="preserve"> the Congo (Forced Migration Policy Briefing No. 8). Refugee Studies Centre, University of Oxford, December 2011. </w:t>
            </w:r>
          </w:p>
        </w:tc>
        <w:tc>
          <w:tcPr>
            <w:tcW w:w="1843" w:type="dxa"/>
          </w:tcPr>
          <w:p w14:paraId="64BB733E" w14:textId="5DB4A10B" w:rsidR="00BA4DBF" w:rsidRPr="007B2785" w:rsidRDefault="00BA4DBF" w:rsidP="00BA4DBF">
            <w:pPr>
              <w:pBdr>
                <w:bottom w:val="single" w:sz="6" w:space="1" w:color="000000"/>
              </w:pBdr>
              <w:spacing w:after="0"/>
              <w:rPr>
                <w:color w:val="000000" w:themeColor="text1"/>
                <w:sz w:val="16"/>
                <w:szCs w:val="16"/>
              </w:rPr>
            </w:pPr>
            <w:proofErr w:type="gramStart"/>
            <w:r w:rsidRPr="007B2785">
              <w:rPr>
                <w:color w:val="000000" w:themeColor="text1"/>
                <w:sz w:val="16"/>
                <w:szCs w:val="16"/>
              </w:rPr>
              <w:lastRenderedPageBreak/>
              <w:t>First :</w:t>
            </w:r>
            <w:proofErr w:type="gramEnd"/>
            <w:r w:rsidRPr="007B2785">
              <w:rPr>
                <w:color w:val="000000" w:themeColor="text1"/>
                <w:sz w:val="16"/>
                <w:szCs w:val="16"/>
              </w:rPr>
              <w:t xml:space="preserve"> 350,000 – 500,000 refugees</w:t>
            </w:r>
          </w:p>
          <w:p w14:paraId="0640FA80"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 xml:space="preserve">First : </w:t>
            </w:r>
            <w:hyperlink r:id="rId165">
              <w:r w:rsidRPr="007B2785">
                <w:rPr>
                  <w:color w:val="000000" w:themeColor="text1"/>
                  <w:sz w:val="16"/>
                  <w:szCs w:val="16"/>
                  <w:u w:val="single"/>
                </w:rPr>
                <w:t>OHCHR</w:t>
              </w:r>
            </w:hyperlink>
            <w:r w:rsidRPr="007B2785">
              <w:rPr>
                <w:color w:val="000000" w:themeColor="text1"/>
                <w:sz w:val="16"/>
                <w:szCs w:val="16"/>
              </w:rPr>
              <w:t xml:space="preserve"> p. 96  </w:t>
            </w:r>
          </w:p>
          <w:p w14:paraId="05D6C656" w14:textId="77777777" w:rsidR="00BA4DBF" w:rsidRPr="007B2785" w:rsidRDefault="00BA4DBF" w:rsidP="00BA4DBF">
            <w:pPr>
              <w:pBdr>
                <w:bottom w:val="single" w:sz="6" w:space="1" w:color="000000"/>
              </w:pBdr>
              <w:spacing w:after="0"/>
              <w:rPr>
                <w:color w:val="000000" w:themeColor="text1"/>
                <w:sz w:val="16"/>
                <w:szCs w:val="16"/>
              </w:rPr>
            </w:pPr>
          </w:p>
          <w:p w14:paraId="2130C561" w14:textId="242294D6" w:rsidR="00BA4DBF" w:rsidRPr="007B2785" w:rsidRDefault="00BA4DBF" w:rsidP="00BA4DBF">
            <w:pPr>
              <w:spacing w:after="0"/>
              <w:rPr>
                <w:color w:val="000000" w:themeColor="text1"/>
                <w:sz w:val="16"/>
                <w:szCs w:val="16"/>
              </w:rPr>
            </w:pPr>
            <w:proofErr w:type="gramStart"/>
            <w:r w:rsidRPr="007B2785">
              <w:rPr>
                <w:color w:val="000000" w:themeColor="text1"/>
                <w:sz w:val="16"/>
                <w:szCs w:val="16"/>
              </w:rPr>
              <w:t>Citation :</w:t>
            </w:r>
            <w:proofErr w:type="gramEnd"/>
            <w:r w:rsidRPr="007B2785">
              <w:rPr>
                <w:color w:val="000000" w:themeColor="text1"/>
                <w:sz w:val="16"/>
                <w:szCs w:val="16"/>
              </w:rPr>
              <w:t xml:space="preserve"> Office of the United Nations High Commissioner for Human Rights. (2010, August). </w:t>
            </w:r>
            <w:r w:rsidRPr="007B2785">
              <w:rPr>
                <w:i/>
                <w:color w:val="000000" w:themeColor="text1"/>
                <w:sz w:val="16"/>
                <w:szCs w:val="16"/>
              </w:rPr>
              <w:t xml:space="preserve">Democratic Republic of the Congo, 1993–2003: Report of the Mapping Exercise documenting the most </w:t>
            </w:r>
            <w:r w:rsidRPr="007B2785">
              <w:rPr>
                <w:i/>
                <w:color w:val="000000" w:themeColor="text1"/>
                <w:sz w:val="16"/>
                <w:szCs w:val="16"/>
              </w:rPr>
              <w:lastRenderedPageBreak/>
              <w:t>serious violations of human rights and international humanitarian law committed within the territory of the Democratic Republic of the Congo between March 1993 and June 2003</w:t>
            </w:r>
            <w:r w:rsidRPr="007B2785">
              <w:rPr>
                <w:color w:val="000000" w:themeColor="text1"/>
                <w:sz w:val="16"/>
                <w:szCs w:val="16"/>
              </w:rPr>
              <w:t xml:space="preserve">. </w:t>
            </w:r>
            <w:hyperlink r:id="rId166">
              <w:r w:rsidRPr="007B2785">
                <w:rPr>
                  <w:color w:val="000000" w:themeColor="text1"/>
                  <w:sz w:val="16"/>
                  <w:szCs w:val="16"/>
                  <w:u w:val="single"/>
                </w:rPr>
                <w:t>https://www.ohchr.org/sites/default/files/Documents/Countries/CD/DRC_MAPPING_REPORT_FINAL_EN.pdf</w:t>
              </w:r>
            </w:hyperlink>
          </w:p>
          <w:p w14:paraId="09163388" w14:textId="4E6C19B2" w:rsidR="00BA4DBF" w:rsidRPr="007B2785" w:rsidRDefault="00E87061" w:rsidP="00BA4DBF">
            <w:pPr>
              <w:spacing w:after="0"/>
              <w:rPr>
                <w:color w:val="000000" w:themeColor="text1"/>
                <w:sz w:val="16"/>
                <w:szCs w:val="16"/>
              </w:rPr>
            </w:pPr>
            <w:hyperlink r:id="rId167">
              <w:r w:rsidR="00BA4DBF" w:rsidRPr="007B2785">
                <w:rPr>
                  <w:color w:val="000000" w:themeColor="text1"/>
                  <w:sz w:val="16"/>
                  <w:szCs w:val="16"/>
                  <w:u w:val="single"/>
                </w:rPr>
                <w:t>OHCHR</w:t>
              </w:r>
            </w:hyperlink>
            <w:r w:rsidR="00BA4DBF" w:rsidRPr="007B2785">
              <w:rPr>
                <w:color w:val="000000" w:themeColor="text1"/>
                <w:sz w:val="16"/>
                <w:szCs w:val="16"/>
              </w:rPr>
              <w:t xml:space="preserve"> Pg. 96 </w:t>
            </w:r>
            <w:proofErr w:type="gramStart"/>
            <w:r w:rsidR="00BA4DBF" w:rsidRPr="007B2785">
              <w:rPr>
                <w:color w:val="000000" w:themeColor="text1"/>
                <w:sz w:val="16"/>
                <w:szCs w:val="16"/>
              </w:rPr>
              <w:t>First :</w:t>
            </w:r>
            <w:proofErr w:type="gramEnd"/>
            <w:r w:rsidR="00BA4DBF" w:rsidRPr="007B2785">
              <w:rPr>
                <w:color w:val="000000" w:themeColor="text1"/>
                <w:sz w:val="16"/>
                <w:szCs w:val="16"/>
              </w:rPr>
              <w:t xml:space="preserve"> 350,000-500,000 refugees crossed the border</w:t>
            </w:r>
          </w:p>
          <w:p w14:paraId="33C3A181" w14:textId="77777777" w:rsidR="00BA4DBF" w:rsidRPr="007B2785" w:rsidRDefault="00BA4DBF" w:rsidP="00BA4DBF">
            <w:pPr>
              <w:spacing w:after="0"/>
              <w:rPr>
                <w:color w:val="000000" w:themeColor="text1"/>
                <w:sz w:val="16"/>
                <w:szCs w:val="16"/>
              </w:rPr>
            </w:pPr>
            <w:proofErr w:type="gramStart"/>
            <w:r w:rsidRPr="007B2785">
              <w:rPr>
                <w:color w:val="000000" w:themeColor="text1"/>
                <w:sz w:val="16"/>
                <w:szCs w:val="16"/>
              </w:rPr>
              <w:t>Second :</w:t>
            </w:r>
            <w:proofErr w:type="gramEnd"/>
            <w:r w:rsidRPr="007B2785">
              <w:rPr>
                <w:color w:val="000000" w:themeColor="text1"/>
                <w:sz w:val="16"/>
                <w:szCs w:val="16"/>
              </w:rPr>
              <w:t xml:space="preserve"> 405,000 refugees/ 800,000 IDPs </w:t>
            </w:r>
          </w:p>
          <w:p w14:paraId="6ABED11E" w14:textId="759311E3" w:rsidR="00BA4DBF" w:rsidRPr="007B2785" w:rsidRDefault="00BA4DBF" w:rsidP="00BA4DBF">
            <w:pPr>
              <w:spacing w:after="0"/>
              <w:rPr>
                <w:color w:val="000000" w:themeColor="text1"/>
                <w:sz w:val="16"/>
                <w:szCs w:val="16"/>
              </w:rPr>
            </w:pPr>
            <w:proofErr w:type="gramStart"/>
            <w:r w:rsidRPr="007B2785">
              <w:rPr>
                <w:color w:val="000000" w:themeColor="text1"/>
                <w:sz w:val="16"/>
                <w:szCs w:val="16"/>
              </w:rPr>
              <w:t>Second :</w:t>
            </w:r>
            <w:proofErr w:type="gramEnd"/>
            <w:r w:rsidRPr="007B2785">
              <w:rPr>
                <w:color w:val="000000" w:themeColor="text1"/>
                <w:sz w:val="16"/>
                <w:szCs w:val="16"/>
              </w:rPr>
              <w:t xml:space="preserve"> UNHCR. (2007, December 3). </w:t>
            </w:r>
            <w:r w:rsidRPr="007B2785">
              <w:rPr>
                <w:i/>
                <w:color w:val="000000" w:themeColor="text1"/>
                <w:sz w:val="16"/>
                <w:szCs w:val="16"/>
              </w:rPr>
              <w:t>DR Congo: Hundreds flee new fighting in North Kivu; UNHCR closes small office</w:t>
            </w:r>
            <w:r w:rsidRPr="007B2785">
              <w:rPr>
                <w:color w:val="000000" w:themeColor="text1"/>
                <w:sz w:val="16"/>
                <w:szCs w:val="16"/>
              </w:rPr>
              <w:t xml:space="preserve"> [News and press release]. </w:t>
            </w:r>
            <w:hyperlink r:id="rId168">
              <w:r w:rsidRPr="007B2785">
                <w:rPr>
                  <w:color w:val="000000" w:themeColor="text1"/>
                  <w:sz w:val="16"/>
                  <w:szCs w:val="16"/>
                  <w:u w:val="single"/>
                </w:rPr>
                <w:t>Relief Web</w:t>
              </w:r>
            </w:hyperlink>
          </w:p>
        </w:tc>
        <w:tc>
          <w:tcPr>
            <w:tcW w:w="1985" w:type="dxa"/>
          </w:tcPr>
          <w:p w14:paraId="35695639" w14:textId="77777777" w:rsidR="00BA4DBF" w:rsidRPr="007B2785" w:rsidRDefault="00BA4DBF" w:rsidP="00BA4DBF">
            <w:pPr>
              <w:spacing w:after="0"/>
              <w:rPr>
                <w:color w:val="000000" w:themeColor="text1"/>
                <w:sz w:val="16"/>
                <w:szCs w:val="16"/>
              </w:rPr>
            </w:pPr>
          </w:p>
          <w:p w14:paraId="251D98E2" w14:textId="77777777" w:rsidR="00BA4DBF" w:rsidRPr="007B2785" w:rsidRDefault="00BA4DBF" w:rsidP="00BA4DBF">
            <w:pPr>
              <w:spacing w:after="0"/>
              <w:rPr>
                <w:color w:val="000000" w:themeColor="text1"/>
                <w:sz w:val="16"/>
                <w:szCs w:val="16"/>
              </w:rPr>
            </w:pPr>
          </w:p>
          <w:p w14:paraId="7B7ED736" w14:textId="77777777" w:rsidR="00BA4DBF" w:rsidRPr="007B2785" w:rsidRDefault="00BA4DBF" w:rsidP="00BA4DBF">
            <w:pPr>
              <w:spacing w:after="0"/>
              <w:rPr>
                <w:color w:val="000000" w:themeColor="text1"/>
                <w:sz w:val="16"/>
                <w:szCs w:val="16"/>
              </w:rPr>
            </w:pPr>
            <w:r w:rsidRPr="007B2785">
              <w:rPr>
                <w:color w:val="000000" w:themeColor="text1"/>
                <w:sz w:val="16"/>
                <w:szCs w:val="16"/>
              </w:rPr>
              <w:t>Peak year: 1996. Displaced: On the order of 500,000–600,000 people were displaced, including the forced return of ~400,000 Rwandan refugees from eastern Zaire (estimates vary) (USCR, 1997).</w:t>
            </w:r>
          </w:p>
          <w:p w14:paraId="4C132CE6" w14:textId="77777777" w:rsidR="00BA4DBF" w:rsidRPr="007B2785" w:rsidRDefault="00BA4DBF" w:rsidP="00BA4DBF">
            <w:pPr>
              <w:spacing w:after="0"/>
              <w:rPr>
                <w:color w:val="000000" w:themeColor="text1"/>
                <w:sz w:val="16"/>
                <w:szCs w:val="16"/>
              </w:rPr>
            </w:pPr>
          </w:p>
          <w:p w14:paraId="375F9B87" w14:textId="77777777" w:rsidR="00BA4DBF" w:rsidRPr="007B2785" w:rsidRDefault="00BA4DBF" w:rsidP="00BA4DBF">
            <w:pPr>
              <w:spacing w:after="0"/>
              <w:rPr>
                <w:color w:val="000000" w:themeColor="text1"/>
                <w:sz w:val="16"/>
                <w:szCs w:val="16"/>
              </w:rPr>
            </w:pPr>
          </w:p>
          <w:p w14:paraId="69DE6B5F"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Peak period: 2002–03. Displaced: Approximately 3.4 million were internally displaced in D.R. Congo at the war’s peak</w:t>
            </w:r>
          </w:p>
          <w:p w14:paraId="14CA19D8" w14:textId="77777777" w:rsidR="00BA4DBF" w:rsidRPr="007B2785" w:rsidRDefault="00BA4DBF" w:rsidP="00BA4DBF">
            <w:pPr>
              <w:spacing w:after="0"/>
              <w:rPr>
                <w:color w:val="000000" w:themeColor="text1"/>
                <w:sz w:val="16"/>
                <w:szCs w:val="16"/>
              </w:rPr>
            </w:pPr>
            <w:r w:rsidRPr="007B2785">
              <w:rPr>
                <w:color w:val="000000" w:themeColor="text1"/>
                <w:sz w:val="16"/>
                <w:szCs w:val="16"/>
              </w:rPr>
              <w:t>reliefweb.int</w:t>
            </w:r>
          </w:p>
          <w:p w14:paraId="284E3063" w14:textId="77777777" w:rsidR="00BA4DBF" w:rsidRPr="007B2785" w:rsidRDefault="00BA4DBF" w:rsidP="00BA4DBF">
            <w:pPr>
              <w:spacing w:after="0"/>
              <w:rPr>
                <w:color w:val="000000" w:themeColor="text1"/>
                <w:sz w:val="16"/>
                <w:szCs w:val="16"/>
              </w:rPr>
            </w:pPr>
            <w:r w:rsidRPr="007B2785">
              <w:rPr>
                <w:color w:val="000000" w:themeColor="text1"/>
                <w:sz w:val="16"/>
                <w:szCs w:val="16"/>
              </w:rPr>
              <w:t>, and around 460,000 Congolese were refugees in neighboring countries (UN OCHA, 2004; IDMC/Brookings, 2004)</w:t>
            </w:r>
          </w:p>
        </w:tc>
      </w:tr>
      <w:tr w:rsidR="00BA4DBF" w:rsidRPr="007B2785" w14:paraId="3ED4E162" w14:textId="77777777" w:rsidTr="0055457E">
        <w:tc>
          <w:tcPr>
            <w:tcW w:w="1412" w:type="dxa"/>
            <w:gridSpan w:val="2"/>
            <w:vAlign w:val="bottom"/>
          </w:tcPr>
          <w:p w14:paraId="3D27E91B"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lastRenderedPageBreak/>
              <w:t>East Timor War</w:t>
            </w:r>
          </w:p>
        </w:tc>
        <w:tc>
          <w:tcPr>
            <w:tcW w:w="1134" w:type="dxa"/>
            <w:vAlign w:val="bottom"/>
          </w:tcPr>
          <w:p w14:paraId="3F2687E0" w14:textId="77777777" w:rsidR="00BA4DBF" w:rsidRPr="007B2785" w:rsidRDefault="00BA4DBF" w:rsidP="00BA4DBF">
            <w:pPr>
              <w:spacing w:after="0"/>
              <w:rPr>
                <w:color w:val="000000" w:themeColor="text1"/>
                <w:sz w:val="16"/>
                <w:szCs w:val="16"/>
              </w:rPr>
            </w:pPr>
            <w:r w:rsidRPr="007B2785">
              <w:rPr>
                <w:color w:val="000000" w:themeColor="text1"/>
                <w:sz w:val="16"/>
                <w:szCs w:val="16"/>
              </w:rPr>
              <w:t>1999-2002</w:t>
            </w:r>
          </w:p>
        </w:tc>
        <w:tc>
          <w:tcPr>
            <w:tcW w:w="992" w:type="dxa"/>
            <w:vAlign w:val="bottom"/>
          </w:tcPr>
          <w:p w14:paraId="443778C3"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250,000-280,000 refugee/ 300,000 IDP/ 225,00 </w:t>
            </w:r>
            <w:proofErr w:type="spellStart"/>
            <w:r w:rsidRPr="007B2785">
              <w:rPr>
                <w:color w:val="000000" w:themeColor="text1"/>
                <w:sz w:val="16"/>
                <w:szCs w:val="16"/>
              </w:rPr>
              <w:t>retunees</w:t>
            </w:r>
            <w:proofErr w:type="spellEnd"/>
            <w:r w:rsidRPr="007B2785">
              <w:rPr>
                <w:color w:val="000000" w:themeColor="text1"/>
                <w:sz w:val="16"/>
                <w:szCs w:val="16"/>
              </w:rPr>
              <w:t xml:space="preserve"> </w:t>
            </w:r>
          </w:p>
        </w:tc>
        <w:tc>
          <w:tcPr>
            <w:tcW w:w="992" w:type="dxa"/>
          </w:tcPr>
          <w:p w14:paraId="1F20A942"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Dolan, C., Large, J., &amp; Obi, N. (2004). </w:t>
            </w:r>
            <w:r w:rsidRPr="007B2785">
              <w:rPr>
                <w:i/>
                <w:color w:val="000000" w:themeColor="text1"/>
                <w:sz w:val="16"/>
                <w:szCs w:val="16"/>
              </w:rPr>
              <w:t xml:space="preserve">Evaluation of UNHCR’s repatriation and reintegration </w:t>
            </w:r>
            <w:proofErr w:type="spellStart"/>
            <w:r w:rsidRPr="007B2785">
              <w:rPr>
                <w:i/>
                <w:color w:val="000000" w:themeColor="text1"/>
                <w:sz w:val="16"/>
                <w:szCs w:val="16"/>
              </w:rPr>
              <w:t>programme</w:t>
            </w:r>
            <w:proofErr w:type="spellEnd"/>
            <w:r w:rsidRPr="007B2785">
              <w:rPr>
                <w:i/>
                <w:color w:val="000000" w:themeColor="text1"/>
                <w:sz w:val="16"/>
                <w:szCs w:val="16"/>
              </w:rPr>
              <w:t xml:space="preserve"> in East Timor, 1999–2003</w:t>
            </w:r>
            <w:r w:rsidRPr="007B2785">
              <w:rPr>
                <w:color w:val="000000" w:themeColor="text1"/>
                <w:sz w:val="16"/>
                <w:szCs w:val="16"/>
              </w:rPr>
              <w:t xml:space="preserve">. United Nations High </w:t>
            </w:r>
            <w:r w:rsidRPr="007B2785">
              <w:rPr>
                <w:color w:val="000000" w:themeColor="text1"/>
                <w:sz w:val="16"/>
                <w:szCs w:val="16"/>
              </w:rPr>
              <w:lastRenderedPageBreak/>
              <w:t>Commissioner for Refugees (UNHCR), Evaluation and Policy Analysis Unit. Retrieved from </w:t>
            </w:r>
            <w:hyperlink r:id="rId169">
              <w:r w:rsidRPr="007B2785">
                <w:rPr>
                  <w:color w:val="000000" w:themeColor="text1"/>
                  <w:sz w:val="16"/>
                  <w:szCs w:val="16"/>
                  <w:u w:val="single"/>
                </w:rPr>
                <w:t>https://www.unhcr.org/research/evalreports/403f62e17/evaluation-unhcrs-repatriation-reintegration-programme-east-timor-1999-2003.html</w:t>
              </w:r>
            </w:hyperlink>
          </w:p>
          <w:p w14:paraId="430A0957" w14:textId="77777777" w:rsidR="00BA4DBF" w:rsidRPr="007B2785" w:rsidRDefault="00BA4DBF" w:rsidP="00BA4DBF">
            <w:pPr>
              <w:tabs>
                <w:tab w:val="left" w:pos="5550"/>
              </w:tabs>
              <w:spacing w:after="0"/>
              <w:rPr>
                <w:color w:val="000000" w:themeColor="text1"/>
                <w:sz w:val="16"/>
                <w:szCs w:val="16"/>
              </w:rPr>
            </w:pPr>
          </w:p>
          <w:p w14:paraId="73152991" w14:textId="77777777" w:rsidR="00BA4DBF" w:rsidRPr="007B2785" w:rsidRDefault="00BA4DBF" w:rsidP="00BA4DBF">
            <w:pPr>
              <w:tabs>
                <w:tab w:val="left" w:pos="5550"/>
              </w:tabs>
              <w:spacing w:after="0"/>
              <w:rPr>
                <w:color w:val="000000" w:themeColor="text1"/>
                <w:sz w:val="16"/>
                <w:szCs w:val="16"/>
              </w:rPr>
            </w:pPr>
            <w:proofErr w:type="spellStart"/>
            <w:r w:rsidRPr="007B2785">
              <w:rPr>
                <w:color w:val="000000" w:themeColor="text1"/>
                <w:sz w:val="16"/>
                <w:szCs w:val="16"/>
              </w:rPr>
              <w:t>Pg</w:t>
            </w:r>
            <w:proofErr w:type="spellEnd"/>
            <w:r w:rsidRPr="007B2785">
              <w:rPr>
                <w:color w:val="000000" w:themeColor="text1"/>
                <w:sz w:val="16"/>
                <w:szCs w:val="16"/>
              </w:rPr>
              <w:t xml:space="preserve"> </w:t>
            </w:r>
          </w:p>
        </w:tc>
        <w:tc>
          <w:tcPr>
            <w:tcW w:w="993" w:type="dxa"/>
          </w:tcPr>
          <w:p w14:paraId="0DE88D26"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500,000</w:t>
            </w:r>
          </w:p>
        </w:tc>
        <w:tc>
          <w:tcPr>
            <w:tcW w:w="1134" w:type="dxa"/>
          </w:tcPr>
          <w:p w14:paraId="2D7BACD1" w14:textId="77777777" w:rsidR="00BA4DBF" w:rsidRPr="007B2785" w:rsidRDefault="00BA4DBF" w:rsidP="00BA4DBF">
            <w:pPr>
              <w:spacing w:after="0"/>
              <w:rPr>
                <w:color w:val="000000" w:themeColor="text1"/>
                <w:sz w:val="16"/>
                <w:szCs w:val="16"/>
              </w:rPr>
            </w:pPr>
            <w:r w:rsidRPr="007B2785">
              <w:rPr>
                <w:color w:val="000000" w:themeColor="text1"/>
                <w:sz w:val="16"/>
                <w:szCs w:val="16"/>
              </w:rPr>
              <w:t>U.N. Peacekeeping Report</w:t>
            </w:r>
          </w:p>
          <w:p w14:paraId="7CA1A8BC" w14:textId="77777777" w:rsidR="00BA4DBF" w:rsidRPr="007B2785" w:rsidRDefault="00BA4DBF" w:rsidP="00BA4DBF">
            <w:pPr>
              <w:spacing w:after="0"/>
              <w:rPr>
                <w:color w:val="000000" w:themeColor="text1"/>
                <w:sz w:val="16"/>
                <w:szCs w:val="16"/>
              </w:rPr>
            </w:pPr>
          </w:p>
          <w:p w14:paraId="60D33A31"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https://peacekeeping.un.org/en/mission/past/etimor/UntaetB.htm</w:t>
            </w:r>
          </w:p>
        </w:tc>
        <w:tc>
          <w:tcPr>
            <w:tcW w:w="1701" w:type="dxa"/>
            <w:shd w:val="clear" w:color="auto" w:fill="E6E6E6"/>
          </w:tcPr>
          <w:p w14:paraId="226C5A6C" w14:textId="77777777" w:rsidR="00BA4DBF" w:rsidRPr="007B2785" w:rsidRDefault="00BA4DBF" w:rsidP="00BA4DBF">
            <w:pPr>
              <w:spacing w:after="0"/>
              <w:rPr>
                <w:color w:val="000000" w:themeColor="text1"/>
                <w:sz w:val="16"/>
                <w:szCs w:val="16"/>
              </w:rPr>
            </w:pPr>
            <w:r w:rsidRPr="007B2785">
              <w:rPr>
                <w:color w:val="000000" w:themeColor="text1"/>
                <w:sz w:val="16"/>
                <w:szCs w:val="16"/>
              </w:rPr>
              <w:t>550-580 k</w:t>
            </w:r>
          </w:p>
          <w:p w14:paraId="31D594F0" w14:textId="77777777" w:rsidR="00BA4DBF" w:rsidRPr="007B2785" w:rsidRDefault="00BA4DBF" w:rsidP="00BA4DBF">
            <w:pPr>
              <w:spacing w:after="0"/>
              <w:rPr>
                <w:color w:val="000000" w:themeColor="text1"/>
                <w:sz w:val="16"/>
                <w:szCs w:val="16"/>
              </w:rPr>
            </w:pPr>
          </w:p>
          <w:p w14:paraId="69BF7B66"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250,000-280,000 refugees/ 300,000 IDPs </w:t>
            </w:r>
          </w:p>
        </w:tc>
        <w:tc>
          <w:tcPr>
            <w:tcW w:w="1842" w:type="dxa"/>
            <w:shd w:val="clear" w:color="auto" w:fill="E6E6E6"/>
          </w:tcPr>
          <w:p w14:paraId="71EDEB71" w14:textId="77777777" w:rsidR="00BA4DBF" w:rsidRPr="007B2785" w:rsidRDefault="00BA4DBF" w:rsidP="00BA4DBF">
            <w:pPr>
              <w:spacing w:after="0"/>
              <w:rPr>
                <w:color w:val="000000" w:themeColor="text1"/>
                <w:sz w:val="16"/>
                <w:szCs w:val="16"/>
              </w:rPr>
            </w:pPr>
            <w:r w:rsidRPr="007B2785">
              <w:rPr>
                <w:color w:val="000000" w:themeColor="text1"/>
                <w:sz w:val="16"/>
                <w:szCs w:val="16"/>
              </w:rPr>
              <w:t>Dolan, C., Large, J., &amp; Obi, N. (2004). </w:t>
            </w:r>
            <w:r w:rsidRPr="007B2785">
              <w:rPr>
                <w:i/>
                <w:color w:val="000000" w:themeColor="text1"/>
                <w:sz w:val="16"/>
                <w:szCs w:val="16"/>
              </w:rPr>
              <w:t xml:space="preserve">Evaluation of UNHCR’s repatriation and reintegration </w:t>
            </w:r>
            <w:proofErr w:type="spellStart"/>
            <w:r w:rsidRPr="007B2785">
              <w:rPr>
                <w:i/>
                <w:color w:val="000000" w:themeColor="text1"/>
                <w:sz w:val="16"/>
                <w:szCs w:val="16"/>
              </w:rPr>
              <w:t>programme</w:t>
            </w:r>
            <w:proofErr w:type="spellEnd"/>
            <w:r w:rsidRPr="007B2785">
              <w:rPr>
                <w:i/>
                <w:color w:val="000000" w:themeColor="text1"/>
                <w:sz w:val="16"/>
                <w:szCs w:val="16"/>
              </w:rPr>
              <w:t xml:space="preserve"> in East Timor, 1999-2003</w:t>
            </w:r>
            <w:r w:rsidRPr="007B2785">
              <w:rPr>
                <w:color w:val="000000" w:themeColor="text1"/>
                <w:sz w:val="16"/>
                <w:szCs w:val="16"/>
              </w:rPr>
              <w:t>. UNHCR.</w:t>
            </w:r>
          </w:p>
          <w:p w14:paraId="4F6E43C3" w14:textId="77777777" w:rsidR="00BA4DBF" w:rsidRPr="007B2785" w:rsidRDefault="00BA4DBF" w:rsidP="00BA4DBF">
            <w:pPr>
              <w:spacing w:after="0"/>
              <w:rPr>
                <w:color w:val="000000" w:themeColor="text1"/>
                <w:sz w:val="16"/>
                <w:szCs w:val="16"/>
              </w:rPr>
            </w:pPr>
            <w:r w:rsidRPr="007B2785">
              <w:rPr>
                <w:color w:val="000000" w:themeColor="text1"/>
                <w:sz w:val="16"/>
                <w:szCs w:val="16"/>
              </w:rPr>
              <w:t>p.12</w:t>
            </w:r>
          </w:p>
        </w:tc>
        <w:tc>
          <w:tcPr>
            <w:tcW w:w="1843" w:type="dxa"/>
          </w:tcPr>
          <w:p w14:paraId="542A7777"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250,000 refugees/ 18,000 repatriated/ 500,000 IDPs initially, the final number is unknown but likely higher. </w:t>
            </w:r>
            <w:hyperlink r:id="rId170">
              <w:r w:rsidRPr="007B2785">
                <w:rPr>
                  <w:color w:val="000000" w:themeColor="text1"/>
                  <w:sz w:val="16"/>
                  <w:szCs w:val="16"/>
                  <w:u w:val="single"/>
                </w:rPr>
                <w:t>Link</w:t>
              </w:r>
            </w:hyperlink>
          </w:p>
        </w:tc>
        <w:tc>
          <w:tcPr>
            <w:tcW w:w="1985" w:type="dxa"/>
          </w:tcPr>
          <w:p w14:paraId="7C35F215" w14:textId="77777777" w:rsidR="00BA4DBF" w:rsidRPr="007B2785" w:rsidRDefault="00BA4DBF" w:rsidP="00BA4DBF">
            <w:pPr>
              <w:spacing w:after="0"/>
              <w:rPr>
                <w:color w:val="000000" w:themeColor="text1"/>
                <w:sz w:val="16"/>
                <w:szCs w:val="16"/>
              </w:rPr>
            </w:pPr>
            <w:r w:rsidRPr="007B2785">
              <w:rPr>
                <w:color w:val="000000" w:themeColor="text1"/>
                <w:sz w:val="16"/>
                <w:szCs w:val="16"/>
              </w:rPr>
              <w:t>Peak year: 1999. Displaced: Approximately 200,000 East Timorese (a quarter of the population) were forcibly deported or fled to West Timor (Indonesia) in late 1999</w:t>
            </w:r>
          </w:p>
          <w:p w14:paraId="3C951860" w14:textId="77777777" w:rsidR="00BA4DBF" w:rsidRPr="007B2785" w:rsidRDefault="00BA4DBF" w:rsidP="00BA4DBF">
            <w:pPr>
              <w:spacing w:after="0"/>
              <w:rPr>
                <w:color w:val="000000" w:themeColor="text1"/>
                <w:sz w:val="16"/>
                <w:szCs w:val="16"/>
              </w:rPr>
            </w:pPr>
            <w:r w:rsidRPr="007B2785">
              <w:rPr>
                <w:color w:val="000000" w:themeColor="text1"/>
                <w:sz w:val="16"/>
                <w:szCs w:val="16"/>
              </w:rPr>
              <w:t>U.N. Mission estimates, 2000)</w:t>
            </w:r>
          </w:p>
        </w:tc>
      </w:tr>
      <w:tr w:rsidR="00BA4DBF" w:rsidRPr="007B2785" w14:paraId="298C9B59" w14:textId="77777777" w:rsidTr="0055457E">
        <w:tc>
          <w:tcPr>
            <w:tcW w:w="1412" w:type="dxa"/>
            <w:gridSpan w:val="2"/>
            <w:vAlign w:val="bottom"/>
          </w:tcPr>
          <w:p w14:paraId="07D74386"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Colombia FARC Insurgency </w:t>
            </w:r>
          </w:p>
          <w:p w14:paraId="684613C4" w14:textId="77777777" w:rsidR="00BA4DBF" w:rsidRPr="007B2785" w:rsidRDefault="00BA4DBF" w:rsidP="00BA4DBF">
            <w:pPr>
              <w:spacing w:after="0"/>
              <w:rPr>
                <w:b/>
                <w:color w:val="000000" w:themeColor="text1"/>
                <w:sz w:val="16"/>
                <w:szCs w:val="16"/>
              </w:rPr>
            </w:pPr>
          </w:p>
          <w:p w14:paraId="637126DC" w14:textId="77777777" w:rsidR="00BA4DBF" w:rsidRPr="007B2785" w:rsidRDefault="00BA4DBF" w:rsidP="00BA4DBF">
            <w:pPr>
              <w:spacing w:after="0"/>
              <w:rPr>
                <w:b/>
                <w:color w:val="000000" w:themeColor="text1"/>
                <w:sz w:val="16"/>
                <w:szCs w:val="16"/>
              </w:rPr>
            </w:pPr>
          </w:p>
          <w:p w14:paraId="06ECABE7" w14:textId="77777777" w:rsidR="00BA4DBF" w:rsidRPr="007B2785" w:rsidRDefault="00BA4DBF" w:rsidP="00BA4DBF">
            <w:pPr>
              <w:spacing w:after="0"/>
              <w:rPr>
                <w:b/>
                <w:color w:val="000000" w:themeColor="text1"/>
                <w:sz w:val="16"/>
                <w:szCs w:val="16"/>
              </w:rPr>
            </w:pPr>
          </w:p>
          <w:p w14:paraId="408B7890" w14:textId="77777777" w:rsidR="00BA4DBF" w:rsidRPr="007B2785" w:rsidRDefault="00BA4DBF" w:rsidP="00BA4DBF">
            <w:pPr>
              <w:spacing w:after="0"/>
              <w:rPr>
                <w:b/>
                <w:color w:val="000000" w:themeColor="text1"/>
                <w:sz w:val="16"/>
                <w:szCs w:val="16"/>
              </w:rPr>
            </w:pPr>
          </w:p>
          <w:p w14:paraId="419CF644" w14:textId="77777777" w:rsidR="00BA4DBF" w:rsidRPr="007B2785" w:rsidRDefault="00BA4DBF" w:rsidP="00BA4DBF">
            <w:pPr>
              <w:spacing w:after="0"/>
              <w:rPr>
                <w:b/>
                <w:color w:val="000000" w:themeColor="text1"/>
                <w:sz w:val="16"/>
                <w:szCs w:val="16"/>
              </w:rPr>
            </w:pPr>
          </w:p>
          <w:p w14:paraId="3DA07342" w14:textId="77777777" w:rsidR="00BA4DBF" w:rsidRPr="007B2785" w:rsidRDefault="00BA4DBF" w:rsidP="00BA4DBF">
            <w:pPr>
              <w:spacing w:after="0"/>
              <w:rPr>
                <w:b/>
                <w:color w:val="000000" w:themeColor="text1"/>
                <w:sz w:val="16"/>
                <w:szCs w:val="16"/>
              </w:rPr>
            </w:pPr>
          </w:p>
          <w:p w14:paraId="4F727BAC" w14:textId="77777777" w:rsidR="00BA4DBF" w:rsidRPr="007B2785" w:rsidRDefault="00BA4DBF" w:rsidP="00BA4DBF">
            <w:pPr>
              <w:spacing w:after="0"/>
              <w:rPr>
                <w:b/>
                <w:color w:val="000000" w:themeColor="text1"/>
                <w:sz w:val="16"/>
                <w:szCs w:val="16"/>
              </w:rPr>
            </w:pPr>
          </w:p>
          <w:p w14:paraId="75FF675F" w14:textId="77777777" w:rsidR="00BA4DBF" w:rsidRPr="007B2785" w:rsidRDefault="00BA4DBF" w:rsidP="00BA4DBF">
            <w:pPr>
              <w:spacing w:after="0"/>
              <w:rPr>
                <w:b/>
                <w:color w:val="000000" w:themeColor="text1"/>
                <w:sz w:val="16"/>
                <w:szCs w:val="16"/>
              </w:rPr>
            </w:pPr>
          </w:p>
          <w:p w14:paraId="622DAB4F" w14:textId="77777777" w:rsidR="00BA4DBF" w:rsidRPr="007B2785" w:rsidRDefault="00BA4DBF" w:rsidP="00BA4DBF">
            <w:pPr>
              <w:spacing w:after="0"/>
              <w:rPr>
                <w:b/>
                <w:color w:val="000000" w:themeColor="text1"/>
                <w:sz w:val="16"/>
                <w:szCs w:val="16"/>
              </w:rPr>
            </w:pPr>
          </w:p>
        </w:tc>
        <w:tc>
          <w:tcPr>
            <w:tcW w:w="1134" w:type="dxa"/>
            <w:vAlign w:val="bottom"/>
          </w:tcPr>
          <w:p w14:paraId="0D11E306" w14:textId="77777777" w:rsidR="00BA4DBF" w:rsidRPr="007B2785" w:rsidRDefault="00BA4DBF" w:rsidP="00BA4DBF">
            <w:pPr>
              <w:spacing w:after="0"/>
              <w:rPr>
                <w:color w:val="000000" w:themeColor="text1"/>
                <w:sz w:val="16"/>
                <w:szCs w:val="16"/>
              </w:rPr>
            </w:pPr>
            <w:r w:rsidRPr="007B2785">
              <w:rPr>
                <w:color w:val="000000" w:themeColor="text1"/>
                <w:sz w:val="16"/>
                <w:szCs w:val="16"/>
              </w:rPr>
              <w:t>2000-16</w:t>
            </w:r>
          </w:p>
          <w:p w14:paraId="023F112F" w14:textId="77777777" w:rsidR="00BA4DBF" w:rsidRPr="007B2785" w:rsidRDefault="00BA4DBF" w:rsidP="00BA4DBF">
            <w:pPr>
              <w:spacing w:after="0"/>
              <w:rPr>
                <w:color w:val="000000" w:themeColor="text1"/>
                <w:sz w:val="16"/>
                <w:szCs w:val="16"/>
              </w:rPr>
            </w:pPr>
          </w:p>
          <w:p w14:paraId="4882EDCC" w14:textId="77777777" w:rsidR="00BA4DBF" w:rsidRPr="007B2785" w:rsidRDefault="00BA4DBF" w:rsidP="00BA4DBF">
            <w:pPr>
              <w:spacing w:after="0"/>
              <w:rPr>
                <w:color w:val="000000" w:themeColor="text1"/>
                <w:sz w:val="16"/>
                <w:szCs w:val="16"/>
              </w:rPr>
            </w:pPr>
          </w:p>
          <w:p w14:paraId="61E98E04" w14:textId="77777777" w:rsidR="00BA4DBF" w:rsidRPr="007B2785" w:rsidRDefault="00BA4DBF" w:rsidP="00BA4DBF">
            <w:pPr>
              <w:spacing w:after="0"/>
              <w:rPr>
                <w:color w:val="000000" w:themeColor="text1"/>
                <w:sz w:val="16"/>
                <w:szCs w:val="16"/>
              </w:rPr>
            </w:pPr>
          </w:p>
          <w:p w14:paraId="57FA174D" w14:textId="77777777" w:rsidR="00BA4DBF" w:rsidRPr="007B2785" w:rsidRDefault="00BA4DBF" w:rsidP="00BA4DBF">
            <w:pPr>
              <w:spacing w:after="0"/>
              <w:rPr>
                <w:color w:val="000000" w:themeColor="text1"/>
                <w:sz w:val="16"/>
                <w:szCs w:val="16"/>
              </w:rPr>
            </w:pPr>
          </w:p>
          <w:p w14:paraId="305CDBBC" w14:textId="77777777" w:rsidR="00BA4DBF" w:rsidRPr="007B2785" w:rsidRDefault="00BA4DBF" w:rsidP="00BA4DBF">
            <w:pPr>
              <w:spacing w:after="0"/>
              <w:rPr>
                <w:color w:val="000000" w:themeColor="text1"/>
                <w:sz w:val="16"/>
                <w:szCs w:val="16"/>
              </w:rPr>
            </w:pPr>
          </w:p>
          <w:p w14:paraId="75669150" w14:textId="77777777" w:rsidR="00BA4DBF" w:rsidRPr="007B2785" w:rsidRDefault="00BA4DBF" w:rsidP="00BA4DBF">
            <w:pPr>
              <w:spacing w:after="0"/>
              <w:rPr>
                <w:color w:val="000000" w:themeColor="text1"/>
                <w:sz w:val="16"/>
                <w:szCs w:val="16"/>
              </w:rPr>
            </w:pPr>
          </w:p>
          <w:p w14:paraId="7AE197FB" w14:textId="77777777" w:rsidR="00BA4DBF" w:rsidRPr="007B2785" w:rsidRDefault="00BA4DBF" w:rsidP="00BA4DBF">
            <w:pPr>
              <w:spacing w:after="0"/>
              <w:rPr>
                <w:color w:val="000000" w:themeColor="text1"/>
                <w:sz w:val="16"/>
                <w:szCs w:val="16"/>
              </w:rPr>
            </w:pPr>
          </w:p>
          <w:p w14:paraId="3B906402" w14:textId="77777777" w:rsidR="00BA4DBF" w:rsidRPr="007B2785" w:rsidRDefault="00BA4DBF" w:rsidP="00BA4DBF">
            <w:pPr>
              <w:spacing w:after="0"/>
              <w:rPr>
                <w:color w:val="000000" w:themeColor="text1"/>
                <w:sz w:val="16"/>
                <w:szCs w:val="16"/>
              </w:rPr>
            </w:pPr>
          </w:p>
          <w:p w14:paraId="2D5962E4" w14:textId="77777777" w:rsidR="00BA4DBF" w:rsidRPr="007B2785" w:rsidRDefault="00BA4DBF" w:rsidP="00BA4DBF">
            <w:pPr>
              <w:spacing w:after="0"/>
              <w:rPr>
                <w:color w:val="000000" w:themeColor="text1"/>
                <w:sz w:val="16"/>
                <w:szCs w:val="16"/>
              </w:rPr>
            </w:pPr>
          </w:p>
          <w:p w14:paraId="59338737" w14:textId="77777777" w:rsidR="00BA4DBF" w:rsidRPr="007B2785" w:rsidRDefault="00BA4DBF" w:rsidP="00BA4DBF">
            <w:pPr>
              <w:spacing w:after="0"/>
              <w:rPr>
                <w:color w:val="000000" w:themeColor="text1"/>
                <w:sz w:val="16"/>
                <w:szCs w:val="16"/>
              </w:rPr>
            </w:pPr>
          </w:p>
        </w:tc>
        <w:tc>
          <w:tcPr>
            <w:tcW w:w="992" w:type="dxa"/>
            <w:vAlign w:val="bottom"/>
          </w:tcPr>
          <w:p w14:paraId="28D72046" w14:textId="77777777" w:rsidR="00BA4DBF" w:rsidRPr="007B2785" w:rsidRDefault="00BA4DBF" w:rsidP="00BA4DBF">
            <w:pPr>
              <w:spacing w:after="0"/>
              <w:rPr>
                <w:color w:val="000000" w:themeColor="text1"/>
                <w:sz w:val="16"/>
                <w:szCs w:val="16"/>
              </w:rPr>
            </w:pPr>
            <w:r w:rsidRPr="007B2785">
              <w:rPr>
                <w:color w:val="000000" w:themeColor="text1"/>
                <w:sz w:val="16"/>
                <w:szCs w:val="16"/>
              </w:rPr>
              <w:t>4-5.7 million</w:t>
            </w:r>
          </w:p>
          <w:p w14:paraId="5FFDE85B" w14:textId="77777777" w:rsidR="00BA4DBF" w:rsidRPr="007B2785" w:rsidRDefault="00BA4DBF" w:rsidP="00BA4DBF">
            <w:pPr>
              <w:spacing w:after="0"/>
              <w:rPr>
                <w:color w:val="000000" w:themeColor="text1"/>
                <w:sz w:val="16"/>
                <w:szCs w:val="16"/>
              </w:rPr>
            </w:pPr>
          </w:p>
          <w:p w14:paraId="2AC7DD7A" w14:textId="77777777" w:rsidR="00BA4DBF" w:rsidRPr="007B2785" w:rsidRDefault="00BA4DBF" w:rsidP="00BA4DBF">
            <w:pPr>
              <w:spacing w:after="0"/>
              <w:rPr>
                <w:color w:val="000000" w:themeColor="text1"/>
                <w:sz w:val="16"/>
                <w:szCs w:val="16"/>
              </w:rPr>
            </w:pPr>
            <w:r w:rsidRPr="007B2785">
              <w:rPr>
                <w:color w:val="000000" w:themeColor="text1"/>
                <w:sz w:val="16"/>
                <w:szCs w:val="16"/>
              </w:rPr>
              <w:t>“3.6 million internally displaced persons (IDPs),</w:t>
            </w:r>
          </w:p>
          <w:p w14:paraId="508852CF"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 as well as 113,233 refugees, 282,344 people in</w:t>
            </w:r>
          </w:p>
          <w:p w14:paraId="18DD9F9A" w14:textId="77777777" w:rsidR="00BA4DBF" w:rsidRPr="007B2785" w:rsidRDefault="00BA4DBF" w:rsidP="00BA4DBF">
            <w:pPr>
              <w:spacing w:after="0"/>
              <w:rPr>
                <w:color w:val="000000" w:themeColor="text1"/>
                <w:sz w:val="16"/>
                <w:szCs w:val="16"/>
              </w:rPr>
            </w:pPr>
            <w:r w:rsidRPr="007B2785">
              <w:rPr>
                <w:color w:val="000000" w:themeColor="text1"/>
                <w:sz w:val="16"/>
                <w:szCs w:val="16"/>
              </w:rPr>
              <w:t>refugee-like situations, and 59,954 asylum seekers” (Vidal-</w:t>
            </w:r>
            <w:r w:rsidRPr="007B2785">
              <w:rPr>
                <w:color w:val="000000" w:themeColor="text1"/>
                <w:sz w:val="16"/>
                <w:szCs w:val="16"/>
              </w:rPr>
              <w:lastRenderedPageBreak/>
              <w:t>Lopez 2012, p.4)</w:t>
            </w:r>
          </w:p>
          <w:p w14:paraId="0940869A" w14:textId="77777777" w:rsidR="00BA4DBF" w:rsidRPr="007B2785" w:rsidRDefault="00BA4DBF" w:rsidP="00BA4DBF">
            <w:pPr>
              <w:spacing w:after="0"/>
              <w:rPr>
                <w:color w:val="000000" w:themeColor="text1"/>
                <w:sz w:val="16"/>
                <w:szCs w:val="16"/>
              </w:rPr>
            </w:pPr>
          </w:p>
          <w:p w14:paraId="0B788981" w14:textId="77777777" w:rsidR="00BA4DBF" w:rsidRPr="007B2785" w:rsidRDefault="00BA4DBF" w:rsidP="00BA4DBF">
            <w:pPr>
              <w:spacing w:after="0"/>
              <w:rPr>
                <w:color w:val="000000" w:themeColor="text1"/>
                <w:sz w:val="16"/>
                <w:szCs w:val="16"/>
              </w:rPr>
            </w:pPr>
          </w:p>
          <w:p w14:paraId="2A3FDF40" w14:textId="77777777" w:rsidR="00BA4DBF" w:rsidRPr="007B2785" w:rsidRDefault="00BA4DBF" w:rsidP="00BA4DBF">
            <w:pPr>
              <w:spacing w:after="0"/>
              <w:rPr>
                <w:color w:val="000000" w:themeColor="text1"/>
                <w:sz w:val="16"/>
                <w:szCs w:val="16"/>
              </w:rPr>
            </w:pPr>
            <w:r w:rsidRPr="007B2785">
              <w:rPr>
                <w:color w:val="000000" w:themeColor="text1"/>
                <w:sz w:val="16"/>
                <w:szCs w:val="16"/>
              </w:rPr>
              <w:t>“220,000 dead, 25,000 disappeared, and 5.7 million displaced over the last half century.”</w:t>
            </w:r>
          </w:p>
          <w:p w14:paraId="6F64555E"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Council on Foreign Relations, “Colombia’s Civil Conflict,” January 11, 2017, </w:t>
            </w:r>
            <w:proofErr w:type="spellStart"/>
            <w:r w:rsidRPr="007B2785">
              <w:rPr>
                <w:color w:val="000000" w:themeColor="text1"/>
                <w:sz w:val="16"/>
                <w:szCs w:val="16"/>
              </w:rPr>
              <w:t>n.p.</w:t>
            </w:r>
            <w:proofErr w:type="spellEnd"/>
          </w:p>
          <w:p w14:paraId="772BDD0C" w14:textId="77777777" w:rsidR="00BA4DBF" w:rsidRPr="007B2785" w:rsidRDefault="00BA4DBF" w:rsidP="00BA4DBF">
            <w:pPr>
              <w:spacing w:after="0"/>
              <w:rPr>
                <w:color w:val="000000" w:themeColor="text1"/>
                <w:sz w:val="16"/>
                <w:szCs w:val="16"/>
              </w:rPr>
            </w:pPr>
          </w:p>
          <w:p w14:paraId="68CC16C2" w14:textId="77777777" w:rsidR="00BA4DBF" w:rsidRPr="007B2785" w:rsidRDefault="00BA4DBF" w:rsidP="00BA4DBF">
            <w:pPr>
              <w:spacing w:after="0"/>
              <w:rPr>
                <w:color w:val="000000" w:themeColor="text1"/>
                <w:sz w:val="16"/>
                <w:szCs w:val="16"/>
              </w:rPr>
            </w:pPr>
          </w:p>
        </w:tc>
        <w:tc>
          <w:tcPr>
            <w:tcW w:w="992" w:type="dxa"/>
          </w:tcPr>
          <w:p w14:paraId="789204FD" w14:textId="77777777" w:rsidR="00BA4DBF" w:rsidRPr="007B2785" w:rsidRDefault="00BA4DBF" w:rsidP="00BA4DBF">
            <w:pPr>
              <w:tabs>
                <w:tab w:val="left" w:pos="5550"/>
              </w:tabs>
              <w:spacing w:after="0"/>
              <w:rPr>
                <w:color w:val="000000" w:themeColor="text1"/>
                <w:sz w:val="16"/>
                <w:szCs w:val="16"/>
              </w:rPr>
            </w:pPr>
          </w:p>
          <w:p w14:paraId="14D64910" w14:textId="77777777" w:rsidR="00BA4DBF" w:rsidRPr="007B2785" w:rsidRDefault="00BA4DBF" w:rsidP="00BA4DBF">
            <w:pPr>
              <w:tabs>
                <w:tab w:val="left" w:pos="5550"/>
              </w:tabs>
              <w:spacing w:after="0"/>
              <w:rPr>
                <w:color w:val="000000" w:themeColor="text1"/>
                <w:sz w:val="16"/>
                <w:szCs w:val="16"/>
              </w:rPr>
            </w:pPr>
          </w:p>
          <w:p w14:paraId="7BBD94B2"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Vidal-López, R. (2012). Truth-telling and internal displacement in Colombia. </w:t>
            </w:r>
            <w:r w:rsidRPr="007B2785">
              <w:rPr>
                <w:i/>
                <w:color w:val="000000" w:themeColor="text1"/>
                <w:sz w:val="16"/>
                <w:szCs w:val="16"/>
              </w:rPr>
              <w:t>Case Studies on Transitional Justice and Displacement. New York: Internation</w:t>
            </w:r>
            <w:r w:rsidRPr="007B2785">
              <w:rPr>
                <w:i/>
                <w:color w:val="000000" w:themeColor="text1"/>
                <w:sz w:val="16"/>
                <w:szCs w:val="16"/>
              </w:rPr>
              <w:lastRenderedPageBreak/>
              <w:t xml:space="preserve">al Center </w:t>
            </w:r>
            <w:proofErr w:type="spellStart"/>
            <w:r w:rsidRPr="007B2785">
              <w:rPr>
                <w:i/>
                <w:color w:val="000000" w:themeColor="text1"/>
                <w:sz w:val="16"/>
                <w:szCs w:val="16"/>
              </w:rPr>
              <w:t>forTransitional</w:t>
            </w:r>
            <w:proofErr w:type="spellEnd"/>
            <w:r w:rsidRPr="007B2785">
              <w:rPr>
                <w:i/>
                <w:color w:val="000000" w:themeColor="text1"/>
                <w:sz w:val="16"/>
                <w:szCs w:val="16"/>
              </w:rPr>
              <w:t xml:space="preserve"> Justice and Brookings-LSE</w:t>
            </w:r>
            <w:r w:rsidRPr="007B2785">
              <w:rPr>
                <w:color w:val="000000" w:themeColor="text1"/>
                <w:sz w:val="16"/>
                <w:szCs w:val="16"/>
              </w:rPr>
              <w:t>.</w:t>
            </w:r>
          </w:p>
        </w:tc>
        <w:tc>
          <w:tcPr>
            <w:tcW w:w="993" w:type="dxa"/>
          </w:tcPr>
          <w:p w14:paraId="32FE5F1C" w14:textId="77777777" w:rsidR="00BA4DBF" w:rsidRPr="007B2785" w:rsidRDefault="00BA4DBF" w:rsidP="00BA4DBF">
            <w:pPr>
              <w:spacing w:after="0"/>
              <w:rPr>
                <w:color w:val="000000" w:themeColor="text1"/>
                <w:sz w:val="16"/>
                <w:szCs w:val="16"/>
              </w:rPr>
            </w:pPr>
          </w:p>
          <w:p w14:paraId="6393851E" w14:textId="77777777" w:rsidR="00BA4DBF" w:rsidRPr="007B2785" w:rsidRDefault="00BA4DBF" w:rsidP="00BA4DBF">
            <w:pPr>
              <w:spacing w:after="0"/>
              <w:rPr>
                <w:color w:val="000000" w:themeColor="text1"/>
                <w:sz w:val="16"/>
                <w:szCs w:val="16"/>
              </w:rPr>
            </w:pPr>
            <w:r w:rsidRPr="007B2785">
              <w:rPr>
                <w:color w:val="000000" w:themeColor="text1"/>
                <w:sz w:val="16"/>
                <w:szCs w:val="16"/>
              </w:rPr>
              <w:t>9 million since 1985</w:t>
            </w:r>
          </w:p>
          <w:p w14:paraId="2D66C8D6" w14:textId="77777777" w:rsidR="00BA4DBF" w:rsidRPr="007B2785" w:rsidRDefault="00BA4DBF" w:rsidP="00BA4DBF">
            <w:pPr>
              <w:spacing w:after="0"/>
              <w:rPr>
                <w:color w:val="000000" w:themeColor="text1"/>
                <w:sz w:val="16"/>
                <w:szCs w:val="16"/>
              </w:rPr>
            </w:pPr>
          </w:p>
          <w:p w14:paraId="5B3373A9" w14:textId="77777777" w:rsidR="00BA4DBF" w:rsidRPr="007B2785" w:rsidRDefault="00BA4DBF" w:rsidP="00BA4DBF">
            <w:pPr>
              <w:spacing w:after="0"/>
              <w:rPr>
                <w:color w:val="000000" w:themeColor="text1"/>
                <w:sz w:val="16"/>
                <w:szCs w:val="16"/>
              </w:rPr>
            </w:pPr>
            <w:r w:rsidRPr="007B2785">
              <w:rPr>
                <w:color w:val="000000" w:themeColor="text1"/>
                <w:sz w:val="16"/>
                <w:szCs w:val="16"/>
              </w:rPr>
              <w:t>(8 million IDPs and 1 million refugees)</w:t>
            </w:r>
          </w:p>
          <w:p w14:paraId="5FE903E4" w14:textId="77777777" w:rsidR="00BA4DBF" w:rsidRPr="007B2785" w:rsidRDefault="00BA4DBF" w:rsidP="00BA4DBF">
            <w:pPr>
              <w:spacing w:after="0"/>
              <w:rPr>
                <w:color w:val="000000" w:themeColor="text1"/>
                <w:sz w:val="16"/>
                <w:szCs w:val="16"/>
              </w:rPr>
            </w:pPr>
          </w:p>
          <w:p w14:paraId="09473871" w14:textId="77777777" w:rsidR="00BA4DBF" w:rsidRPr="007B2785" w:rsidRDefault="00BA4DBF" w:rsidP="00BA4DBF">
            <w:pPr>
              <w:spacing w:after="0"/>
              <w:rPr>
                <w:color w:val="000000" w:themeColor="text1"/>
                <w:sz w:val="16"/>
                <w:szCs w:val="16"/>
              </w:rPr>
            </w:pPr>
          </w:p>
          <w:p w14:paraId="0C4D0F23" w14:textId="77777777" w:rsidR="00BA4DBF" w:rsidRPr="007B2785" w:rsidRDefault="00BA4DBF" w:rsidP="00BA4DBF">
            <w:pPr>
              <w:spacing w:after="0"/>
              <w:rPr>
                <w:color w:val="000000" w:themeColor="text1"/>
                <w:sz w:val="16"/>
                <w:szCs w:val="16"/>
              </w:rPr>
            </w:pPr>
            <w:r w:rsidRPr="007B2785">
              <w:rPr>
                <w:color w:val="000000" w:themeColor="text1"/>
                <w:sz w:val="16"/>
                <w:szCs w:val="16"/>
              </w:rPr>
              <w:t>Including 4 million children; 5 million women</w:t>
            </w:r>
          </w:p>
          <w:p w14:paraId="034A5B27" w14:textId="77777777" w:rsidR="00BA4DBF" w:rsidRPr="007B2785" w:rsidRDefault="00BA4DBF" w:rsidP="00BA4DBF">
            <w:pPr>
              <w:spacing w:after="0"/>
              <w:rPr>
                <w:color w:val="000000" w:themeColor="text1"/>
                <w:sz w:val="16"/>
                <w:szCs w:val="16"/>
              </w:rPr>
            </w:pPr>
            <w:r w:rsidRPr="007B2785">
              <w:rPr>
                <w:color w:val="000000" w:themeColor="text1"/>
                <w:sz w:val="16"/>
                <w:szCs w:val="16"/>
              </w:rPr>
              <w:t>(p.27)</w:t>
            </w:r>
          </w:p>
          <w:p w14:paraId="5697ABCD" w14:textId="77777777" w:rsidR="00BA4DBF" w:rsidRPr="007B2785" w:rsidRDefault="00BA4DBF" w:rsidP="00BA4DBF">
            <w:pPr>
              <w:spacing w:after="0"/>
              <w:rPr>
                <w:color w:val="000000" w:themeColor="text1"/>
                <w:sz w:val="16"/>
                <w:szCs w:val="16"/>
              </w:rPr>
            </w:pPr>
          </w:p>
          <w:p w14:paraId="13A6C001" w14:textId="77777777" w:rsidR="00BA4DBF" w:rsidRPr="007B2785" w:rsidRDefault="00BA4DBF" w:rsidP="00BA4DBF">
            <w:pPr>
              <w:spacing w:after="0"/>
              <w:rPr>
                <w:color w:val="000000" w:themeColor="text1"/>
                <w:sz w:val="16"/>
                <w:szCs w:val="16"/>
              </w:rPr>
            </w:pPr>
          </w:p>
          <w:p w14:paraId="7F209963" w14:textId="77777777" w:rsidR="00BA4DBF" w:rsidRPr="007B2785" w:rsidRDefault="00BA4DBF" w:rsidP="00BA4DBF">
            <w:pPr>
              <w:spacing w:after="0"/>
              <w:rPr>
                <w:color w:val="000000" w:themeColor="text1"/>
                <w:sz w:val="16"/>
                <w:szCs w:val="16"/>
              </w:rPr>
            </w:pPr>
          </w:p>
          <w:p w14:paraId="20A95F8E" w14:textId="77777777" w:rsidR="00BA4DBF" w:rsidRPr="007B2785" w:rsidRDefault="00BA4DBF" w:rsidP="00BA4DBF">
            <w:pPr>
              <w:spacing w:after="0"/>
              <w:rPr>
                <w:color w:val="000000" w:themeColor="text1"/>
                <w:sz w:val="16"/>
                <w:szCs w:val="16"/>
              </w:rPr>
            </w:pPr>
          </w:p>
          <w:p w14:paraId="1CC39657" w14:textId="77777777" w:rsidR="00BA4DBF" w:rsidRPr="007B2785" w:rsidRDefault="00BA4DBF" w:rsidP="00BA4DBF">
            <w:pPr>
              <w:spacing w:after="0"/>
              <w:rPr>
                <w:color w:val="000000" w:themeColor="text1"/>
                <w:sz w:val="16"/>
                <w:szCs w:val="16"/>
              </w:rPr>
            </w:pPr>
          </w:p>
          <w:p w14:paraId="166B5396" w14:textId="77777777" w:rsidR="00BA4DBF" w:rsidRPr="007B2785" w:rsidRDefault="00BA4DBF" w:rsidP="00BA4DBF">
            <w:pPr>
              <w:spacing w:after="0"/>
              <w:rPr>
                <w:color w:val="000000" w:themeColor="text1"/>
                <w:sz w:val="16"/>
                <w:szCs w:val="16"/>
              </w:rPr>
            </w:pPr>
          </w:p>
          <w:p w14:paraId="2E725C03" w14:textId="77777777" w:rsidR="00BA4DBF" w:rsidRPr="007B2785" w:rsidRDefault="00BA4DBF" w:rsidP="00BA4DBF">
            <w:pPr>
              <w:spacing w:after="0"/>
              <w:rPr>
                <w:color w:val="000000" w:themeColor="text1"/>
                <w:sz w:val="16"/>
                <w:szCs w:val="16"/>
              </w:rPr>
            </w:pPr>
          </w:p>
          <w:p w14:paraId="7440B39B" w14:textId="77777777" w:rsidR="00BA4DBF" w:rsidRPr="007B2785" w:rsidRDefault="00BA4DBF" w:rsidP="00BA4DBF">
            <w:pPr>
              <w:spacing w:after="0"/>
              <w:rPr>
                <w:color w:val="000000" w:themeColor="text1"/>
                <w:sz w:val="16"/>
                <w:szCs w:val="16"/>
              </w:rPr>
            </w:pPr>
          </w:p>
          <w:p w14:paraId="71373D50" w14:textId="77777777" w:rsidR="00BA4DBF" w:rsidRPr="007B2785" w:rsidRDefault="00BA4DBF" w:rsidP="00BA4DBF">
            <w:pPr>
              <w:spacing w:after="0"/>
              <w:rPr>
                <w:color w:val="000000" w:themeColor="text1"/>
                <w:sz w:val="16"/>
                <w:szCs w:val="16"/>
              </w:rPr>
            </w:pPr>
          </w:p>
          <w:p w14:paraId="6F381794" w14:textId="77777777" w:rsidR="00BA4DBF" w:rsidRPr="007B2785" w:rsidRDefault="00BA4DBF" w:rsidP="00BA4DBF">
            <w:pPr>
              <w:spacing w:after="0"/>
              <w:rPr>
                <w:color w:val="000000" w:themeColor="text1"/>
                <w:sz w:val="16"/>
                <w:szCs w:val="16"/>
              </w:rPr>
            </w:pPr>
          </w:p>
          <w:p w14:paraId="55ED69CC" w14:textId="77777777" w:rsidR="00BA4DBF" w:rsidRPr="007B2785" w:rsidRDefault="00BA4DBF" w:rsidP="00BA4DBF">
            <w:pPr>
              <w:spacing w:after="0"/>
              <w:rPr>
                <w:color w:val="000000" w:themeColor="text1"/>
                <w:sz w:val="16"/>
                <w:szCs w:val="16"/>
              </w:rPr>
            </w:pPr>
          </w:p>
          <w:p w14:paraId="100099A5" w14:textId="77777777" w:rsidR="00BA4DBF" w:rsidRPr="007B2785" w:rsidRDefault="00BA4DBF" w:rsidP="00BA4DBF">
            <w:pPr>
              <w:spacing w:after="0"/>
              <w:rPr>
                <w:color w:val="000000" w:themeColor="text1"/>
                <w:sz w:val="16"/>
                <w:szCs w:val="16"/>
              </w:rPr>
            </w:pPr>
          </w:p>
          <w:p w14:paraId="0212FCF4" w14:textId="77777777" w:rsidR="00BA4DBF" w:rsidRPr="007B2785" w:rsidRDefault="00BA4DBF" w:rsidP="00BA4DBF">
            <w:pPr>
              <w:spacing w:after="0"/>
              <w:rPr>
                <w:color w:val="000000" w:themeColor="text1"/>
                <w:sz w:val="16"/>
                <w:szCs w:val="16"/>
              </w:rPr>
            </w:pPr>
          </w:p>
          <w:p w14:paraId="2D7EBDFC" w14:textId="77777777" w:rsidR="00BA4DBF" w:rsidRPr="007B2785" w:rsidRDefault="00BA4DBF" w:rsidP="00BA4DBF">
            <w:pPr>
              <w:spacing w:after="0"/>
              <w:rPr>
                <w:color w:val="000000" w:themeColor="text1"/>
                <w:sz w:val="16"/>
                <w:szCs w:val="16"/>
              </w:rPr>
            </w:pPr>
          </w:p>
          <w:p w14:paraId="724B3FDE" w14:textId="77777777" w:rsidR="00BA4DBF" w:rsidRPr="007B2785" w:rsidRDefault="00BA4DBF" w:rsidP="00BA4DBF">
            <w:pPr>
              <w:spacing w:after="0"/>
              <w:rPr>
                <w:color w:val="000000" w:themeColor="text1"/>
                <w:sz w:val="16"/>
                <w:szCs w:val="16"/>
              </w:rPr>
            </w:pPr>
          </w:p>
          <w:p w14:paraId="2805AB2D" w14:textId="77777777" w:rsidR="00BA4DBF" w:rsidRPr="007B2785" w:rsidRDefault="00BA4DBF" w:rsidP="00BA4DBF">
            <w:pPr>
              <w:spacing w:after="0"/>
              <w:rPr>
                <w:color w:val="000000" w:themeColor="text1"/>
                <w:sz w:val="16"/>
                <w:szCs w:val="16"/>
              </w:rPr>
            </w:pPr>
          </w:p>
          <w:p w14:paraId="7C84B862" w14:textId="35E05EAE" w:rsidR="00BA4DBF" w:rsidRPr="007B2785" w:rsidRDefault="00BA4DBF" w:rsidP="00BA4DBF">
            <w:pPr>
              <w:spacing w:after="0"/>
              <w:rPr>
                <w:color w:val="000000" w:themeColor="text1"/>
                <w:sz w:val="16"/>
                <w:szCs w:val="16"/>
              </w:rPr>
            </w:pPr>
            <w:r w:rsidRPr="007B2785">
              <w:rPr>
                <w:color w:val="000000" w:themeColor="text1"/>
                <w:sz w:val="16"/>
                <w:szCs w:val="16"/>
              </w:rPr>
              <w:t>7.2 Million IDP</w:t>
            </w:r>
          </w:p>
        </w:tc>
        <w:tc>
          <w:tcPr>
            <w:tcW w:w="1134" w:type="dxa"/>
          </w:tcPr>
          <w:p w14:paraId="72FC7691" w14:textId="2022B152"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w:t>
            </w:r>
            <w:proofErr w:type="spellStart"/>
            <w:r w:rsidRPr="007B2785">
              <w:rPr>
                <w:color w:val="000000" w:themeColor="text1"/>
                <w:sz w:val="16"/>
                <w:szCs w:val="16"/>
              </w:rPr>
              <w:t>Basta</w:t>
            </w:r>
            <w:proofErr w:type="spellEnd"/>
            <w:r w:rsidRPr="007B2785">
              <w:rPr>
                <w:color w:val="000000" w:themeColor="text1"/>
                <w:sz w:val="16"/>
                <w:szCs w:val="16"/>
              </w:rPr>
              <w:t xml:space="preserve"> </w:t>
            </w:r>
            <w:proofErr w:type="spellStart"/>
            <w:r w:rsidRPr="007B2785">
              <w:rPr>
                <w:color w:val="000000" w:themeColor="text1"/>
                <w:sz w:val="16"/>
                <w:szCs w:val="16"/>
              </w:rPr>
              <w:t>Ya</w:t>
            </w:r>
            <w:proofErr w:type="spellEnd"/>
            <w:r w:rsidRPr="007B2785">
              <w:rPr>
                <w:color w:val="000000" w:themeColor="text1"/>
                <w:sz w:val="16"/>
                <w:szCs w:val="16"/>
              </w:rPr>
              <w:t xml:space="preserve">” of the Centro Nacional de Memoria </w:t>
            </w:r>
            <w:proofErr w:type="spellStart"/>
            <w:r w:rsidRPr="007B2785">
              <w:rPr>
                <w:color w:val="000000" w:themeColor="text1"/>
                <w:sz w:val="16"/>
                <w:szCs w:val="16"/>
              </w:rPr>
              <w:t>Histórica</w:t>
            </w:r>
            <w:proofErr w:type="spellEnd"/>
          </w:p>
          <w:p w14:paraId="5A5D9B59"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Commission for the Clariﬁcation of Truth, </w:t>
            </w:r>
          </w:p>
          <w:p w14:paraId="541D9D24"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Coexistence and Non-Repetition 2022, “There is Future if there is truth: Final Report, Great Call for a Peace Declaration of the </w:t>
            </w:r>
            <w:r w:rsidRPr="007B2785">
              <w:rPr>
                <w:color w:val="000000" w:themeColor="text1"/>
                <w:sz w:val="16"/>
                <w:szCs w:val="16"/>
              </w:rPr>
              <w:lastRenderedPageBreak/>
              <w:t>Commission for the Clarification</w:t>
            </w:r>
          </w:p>
          <w:p w14:paraId="33BA56B0" w14:textId="7B9D027D" w:rsidR="00BA4DBF" w:rsidRPr="007B2785" w:rsidRDefault="00BA4DBF" w:rsidP="00BA4DBF">
            <w:pPr>
              <w:spacing w:after="0"/>
              <w:rPr>
                <w:color w:val="000000" w:themeColor="text1"/>
                <w:sz w:val="16"/>
                <w:szCs w:val="16"/>
              </w:rPr>
            </w:pPr>
            <w:r w:rsidRPr="007B2785">
              <w:rPr>
                <w:color w:val="000000" w:themeColor="text1"/>
                <w:sz w:val="16"/>
                <w:szCs w:val="16"/>
              </w:rPr>
              <w:t xml:space="preserve">of Truth, Coexistence and Non-Repetition,” </w:t>
            </w:r>
            <w:proofErr w:type="spellStart"/>
            <w:r w:rsidRPr="007B2785">
              <w:rPr>
                <w:color w:val="000000" w:themeColor="text1"/>
                <w:sz w:val="16"/>
                <w:szCs w:val="16"/>
              </w:rPr>
              <w:t>Comision</w:t>
            </w:r>
            <w:proofErr w:type="spellEnd"/>
            <w:r w:rsidRPr="007B2785">
              <w:rPr>
                <w:color w:val="000000" w:themeColor="text1"/>
                <w:sz w:val="16"/>
                <w:szCs w:val="16"/>
              </w:rPr>
              <w:t xml:space="preserve"> de la </w:t>
            </w:r>
            <w:proofErr w:type="spellStart"/>
            <w:r w:rsidRPr="007B2785">
              <w:rPr>
                <w:color w:val="000000" w:themeColor="text1"/>
                <w:sz w:val="16"/>
                <w:szCs w:val="16"/>
              </w:rPr>
              <w:t>Verdad</w:t>
            </w:r>
            <w:proofErr w:type="spellEnd"/>
            <w:r w:rsidRPr="007B2785">
              <w:rPr>
                <w:color w:val="000000" w:themeColor="text1"/>
                <w:sz w:val="16"/>
                <w:szCs w:val="16"/>
              </w:rPr>
              <w:t xml:space="preserve">. </w:t>
            </w:r>
          </w:p>
          <w:p w14:paraId="0E9C689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Selin </w:t>
            </w:r>
            <w:proofErr w:type="spellStart"/>
            <w:r w:rsidRPr="007B2785">
              <w:rPr>
                <w:color w:val="000000" w:themeColor="text1"/>
                <w:sz w:val="16"/>
                <w:szCs w:val="16"/>
              </w:rPr>
              <w:t>Okyay</w:t>
            </w:r>
            <w:proofErr w:type="spellEnd"/>
            <w:r w:rsidRPr="007B2785">
              <w:rPr>
                <w:color w:val="000000" w:themeColor="text1"/>
                <w:sz w:val="16"/>
                <w:szCs w:val="16"/>
              </w:rPr>
              <w:t xml:space="preserve">, A., </w:t>
            </w:r>
            <w:proofErr w:type="spellStart"/>
            <w:r w:rsidRPr="007B2785">
              <w:rPr>
                <w:color w:val="000000" w:themeColor="text1"/>
                <w:sz w:val="16"/>
                <w:szCs w:val="16"/>
              </w:rPr>
              <w:t>Barana</w:t>
            </w:r>
            <w:proofErr w:type="spellEnd"/>
            <w:r w:rsidRPr="007B2785">
              <w:rPr>
                <w:color w:val="000000" w:themeColor="text1"/>
                <w:sz w:val="16"/>
                <w:szCs w:val="16"/>
              </w:rPr>
              <w:t>, L., &amp; Boland, C. E. (2023). </w:t>
            </w:r>
            <w:r w:rsidRPr="007B2785">
              <w:rPr>
                <w:i/>
                <w:color w:val="000000" w:themeColor="text1"/>
                <w:sz w:val="16"/>
                <w:szCs w:val="16"/>
              </w:rPr>
              <w:t xml:space="preserve">Moving Towards Europe: Diverse Trajectories and Multidimensional Drivers of Migration Across the Mediterranean and the </w:t>
            </w:r>
            <w:proofErr w:type="gramStart"/>
            <w:r w:rsidRPr="007B2785">
              <w:rPr>
                <w:i/>
                <w:color w:val="000000" w:themeColor="text1"/>
                <w:sz w:val="16"/>
                <w:szCs w:val="16"/>
              </w:rPr>
              <w:t>Atlantic</w:t>
            </w:r>
            <w:r w:rsidRPr="007B2785">
              <w:rPr>
                <w:color w:val="000000" w:themeColor="text1"/>
                <w:sz w:val="16"/>
                <w:szCs w:val="16"/>
              </w:rPr>
              <w:t>(</w:t>
            </w:r>
            <w:proofErr w:type="gramEnd"/>
            <w:r w:rsidRPr="007B2785">
              <w:rPr>
                <w:color w:val="000000" w:themeColor="text1"/>
                <w:sz w:val="16"/>
                <w:szCs w:val="16"/>
              </w:rPr>
              <w:t>p. 342). Peter Lang International Academic Publishers.</w:t>
            </w:r>
            <w:r w:rsidRPr="007B2785">
              <w:rPr>
                <w:color w:val="000000" w:themeColor="text1"/>
                <w:sz w:val="16"/>
                <w:szCs w:val="16"/>
              </w:rPr>
              <w:br/>
              <w:t>p.248</w:t>
            </w:r>
          </w:p>
        </w:tc>
        <w:tc>
          <w:tcPr>
            <w:tcW w:w="1701" w:type="dxa"/>
            <w:shd w:val="clear" w:color="auto" w:fill="E6E6E6"/>
          </w:tcPr>
          <w:p w14:paraId="21645938"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6.5-7.4 million</w:t>
            </w:r>
          </w:p>
          <w:p w14:paraId="21BF8B51" w14:textId="77777777" w:rsidR="00BA4DBF" w:rsidRPr="007B2785" w:rsidRDefault="00BA4DBF" w:rsidP="00BA4DBF">
            <w:pPr>
              <w:spacing w:after="0"/>
              <w:rPr>
                <w:color w:val="000000" w:themeColor="text1"/>
                <w:sz w:val="16"/>
                <w:szCs w:val="16"/>
              </w:rPr>
            </w:pPr>
          </w:p>
          <w:p w14:paraId="4C507153" w14:textId="77777777" w:rsidR="00BA4DBF" w:rsidRPr="007B2785" w:rsidRDefault="00BA4DBF" w:rsidP="00BA4DBF">
            <w:pPr>
              <w:spacing w:after="0"/>
              <w:rPr>
                <w:color w:val="000000" w:themeColor="text1"/>
                <w:sz w:val="16"/>
                <w:szCs w:val="16"/>
              </w:rPr>
            </w:pPr>
            <w:r w:rsidRPr="007B2785">
              <w:rPr>
                <w:color w:val="000000" w:themeColor="text1"/>
                <w:sz w:val="16"/>
                <w:szCs w:val="16"/>
              </w:rPr>
              <w:t>6.5 million</w:t>
            </w:r>
          </w:p>
          <w:p w14:paraId="45186142" w14:textId="77777777" w:rsidR="00BA4DBF" w:rsidRPr="007B2785" w:rsidRDefault="00BA4DBF" w:rsidP="00BA4DBF">
            <w:pPr>
              <w:spacing w:after="0"/>
              <w:rPr>
                <w:color w:val="000000" w:themeColor="text1"/>
                <w:sz w:val="16"/>
                <w:szCs w:val="16"/>
              </w:rPr>
            </w:pPr>
            <w:r w:rsidRPr="007B2785">
              <w:rPr>
                <w:color w:val="000000" w:themeColor="text1"/>
                <w:sz w:val="16"/>
                <w:szCs w:val="16"/>
              </w:rPr>
              <w:t>(including 300-400,000 UNHCR-registered refugees)</w:t>
            </w:r>
          </w:p>
          <w:p w14:paraId="5357EE3A" w14:textId="77777777" w:rsidR="00BA4DBF" w:rsidRPr="007B2785" w:rsidRDefault="00BA4DBF" w:rsidP="00BA4DBF">
            <w:pPr>
              <w:spacing w:after="0"/>
              <w:rPr>
                <w:color w:val="000000" w:themeColor="text1"/>
                <w:sz w:val="16"/>
                <w:szCs w:val="16"/>
              </w:rPr>
            </w:pPr>
          </w:p>
          <w:p w14:paraId="6F5B0B52" w14:textId="77777777" w:rsidR="00BA4DBF" w:rsidRPr="007B2785" w:rsidRDefault="00BA4DBF" w:rsidP="00BA4DBF">
            <w:pPr>
              <w:spacing w:after="0"/>
              <w:rPr>
                <w:color w:val="000000" w:themeColor="text1"/>
                <w:sz w:val="16"/>
                <w:szCs w:val="16"/>
              </w:rPr>
            </w:pPr>
          </w:p>
          <w:p w14:paraId="12CE4A58" w14:textId="77777777" w:rsidR="00BA4DBF" w:rsidRPr="007B2785" w:rsidRDefault="00BA4DBF" w:rsidP="00BA4DBF">
            <w:pPr>
              <w:spacing w:after="0"/>
              <w:rPr>
                <w:color w:val="000000" w:themeColor="text1"/>
                <w:sz w:val="16"/>
                <w:szCs w:val="16"/>
              </w:rPr>
            </w:pPr>
          </w:p>
          <w:p w14:paraId="0F06C7B2" w14:textId="77777777" w:rsidR="00BA4DBF" w:rsidRPr="007B2785" w:rsidRDefault="00BA4DBF" w:rsidP="00BA4DBF">
            <w:pPr>
              <w:spacing w:after="0"/>
              <w:rPr>
                <w:color w:val="000000" w:themeColor="text1"/>
                <w:sz w:val="16"/>
                <w:szCs w:val="16"/>
              </w:rPr>
            </w:pPr>
          </w:p>
          <w:p w14:paraId="1227B436" w14:textId="77777777" w:rsidR="00BA4DBF" w:rsidRPr="007B2785" w:rsidRDefault="00BA4DBF" w:rsidP="00BA4DBF">
            <w:pPr>
              <w:spacing w:after="0"/>
              <w:rPr>
                <w:color w:val="000000" w:themeColor="text1"/>
                <w:sz w:val="16"/>
                <w:szCs w:val="16"/>
              </w:rPr>
            </w:pPr>
          </w:p>
          <w:p w14:paraId="1839261B" w14:textId="77777777" w:rsidR="00BA4DBF" w:rsidRPr="007B2785" w:rsidRDefault="00BA4DBF" w:rsidP="00BA4DBF">
            <w:pPr>
              <w:spacing w:after="0"/>
              <w:rPr>
                <w:color w:val="000000" w:themeColor="text1"/>
                <w:sz w:val="16"/>
                <w:szCs w:val="16"/>
              </w:rPr>
            </w:pPr>
          </w:p>
          <w:p w14:paraId="63778CE8" w14:textId="77777777" w:rsidR="00BA4DBF" w:rsidRPr="007B2785" w:rsidRDefault="00BA4DBF" w:rsidP="00BA4DBF">
            <w:pPr>
              <w:spacing w:after="0"/>
              <w:rPr>
                <w:color w:val="000000" w:themeColor="text1"/>
                <w:sz w:val="16"/>
                <w:szCs w:val="16"/>
              </w:rPr>
            </w:pPr>
          </w:p>
          <w:p w14:paraId="7C659BD6" w14:textId="77777777" w:rsidR="00BA4DBF" w:rsidRPr="007B2785" w:rsidRDefault="00BA4DBF" w:rsidP="00BA4DBF">
            <w:pPr>
              <w:spacing w:after="0"/>
              <w:rPr>
                <w:color w:val="000000" w:themeColor="text1"/>
                <w:sz w:val="16"/>
                <w:szCs w:val="16"/>
              </w:rPr>
            </w:pPr>
          </w:p>
          <w:p w14:paraId="61184EBC" w14:textId="77777777" w:rsidR="00BA4DBF" w:rsidRPr="007B2785" w:rsidRDefault="00BA4DBF" w:rsidP="00BA4DBF">
            <w:pPr>
              <w:spacing w:after="0"/>
              <w:rPr>
                <w:color w:val="000000" w:themeColor="text1"/>
                <w:sz w:val="16"/>
                <w:szCs w:val="16"/>
              </w:rPr>
            </w:pPr>
          </w:p>
          <w:p w14:paraId="7C917502" w14:textId="77777777" w:rsidR="00BA4DBF" w:rsidRPr="007B2785" w:rsidRDefault="00BA4DBF" w:rsidP="00BA4DBF">
            <w:pPr>
              <w:spacing w:after="0"/>
              <w:rPr>
                <w:color w:val="000000" w:themeColor="text1"/>
                <w:sz w:val="16"/>
                <w:szCs w:val="16"/>
              </w:rPr>
            </w:pPr>
          </w:p>
          <w:p w14:paraId="7342D173" w14:textId="77777777" w:rsidR="00BA4DBF" w:rsidRPr="007B2785" w:rsidRDefault="00BA4DBF" w:rsidP="00BA4DBF">
            <w:pPr>
              <w:spacing w:after="0"/>
              <w:rPr>
                <w:color w:val="000000" w:themeColor="text1"/>
                <w:sz w:val="16"/>
                <w:szCs w:val="16"/>
              </w:rPr>
            </w:pPr>
          </w:p>
          <w:p w14:paraId="656A0F34" w14:textId="77777777" w:rsidR="00BA4DBF" w:rsidRPr="007B2785" w:rsidRDefault="00BA4DBF" w:rsidP="00BA4DBF">
            <w:pPr>
              <w:spacing w:after="0"/>
              <w:rPr>
                <w:color w:val="000000" w:themeColor="text1"/>
                <w:sz w:val="16"/>
                <w:szCs w:val="16"/>
              </w:rPr>
            </w:pPr>
          </w:p>
          <w:p w14:paraId="30D6236B" w14:textId="77777777" w:rsidR="00BA4DBF" w:rsidRPr="007B2785" w:rsidRDefault="00BA4DBF" w:rsidP="00BA4DBF">
            <w:pPr>
              <w:spacing w:after="0"/>
              <w:rPr>
                <w:color w:val="000000" w:themeColor="text1"/>
                <w:sz w:val="16"/>
                <w:szCs w:val="16"/>
              </w:rPr>
            </w:pPr>
          </w:p>
          <w:p w14:paraId="22199E6F" w14:textId="77777777" w:rsidR="00BA4DBF" w:rsidRPr="007B2785" w:rsidRDefault="00BA4DBF" w:rsidP="00BA4DBF">
            <w:pPr>
              <w:spacing w:after="0"/>
              <w:rPr>
                <w:color w:val="000000" w:themeColor="text1"/>
                <w:sz w:val="16"/>
                <w:szCs w:val="16"/>
              </w:rPr>
            </w:pPr>
          </w:p>
          <w:p w14:paraId="4BDFC4A4" w14:textId="77777777" w:rsidR="00BA4DBF" w:rsidRPr="007B2785" w:rsidRDefault="00BA4DBF" w:rsidP="00BA4DBF">
            <w:pPr>
              <w:spacing w:after="0"/>
              <w:rPr>
                <w:color w:val="000000" w:themeColor="text1"/>
                <w:sz w:val="16"/>
                <w:szCs w:val="16"/>
              </w:rPr>
            </w:pPr>
          </w:p>
          <w:p w14:paraId="6287A9E2" w14:textId="77777777" w:rsidR="00BA4DBF" w:rsidRPr="007B2785" w:rsidRDefault="00BA4DBF" w:rsidP="00BA4DBF">
            <w:pPr>
              <w:spacing w:after="0"/>
              <w:rPr>
                <w:color w:val="000000" w:themeColor="text1"/>
                <w:sz w:val="16"/>
                <w:szCs w:val="16"/>
              </w:rPr>
            </w:pPr>
            <w:r w:rsidRPr="007B2785">
              <w:rPr>
                <w:color w:val="000000" w:themeColor="text1"/>
                <w:sz w:val="16"/>
                <w:szCs w:val="16"/>
              </w:rPr>
              <w:t>7.358,248 displaced</w:t>
            </w:r>
          </w:p>
          <w:p w14:paraId="098D28EF" w14:textId="77777777" w:rsidR="00BA4DBF" w:rsidRPr="007B2785" w:rsidRDefault="00BA4DBF" w:rsidP="00BA4DBF">
            <w:pPr>
              <w:spacing w:after="0"/>
              <w:rPr>
                <w:color w:val="000000" w:themeColor="text1"/>
                <w:sz w:val="16"/>
                <w:szCs w:val="16"/>
              </w:rPr>
            </w:pPr>
          </w:p>
          <w:p w14:paraId="07680689" w14:textId="77777777" w:rsidR="00BA4DBF" w:rsidRPr="007B2785" w:rsidRDefault="00BA4DBF" w:rsidP="00BA4DBF">
            <w:pPr>
              <w:spacing w:after="0"/>
              <w:rPr>
                <w:color w:val="000000" w:themeColor="text1"/>
                <w:sz w:val="16"/>
                <w:szCs w:val="16"/>
              </w:rPr>
            </w:pPr>
          </w:p>
          <w:p w14:paraId="3CCF619A" w14:textId="77777777" w:rsidR="00BA4DBF" w:rsidRPr="007B2785" w:rsidRDefault="00BA4DBF" w:rsidP="00BA4DBF">
            <w:pPr>
              <w:spacing w:after="0"/>
              <w:rPr>
                <w:color w:val="000000" w:themeColor="text1"/>
                <w:sz w:val="16"/>
                <w:szCs w:val="16"/>
              </w:rPr>
            </w:pPr>
          </w:p>
          <w:p w14:paraId="7AE034BF" w14:textId="77777777" w:rsidR="00BA4DBF" w:rsidRPr="007B2785" w:rsidRDefault="00BA4DBF" w:rsidP="00BA4DBF">
            <w:pPr>
              <w:spacing w:after="0"/>
              <w:rPr>
                <w:color w:val="000000" w:themeColor="text1"/>
                <w:sz w:val="16"/>
                <w:szCs w:val="16"/>
              </w:rPr>
            </w:pPr>
          </w:p>
          <w:p w14:paraId="0654817F" w14:textId="77777777" w:rsidR="00BA4DBF" w:rsidRPr="007B2785" w:rsidRDefault="00BA4DBF" w:rsidP="00BA4DBF">
            <w:pPr>
              <w:spacing w:after="0"/>
              <w:rPr>
                <w:color w:val="000000" w:themeColor="text1"/>
                <w:sz w:val="16"/>
                <w:szCs w:val="16"/>
              </w:rPr>
            </w:pPr>
          </w:p>
          <w:p w14:paraId="72F88D38" w14:textId="77777777" w:rsidR="00BA4DBF" w:rsidRPr="007B2785" w:rsidRDefault="00BA4DBF" w:rsidP="00BA4DBF">
            <w:pPr>
              <w:spacing w:after="0"/>
              <w:rPr>
                <w:color w:val="000000" w:themeColor="text1"/>
                <w:sz w:val="16"/>
                <w:szCs w:val="16"/>
              </w:rPr>
            </w:pPr>
          </w:p>
          <w:p w14:paraId="09DD0592" w14:textId="77777777" w:rsidR="00BA4DBF" w:rsidRPr="007B2785" w:rsidRDefault="00BA4DBF" w:rsidP="00BA4DBF">
            <w:pPr>
              <w:spacing w:after="0"/>
              <w:rPr>
                <w:color w:val="000000" w:themeColor="text1"/>
                <w:sz w:val="16"/>
                <w:szCs w:val="16"/>
              </w:rPr>
            </w:pPr>
          </w:p>
          <w:p w14:paraId="7F2B710D" w14:textId="77777777" w:rsidR="00BA4DBF" w:rsidRPr="007B2785" w:rsidRDefault="00BA4DBF" w:rsidP="00BA4DBF">
            <w:pPr>
              <w:spacing w:after="0"/>
              <w:rPr>
                <w:color w:val="000000" w:themeColor="text1"/>
                <w:sz w:val="16"/>
                <w:szCs w:val="16"/>
              </w:rPr>
            </w:pPr>
            <w:r w:rsidRPr="007B2785">
              <w:rPr>
                <w:color w:val="000000" w:themeColor="text1"/>
                <w:sz w:val="16"/>
                <w:szCs w:val="16"/>
              </w:rPr>
              <w:t>World’s largest IDP population in 2016</w:t>
            </w:r>
          </w:p>
        </w:tc>
        <w:tc>
          <w:tcPr>
            <w:tcW w:w="1842" w:type="dxa"/>
            <w:shd w:val="clear" w:color="auto" w:fill="E6E6E6"/>
          </w:tcPr>
          <w:p w14:paraId="409CF6B6" w14:textId="77777777" w:rsidR="00BA4DBF" w:rsidRPr="007B2785" w:rsidRDefault="00BA4DBF" w:rsidP="00BA4DBF">
            <w:pPr>
              <w:spacing w:after="0"/>
              <w:rPr>
                <w:color w:val="000000" w:themeColor="text1"/>
                <w:sz w:val="16"/>
                <w:szCs w:val="16"/>
              </w:rPr>
            </w:pPr>
          </w:p>
          <w:p w14:paraId="60B168AD" w14:textId="77777777" w:rsidR="00BA4DBF" w:rsidRPr="007B2785" w:rsidRDefault="00BA4DBF" w:rsidP="00BA4DBF">
            <w:pPr>
              <w:spacing w:after="0"/>
              <w:rPr>
                <w:color w:val="000000" w:themeColor="text1"/>
                <w:sz w:val="16"/>
                <w:szCs w:val="16"/>
              </w:rPr>
            </w:pPr>
          </w:p>
          <w:p w14:paraId="11099668"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Nyasha Laing, 2018, “Colombia’s Truth Commission Prepares to Embark on the Extraterritorial Truth-Telling Process,” International Center for Transitional Justice, ICTJ, </w:t>
            </w:r>
            <w:hyperlink r:id="rId171">
              <w:r w:rsidRPr="007B2785">
                <w:rPr>
                  <w:color w:val="000000" w:themeColor="text1"/>
                  <w:sz w:val="16"/>
                  <w:szCs w:val="16"/>
                  <w:u w:val="single"/>
                </w:rPr>
                <w:t>https://www</w:t>
              </w:r>
            </w:hyperlink>
            <w:r w:rsidRPr="007B2785">
              <w:rPr>
                <w:color w:val="000000" w:themeColor="text1"/>
                <w:sz w:val="16"/>
                <w:szCs w:val="16"/>
              </w:rPr>
              <w:t>.ictj.org/news/olombia%E2%80%99s-truth-commission-prepares-embark-extraterritorial-truth-telling-process</w:t>
            </w:r>
          </w:p>
          <w:p w14:paraId="37DBDA4A" w14:textId="77777777" w:rsidR="00BA4DBF" w:rsidRPr="007B2785" w:rsidRDefault="00BA4DBF" w:rsidP="00BA4DBF">
            <w:pPr>
              <w:spacing w:after="0"/>
              <w:rPr>
                <w:color w:val="000000" w:themeColor="text1"/>
                <w:sz w:val="16"/>
                <w:szCs w:val="16"/>
              </w:rPr>
            </w:pPr>
          </w:p>
          <w:p w14:paraId="08521FCE" w14:textId="77777777" w:rsidR="00BA4DBF" w:rsidRPr="007B2785" w:rsidRDefault="00BA4DBF" w:rsidP="00BA4DBF">
            <w:pPr>
              <w:spacing w:after="0"/>
              <w:rPr>
                <w:color w:val="000000" w:themeColor="text1"/>
                <w:sz w:val="16"/>
                <w:szCs w:val="16"/>
              </w:rPr>
            </w:pPr>
          </w:p>
          <w:p w14:paraId="519AC9EC"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 xml:space="preserve">National Victims Registry, Truth Commission Final Report on Colombia’s Armed Conflict: </w:t>
            </w:r>
            <w:hyperlink r:id="rId172">
              <w:r w:rsidRPr="007B2785">
                <w:rPr>
                  <w:color w:val="000000" w:themeColor="text1"/>
                  <w:sz w:val="16"/>
                  <w:szCs w:val="16"/>
                  <w:u w:val="single"/>
                </w:rPr>
                <w:t>https://www</w:t>
              </w:r>
            </w:hyperlink>
            <w:r w:rsidRPr="007B2785">
              <w:rPr>
                <w:color w:val="000000" w:themeColor="text1"/>
                <w:sz w:val="16"/>
                <w:szCs w:val="16"/>
              </w:rPr>
              <w:t>.patreon.com/posts/territorial-77478585</w:t>
            </w:r>
          </w:p>
          <w:p w14:paraId="3A414364" w14:textId="77777777" w:rsidR="00BA4DBF" w:rsidRPr="007B2785" w:rsidRDefault="00BA4DBF" w:rsidP="00BA4DBF">
            <w:pPr>
              <w:spacing w:after="0"/>
              <w:rPr>
                <w:color w:val="000000" w:themeColor="text1"/>
                <w:sz w:val="16"/>
                <w:szCs w:val="16"/>
              </w:rPr>
            </w:pPr>
          </w:p>
          <w:p w14:paraId="74C3394D" w14:textId="77777777" w:rsidR="00BA4DBF" w:rsidRPr="007B2785" w:rsidRDefault="00BA4DBF" w:rsidP="00BA4DBF">
            <w:pPr>
              <w:spacing w:after="0"/>
              <w:rPr>
                <w:color w:val="000000" w:themeColor="text1"/>
                <w:sz w:val="16"/>
                <w:szCs w:val="16"/>
              </w:rPr>
            </w:pPr>
          </w:p>
          <w:p w14:paraId="007A4759" w14:textId="77777777" w:rsidR="00BA4DBF" w:rsidRPr="007B2785" w:rsidRDefault="00BA4DBF" w:rsidP="00BA4DBF">
            <w:pPr>
              <w:spacing w:after="0"/>
              <w:rPr>
                <w:color w:val="000000" w:themeColor="text1"/>
                <w:sz w:val="16"/>
                <w:szCs w:val="16"/>
              </w:rPr>
            </w:pPr>
            <w:r w:rsidRPr="007B2785">
              <w:rPr>
                <w:color w:val="000000" w:themeColor="text1"/>
                <w:sz w:val="16"/>
                <w:szCs w:val="16"/>
              </w:rPr>
              <w:t>UNHCR, Global Report 2016 – Regional Summary: The Americas (p. 64)</w:t>
            </w:r>
          </w:p>
        </w:tc>
        <w:tc>
          <w:tcPr>
            <w:tcW w:w="1843" w:type="dxa"/>
          </w:tcPr>
          <w:p w14:paraId="6E0FC4EC"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6.5 million</w:t>
            </w:r>
          </w:p>
          <w:p w14:paraId="6E027649" w14:textId="77777777" w:rsidR="00BA4DBF" w:rsidRPr="007B2785" w:rsidRDefault="00BA4DBF" w:rsidP="00BA4DBF">
            <w:pPr>
              <w:spacing w:after="0"/>
              <w:rPr>
                <w:color w:val="000000" w:themeColor="text1"/>
                <w:sz w:val="16"/>
                <w:szCs w:val="16"/>
              </w:rPr>
            </w:pPr>
          </w:p>
          <w:p w14:paraId="6F80D11E" w14:textId="77777777" w:rsidR="00BA4DBF" w:rsidRPr="007B2785" w:rsidRDefault="00BA4DBF" w:rsidP="00BA4DBF">
            <w:pPr>
              <w:spacing w:after="0"/>
              <w:rPr>
                <w:color w:val="000000" w:themeColor="text1"/>
                <w:sz w:val="16"/>
                <w:szCs w:val="16"/>
              </w:rPr>
            </w:pPr>
            <w:r w:rsidRPr="007B2785">
              <w:rPr>
                <w:color w:val="000000" w:themeColor="text1"/>
                <w:sz w:val="16"/>
                <w:szCs w:val="16"/>
              </w:rPr>
              <w:t>UNHCR, Global Report 2016 – Regional Summary: The Americas (p. 64)</w:t>
            </w:r>
          </w:p>
          <w:p w14:paraId="3BE35CD1" w14:textId="77777777" w:rsidR="00BA4DBF" w:rsidRPr="007B2785" w:rsidRDefault="00BA4DBF" w:rsidP="00BA4DBF">
            <w:pPr>
              <w:spacing w:after="0"/>
              <w:rPr>
                <w:color w:val="000000" w:themeColor="text1"/>
                <w:sz w:val="16"/>
                <w:szCs w:val="16"/>
              </w:rPr>
            </w:pPr>
          </w:p>
        </w:tc>
        <w:tc>
          <w:tcPr>
            <w:tcW w:w="1985" w:type="dxa"/>
          </w:tcPr>
          <w:p w14:paraId="1C6C8D94" w14:textId="77777777" w:rsidR="00BA4DBF" w:rsidRPr="007B2785" w:rsidRDefault="00BA4DBF" w:rsidP="00BA4DBF">
            <w:pPr>
              <w:spacing w:after="0"/>
              <w:rPr>
                <w:color w:val="000000" w:themeColor="text1"/>
                <w:sz w:val="16"/>
                <w:szCs w:val="16"/>
              </w:rPr>
            </w:pPr>
            <w:r w:rsidRPr="007B2785">
              <w:rPr>
                <w:color w:val="000000" w:themeColor="text1"/>
                <w:sz w:val="16"/>
                <w:szCs w:val="16"/>
              </w:rPr>
              <w:t>Peak period: mid-2000s.</w:t>
            </w:r>
          </w:p>
          <w:p w14:paraId="0B801D78" w14:textId="77777777" w:rsidR="00BA4DBF" w:rsidRPr="007B2785" w:rsidRDefault="00BA4DBF" w:rsidP="00BA4DBF">
            <w:pPr>
              <w:spacing w:after="0"/>
              <w:rPr>
                <w:color w:val="000000" w:themeColor="text1"/>
                <w:sz w:val="16"/>
                <w:szCs w:val="16"/>
              </w:rPr>
            </w:pPr>
            <w:r w:rsidRPr="007B2785">
              <w:rPr>
                <w:color w:val="000000" w:themeColor="text1"/>
                <w:sz w:val="16"/>
                <w:szCs w:val="16"/>
              </w:rPr>
              <w:t>(UNHCR Global Focus Colombia, 2024)</w:t>
            </w:r>
          </w:p>
          <w:p w14:paraId="4CF728A2" w14:textId="77777777" w:rsidR="00BA4DBF" w:rsidRPr="007B2785" w:rsidRDefault="00BA4DBF" w:rsidP="00BA4DBF">
            <w:pPr>
              <w:spacing w:after="0"/>
              <w:rPr>
                <w:color w:val="000000" w:themeColor="text1"/>
                <w:sz w:val="16"/>
                <w:szCs w:val="16"/>
              </w:rPr>
            </w:pPr>
          </w:p>
          <w:p w14:paraId="40DEB6DA"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The number for the period is put around 7 million, but it is extremely misleading to put the FARC-EP in this case as the main culprit. Most of the forced displacement was carried by paramilitary forces working as proxies of the army and this is very well documented. In this period, in particular, the responsibility falls squarely upon the AUC and their post 2006 heirs. The army operations around Plan </w:t>
            </w:r>
            <w:r w:rsidRPr="007B2785">
              <w:rPr>
                <w:color w:val="000000" w:themeColor="text1"/>
                <w:sz w:val="16"/>
                <w:szCs w:val="16"/>
              </w:rPr>
              <w:lastRenderedPageBreak/>
              <w:t>Colombia also caused mass displacement.</w:t>
            </w:r>
          </w:p>
          <w:p w14:paraId="3B19A788" w14:textId="77777777" w:rsidR="00BA4DBF" w:rsidRPr="007B2785" w:rsidRDefault="00BA4DBF" w:rsidP="00BA4DBF">
            <w:pPr>
              <w:spacing w:after="0"/>
              <w:rPr>
                <w:color w:val="000000" w:themeColor="text1"/>
                <w:sz w:val="16"/>
                <w:szCs w:val="16"/>
              </w:rPr>
            </w:pPr>
          </w:p>
          <w:p w14:paraId="623CDA2E" w14:textId="77777777" w:rsidR="00BA4DBF" w:rsidRPr="007B2785" w:rsidRDefault="00BA4DBF" w:rsidP="00BA4DBF">
            <w:pPr>
              <w:spacing w:after="0"/>
              <w:rPr>
                <w:color w:val="000000" w:themeColor="text1"/>
                <w:sz w:val="16"/>
                <w:szCs w:val="16"/>
              </w:rPr>
            </w:pPr>
          </w:p>
          <w:p w14:paraId="538B0561" w14:textId="77777777" w:rsidR="00BA4DBF" w:rsidRPr="007B2785" w:rsidRDefault="00BA4DBF" w:rsidP="00BA4DBF">
            <w:pPr>
              <w:spacing w:after="0"/>
              <w:rPr>
                <w:color w:val="000000" w:themeColor="text1"/>
                <w:sz w:val="16"/>
                <w:szCs w:val="16"/>
              </w:rPr>
            </w:pPr>
            <w:r w:rsidRPr="007B2785">
              <w:rPr>
                <w:color w:val="000000" w:themeColor="text1"/>
                <w:sz w:val="16"/>
                <w:szCs w:val="16"/>
              </w:rPr>
              <w:t>Highest annual number of newly displaced persons inside Colombia was 2002</w:t>
            </w:r>
            <w:r w:rsidRPr="007B2785">
              <w:rPr>
                <w:color w:val="000000" w:themeColor="text1"/>
                <w:sz w:val="16"/>
                <w:szCs w:val="16"/>
              </w:rPr>
              <w:tab/>
            </w:r>
          </w:p>
          <w:p w14:paraId="175A3EF2" w14:textId="77777777" w:rsidR="00BA4DBF" w:rsidRPr="007B2785" w:rsidRDefault="00BA4DBF" w:rsidP="00BA4DBF">
            <w:pPr>
              <w:spacing w:after="0"/>
              <w:rPr>
                <w:color w:val="000000" w:themeColor="text1"/>
                <w:sz w:val="16"/>
                <w:szCs w:val="16"/>
              </w:rPr>
            </w:pPr>
          </w:p>
          <w:p w14:paraId="7C2D822F" w14:textId="77777777" w:rsidR="00BA4DBF" w:rsidRPr="007B2785" w:rsidRDefault="00BA4DBF" w:rsidP="00BA4DBF">
            <w:pPr>
              <w:spacing w:after="0"/>
              <w:rPr>
                <w:color w:val="000000" w:themeColor="text1"/>
                <w:sz w:val="16"/>
                <w:szCs w:val="16"/>
              </w:rPr>
            </w:pPr>
            <w:r w:rsidRPr="007B2785">
              <w:rPr>
                <w:color w:val="000000" w:themeColor="text1"/>
                <w:sz w:val="16"/>
                <w:szCs w:val="16"/>
              </w:rPr>
              <w:t>Internal Displacement Monitoring Centre (IDMC), Colombia: Displacement continues despite hopes for peace (Briefing Paper, 16 Jan 2014, p. 4)</w:t>
            </w:r>
          </w:p>
          <w:p w14:paraId="78E82EB8" w14:textId="77777777" w:rsidR="00BA4DBF" w:rsidRPr="007B2785" w:rsidRDefault="00BA4DBF" w:rsidP="00BA4DBF">
            <w:pPr>
              <w:spacing w:after="0"/>
              <w:rPr>
                <w:color w:val="000000" w:themeColor="text1"/>
                <w:sz w:val="16"/>
                <w:szCs w:val="16"/>
              </w:rPr>
            </w:pPr>
          </w:p>
          <w:p w14:paraId="7E554D8A" w14:textId="77777777" w:rsidR="00BA4DBF" w:rsidRPr="007B2785" w:rsidRDefault="00BA4DBF" w:rsidP="00BA4DBF">
            <w:pPr>
              <w:spacing w:after="0"/>
              <w:rPr>
                <w:color w:val="000000" w:themeColor="text1"/>
                <w:sz w:val="16"/>
                <w:szCs w:val="16"/>
              </w:rPr>
            </w:pPr>
          </w:p>
        </w:tc>
      </w:tr>
      <w:tr w:rsidR="00BA4DBF" w:rsidRPr="007B2785" w14:paraId="663AE9BA" w14:textId="77777777" w:rsidTr="0055457E">
        <w:tc>
          <w:tcPr>
            <w:tcW w:w="1412" w:type="dxa"/>
            <w:gridSpan w:val="2"/>
            <w:vAlign w:val="bottom"/>
          </w:tcPr>
          <w:p w14:paraId="123074AF"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lastRenderedPageBreak/>
              <w:t xml:space="preserve">Afghanistan U.S. Occupation </w:t>
            </w:r>
          </w:p>
        </w:tc>
        <w:tc>
          <w:tcPr>
            <w:tcW w:w="1134" w:type="dxa"/>
            <w:vAlign w:val="bottom"/>
          </w:tcPr>
          <w:p w14:paraId="67F91EC2" w14:textId="77777777" w:rsidR="00BA4DBF" w:rsidRPr="007B2785" w:rsidRDefault="00BA4DBF" w:rsidP="00BA4DBF">
            <w:pPr>
              <w:spacing w:after="0"/>
              <w:rPr>
                <w:color w:val="000000" w:themeColor="text1"/>
                <w:sz w:val="16"/>
                <w:szCs w:val="16"/>
              </w:rPr>
            </w:pPr>
            <w:r w:rsidRPr="007B2785">
              <w:rPr>
                <w:color w:val="000000" w:themeColor="text1"/>
                <w:sz w:val="16"/>
                <w:szCs w:val="16"/>
              </w:rPr>
              <w:t>2001-21</w:t>
            </w:r>
          </w:p>
        </w:tc>
        <w:tc>
          <w:tcPr>
            <w:tcW w:w="992" w:type="dxa"/>
            <w:vAlign w:val="bottom"/>
          </w:tcPr>
          <w:p w14:paraId="5B1DF9BA" w14:textId="77777777" w:rsidR="00BA4DBF" w:rsidRPr="007B2785" w:rsidRDefault="00BA4DBF" w:rsidP="00BA4DBF">
            <w:pPr>
              <w:spacing w:after="0"/>
              <w:rPr>
                <w:color w:val="000000" w:themeColor="text1"/>
                <w:sz w:val="16"/>
                <w:szCs w:val="16"/>
              </w:rPr>
            </w:pPr>
            <w:r w:rsidRPr="007B2785">
              <w:rPr>
                <w:color w:val="000000" w:themeColor="text1"/>
                <w:sz w:val="16"/>
                <w:szCs w:val="16"/>
              </w:rPr>
              <w:t>2.1 million fled/ 3.2 million displaced</w:t>
            </w:r>
          </w:p>
        </w:tc>
        <w:tc>
          <w:tcPr>
            <w:tcW w:w="992" w:type="dxa"/>
          </w:tcPr>
          <w:p w14:paraId="28023B13" w14:textId="77777777" w:rsidR="00BA4DBF" w:rsidRPr="007B2785" w:rsidRDefault="00BA4DBF" w:rsidP="00BA4DBF">
            <w:pPr>
              <w:spacing w:after="0"/>
              <w:rPr>
                <w:color w:val="000000" w:themeColor="text1"/>
                <w:sz w:val="16"/>
                <w:szCs w:val="16"/>
                <w:highlight w:val="white"/>
              </w:rPr>
            </w:pPr>
            <w:proofErr w:type="spellStart"/>
            <w:r w:rsidRPr="007B2785">
              <w:rPr>
                <w:color w:val="000000" w:themeColor="text1"/>
                <w:sz w:val="16"/>
                <w:szCs w:val="16"/>
                <w:highlight w:val="white"/>
              </w:rPr>
              <w:t>Marschall</w:t>
            </w:r>
            <w:proofErr w:type="spellEnd"/>
            <w:r w:rsidRPr="007B2785">
              <w:rPr>
                <w:color w:val="000000" w:themeColor="text1"/>
                <w:sz w:val="16"/>
                <w:szCs w:val="16"/>
                <w:highlight w:val="white"/>
              </w:rPr>
              <w:t xml:space="preserve">, T. C. M. (2023). The global relevance of Afghan migration: a state-of-the-art review and repository. </w:t>
            </w:r>
            <w:proofErr w:type="spellStart"/>
            <w:r w:rsidRPr="007B2785">
              <w:rPr>
                <w:color w:val="000000" w:themeColor="text1"/>
                <w:sz w:val="16"/>
                <w:szCs w:val="16"/>
                <w:highlight w:val="white"/>
              </w:rPr>
              <w:t>Pg</w:t>
            </w:r>
            <w:proofErr w:type="spellEnd"/>
            <w:r w:rsidRPr="007B2785">
              <w:rPr>
                <w:color w:val="000000" w:themeColor="text1"/>
                <w:sz w:val="16"/>
                <w:szCs w:val="16"/>
                <w:highlight w:val="white"/>
              </w:rPr>
              <w:t xml:space="preserve"> 9</w:t>
            </w:r>
          </w:p>
          <w:p w14:paraId="78A10DF5" w14:textId="77777777" w:rsidR="00BA4DBF" w:rsidRPr="007B2785" w:rsidRDefault="00BA4DBF" w:rsidP="00BA4DBF">
            <w:pPr>
              <w:spacing w:after="0"/>
              <w:rPr>
                <w:color w:val="000000" w:themeColor="text1"/>
                <w:sz w:val="16"/>
                <w:szCs w:val="16"/>
              </w:rPr>
            </w:pPr>
          </w:p>
        </w:tc>
        <w:tc>
          <w:tcPr>
            <w:tcW w:w="993" w:type="dxa"/>
          </w:tcPr>
          <w:p w14:paraId="55A169D6" w14:textId="77777777" w:rsidR="00BA4DBF" w:rsidRPr="007B2785" w:rsidRDefault="00BA4DBF" w:rsidP="00BA4DBF">
            <w:pPr>
              <w:spacing w:after="0"/>
              <w:rPr>
                <w:color w:val="000000" w:themeColor="text1"/>
                <w:sz w:val="16"/>
                <w:szCs w:val="16"/>
              </w:rPr>
            </w:pPr>
          </w:p>
          <w:p w14:paraId="2C661E12" w14:textId="77777777" w:rsidR="00BA4DBF" w:rsidRPr="007B2785" w:rsidRDefault="00BA4DBF" w:rsidP="00BA4DBF">
            <w:pPr>
              <w:spacing w:after="0"/>
              <w:rPr>
                <w:color w:val="000000" w:themeColor="text1"/>
                <w:sz w:val="16"/>
                <w:szCs w:val="16"/>
              </w:rPr>
            </w:pPr>
            <w:r w:rsidRPr="007B2785">
              <w:rPr>
                <w:color w:val="000000" w:themeColor="text1"/>
                <w:sz w:val="16"/>
                <w:szCs w:val="16"/>
              </w:rPr>
              <w:t>5.9 million</w:t>
            </w:r>
          </w:p>
          <w:p w14:paraId="649C5E85" w14:textId="77777777" w:rsidR="00BA4DBF" w:rsidRPr="007B2785" w:rsidRDefault="00BA4DBF" w:rsidP="00BA4DBF">
            <w:pPr>
              <w:spacing w:after="0"/>
              <w:rPr>
                <w:color w:val="000000" w:themeColor="text1"/>
                <w:sz w:val="16"/>
                <w:szCs w:val="16"/>
              </w:rPr>
            </w:pPr>
          </w:p>
          <w:p w14:paraId="5DE3072E" w14:textId="77777777" w:rsidR="00BA4DBF" w:rsidRPr="007B2785" w:rsidRDefault="00BA4DBF" w:rsidP="00BA4DBF">
            <w:pPr>
              <w:spacing w:after="0"/>
              <w:rPr>
                <w:color w:val="000000" w:themeColor="text1"/>
                <w:sz w:val="16"/>
                <w:szCs w:val="16"/>
              </w:rPr>
            </w:pPr>
          </w:p>
        </w:tc>
        <w:tc>
          <w:tcPr>
            <w:tcW w:w="1134" w:type="dxa"/>
          </w:tcPr>
          <w:p w14:paraId="69975B02" w14:textId="77777777" w:rsidR="00BA4DBF" w:rsidRPr="007B2785" w:rsidRDefault="00BA4DBF" w:rsidP="00BA4DBF">
            <w:pPr>
              <w:spacing w:after="0"/>
              <w:rPr>
                <w:color w:val="000000" w:themeColor="text1"/>
                <w:sz w:val="16"/>
                <w:szCs w:val="16"/>
              </w:rPr>
            </w:pPr>
            <w:r w:rsidRPr="007B2785">
              <w:rPr>
                <w:color w:val="000000" w:themeColor="text1"/>
                <w:sz w:val="16"/>
                <w:szCs w:val="16"/>
              </w:rPr>
              <w:t>Cost of War Project “Creating Refugees: Displacement Causes by the US’ Post-9/11 Wars,”</w:t>
            </w:r>
          </w:p>
          <w:p w14:paraId="6E8B39C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Watson Institute for International &amp; Public Affairs, Brown </w:t>
            </w:r>
            <w:r w:rsidRPr="007B2785">
              <w:rPr>
                <w:color w:val="000000" w:themeColor="text1"/>
                <w:sz w:val="16"/>
                <w:szCs w:val="16"/>
              </w:rPr>
              <w:lastRenderedPageBreak/>
              <w:t xml:space="preserve">University, August 2021. </w:t>
            </w:r>
          </w:p>
        </w:tc>
        <w:tc>
          <w:tcPr>
            <w:tcW w:w="1701" w:type="dxa"/>
            <w:shd w:val="clear" w:color="auto" w:fill="E6E6E6"/>
          </w:tcPr>
          <w:p w14:paraId="6E33C61A"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5.3 million</w:t>
            </w:r>
          </w:p>
          <w:p w14:paraId="5343D2BF" w14:textId="77777777" w:rsidR="00BA4DBF" w:rsidRPr="007B2785" w:rsidRDefault="00BA4DBF" w:rsidP="00BA4DBF">
            <w:pPr>
              <w:spacing w:after="0"/>
              <w:rPr>
                <w:color w:val="000000" w:themeColor="text1"/>
                <w:sz w:val="16"/>
                <w:szCs w:val="16"/>
              </w:rPr>
            </w:pPr>
          </w:p>
          <w:p w14:paraId="6BF8DA9A"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2.1 Million refugees/ </w:t>
            </w:r>
          </w:p>
          <w:p w14:paraId="44E73164" w14:textId="77777777" w:rsidR="00BA4DBF" w:rsidRPr="007B2785" w:rsidRDefault="00BA4DBF" w:rsidP="00BA4DBF">
            <w:pPr>
              <w:spacing w:after="0"/>
              <w:rPr>
                <w:color w:val="000000" w:themeColor="text1"/>
                <w:sz w:val="16"/>
                <w:szCs w:val="16"/>
              </w:rPr>
            </w:pPr>
          </w:p>
          <w:p w14:paraId="745EB572" w14:textId="77777777" w:rsidR="00BA4DBF" w:rsidRPr="007B2785" w:rsidRDefault="00BA4DBF" w:rsidP="00BA4DBF">
            <w:pPr>
              <w:spacing w:after="0"/>
              <w:rPr>
                <w:color w:val="000000" w:themeColor="text1"/>
                <w:sz w:val="16"/>
                <w:szCs w:val="16"/>
              </w:rPr>
            </w:pPr>
            <w:r w:rsidRPr="007B2785">
              <w:rPr>
                <w:color w:val="000000" w:themeColor="text1"/>
                <w:sz w:val="16"/>
                <w:szCs w:val="16"/>
              </w:rPr>
              <w:t>3.2 Million IDPs</w:t>
            </w:r>
          </w:p>
        </w:tc>
        <w:tc>
          <w:tcPr>
            <w:tcW w:w="1842" w:type="dxa"/>
            <w:shd w:val="clear" w:color="auto" w:fill="E6E6E6"/>
          </w:tcPr>
          <w:p w14:paraId="7063DABC"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Marschall</w:t>
            </w:r>
            <w:proofErr w:type="spellEnd"/>
            <w:r w:rsidRPr="007B2785">
              <w:rPr>
                <w:color w:val="000000" w:themeColor="text1"/>
                <w:sz w:val="16"/>
                <w:szCs w:val="16"/>
              </w:rPr>
              <w:t xml:space="preserve">, T. C. M. (2023). The global relevance of Afghan migration: a state-of-the-art review and repository. </w:t>
            </w:r>
            <w:proofErr w:type="spellStart"/>
            <w:r w:rsidRPr="007B2785">
              <w:rPr>
                <w:color w:val="000000" w:themeColor="text1"/>
                <w:sz w:val="16"/>
                <w:szCs w:val="16"/>
              </w:rPr>
              <w:t>Pg</w:t>
            </w:r>
            <w:proofErr w:type="spellEnd"/>
            <w:r w:rsidRPr="007B2785">
              <w:rPr>
                <w:color w:val="000000" w:themeColor="text1"/>
                <w:sz w:val="16"/>
                <w:szCs w:val="16"/>
              </w:rPr>
              <w:t xml:space="preserve"> 8</w:t>
            </w:r>
          </w:p>
          <w:p w14:paraId="41CB561C" w14:textId="77777777" w:rsidR="00BA4DBF" w:rsidRPr="007B2785" w:rsidRDefault="00BA4DBF" w:rsidP="00BA4DBF">
            <w:pPr>
              <w:spacing w:after="0"/>
              <w:rPr>
                <w:color w:val="000000" w:themeColor="text1"/>
                <w:sz w:val="16"/>
                <w:szCs w:val="16"/>
              </w:rPr>
            </w:pPr>
          </w:p>
        </w:tc>
        <w:tc>
          <w:tcPr>
            <w:tcW w:w="1843" w:type="dxa"/>
          </w:tcPr>
          <w:p w14:paraId="30B334BC" w14:textId="77777777" w:rsidR="00BA4DBF" w:rsidRPr="007B2785" w:rsidRDefault="00BA4DBF" w:rsidP="00BA4DBF">
            <w:pPr>
              <w:spacing w:after="0"/>
              <w:rPr>
                <w:color w:val="000000" w:themeColor="text1"/>
                <w:sz w:val="16"/>
                <w:szCs w:val="16"/>
                <w:u w:val="single"/>
              </w:rPr>
            </w:pPr>
            <w:r w:rsidRPr="007B2785">
              <w:rPr>
                <w:color w:val="000000" w:themeColor="text1"/>
                <w:sz w:val="16"/>
                <w:szCs w:val="16"/>
              </w:rPr>
              <w:t xml:space="preserve">2.7 Million refugees </w:t>
            </w:r>
            <w:hyperlink r:id="rId173">
              <w:r w:rsidRPr="007B2785">
                <w:rPr>
                  <w:color w:val="000000" w:themeColor="text1"/>
                  <w:sz w:val="16"/>
                  <w:szCs w:val="16"/>
                  <w:u w:val="single"/>
                </w:rPr>
                <w:t>UNHCR</w:t>
              </w:r>
            </w:hyperlink>
          </w:p>
          <w:p w14:paraId="65FACB7D" w14:textId="77777777" w:rsidR="00BA4DBF" w:rsidRPr="007B2785" w:rsidRDefault="00BA4DBF" w:rsidP="00BA4DBF">
            <w:pPr>
              <w:spacing w:after="0"/>
              <w:rPr>
                <w:color w:val="000000" w:themeColor="text1"/>
                <w:sz w:val="16"/>
                <w:szCs w:val="16"/>
                <w:u w:val="single"/>
              </w:rPr>
            </w:pPr>
          </w:p>
          <w:p w14:paraId="615D6747" w14:textId="77777777" w:rsidR="00BA4DBF" w:rsidRPr="007B2785" w:rsidRDefault="00BA4DBF" w:rsidP="00BA4DBF">
            <w:pPr>
              <w:spacing w:after="0"/>
              <w:rPr>
                <w:color w:val="000000" w:themeColor="text1"/>
                <w:sz w:val="16"/>
                <w:szCs w:val="16"/>
                <w:u w:val="single"/>
              </w:rPr>
            </w:pPr>
          </w:p>
          <w:p w14:paraId="57500C12" w14:textId="77777777" w:rsidR="00BA4DBF" w:rsidRPr="007B2785" w:rsidRDefault="00BA4DBF" w:rsidP="00BA4DBF">
            <w:pPr>
              <w:spacing w:after="0"/>
              <w:rPr>
                <w:color w:val="000000" w:themeColor="text1"/>
                <w:sz w:val="16"/>
                <w:szCs w:val="16"/>
              </w:rPr>
            </w:pPr>
            <w:r w:rsidRPr="007B2785">
              <w:rPr>
                <w:color w:val="000000" w:themeColor="text1"/>
                <w:sz w:val="16"/>
                <w:szCs w:val="16"/>
              </w:rPr>
              <w:t>&lt;50 Convention refugees between 2001 and 2009.</w:t>
            </w:r>
          </w:p>
          <w:p w14:paraId="34EC035A" w14:textId="77777777" w:rsidR="00BA4DBF" w:rsidRPr="007B2785" w:rsidRDefault="00BA4DBF" w:rsidP="00BA4DBF">
            <w:pPr>
              <w:spacing w:after="0"/>
              <w:rPr>
                <w:color w:val="000000" w:themeColor="text1"/>
                <w:sz w:val="16"/>
                <w:szCs w:val="16"/>
              </w:rPr>
            </w:pPr>
          </w:p>
          <w:p w14:paraId="5D49745A" w14:textId="77777777" w:rsidR="00BA4DBF" w:rsidRPr="007B2785" w:rsidRDefault="00BA4DBF" w:rsidP="00BA4DBF">
            <w:pPr>
              <w:spacing w:after="0"/>
              <w:rPr>
                <w:color w:val="000000" w:themeColor="text1"/>
                <w:sz w:val="16"/>
                <w:szCs w:val="16"/>
              </w:rPr>
            </w:pPr>
            <w:r w:rsidRPr="007B2785">
              <w:rPr>
                <w:color w:val="000000" w:themeColor="text1"/>
                <w:sz w:val="16"/>
                <w:szCs w:val="16"/>
              </w:rPr>
              <w:t>In 2010, 6,434’</w:t>
            </w:r>
          </w:p>
          <w:p w14:paraId="660186AC" w14:textId="77777777" w:rsidR="00BA4DBF" w:rsidRPr="007B2785" w:rsidRDefault="00BA4DBF" w:rsidP="00BA4DBF">
            <w:pPr>
              <w:spacing w:after="0"/>
              <w:rPr>
                <w:color w:val="000000" w:themeColor="text1"/>
                <w:sz w:val="16"/>
                <w:szCs w:val="16"/>
              </w:rPr>
            </w:pPr>
            <w:r w:rsidRPr="007B2785">
              <w:rPr>
                <w:color w:val="000000" w:themeColor="text1"/>
                <w:sz w:val="16"/>
                <w:szCs w:val="16"/>
              </w:rPr>
              <w:t>Peaks in 2014: 300,421</w:t>
            </w:r>
          </w:p>
        </w:tc>
        <w:tc>
          <w:tcPr>
            <w:tcW w:w="1985" w:type="dxa"/>
          </w:tcPr>
          <w:p w14:paraId="6398567D" w14:textId="77777777" w:rsidR="00BA4DBF" w:rsidRPr="007B2785" w:rsidRDefault="00BA4DBF" w:rsidP="00BA4DBF">
            <w:pPr>
              <w:spacing w:after="0"/>
              <w:rPr>
                <w:color w:val="000000" w:themeColor="text1"/>
                <w:sz w:val="16"/>
                <w:szCs w:val="16"/>
              </w:rPr>
            </w:pPr>
            <w:r w:rsidRPr="007B2785">
              <w:rPr>
                <w:color w:val="000000" w:themeColor="text1"/>
                <w:sz w:val="16"/>
                <w:szCs w:val="16"/>
              </w:rPr>
              <w:t>Peak period: 2016–2021. Displaced: Over 3.5 million Afghans were internally displaced by conflict as of 2021, and some 2.5 million were refugees abroad (UNHCR, 2022, p. 5).</w:t>
            </w:r>
          </w:p>
        </w:tc>
      </w:tr>
      <w:tr w:rsidR="00BA4DBF" w:rsidRPr="007B2785" w14:paraId="28D9EF7F" w14:textId="77777777" w:rsidTr="0055457E">
        <w:tc>
          <w:tcPr>
            <w:tcW w:w="1412" w:type="dxa"/>
            <w:gridSpan w:val="2"/>
            <w:vAlign w:val="bottom"/>
          </w:tcPr>
          <w:p w14:paraId="7D25691F"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Ivory Coast Wars</w:t>
            </w:r>
          </w:p>
        </w:tc>
        <w:tc>
          <w:tcPr>
            <w:tcW w:w="1134" w:type="dxa"/>
            <w:vAlign w:val="bottom"/>
          </w:tcPr>
          <w:p w14:paraId="1F3EC153" w14:textId="77777777" w:rsidR="00BA4DBF" w:rsidRPr="007B2785" w:rsidRDefault="00BA4DBF" w:rsidP="00BA4DBF">
            <w:pPr>
              <w:spacing w:after="0"/>
              <w:rPr>
                <w:color w:val="000000" w:themeColor="text1"/>
                <w:sz w:val="16"/>
                <w:szCs w:val="16"/>
              </w:rPr>
            </w:pPr>
            <w:r w:rsidRPr="007B2785">
              <w:rPr>
                <w:color w:val="000000" w:themeColor="text1"/>
                <w:sz w:val="16"/>
                <w:szCs w:val="16"/>
              </w:rPr>
              <w:t>2002-11</w:t>
            </w:r>
          </w:p>
        </w:tc>
        <w:tc>
          <w:tcPr>
            <w:tcW w:w="992" w:type="dxa"/>
            <w:vAlign w:val="bottom"/>
          </w:tcPr>
          <w:p w14:paraId="458B58C1" w14:textId="77777777" w:rsidR="00BA4DBF" w:rsidRPr="007B2785" w:rsidRDefault="00BA4DBF" w:rsidP="00BA4DBF">
            <w:pPr>
              <w:spacing w:after="0"/>
              <w:rPr>
                <w:color w:val="000000" w:themeColor="text1"/>
                <w:sz w:val="16"/>
                <w:szCs w:val="16"/>
              </w:rPr>
            </w:pPr>
            <w:r w:rsidRPr="007B2785">
              <w:rPr>
                <w:color w:val="000000" w:themeColor="text1"/>
                <w:sz w:val="16"/>
                <w:szCs w:val="16"/>
              </w:rPr>
              <w:t>500,000 in 2002-3</w:t>
            </w:r>
          </w:p>
          <w:p w14:paraId="0DD8C885" w14:textId="77777777" w:rsidR="00BA4DBF" w:rsidRPr="007B2785" w:rsidRDefault="00BA4DBF" w:rsidP="00BA4DBF">
            <w:pPr>
              <w:spacing w:after="0"/>
              <w:rPr>
                <w:color w:val="000000" w:themeColor="text1"/>
                <w:sz w:val="16"/>
                <w:szCs w:val="16"/>
              </w:rPr>
            </w:pPr>
          </w:p>
          <w:p w14:paraId="50915914" w14:textId="77777777" w:rsidR="00BA4DBF" w:rsidRPr="007B2785" w:rsidRDefault="00BA4DBF" w:rsidP="00BA4DBF">
            <w:pPr>
              <w:spacing w:after="0"/>
              <w:rPr>
                <w:color w:val="000000" w:themeColor="text1"/>
                <w:sz w:val="16"/>
                <w:szCs w:val="16"/>
              </w:rPr>
            </w:pPr>
            <w:r w:rsidRPr="007B2785">
              <w:rPr>
                <w:color w:val="000000" w:themeColor="text1"/>
                <w:sz w:val="16"/>
                <w:szCs w:val="16"/>
              </w:rPr>
              <w:t>700,000 in March 2011</w:t>
            </w:r>
          </w:p>
          <w:p w14:paraId="73132808" w14:textId="77777777" w:rsidR="00BA4DBF" w:rsidRPr="007B2785" w:rsidRDefault="00BA4DBF" w:rsidP="00BA4DBF">
            <w:pPr>
              <w:spacing w:after="0"/>
              <w:rPr>
                <w:color w:val="000000" w:themeColor="text1"/>
                <w:sz w:val="16"/>
                <w:szCs w:val="16"/>
              </w:rPr>
            </w:pPr>
          </w:p>
          <w:p w14:paraId="40F3BDF5" w14:textId="77777777" w:rsidR="00BA4DBF" w:rsidRPr="007B2785" w:rsidRDefault="00BA4DBF" w:rsidP="00BA4DBF">
            <w:pPr>
              <w:spacing w:after="0"/>
              <w:rPr>
                <w:color w:val="000000" w:themeColor="text1"/>
                <w:sz w:val="16"/>
                <w:szCs w:val="16"/>
              </w:rPr>
            </w:pPr>
            <w:r w:rsidRPr="007B2785">
              <w:rPr>
                <w:color w:val="000000" w:themeColor="text1"/>
                <w:sz w:val="16"/>
                <w:szCs w:val="16"/>
              </w:rPr>
              <w:t>700,000-1 million</w:t>
            </w:r>
          </w:p>
          <w:p w14:paraId="61CB2E01" w14:textId="77777777" w:rsidR="00BA4DBF" w:rsidRPr="007B2785" w:rsidRDefault="00BA4DBF" w:rsidP="00BA4DBF">
            <w:pPr>
              <w:spacing w:after="0"/>
              <w:rPr>
                <w:color w:val="000000" w:themeColor="text1"/>
                <w:sz w:val="16"/>
                <w:szCs w:val="16"/>
              </w:rPr>
            </w:pPr>
          </w:p>
          <w:p w14:paraId="4AB0B993" w14:textId="77777777" w:rsidR="00BA4DBF" w:rsidRPr="007B2785" w:rsidRDefault="00BA4DBF" w:rsidP="00BA4DBF">
            <w:pPr>
              <w:spacing w:after="0"/>
              <w:rPr>
                <w:color w:val="000000" w:themeColor="text1"/>
                <w:sz w:val="16"/>
                <w:szCs w:val="16"/>
              </w:rPr>
            </w:pPr>
          </w:p>
          <w:p w14:paraId="78CC14BD" w14:textId="77777777" w:rsidR="00BA4DBF" w:rsidRPr="007B2785" w:rsidRDefault="00BA4DBF" w:rsidP="00BA4DBF">
            <w:pPr>
              <w:spacing w:after="0"/>
              <w:rPr>
                <w:color w:val="000000" w:themeColor="text1"/>
                <w:sz w:val="16"/>
                <w:szCs w:val="16"/>
              </w:rPr>
            </w:pPr>
          </w:p>
          <w:p w14:paraId="48449CC8" w14:textId="77777777" w:rsidR="00BA4DBF" w:rsidRPr="007B2785" w:rsidRDefault="00BA4DBF" w:rsidP="00BA4DBF">
            <w:pPr>
              <w:spacing w:after="0"/>
              <w:rPr>
                <w:color w:val="000000" w:themeColor="text1"/>
                <w:sz w:val="16"/>
                <w:szCs w:val="16"/>
              </w:rPr>
            </w:pPr>
          </w:p>
        </w:tc>
        <w:tc>
          <w:tcPr>
            <w:tcW w:w="992" w:type="dxa"/>
          </w:tcPr>
          <w:p w14:paraId="0B3F83E5" w14:textId="77777777" w:rsidR="00BA4DBF" w:rsidRPr="007B2785" w:rsidRDefault="00BA4DBF" w:rsidP="00BA4DBF">
            <w:pPr>
              <w:spacing w:after="0"/>
              <w:rPr>
                <w:color w:val="000000" w:themeColor="text1"/>
                <w:sz w:val="16"/>
                <w:szCs w:val="16"/>
                <w:highlight w:val="white"/>
              </w:rPr>
            </w:pPr>
            <w:r w:rsidRPr="007B2785">
              <w:rPr>
                <w:color w:val="000000" w:themeColor="text1"/>
                <w:sz w:val="16"/>
                <w:szCs w:val="16"/>
                <w:highlight w:val="white"/>
              </w:rPr>
              <w:t>https://www.aljazeera.com/news/2011/3/25/un-one-million-flee-cote-divoire-violence</w:t>
            </w:r>
          </w:p>
        </w:tc>
        <w:tc>
          <w:tcPr>
            <w:tcW w:w="993" w:type="dxa"/>
          </w:tcPr>
          <w:p w14:paraId="1EB39680"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1.25 million in total with 750,000 displaced during the first civil war and 500,000 during the second civil war </w:t>
            </w:r>
          </w:p>
        </w:tc>
        <w:tc>
          <w:tcPr>
            <w:tcW w:w="1134" w:type="dxa"/>
          </w:tcPr>
          <w:p w14:paraId="6AA169B7"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https://www.bbc.com/news/world-africa-13287216</w:t>
            </w:r>
          </w:p>
        </w:tc>
        <w:tc>
          <w:tcPr>
            <w:tcW w:w="1701" w:type="dxa"/>
            <w:shd w:val="clear" w:color="auto" w:fill="E6E6E6"/>
          </w:tcPr>
          <w:p w14:paraId="4D617AAE" w14:textId="77777777" w:rsidR="00BA4DBF" w:rsidRPr="007B2785" w:rsidRDefault="00BA4DBF" w:rsidP="00BA4DBF">
            <w:pPr>
              <w:spacing w:after="0"/>
              <w:rPr>
                <w:color w:val="000000" w:themeColor="text1"/>
                <w:sz w:val="16"/>
                <w:szCs w:val="16"/>
              </w:rPr>
            </w:pPr>
            <w:r w:rsidRPr="007B2785">
              <w:rPr>
                <w:color w:val="000000" w:themeColor="text1"/>
                <w:sz w:val="16"/>
                <w:szCs w:val="16"/>
              </w:rPr>
              <w:t>1.2 million</w:t>
            </w:r>
          </w:p>
          <w:p w14:paraId="2FAC3FF3" w14:textId="77777777" w:rsidR="00BA4DBF" w:rsidRPr="007B2785" w:rsidRDefault="00BA4DBF" w:rsidP="00BA4DBF">
            <w:pPr>
              <w:spacing w:after="0"/>
              <w:rPr>
                <w:color w:val="000000" w:themeColor="text1"/>
                <w:sz w:val="16"/>
                <w:szCs w:val="16"/>
              </w:rPr>
            </w:pPr>
          </w:p>
          <w:p w14:paraId="7E1E25D7" w14:textId="77777777" w:rsidR="00BA4DBF" w:rsidRPr="007B2785" w:rsidRDefault="00BA4DBF" w:rsidP="00BA4DBF">
            <w:pPr>
              <w:spacing w:after="0"/>
              <w:rPr>
                <w:color w:val="000000" w:themeColor="text1"/>
                <w:sz w:val="16"/>
                <w:szCs w:val="16"/>
              </w:rPr>
            </w:pPr>
            <w:r w:rsidRPr="007B2785">
              <w:rPr>
                <w:color w:val="000000" w:themeColor="text1"/>
                <w:sz w:val="16"/>
                <w:szCs w:val="16"/>
              </w:rPr>
              <w:t>Including</w:t>
            </w:r>
          </w:p>
          <w:p w14:paraId="659E9DC4" w14:textId="77777777" w:rsidR="00BA4DBF" w:rsidRPr="007B2785" w:rsidRDefault="00BA4DBF" w:rsidP="00BA4DBF">
            <w:pPr>
              <w:spacing w:after="0"/>
              <w:rPr>
                <w:color w:val="000000" w:themeColor="text1"/>
                <w:sz w:val="16"/>
                <w:szCs w:val="16"/>
              </w:rPr>
            </w:pPr>
          </w:p>
          <w:p w14:paraId="1117615E" w14:textId="77777777" w:rsidR="00BA4DBF" w:rsidRPr="007B2785" w:rsidRDefault="00BA4DBF" w:rsidP="00BA4DBF">
            <w:pPr>
              <w:spacing w:after="0"/>
              <w:rPr>
                <w:color w:val="000000" w:themeColor="text1"/>
                <w:sz w:val="16"/>
                <w:szCs w:val="16"/>
              </w:rPr>
            </w:pPr>
            <w:r w:rsidRPr="007B2785">
              <w:rPr>
                <w:color w:val="000000" w:themeColor="text1"/>
                <w:sz w:val="16"/>
                <w:szCs w:val="16"/>
              </w:rPr>
              <w:t>1 million displaced in 2010-1 alone;</w:t>
            </w:r>
          </w:p>
          <w:p w14:paraId="48FEFB9C" w14:textId="77777777" w:rsidR="00BA4DBF" w:rsidRPr="007B2785" w:rsidRDefault="00BA4DBF" w:rsidP="00BA4DBF">
            <w:pPr>
              <w:spacing w:after="0"/>
              <w:rPr>
                <w:color w:val="000000" w:themeColor="text1"/>
                <w:sz w:val="16"/>
                <w:szCs w:val="16"/>
              </w:rPr>
            </w:pPr>
            <w:r w:rsidRPr="007B2785">
              <w:rPr>
                <w:color w:val="000000" w:themeColor="text1"/>
                <w:sz w:val="16"/>
                <w:szCs w:val="16"/>
              </w:rPr>
              <w:t>200,000 refugees in post-election violence 2010-1,</w:t>
            </w:r>
          </w:p>
          <w:p w14:paraId="79076CCE" w14:textId="77777777" w:rsidR="00BA4DBF" w:rsidRPr="007B2785" w:rsidRDefault="00BA4DBF" w:rsidP="00BA4DBF">
            <w:pPr>
              <w:spacing w:after="0"/>
              <w:rPr>
                <w:color w:val="000000" w:themeColor="text1"/>
                <w:sz w:val="16"/>
                <w:szCs w:val="16"/>
              </w:rPr>
            </w:pPr>
          </w:p>
          <w:p w14:paraId="2CE61293" w14:textId="77777777" w:rsidR="00BA4DBF" w:rsidRPr="007B2785" w:rsidRDefault="00BA4DBF" w:rsidP="00BA4DBF">
            <w:pPr>
              <w:spacing w:after="0"/>
              <w:rPr>
                <w:color w:val="000000" w:themeColor="text1"/>
                <w:sz w:val="16"/>
                <w:szCs w:val="16"/>
              </w:rPr>
            </w:pPr>
            <w:r w:rsidRPr="007B2785">
              <w:rPr>
                <w:color w:val="000000" w:themeColor="text1"/>
                <w:sz w:val="16"/>
                <w:szCs w:val="16"/>
              </w:rPr>
              <w:t>Mostly in Liberia</w:t>
            </w:r>
          </w:p>
          <w:p w14:paraId="11634F12" w14:textId="77777777" w:rsidR="00BA4DBF" w:rsidRPr="007B2785" w:rsidRDefault="00BA4DBF" w:rsidP="00BA4DBF">
            <w:pPr>
              <w:spacing w:after="0"/>
              <w:rPr>
                <w:color w:val="000000" w:themeColor="text1"/>
                <w:sz w:val="16"/>
                <w:szCs w:val="16"/>
              </w:rPr>
            </w:pPr>
          </w:p>
          <w:p w14:paraId="29DD2BD3" w14:textId="77777777" w:rsidR="00BA4DBF" w:rsidRPr="007B2785" w:rsidRDefault="00BA4DBF" w:rsidP="00BA4DBF">
            <w:pPr>
              <w:spacing w:after="0"/>
              <w:rPr>
                <w:color w:val="000000" w:themeColor="text1"/>
                <w:sz w:val="16"/>
                <w:szCs w:val="16"/>
              </w:rPr>
            </w:pPr>
          </w:p>
        </w:tc>
        <w:tc>
          <w:tcPr>
            <w:tcW w:w="1842" w:type="dxa"/>
            <w:shd w:val="clear" w:color="auto" w:fill="E6E6E6"/>
          </w:tcPr>
          <w:p w14:paraId="45198095" w14:textId="13C794A8" w:rsidR="00BA4DBF" w:rsidRPr="007B2785" w:rsidRDefault="00BA4DBF" w:rsidP="00BA4DBF">
            <w:pPr>
              <w:spacing w:after="0"/>
              <w:rPr>
                <w:color w:val="000000" w:themeColor="text1"/>
                <w:sz w:val="16"/>
                <w:szCs w:val="16"/>
              </w:rPr>
            </w:pPr>
            <w:r w:rsidRPr="007B2785">
              <w:rPr>
                <w:color w:val="000000" w:themeColor="text1"/>
                <w:sz w:val="16"/>
                <w:szCs w:val="16"/>
              </w:rPr>
              <w:t>Oxfam International, “Ivory Coast humanitarian response woefully underfunded,” Press Release Oxfam: May 2011; https://www.oxfam.org/en/press-releases/ivory-coast-humanitarian-response-woefully-underfunded#:~:text=Oxfam%20www,Ivory%20Coast%2C%20a%20number</w:t>
            </w:r>
          </w:p>
          <w:p w14:paraId="432FE025" w14:textId="6DF965E9" w:rsidR="00BA4DBF" w:rsidRPr="007B2785" w:rsidRDefault="00BA4DBF" w:rsidP="00BA4DBF">
            <w:pPr>
              <w:spacing w:after="0"/>
              <w:rPr>
                <w:color w:val="000000" w:themeColor="text1"/>
                <w:sz w:val="16"/>
                <w:szCs w:val="16"/>
              </w:rPr>
            </w:pPr>
            <w:r w:rsidRPr="007B2785">
              <w:rPr>
                <w:color w:val="000000" w:themeColor="text1"/>
                <w:sz w:val="16"/>
                <w:szCs w:val="16"/>
              </w:rPr>
              <w:t xml:space="preserve">Al Jazeera. (2011, March 25). </w:t>
            </w:r>
            <w:r w:rsidRPr="007B2785">
              <w:rPr>
                <w:i/>
                <w:color w:val="000000" w:themeColor="text1"/>
                <w:sz w:val="16"/>
                <w:szCs w:val="16"/>
              </w:rPr>
              <w:t>UN: One million flee Côte d’Ivoire violence</w:t>
            </w:r>
            <w:r w:rsidRPr="007B2785">
              <w:rPr>
                <w:color w:val="000000" w:themeColor="text1"/>
                <w:sz w:val="16"/>
                <w:szCs w:val="16"/>
              </w:rPr>
              <w:t>. Al Jazeera News.</w:t>
            </w:r>
          </w:p>
          <w:p w14:paraId="1EB6D65E"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Guilbert</w:t>
            </w:r>
            <w:proofErr w:type="spellEnd"/>
            <w:r w:rsidRPr="007B2785">
              <w:rPr>
                <w:color w:val="000000" w:themeColor="text1"/>
                <w:sz w:val="16"/>
                <w:szCs w:val="16"/>
              </w:rPr>
              <w:t xml:space="preserve">, K. (2016, January 19). </w:t>
            </w:r>
            <w:r w:rsidRPr="007B2785">
              <w:rPr>
                <w:i/>
                <w:color w:val="000000" w:themeColor="text1"/>
                <w:sz w:val="16"/>
                <w:szCs w:val="16"/>
              </w:rPr>
              <w:t>Heading home after Ebola, Ivorian refugees in Liberia bear scars of war</w:t>
            </w:r>
            <w:r w:rsidRPr="007B2785">
              <w:rPr>
                <w:color w:val="000000" w:themeColor="text1"/>
                <w:sz w:val="16"/>
                <w:szCs w:val="16"/>
              </w:rPr>
              <w:t>. Reuters.</w:t>
            </w:r>
          </w:p>
        </w:tc>
        <w:tc>
          <w:tcPr>
            <w:tcW w:w="1843" w:type="dxa"/>
          </w:tcPr>
          <w:p w14:paraId="674A8F57" w14:textId="77777777" w:rsidR="00BA4DBF" w:rsidRPr="007B2785" w:rsidRDefault="00BA4DBF" w:rsidP="00BA4DBF">
            <w:pPr>
              <w:spacing w:after="0"/>
              <w:rPr>
                <w:color w:val="000000" w:themeColor="text1"/>
                <w:sz w:val="16"/>
                <w:szCs w:val="16"/>
              </w:rPr>
            </w:pPr>
          </w:p>
        </w:tc>
        <w:tc>
          <w:tcPr>
            <w:tcW w:w="1985" w:type="dxa"/>
          </w:tcPr>
          <w:p w14:paraId="3269E97A" w14:textId="77777777" w:rsidR="00BA4DBF" w:rsidRPr="007B2785" w:rsidRDefault="00BA4DBF" w:rsidP="00BA4DBF">
            <w:pPr>
              <w:spacing w:after="0"/>
              <w:rPr>
                <w:color w:val="000000" w:themeColor="text1"/>
                <w:sz w:val="16"/>
                <w:szCs w:val="16"/>
              </w:rPr>
            </w:pPr>
            <w:r w:rsidRPr="007B2785">
              <w:rPr>
                <w:color w:val="000000" w:themeColor="text1"/>
                <w:sz w:val="16"/>
                <w:szCs w:val="16"/>
              </w:rPr>
              <w:t>In 2011, 1/5 Abidjan residents temporary fled</w:t>
            </w:r>
          </w:p>
          <w:p w14:paraId="242EC43D" w14:textId="77777777" w:rsidR="00BA4DBF" w:rsidRPr="007B2785" w:rsidRDefault="00BA4DBF" w:rsidP="00BA4DBF">
            <w:pPr>
              <w:spacing w:after="0"/>
              <w:rPr>
                <w:color w:val="000000" w:themeColor="text1"/>
                <w:sz w:val="16"/>
                <w:szCs w:val="16"/>
              </w:rPr>
            </w:pPr>
          </w:p>
          <w:p w14:paraId="312B269C" w14:textId="77777777" w:rsidR="00BA4DBF" w:rsidRPr="007B2785" w:rsidRDefault="00BA4DBF" w:rsidP="00BA4DBF">
            <w:pPr>
              <w:spacing w:after="0"/>
              <w:rPr>
                <w:color w:val="000000" w:themeColor="text1"/>
                <w:sz w:val="16"/>
                <w:szCs w:val="16"/>
              </w:rPr>
            </w:pPr>
          </w:p>
          <w:p w14:paraId="5F750F54" w14:textId="77777777" w:rsidR="00BA4DBF" w:rsidRPr="007B2785" w:rsidRDefault="00BA4DBF" w:rsidP="00BA4DBF">
            <w:pPr>
              <w:spacing w:after="0"/>
              <w:rPr>
                <w:color w:val="000000" w:themeColor="text1"/>
                <w:sz w:val="16"/>
                <w:szCs w:val="16"/>
              </w:rPr>
            </w:pPr>
            <w:r w:rsidRPr="007B2785">
              <w:rPr>
                <w:color w:val="000000" w:themeColor="text1"/>
                <w:sz w:val="16"/>
                <w:szCs w:val="16"/>
              </w:rPr>
              <w:t>During the earlier 2002–2007 civil war, tens of thousands had already fled, but many returned by 2008. The 2010–2011 crisis triggered a larger exodus.)</w:t>
            </w:r>
          </w:p>
        </w:tc>
      </w:tr>
      <w:tr w:rsidR="00BA4DBF" w:rsidRPr="007B2785" w14:paraId="3C6C12F4" w14:textId="77777777" w:rsidTr="0055457E">
        <w:tc>
          <w:tcPr>
            <w:tcW w:w="1412" w:type="dxa"/>
            <w:gridSpan w:val="2"/>
            <w:vAlign w:val="bottom"/>
          </w:tcPr>
          <w:p w14:paraId="4BC596C7"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Iraq War II </w:t>
            </w:r>
          </w:p>
        </w:tc>
        <w:tc>
          <w:tcPr>
            <w:tcW w:w="1134" w:type="dxa"/>
            <w:vAlign w:val="bottom"/>
          </w:tcPr>
          <w:p w14:paraId="7636409C" w14:textId="77777777" w:rsidR="00BA4DBF" w:rsidRPr="007B2785" w:rsidRDefault="00BA4DBF" w:rsidP="00BA4DBF">
            <w:pPr>
              <w:spacing w:after="0"/>
              <w:rPr>
                <w:color w:val="000000" w:themeColor="text1"/>
                <w:sz w:val="16"/>
                <w:szCs w:val="16"/>
              </w:rPr>
            </w:pPr>
            <w:r w:rsidRPr="007B2785">
              <w:rPr>
                <w:color w:val="000000" w:themeColor="text1"/>
                <w:sz w:val="16"/>
                <w:szCs w:val="16"/>
              </w:rPr>
              <w:t>2003-2011</w:t>
            </w:r>
          </w:p>
        </w:tc>
        <w:tc>
          <w:tcPr>
            <w:tcW w:w="992" w:type="dxa"/>
            <w:vAlign w:val="bottom"/>
          </w:tcPr>
          <w:p w14:paraId="1A59853A" w14:textId="77777777" w:rsidR="00BA4DBF" w:rsidRPr="007B2785" w:rsidRDefault="00BA4DBF" w:rsidP="00BA4DBF">
            <w:pPr>
              <w:spacing w:after="0"/>
              <w:rPr>
                <w:color w:val="000000" w:themeColor="text1"/>
                <w:sz w:val="16"/>
                <w:szCs w:val="16"/>
              </w:rPr>
            </w:pPr>
            <w:r w:rsidRPr="007B2785">
              <w:rPr>
                <w:color w:val="000000" w:themeColor="text1"/>
                <w:sz w:val="16"/>
                <w:szCs w:val="16"/>
              </w:rPr>
              <w:t>4 Million fled from their home</w:t>
            </w:r>
          </w:p>
        </w:tc>
        <w:tc>
          <w:tcPr>
            <w:tcW w:w="992" w:type="dxa"/>
            <w:vAlign w:val="bottom"/>
          </w:tcPr>
          <w:p w14:paraId="7758D2EA" w14:textId="651F499E" w:rsidR="00BA4DBF" w:rsidRPr="007B2785" w:rsidRDefault="00BA4DBF" w:rsidP="00BA4DBF">
            <w:pPr>
              <w:spacing w:after="0"/>
              <w:rPr>
                <w:color w:val="000000" w:themeColor="text1"/>
                <w:sz w:val="16"/>
                <w:szCs w:val="16"/>
              </w:rPr>
            </w:pPr>
            <w:r w:rsidRPr="007B2785">
              <w:rPr>
                <w:color w:val="000000" w:themeColor="text1"/>
                <w:sz w:val="16"/>
                <w:szCs w:val="16"/>
              </w:rPr>
              <w:t xml:space="preserve">Harding, S., &amp; </w:t>
            </w:r>
            <w:proofErr w:type="spellStart"/>
            <w:r w:rsidRPr="007B2785">
              <w:rPr>
                <w:color w:val="000000" w:themeColor="text1"/>
                <w:sz w:val="16"/>
                <w:szCs w:val="16"/>
              </w:rPr>
              <w:t>Libal</w:t>
            </w:r>
            <w:proofErr w:type="spellEnd"/>
            <w:r w:rsidRPr="007B2785">
              <w:rPr>
                <w:color w:val="000000" w:themeColor="text1"/>
                <w:sz w:val="16"/>
                <w:szCs w:val="16"/>
              </w:rPr>
              <w:t xml:space="preserve">, K. (2012). Iraqi refugees and the humanitarian costs of the Iraq war: What role for social </w:t>
            </w:r>
            <w:proofErr w:type="gramStart"/>
            <w:r w:rsidRPr="007B2785">
              <w:rPr>
                <w:color w:val="000000" w:themeColor="text1"/>
                <w:sz w:val="16"/>
                <w:szCs w:val="16"/>
              </w:rPr>
              <w:t>work?.</w:t>
            </w:r>
            <w:proofErr w:type="gramEnd"/>
            <w:r w:rsidRPr="007B2785">
              <w:rPr>
                <w:color w:val="000000" w:themeColor="text1"/>
                <w:sz w:val="16"/>
                <w:szCs w:val="16"/>
              </w:rPr>
              <w:t> </w:t>
            </w:r>
            <w:r w:rsidRPr="007B2785">
              <w:rPr>
                <w:i/>
                <w:color w:val="000000" w:themeColor="text1"/>
                <w:sz w:val="16"/>
                <w:szCs w:val="16"/>
              </w:rPr>
              <w:t>International Journal of Social Welfare</w:t>
            </w:r>
            <w:r w:rsidRPr="007B2785">
              <w:rPr>
                <w:color w:val="000000" w:themeColor="text1"/>
                <w:sz w:val="16"/>
                <w:szCs w:val="16"/>
              </w:rPr>
              <w:t>, </w:t>
            </w:r>
            <w:r w:rsidRPr="007B2785">
              <w:rPr>
                <w:i/>
                <w:color w:val="000000" w:themeColor="text1"/>
                <w:sz w:val="16"/>
                <w:szCs w:val="16"/>
              </w:rPr>
              <w:t>21</w:t>
            </w:r>
            <w:r w:rsidRPr="007B2785">
              <w:rPr>
                <w:color w:val="000000" w:themeColor="text1"/>
                <w:sz w:val="16"/>
                <w:szCs w:val="16"/>
              </w:rPr>
              <w:t>(1), 94-104.</w:t>
            </w:r>
            <w:r w:rsidRPr="007B2785">
              <w:rPr>
                <w:color w:val="000000" w:themeColor="text1"/>
                <w:sz w:val="16"/>
                <w:szCs w:val="16"/>
              </w:rPr>
              <w:br/>
              <w:t>p.94</w:t>
            </w:r>
          </w:p>
        </w:tc>
        <w:tc>
          <w:tcPr>
            <w:tcW w:w="993" w:type="dxa"/>
          </w:tcPr>
          <w:p w14:paraId="25A05AD6" w14:textId="77777777" w:rsidR="00BA4DBF" w:rsidRPr="007B2785" w:rsidRDefault="00BA4DBF" w:rsidP="00BA4DBF">
            <w:pPr>
              <w:spacing w:after="0"/>
              <w:rPr>
                <w:color w:val="000000" w:themeColor="text1"/>
                <w:sz w:val="16"/>
                <w:szCs w:val="16"/>
              </w:rPr>
            </w:pPr>
            <w:r w:rsidRPr="007B2785">
              <w:rPr>
                <w:color w:val="000000" w:themeColor="text1"/>
                <w:sz w:val="16"/>
                <w:szCs w:val="16"/>
              </w:rPr>
              <w:t>9.2 million</w:t>
            </w:r>
          </w:p>
          <w:p w14:paraId="13C99917" w14:textId="77777777" w:rsidR="00BA4DBF" w:rsidRPr="007B2785" w:rsidRDefault="00BA4DBF" w:rsidP="00BA4DBF">
            <w:pPr>
              <w:spacing w:after="0"/>
              <w:rPr>
                <w:color w:val="000000" w:themeColor="text1"/>
                <w:sz w:val="16"/>
                <w:szCs w:val="16"/>
              </w:rPr>
            </w:pPr>
          </w:p>
          <w:p w14:paraId="3802B690" w14:textId="77777777" w:rsidR="00BA4DBF" w:rsidRPr="007B2785" w:rsidRDefault="00BA4DBF" w:rsidP="00BA4DBF">
            <w:pPr>
              <w:spacing w:after="0"/>
              <w:rPr>
                <w:color w:val="000000" w:themeColor="text1"/>
                <w:sz w:val="16"/>
                <w:szCs w:val="16"/>
              </w:rPr>
            </w:pPr>
            <w:r w:rsidRPr="007B2785">
              <w:rPr>
                <w:color w:val="000000" w:themeColor="text1"/>
                <w:sz w:val="16"/>
                <w:szCs w:val="16"/>
              </w:rPr>
              <w:t>Including:</w:t>
            </w:r>
          </w:p>
          <w:p w14:paraId="5B22766C" w14:textId="77777777" w:rsidR="00BA4DBF" w:rsidRPr="007B2785" w:rsidRDefault="00BA4DBF" w:rsidP="00BA4DBF">
            <w:pPr>
              <w:spacing w:after="0"/>
              <w:rPr>
                <w:color w:val="000000" w:themeColor="text1"/>
                <w:sz w:val="16"/>
                <w:szCs w:val="16"/>
              </w:rPr>
            </w:pPr>
            <w:r w:rsidRPr="007B2785">
              <w:rPr>
                <w:color w:val="000000" w:themeColor="text1"/>
                <w:sz w:val="16"/>
                <w:szCs w:val="16"/>
              </w:rPr>
              <w:t>2.3 million and 2.6 million internally displaced persons (IDPs) were recorded, with a peak of 2.84 million in 2008.</w:t>
            </w:r>
          </w:p>
          <w:p w14:paraId="5425EB58" w14:textId="77777777" w:rsidR="00BA4DBF" w:rsidRPr="007B2785" w:rsidRDefault="00BA4DBF" w:rsidP="00BA4DBF">
            <w:pPr>
              <w:spacing w:after="0"/>
              <w:rPr>
                <w:color w:val="000000" w:themeColor="text1"/>
                <w:sz w:val="16"/>
                <w:szCs w:val="16"/>
              </w:rPr>
            </w:pPr>
          </w:p>
          <w:p w14:paraId="370A958F" w14:textId="5926BF43" w:rsidR="00BA4DBF" w:rsidRPr="007B2785" w:rsidRDefault="00BA4DBF" w:rsidP="00BA4DBF">
            <w:pPr>
              <w:spacing w:after="0"/>
              <w:rPr>
                <w:color w:val="000000" w:themeColor="text1"/>
                <w:sz w:val="16"/>
                <w:szCs w:val="16"/>
              </w:rPr>
            </w:pPr>
            <w:r w:rsidRPr="007B2785">
              <w:rPr>
                <w:color w:val="000000" w:themeColor="text1"/>
                <w:sz w:val="16"/>
                <w:szCs w:val="16"/>
              </w:rPr>
              <w:t xml:space="preserve">Norwegian Refugee </w:t>
            </w:r>
            <w:r w:rsidRPr="007B2785">
              <w:rPr>
                <w:color w:val="000000" w:themeColor="text1"/>
                <w:sz w:val="16"/>
                <w:szCs w:val="16"/>
              </w:rPr>
              <w:lastRenderedPageBreak/>
              <w:t>Council/Internal Displacement Monitoring Centre. (2012). Global Overview 2011: People Internally Displaced by Conflict and Violence, p. 58.</w:t>
            </w:r>
          </w:p>
        </w:tc>
        <w:tc>
          <w:tcPr>
            <w:tcW w:w="1134" w:type="dxa"/>
          </w:tcPr>
          <w:p w14:paraId="2C187288"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lastRenderedPageBreak/>
              <w:t>Larnerd</w:t>
            </w:r>
            <w:proofErr w:type="spellEnd"/>
            <w:r w:rsidRPr="007B2785">
              <w:rPr>
                <w:color w:val="000000" w:themeColor="text1"/>
                <w:sz w:val="16"/>
                <w:szCs w:val="16"/>
              </w:rPr>
              <w:t xml:space="preserve">, N. J., </w:t>
            </w:r>
            <w:proofErr w:type="spellStart"/>
            <w:r w:rsidRPr="007B2785">
              <w:rPr>
                <w:color w:val="000000" w:themeColor="text1"/>
                <w:sz w:val="16"/>
                <w:szCs w:val="16"/>
              </w:rPr>
              <w:t>Yayboke</w:t>
            </w:r>
            <w:proofErr w:type="spellEnd"/>
            <w:r w:rsidRPr="007B2785">
              <w:rPr>
                <w:color w:val="000000" w:themeColor="text1"/>
                <w:sz w:val="16"/>
                <w:szCs w:val="16"/>
              </w:rPr>
              <w:t>, E., &amp; Gigauri, G. (2023). Iraq 20 Years After the Invasion: Humanitarian, Displacement, and Climate Change Challenges. Center for Strategic and International Studies.</w:t>
            </w:r>
          </w:p>
          <w:p w14:paraId="40EE8E3E" w14:textId="77777777" w:rsidR="00BA4DBF" w:rsidRPr="007B2785" w:rsidRDefault="00BA4DBF" w:rsidP="00BA4DBF">
            <w:pPr>
              <w:spacing w:after="0"/>
              <w:rPr>
                <w:color w:val="000000" w:themeColor="text1"/>
                <w:sz w:val="16"/>
                <w:szCs w:val="16"/>
              </w:rPr>
            </w:pPr>
          </w:p>
          <w:p w14:paraId="1AD3BB44"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Cost of War Project “Creating Refugees: Displacement Causes by the US’ Post-9/11 Wars,”</w:t>
            </w:r>
          </w:p>
          <w:p w14:paraId="3E587F95" w14:textId="7C582543" w:rsidR="00BA4DBF" w:rsidRPr="007B2785" w:rsidRDefault="00BA4DBF" w:rsidP="00BA4DBF">
            <w:pPr>
              <w:spacing w:after="0"/>
              <w:rPr>
                <w:color w:val="000000" w:themeColor="text1"/>
                <w:sz w:val="16"/>
                <w:szCs w:val="16"/>
              </w:rPr>
            </w:pPr>
            <w:r w:rsidRPr="007B2785">
              <w:rPr>
                <w:color w:val="000000" w:themeColor="text1"/>
                <w:sz w:val="16"/>
                <w:szCs w:val="16"/>
              </w:rPr>
              <w:t>Watson Institute for International &amp; Public Affairs, Brown University, August 2021.</w:t>
            </w:r>
          </w:p>
        </w:tc>
        <w:tc>
          <w:tcPr>
            <w:tcW w:w="1701" w:type="dxa"/>
            <w:shd w:val="clear" w:color="auto" w:fill="E6E6E6"/>
          </w:tcPr>
          <w:p w14:paraId="642349D9"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4.7 million</w:t>
            </w:r>
          </w:p>
          <w:p w14:paraId="38D4F80D" w14:textId="77777777" w:rsidR="00BA4DBF" w:rsidRPr="007B2785" w:rsidRDefault="00BA4DBF" w:rsidP="00BA4DBF">
            <w:pPr>
              <w:spacing w:after="0"/>
              <w:rPr>
                <w:color w:val="000000" w:themeColor="text1"/>
                <w:sz w:val="16"/>
                <w:szCs w:val="16"/>
              </w:rPr>
            </w:pPr>
          </w:p>
          <w:p w14:paraId="5D3CEBFA" w14:textId="77777777" w:rsidR="00BA4DBF" w:rsidRPr="007B2785" w:rsidRDefault="00BA4DBF" w:rsidP="00BA4DBF">
            <w:pPr>
              <w:spacing w:after="0"/>
              <w:rPr>
                <w:color w:val="000000" w:themeColor="text1"/>
                <w:sz w:val="16"/>
                <w:szCs w:val="16"/>
              </w:rPr>
            </w:pPr>
          </w:p>
          <w:p w14:paraId="0535CD2F" w14:textId="77777777" w:rsidR="00BA4DBF" w:rsidRPr="007B2785" w:rsidRDefault="00BA4DBF" w:rsidP="00BA4DBF">
            <w:pPr>
              <w:spacing w:after="0"/>
              <w:rPr>
                <w:color w:val="000000" w:themeColor="text1"/>
                <w:sz w:val="16"/>
                <w:szCs w:val="16"/>
              </w:rPr>
            </w:pPr>
            <w:r w:rsidRPr="007B2785">
              <w:rPr>
                <w:color w:val="000000" w:themeColor="text1"/>
                <w:sz w:val="16"/>
                <w:szCs w:val="16"/>
              </w:rPr>
              <w:t>By 2008, approximately 2 million Iraqis had fled to neighboring countries, with an additional 2.7 million displaced internally, totaling 4.7 million displaced individuals.</w:t>
            </w:r>
          </w:p>
        </w:tc>
        <w:tc>
          <w:tcPr>
            <w:tcW w:w="1842" w:type="dxa"/>
            <w:shd w:val="clear" w:color="auto" w:fill="E6E6E6"/>
          </w:tcPr>
          <w:p w14:paraId="7C0D451C" w14:textId="77777777" w:rsidR="00BA4DBF" w:rsidRPr="007B2785" w:rsidRDefault="00BA4DBF" w:rsidP="00BA4DBF">
            <w:pPr>
              <w:spacing w:after="0"/>
              <w:rPr>
                <w:color w:val="000000" w:themeColor="text1"/>
                <w:sz w:val="16"/>
                <w:szCs w:val="16"/>
              </w:rPr>
            </w:pPr>
          </w:p>
          <w:p w14:paraId="2421367D" w14:textId="77777777" w:rsidR="00BA4DBF" w:rsidRPr="007B2785" w:rsidRDefault="00BA4DBF" w:rsidP="00BA4DBF">
            <w:pPr>
              <w:spacing w:after="0"/>
              <w:rPr>
                <w:color w:val="000000" w:themeColor="text1"/>
                <w:sz w:val="16"/>
                <w:szCs w:val="16"/>
              </w:rPr>
            </w:pPr>
          </w:p>
          <w:p w14:paraId="4ACDB857" w14:textId="77777777" w:rsidR="00BA4DBF" w:rsidRPr="007B2785" w:rsidRDefault="00BA4DBF" w:rsidP="00BA4DBF">
            <w:pPr>
              <w:spacing w:after="0"/>
              <w:rPr>
                <w:color w:val="000000" w:themeColor="text1"/>
                <w:sz w:val="16"/>
                <w:szCs w:val="16"/>
              </w:rPr>
            </w:pPr>
          </w:p>
          <w:p w14:paraId="5125C4F6" w14:textId="77777777" w:rsidR="00BA4DBF" w:rsidRPr="007B2785" w:rsidRDefault="00BA4DBF" w:rsidP="00BA4DBF">
            <w:pPr>
              <w:spacing w:after="0"/>
              <w:rPr>
                <w:color w:val="000000" w:themeColor="text1"/>
                <w:sz w:val="16"/>
                <w:szCs w:val="16"/>
              </w:rPr>
            </w:pPr>
          </w:p>
          <w:p w14:paraId="3101E5AA" w14:textId="77777777" w:rsidR="00BA4DBF" w:rsidRPr="007B2785" w:rsidRDefault="00BA4DBF" w:rsidP="00BA4DBF">
            <w:pPr>
              <w:spacing w:after="0"/>
              <w:rPr>
                <w:color w:val="000000" w:themeColor="text1"/>
                <w:sz w:val="16"/>
                <w:szCs w:val="16"/>
              </w:rPr>
            </w:pPr>
            <w:r w:rsidRPr="007B2785">
              <w:rPr>
                <w:color w:val="000000" w:themeColor="text1"/>
                <w:sz w:val="16"/>
                <w:szCs w:val="16"/>
              </w:rPr>
              <w:t>UNHCR. (2008). Iraq: Latest Return Survey Shows Few Intending to Go Home Soon</w:t>
            </w:r>
          </w:p>
          <w:p w14:paraId="30D46B7F" w14:textId="77777777" w:rsidR="00BA4DBF" w:rsidRPr="007B2785" w:rsidRDefault="00BA4DBF" w:rsidP="00BA4DBF">
            <w:pPr>
              <w:spacing w:after="0"/>
              <w:rPr>
                <w:color w:val="000000" w:themeColor="text1"/>
                <w:sz w:val="16"/>
                <w:szCs w:val="16"/>
              </w:rPr>
            </w:pPr>
          </w:p>
          <w:p w14:paraId="602CBE94" w14:textId="77777777" w:rsidR="00BA4DBF" w:rsidRPr="007B2785" w:rsidRDefault="00BA4DBF" w:rsidP="00BA4DBF">
            <w:pPr>
              <w:spacing w:after="0"/>
              <w:rPr>
                <w:color w:val="000000" w:themeColor="text1"/>
                <w:sz w:val="16"/>
                <w:szCs w:val="16"/>
              </w:rPr>
            </w:pPr>
          </w:p>
          <w:p w14:paraId="2F980CA2" w14:textId="77777777" w:rsidR="00BA4DBF" w:rsidRPr="007B2785" w:rsidRDefault="00BA4DBF" w:rsidP="00BA4DBF">
            <w:pPr>
              <w:spacing w:after="0"/>
              <w:rPr>
                <w:color w:val="000000" w:themeColor="text1"/>
                <w:sz w:val="16"/>
                <w:szCs w:val="16"/>
              </w:rPr>
            </w:pPr>
          </w:p>
          <w:p w14:paraId="772966A9" w14:textId="77777777" w:rsidR="00BA4DBF" w:rsidRPr="007B2785" w:rsidRDefault="00BA4DBF" w:rsidP="00BA4DBF">
            <w:pPr>
              <w:spacing w:after="0"/>
              <w:rPr>
                <w:b/>
                <w:color w:val="000000" w:themeColor="text1"/>
                <w:sz w:val="16"/>
                <w:szCs w:val="16"/>
              </w:rPr>
            </w:pPr>
          </w:p>
          <w:p w14:paraId="0A5449FF" w14:textId="77777777" w:rsidR="00BA4DBF" w:rsidRPr="007B2785" w:rsidRDefault="00BA4DBF" w:rsidP="00BA4DBF">
            <w:pPr>
              <w:spacing w:after="0"/>
              <w:rPr>
                <w:color w:val="000000" w:themeColor="text1"/>
                <w:sz w:val="16"/>
                <w:szCs w:val="16"/>
              </w:rPr>
            </w:pPr>
          </w:p>
          <w:p w14:paraId="5EA784FD" w14:textId="77777777" w:rsidR="00BA4DBF" w:rsidRPr="007B2785" w:rsidRDefault="00BA4DBF" w:rsidP="00BA4DBF">
            <w:pPr>
              <w:spacing w:after="0"/>
              <w:rPr>
                <w:color w:val="000000" w:themeColor="text1"/>
                <w:sz w:val="16"/>
                <w:szCs w:val="16"/>
              </w:rPr>
            </w:pPr>
          </w:p>
        </w:tc>
        <w:tc>
          <w:tcPr>
            <w:tcW w:w="1843" w:type="dxa"/>
          </w:tcPr>
          <w:p w14:paraId="5BA5D771" w14:textId="77777777" w:rsidR="00BA4DBF" w:rsidRPr="007B2785" w:rsidRDefault="00BA4DBF" w:rsidP="00BA4DBF">
            <w:pPr>
              <w:spacing w:after="0"/>
              <w:rPr>
                <w:color w:val="000000" w:themeColor="text1"/>
                <w:sz w:val="16"/>
                <w:szCs w:val="16"/>
              </w:rPr>
            </w:pPr>
            <w:r w:rsidRPr="007B2785">
              <w:rPr>
                <w:b/>
                <w:color w:val="000000" w:themeColor="text1"/>
                <w:sz w:val="16"/>
                <w:szCs w:val="16"/>
              </w:rPr>
              <w:t>1.5 million IDPs</w:t>
            </w:r>
            <w:r w:rsidRPr="007B2785">
              <w:rPr>
                <w:color w:val="000000" w:themeColor="text1"/>
                <w:sz w:val="16"/>
                <w:szCs w:val="16"/>
              </w:rPr>
              <w:t> remaining in-country by 2010, with only </w:t>
            </w:r>
            <w:r w:rsidRPr="007B2785">
              <w:rPr>
                <w:b/>
                <w:color w:val="000000" w:themeColor="text1"/>
                <w:sz w:val="16"/>
                <w:szCs w:val="16"/>
              </w:rPr>
              <w:t>60,000 returning</w:t>
            </w:r>
            <w:r w:rsidRPr="007B2785">
              <w:rPr>
                <w:color w:val="000000" w:themeColor="text1"/>
                <w:sz w:val="16"/>
                <w:szCs w:val="16"/>
              </w:rPr>
              <w:t> in early 2010</w:t>
            </w:r>
          </w:p>
          <w:p w14:paraId="0446FBB9" w14:textId="77777777" w:rsidR="00BA4DBF" w:rsidRPr="007B2785" w:rsidRDefault="00BA4DBF" w:rsidP="00BA4DBF">
            <w:pPr>
              <w:spacing w:after="0"/>
              <w:rPr>
                <w:color w:val="000000" w:themeColor="text1"/>
                <w:sz w:val="16"/>
                <w:szCs w:val="16"/>
              </w:rPr>
            </w:pPr>
          </w:p>
          <w:p w14:paraId="32338A60" w14:textId="77777777" w:rsidR="00BA4DBF" w:rsidRPr="007B2785" w:rsidRDefault="00E87061" w:rsidP="00BA4DBF">
            <w:pPr>
              <w:spacing w:after="0"/>
              <w:rPr>
                <w:color w:val="000000" w:themeColor="text1"/>
                <w:sz w:val="16"/>
                <w:szCs w:val="16"/>
              </w:rPr>
            </w:pPr>
            <w:hyperlink r:id="rId174">
              <w:r w:rsidR="00BA4DBF" w:rsidRPr="007B2785">
                <w:rPr>
                  <w:color w:val="000000" w:themeColor="text1"/>
                  <w:sz w:val="16"/>
                  <w:szCs w:val="16"/>
                  <w:u w:val="single"/>
                </w:rPr>
                <w:t>Link</w:t>
              </w:r>
            </w:hyperlink>
          </w:p>
        </w:tc>
        <w:tc>
          <w:tcPr>
            <w:tcW w:w="1985" w:type="dxa"/>
          </w:tcPr>
          <w:p w14:paraId="7E50581E" w14:textId="77777777" w:rsidR="00BA4DBF" w:rsidRPr="007B2785" w:rsidRDefault="00BA4DBF" w:rsidP="00BA4DBF">
            <w:pPr>
              <w:spacing w:after="0"/>
              <w:rPr>
                <w:color w:val="000000" w:themeColor="text1"/>
                <w:sz w:val="16"/>
                <w:szCs w:val="16"/>
              </w:rPr>
            </w:pPr>
            <w:r w:rsidRPr="007B2785">
              <w:rPr>
                <w:color w:val="000000" w:themeColor="text1"/>
                <w:sz w:val="16"/>
                <w:szCs w:val="16"/>
              </w:rPr>
              <w:t>Peak period: 2006–07. Displaced: About 4.2 million Iraqis were uprooted – roughly 2 million became refugees (mainly in Syria and Jordan) and 2.2 million were internally displaced</w:t>
            </w:r>
          </w:p>
          <w:p w14:paraId="6B516F88" w14:textId="77777777" w:rsidR="00BA4DBF" w:rsidRPr="007B2785" w:rsidRDefault="00BA4DBF" w:rsidP="00BA4DBF">
            <w:pPr>
              <w:spacing w:after="0"/>
              <w:rPr>
                <w:color w:val="000000" w:themeColor="text1"/>
                <w:sz w:val="16"/>
                <w:szCs w:val="16"/>
              </w:rPr>
            </w:pPr>
          </w:p>
          <w:p w14:paraId="2E309F55" w14:textId="77777777" w:rsidR="00BA4DBF" w:rsidRPr="007B2785" w:rsidRDefault="00BA4DBF" w:rsidP="00BA4DBF">
            <w:pPr>
              <w:spacing w:after="0"/>
              <w:rPr>
                <w:color w:val="000000" w:themeColor="text1"/>
                <w:sz w:val="16"/>
                <w:szCs w:val="16"/>
              </w:rPr>
            </w:pPr>
            <w:r w:rsidRPr="007B2785">
              <w:rPr>
                <w:color w:val="000000" w:themeColor="text1"/>
                <w:sz w:val="16"/>
                <w:szCs w:val="16"/>
              </w:rPr>
              <w:t>(Source: UNHCR Global Report 2006, p. 278)</w:t>
            </w:r>
          </w:p>
          <w:p w14:paraId="1A5D3B26" w14:textId="77777777" w:rsidR="00BA4DBF" w:rsidRPr="007B2785" w:rsidRDefault="00BA4DBF" w:rsidP="00BA4DBF">
            <w:pPr>
              <w:spacing w:after="0"/>
              <w:rPr>
                <w:color w:val="000000" w:themeColor="text1"/>
                <w:sz w:val="16"/>
                <w:szCs w:val="16"/>
              </w:rPr>
            </w:pPr>
          </w:p>
          <w:p w14:paraId="05B2EE49" w14:textId="77777777" w:rsidR="00BA4DBF" w:rsidRPr="007B2785" w:rsidRDefault="00BA4DBF" w:rsidP="00BA4DBF">
            <w:pPr>
              <w:spacing w:after="0"/>
              <w:rPr>
                <w:color w:val="000000" w:themeColor="text1"/>
                <w:sz w:val="16"/>
                <w:szCs w:val="16"/>
              </w:rPr>
            </w:pPr>
          </w:p>
        </w:tc>
      </w:tr>
      <w:tr w:rsidR="00BA4DBF" w:rsidRPr="007B2785" w14:paraId="719E162E" w14:textId="77777777" w:rsidTr="0055457E">
        <w:tc>
          <w:tcPr>
            <w:tcW w:w="1412" w:type="dxa"/>
            <w:gridSpan w:val="2"/>
            <w:vMerge w:val="restart"/>
            <w:vAlign w:val="bottom"/>
          </w:tcPr>
          <w:p w14:paraId="191FE978"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CAR Wars</w:t>
            </w:r>
          </w:p>
        </w:tc>
        <w:tc>
          <w:tcPr>
            <w:tcW w:w="1134" w:type="dxa"/>
            <w:vAlign w:val="bottom"/>
          </w:tcPr>
          <w:p w14:paraId="784C575D" w14:textId="77777777" w:rsidR="00BA4DBF" w:rsidRPr="007B2785" w:rsidRDefault="00BA4DBF" w:rsidP="00BA4DBF">
            <w:pPr>
              <w:spacing w:after="0"/>
              <w:rPr>
                <w:color w:val="000000" w:themeColor="text1"/>
                <w:sz w:val="16"/>
                <w:szCs w:val="16"/>
              </w:rPr>
            </w:pPr>
            <w:r w:rsidRPr="007B2785">
              <w:rPr>
                <w:color w:val="000000" w:themeColor="text1"/>
                <w:sz w:val="16"/>
                <w:szCs w:val="16"/>
              </w:rPr>
              <w:t>2004-7</w:t>
            </w:r>
          </w:p>
        </w:tc>
        <w:tc>
          <w:tcPr>
            <w:tcW w:w="992" w:type="dxa"/>
            <w:vAlign w:val="bottom"/>
          </w:tcPr>
          <w:p w14:paraId="23C08286" w14:textId="49E9328B" w:rsidR="00BA4DBF" w:rsidRPr="007B2785" w:rsidRDefault="00BA4DBF" w:rsidP="00BA4DBF">
            <w:pPr>
              <w:spacing w:after="0"/>
              <w:rPr>
                <w:color w:val="000000" w:themeColor="text1"/>
                <w:sz w:val="16"/>
                <w:szCs w:val="16"/>
              </w:rPr>
            </w:pPr>
            <w:r w:rsidRPr="007B2785">
              <w:rPr>
                <w:color w:val="000000" w:themeColor="text1"/>
                <w:sz w:val="16"/>
                <w:szCs w:val="16"/>
              </w:rPr>
              <w:t>n/a</w:t>
            </w:r>
          </w:p>
        </w:tc>
        <w:tc>
          <w:tcPr>
            <w:tcW w:w="992" w:type="dxa"/>
            <w:vAlign w:val="bottom"/>
          </w:tcPr>
          <w:p w14:paraId="2B5C0C59" w14:textId="058DDBDD" w:rsidR="00BA4DBF" w:rsidRPr="007B2785" w:rsidRDefault="00BA4DBF" w:rsidP="00BA4DBF">
            <w:pPr>
              <w:spacing w:after="0"/>
              <w:rPr>
                <w:color w:val="000000" w:themeColor="text1"/>
                <w:sz w:val="16"/>
                <w:szCs w:val="16"/>
              </w:rPr>
            </w:pPr>
            <w:r w:rsidRPr="007B2785">
              <w:rPr>
                <w:color w:val="000000" w:themeColor="text1"/>
                <w:sz w:val="16"/>
                <w:szCs w:val="16"/>
              </w:rPr>
              <w:t>n/a</w:t>
            </w:r>
          </w:p>
        </w:tc>
        <w:tc>
          <w:tcPr>
            <w:tcW w:w="993" w:type="dxa"/>
          </w:tcPr>
          <w:p w14:paraId="0552789E" w14:textId="633A6EFB" w:rsidR="00BA4DBF" w:rsidRPr="007B2785" w:rsidRDefault="00BA4DBF" w:rsidP="00BA4DBF">
            <w:pPr>
              <w:spacing w:after="0"/>
              <w:rPr>
                <w:color w:val="000000" w:themeColor="text1"/>
                <w:sz w:val="16"/>
                <w:szCs w:val="16"/>
              </w:rPr>
            </w:pPr>
            <w:r w:rsidRPr="007B2785">
              <w:rPr>
                <w:color w:val="000000" w:themeColor="text1"/>
                <w:sz w:val="16"/>
                <w:szCs w:val="16"/>
              </w:rPr>
              <w:t>n/a</w:t>
            </w:r>
          </w:p>
        </w:tc>
        <w:tc>
          <w:tcPr>
            <w:tcW w:w="1134" w:type="dxa"/>
          </w:tcPr>
          <w:p w14:paraId="47EA0769" w14:textId="0948318F" w:rsidR="00BA4DBF" w:rsidRPr="007B2785" w:rsidRDefault="00BA4DBF" w:rsidP="00BA4DBF">
            <w:pPr>
              <w:spacing w:after="0"/>
              <w:rPr>
                <w:color w:val="000000" w:themeColor="text1"/>
                <w:sz w:val="16"/>
                <w:szCs w:val="16"/>
              </w:rPr>
            </w:pPr>
            <w:r w:rsidRPr="007B2785">
              <w:rPr>
                <w:color w:val="000000" w:themeColor="text1"/>
                <w:sz w:val="16"/>
                <w:szCs w:val="16"/>
              </w:rPr>
              <w:t>n/a</w:t>
            </w:r>
          </w:p>
        </w:tc>
        <w:tc>
          <w:tcPr>
            <w:tcW w:w="1701" w:type="dxa"/>
            <w:shd w:val="clear" w:color="auto" w:fill="E6E6E6"/>
          </w:tcPr>
          <w:p w14:paraId="782B21F4" w14:textId="77777777" w:rsidR="00BA4DBF" w:rsidRPr="007B2785" w:rsidRDefault="00BA4DBF" w:rsidP="00BA4DBF">
            <w:pPr>
              <w:spacing w:after="0"/>
              <w:rPr>
                <w:color w:val="000000" w:themeColor="text1"/>
                <w:sz w:val="16"/>
                <w:szCs w:val="16"/>
              </w:rPr>
            </w:pPr>
            <w:r w:rsidRPr="007B2785">
              <w:rPr>
                <w:color w:val="000000" w:themeColor="text1"/>
                <w:sz w:val="16"/>
                <w:szCs w:val="16"/>
              </w:rPr>
              <w:t>292,000</w:t>
            </w:r>
          </w:p>
          <w:p w14:paraId="0B60B308" w14:textId="446DF013" w:rsidR="00BA4DBF" w:rsidRPr="007B2785" w:rsidRDefault="00BA4DBF" w:rsidP="00BA4DBF">
            <w:pPr>
              <w:spacing w:after="0"/>
              <w:rPr>
                <w:color w:val="000000" w:themeColor="text1"/>
                <w:sz w:val="16"/>
                <w:szCs w:val="16"/>
              </w:rPr>
            </w:pPr>
            <w:r w:rsidRPr="007B2785">
              <w:rPr>
                <w:color w:val="000000" w:themeColor="text1"/>
                <w:sz w:val="16"/>
                <w:szCs w:val="16"/>
              </w:rPr>
              <w:t>(of 4 million population)</w:t>
            </w:r>
          </w:p>
          <w:p w14:paraId="17C0FA1F"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Including: </w:t>
            </w:r>
          </w:p>
          <w:p w14:paraId="61484449" w14:textId="77777777" w:rsidR="00BA4DBF" w:rsidRPr="007B2785" w:rsidRDefault="00BA4DBF" w:rsidP="00BA4DBF">
            <w:pPr>
              <w:spacing w:after="0"/>
              <w:rPr>
                <w:color w:val="000000" w:themeColor="text1"/>
                <w:sz w:val="16"/>
                <w:szCs w:val="16"/>
              </w:rPr>
            </w:pPr>
            <w:r w:rsidRPr="007B2785">
              <w:rPr>
                <w:color w:val="000000" w:themeColor="text1"/>
                <w:sz w:val="16"/>
                <w:szCs w:val="16"/>
              </w:rPr>
              <w:t>80,000 refugees</w:t>
            </w:r>
          </w:p>
          <w:p w14:paraId="76D9B0FB" w14:textId="79D6E722" w:rsidR="00BA4DBF" w:rsidRPr="007B2785" w:rsidRDefault="00BA4DBF" w:rsidP="00BA4DBF">
            <w:pPr>
              <w:spacing w:after="0"/>
              <w:rPr>
                <w:color w:val="000000" w:themeColor="text1"/>
                <w:sz w:val="16"/>
                <w:szCs w:val="16"/>
              </w:rPr>
            </w:pPr>
            <w:r w:rsidRPr="007B2785">
              <w:rPr>
                <w:color w:val="000000" w:themeColor="text1"/>
                <w:sz w:val="16"/>
                <w:szCs w:val="16"/>
              </w:rPr>
              <w:t>212,000 IDPs</w:t>
            </w:r>
          </w:p>
          <w:p w14:paraId="663E50F1" w14:textId="749456E8" w:rsidR="00BA4DBF" w:rsidRPr="007B2785" w:rsidRDefault="00BA4DBF" w:rsidP="00BA4DBF">
            <w:pPr>
              <w:spacing w:after="0"/>
              <w:rPr>
                <w:color w:val="000000" w:themeColor="text1"/>
                <w:sz w:val="16"/>
                <w:szCs w:val="16"/>
              </w:rPr>
            </w:pPr>
            <w:r w:rsidRPr="007B2785">
              <w:rPr>
                <w:color w:val="000000" w:themeColor="text1"/>
                <w:sz w:val="16"/>
                <w:szCs w:val="16"/>
              </w:rPr>
              <w:t>50,000 in southern Chad in remote border camps</w:t>
            </w:r>
          </w:p>
        </w:tc>
        <w:tc>
          <w:tcPr>
            <w:tcW w:w="1842" w:type="dxa"/>
            <w:shd w:val="clear" w:color="auto" w:fill="E6E6E6"/>
          </w:tcPr>
          <w:p w14:paraId="7FB4234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UNHCR – United Nations High Commissioner for Refugees. (2007, September 27). </w:t>
            </w:r>
            <w:r w:rsidRPr="007B2785">
              <w:rPr>
                <w:i/>
                <w:color w:val="000000" w:themeColor="text1"/>
                <w:sz w:val="16"/>
                <w:szCs w:val="16"/>
              </w:rPr>
              <w:t>Central African Republic’s quiet conflict uproots more than 290,000</w:t>
            </w:r>
            <w:r w:rsidRPr="007B2785">
              <w:rPr>
                <w:color w:val="000000" w:themeColor="text1"/>
                <w:sz w:val="16"/>
                <w:szCs w:val="16"/>
              </w:rPr>
              <w:t xml:space="preserve"> (Story, by H. </w:t>
            </w:r>
            <w:proofErr w:type="spellStart"/>
            <w:r w:rsidRPr="007B2785">
              <w:rPr>
                <w:color w:val="000000" w:themeColor="text1"/>
                <w:sz w:val="16"/>
                <w:szCs w:val="16"/>
              </w:rPr>
              <w:t>Caux</w:t>
            </w:r>
            <w:proofErr w:type="spellEnd"/>
            <w:r w:rsidRPr="007B2785">
              <w:rPr>
                <w:color w:val="000000" w:themeColor="text1"/>
                <w:sz w:val="16"/>
                <w:szCs w:val="16"/>
              </w:rPr>
              <w:t>). UNHCR News.</w:t>
            </w:r>
          </w:p>
        </w:tc>
        <w:tc>
          <w:tcPr>
            <w:tcW w:w="1843" w:type="dxa"/>
          </w:tcPr>
          <w:p w14:paraId="3CB9A8E4" w14:textId="77777777" w:rsidR="00BA4DBF" w:rsidRPr="007B2785" w:rsidRDefault="00BA4DBF" w:rsidP="00BA4DBF">
            <w:pPr>
              <w:spacing w:after="0"/>
              <w:rPr>
                <w:b/>
                <w:color w:val="000000" w:themeColor="text1"/>
                <w:sz w:val="16"/>
                <w:szCs w:val="16"/>
              </w:rPr>
            </w:pPr>
          </w:p>
        </w:tc>
        <w:tc>
          <w:tcPr>
            <w:tcW w:w="1985" w:type="dxa"/>
          </w:tcPr>
          <w:p w14:paraId="39910DDE" w14:textId="77777777" w:rsidR="00BA4DBF" w:rsidRPr="007B2785" w:rsidRDefault="00BA4DBF" w:rsidP="00BA4DBF">
            <w:pPr>
              <w:spacing w:after="0"/>
              <w:rPr>
                <w:color w:val="000000" w:themeColor="text1"/>
                <w:sz w:val="16"/>
                <w:szCs w:val="16"/>
              </w:rPr>
            </w:pPr>
            <w:r w:rsidRPr="007B2785">
              <w:rPr>
                <w:color w:val="000000" w:themeColor="text1"/>
                <w:sz w:val="16"/>
                <w:szCs w:val="16"/>
              </w:rPr>
              <w:t>Northern CAR largely depopulated</w:t>
            </w:r>
          </w:p>
          <w:p w14:paraId="0CCDCBBA" w14:textId="77777777" w:rsidR="00BA4DBF" w:rsidRPr="007B2785" w:rsidRDefault="00BA4DBF" w:rsidP="00BA4DBF">
            <w:pPr>
              <w:spacing w:after="0"/>
              <w:rPr>
                <w:color w:val="000000" w:themeColor="text1"/>
                <w:sz w:val="16"/>
                <w:szCs w:val="16"/>
              </w:rPr>
            </w:pPr>
          </w:p>
          <w:p w14:paraId="4E0D5C63" w14:textId="77777777" w:rsidR="00BA4DBF" w:rsidRPr="007B2785" w:rsidRDefault="00BA4DBF" w:rsidP="00BA4DBF">
            <w:pPr>
              <w:spacing w:after="0"/>
              <w:rPr>
                <w:color w:val="000000" w:themeColor="text1"/>
                <w:sz w:val="16"/>
                <w:szCs w:val="16"/>
              </w:rPr>
            </w:pPr>
            <w:r w:rsidRPr="007B2785">
              <w:rPr>
                <w:color w:val="000000" w:themeColor="text1"/>
                <w:sz w:val="16"/>
                <w:szCs w:val="16"/>
              </w:rPr>
              <w:t>Chad and Cameroon shouldered the refugee outflow, while within CAR the IDPs were largely in the northern prefectures (</w:t>
            </w:r>
            <w:proofErr w:type="spellStart"/>
            <w:r w:rsidRPr="007B2785">
              <w:rPr>
                <w:color w:val="000000" w:themeColor="text1"/>
                <w:sz w:val="16"/>
                <w:szCs w:val="16"/>
              </w:rPr>
              <w:t>Ouham</w:t>
            </w:r>
            <w:proofErr w:type="spellEnd"/>
            <w:r w:rsidRPr="007B2785">
              <w:rPr>
                <w:color w:val="000000" w:themeColor="text1"/>
                <w:sz w:val="16"/>
                <w:szCs w:val="16"/>
              </w:rPr>
              <w:t xml:space="preserve">, </w:t>
            </w:r>
            <w:proofErr w:type="spellStart"/>
            <w:r w:rsidRPr="007B2785">
              <w:rPr>
                <w:color w:val="000000" w:themeColor="text1"/>
                <w:sz w:val="16"/>
                <w:szCs w:val="16"/>
              </w:rPr>
              <w:t>Ouham-Pendé</w:t>
            </w:r>
            <w:proofErr w:type="spellEnd"/>
            <w:r w:rsidRPr="007B2785">
              <w:rPr>
                <w:color w:val="000000" w:themeColor="text1"/>
                <w:sz w:val="16"/>
                <w:szCs w:val="16"/>
              </w:rPr>
              <w:t xml:space="preserve">, </w:t>
            </w:r>
            <w:proofErr w:type="spellStart"/>
            <w:r w:rsidRPr="007B2785">
              <w:rPr>
                <w:color w:val="000000" w:themeColor="text1"/>
                <w:sz w:val="16"/>
                <w:szCs w:val="16"/>
              </w:rPr>
              <w:t>Vakaga</w:t>
            </w:r>
            <w:proofErr w:type="spellEnd"/>
            <w:r w:rsidRPr="007B2785">
              <w:rPr>
                <w:color w:val="000000" w:themeColor="text1"/>
                <w:sz w:val="16"/>
                <w:szCs w:val="16"/>
              </w:rPr>
              <w:t>) until the 2007 peace deals allowed many to return</w:t>
            </w:r>
          </w:p>
        </w:tc>
      </w:tr>
      <w:tr w:rsidR="00BA4DBF" w:rsidRPr="007B2785" w14:paraId="6EBEDD57" w14:textId="77777777" w:rsidTr="0055457E">
        <w:tc>
          <w:tcPr>
            <w:tcW w:w="1412" w:type="dxa"/>
            <w:gridSpan w:val="2"/>
            <w:vMerge/>
            <w:vAlign w:val="bottom"/>
          </w:tcPr>
          <w:p w14:paraId="58C5E935" w14:textId="77777777" w:rsidR="00BA4DBF" w:rsidRPr="007B2785" w:rsidRDefault="00BA4DBF" w:rsidP="00BA4DBF">
            <w:pPr>
              <w:widowControl w:val="0"/>
              <w:pBdr>
                <w:top w:val="nil"/>
                <w:left w:val="nil"/>
                <w:bottom w:val="nil"/>
                <w:right w:val="nil"/>
                <w:between w:val="nil"/>
              </w:pBdr>
              <w:spacing w:after="0" w:line="276" w:lineRule="auto"/>
              <w:rPr>
                <w:color w:val="000000" w:themeColor="text1"/>
                <w:sz w:val="16"/>
                <w:szCs w:val="16"/>
              </w:rPr>
            </w:pPr>
          </w:p>
        </w:tc>
        <w:tc>
          <w:tcPr>
            <w:tcW w:w="1134" w:type="dxa"/>
            <w:vAlign w:val="bottom"/>
          </w:tcPr>
          <w:p w14:paraId="3B9071E4" w14:textId="77777777" w:rsidR="00BA4DBF" w:rsidRPr="007B2785" w:rsidRDefault="00BA4DBF" w:rsidP="00BA4DBF">
            <w:pPr>
              <w:spacing w:after="0"/>
              <w:rPr>
                <w:color w:val="000000" w:themeColor="text1"/>
                <w:sz w:val="16"/>
                <w:szCs w:val="16"/>
              </w:rPr>
            </w:pPr>
            <w:r w:rsidRPr="007B2785">
              <w:rPr>
                <w:color w:val="000000" w:themeColor="text1"/>
                <w:sz w:val="16"/>
                <w:szCs w:val="16"/>
              </w:rPr>
              <w:t>2012-25</w:t>
            </w:r>
          </w:p>
        </w:tc>
        <w:tc>
          <w:tcPr>
            <w:tcW w:w="992" w:type="dxa"/>
            <w:vAlign w:val="bottom"/>
          </w:tcPr>
          <w:p w14:paraId="2F6E174A" w14:textId="00620D30" w:rsidR="00BA4DBF" w:rsidRPr="007B2785" w:rsidRDefault="00BA4DBF" w:rsidP="00BA4DBF">
            <w:pPr>
              <w:spacing w:after="0"/>
              <w:rPr>
                <w:color w:val="000000" w:themeColor="text1"/>
                <w:sz w:val="16"/>
                <w:szCs w:val="16"/>
              </w:rPr>
            </w:pPr>
            <w:r w:rsidRPr="007B2785">
              <w:rPr>
                <w:color w:val="000000" w:themeColor="text1"/>
                <w:sz w:val="16"/>
                <w:szCs w:val="16"/>
              </w:rPr>
              <w:t>n/a</w:t>
            </w:r>
          </w:p>
        </w:tc>
        <w:tc>
          <w:tcPr>
            <w:tcW w:w="992" w:type="dxa"/>
            <w:vAlign w:val="bottom"/>
          </w:tcPr>
          <w:p w14:paraId="2D803518" w14:textId="3F21CF88" w:rsidR="00BA4DBF" w:rsidRPr="007B2785" w:rsidRDefault="00BA4DBF" w:rsidP="00BA4DBF">
            <w:pPr>
              <w:spacing w:after="0"/>
              <w:rPr>
                <w:color w:val="000000" w:themeColor="text1"/>
                <w:sz w:val="16"/>
                <w:szCs w:val="16"/>
              </w:rPr>
            </w:pPr>
            <w:r w:rsidRPr="007B2785">
              <w:rPr>
                <w:color w:val="000000" w:themeColor="text1"/>
                <w:sz w:val="16"/>
                <w:szCs w:val="16"/>
              </w:rPr>
              <w:t>n/a</w:t>
            </w:r>
          </w:p>
        </w:tc>
        <w:tc>
          <w:tcPr>
            <w:tcW w:w="993" w:type="dxa"/>
          </w:tcPr>
          <w:p w14:paraId="2A81B0F0" w14:textId="77777777" w:rsidR="00BA4DBF" w:rsidRPr="007B2785" w:rsidRDefault="00BA4DBF" w:rsidP="00BA4DBF">
            <w:pPr>
              <w:spacing w:after="0"/>
              <w:rPr>
                <w:color w:val="000000" w:themeColor="text1"/>
                <w:sz w:val="16"/>
                <w:szCs w:val="16"/>
              </w:rPr>
            </w:pPr>
          </w:p>
          <w:p w14:paraId="4C6DAB26" w14:textId="77777777" w:rsidR="00BA4DBF" w:rsidRPr="007B2785" w:rsidRDefault="00BA4DBF" w:rsidP="00BA4DBF">
            <w:pPr>
              <w:spacing w:after="0"/>
              <w:rPr>
                <w:color w:val="000000" w:themeColor="text1"/>
                <w:sz w:val="16"/>
                <w:szCs w:val="16"/>
              </w:rPr>
            </w:pPr>
          </w:p>
          <w:p w14:paraId="264BA0FB" w14:textId="77777777" w:rsidR="00BA4DBF" w:rsidRPr="007B2785" w:rsidRDefault="00BA4DBF" w:rsidP="00BA4DBF">
            <w:pPr>
              <w:spacing w:after="0"/>
              <w:rPr>
                <w:color w:val="000000" w:themeColor="text1"/>
                <w:sz w:val="16"/>
                <w:szCs w:val="16"/>
              </w:rPr>
            </w:pPr>
          </w:p>
          <w:p w14:paraId="3E6B7E4C" w14:textId="77777777" w:rsidR="00BA4DBF" w:rsidRPr="007B2785" w:rsidRDefault="00BA4DBF" w:rsidP="00BA4DBF">
            <w:pPr>
              <w:spacing w:after="0"/>
              <w:rPr>
                <w:color w:val="000000" w:themeColor="text1"/>
                <w:sz w:val="16"/>
                <w:szCs w:val="16"/>
              </w:rPr>
            </w:pPr>
          </w:p>
          <w:p w14:paraId="3CD8FD88" w14:textId="77777777" w:rsidR="00BA4DBF" w:rsidRPr="007B2785" w:rsidRDefault="00BA4DBF" w:rsidP="00BA4DBF">
            <w:pPr>
              <w:spacing w:after="0"/>
              <w:rPr>
                <w:color w:val="000000" w:themeColor="text1"/>
                <w:sz w:val="16"/>
                <w:szCs w:val="16"/>
              </w:rPr>
            </w:pPr>
          </w:p>
          <w:p w14:paraId="6B830EAA" w14:textId="77777777" w:rsidR="00BA4DBF" w:rsidRPr="007B2785" w:rsidRDefault="00BA4DBF" w:rsidP="00BA4DBF">
            <w:pPr>
              <w:spacing w:after="0"/>
              <w:rPr>
                <w:color w:val="000000" w:themeColor="text1"/>
                <w:sz w:val="16"/>
                <w:szCs w:val="16"/>
              </w:rPr>
            </w:pPr>
          </w:p>
          <w:p w14:paraId="1DD67BCF" w14:textId="77777777" w:rsidR="00BA4DBF" w:rsidRPr="007B2785" w:rsidRDefault="00BA4DBF" w:rsidP="00BA4DBF">
            <w:pPr>
              <w:spacing w:after="0"/>
              <w:rPr>
                <w:color w:val="000000" w:themeColor="text1"/>
                <w:sz w:val="16"/>
                <w:szCs w:val="16"/>
              </w:rPr>
            </w:pPr>
            <w:r w:rsidRPr="007B2785">
              <w:rPr>
                <w:color w:val="000000" w:themeColor="text1"/>
                <w:sz w:val="16"/>
                <w:szCs w:val="16"/>
              </w:rPr>
              <w:t>IDP peaking over 600,000 in 2014, but by 2023 only half a million remained displaced</w:t>
            </w:r>
          </w:p>
        </w:tc>
        <w:tc>
          <w:tcPr>
            <w:tcW w:w="1134" w:type="dxa"/>
          </w:tcPr>
          <w:p w14:paraId="485864FA" w14:textId="77777777" w:rsidR="00BA4DBF" w:rsidRPr="007B2785" w:rsidRDefault="00BA4DBF" w:rsidP="00BA4DBF">
            <w:pPr>
              <w:spacing w:after="0"/>
              <w:rPr>
                <w:color w:val="000000" w:themeColor="text1"/>
                <w:sz w:val="16"/>
                <w:szCs w:val="16"/>
              </w:rPr>
            </w:pPr>
          </w:p>
        </w:tc>
        <w:tc>
          <w:tcPr>
            <w:tcW w:w="1701" w:type="dxa"/>
            <w:shd w:val="clear" w:color="auto" w:fill="E6E6E6"/>
          </w:tcPr>
          <w:p w14:paraId="0226AE2E" w14:textId="77777777" w:rsidR="00BA4DBF" w:rsidRPr="007B2785" w:rsidRDefault="00BA4DBF" w:rsidP="00BA4DBF">
            <w:pPr>
              <w:spacing w:after="0"/>
              <w:rPr>
                <w:color w:val="000000" w:themeColor="text1"/>
                <w:sz w:val="16"/>
                <w:szCs w:val="16"/>
              </w:rPr>
            </w:pPr>
            <w:r w:rsidRPr="007B2785">
              <w:rPr>
                <w:color w:val="000000" w:themeColor="text1"/>
                <w:sz w:val="16"/>
                <w:szCs w:val="16"/>
              </w:rPr>
              <w:t>1.285.600</w:t>
            </w:r>
          </w:p>
          <w:p w14:paraId="20F4C8A5"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(1/4 of CAR population) </w:t>
            </w:r>
          </w:p>
          <w:p w14:paraId="69C222AE" w14:textId="77777777" w:rsidR="00BA4DBF" w:rsidRPr="007B2785" w:rsidRDefault="00BA4DBF" w:rsidP="00BA4DBF">
            <w:pPr>
              <w:spacing w:after="0"/>
              <w:rPr>
                <w:color w:val="000000" w:themeColor="text1"/>
                <w:sz w:val="16"/>
                <w:szCs w:val="16"/>
              </w:rPr>
            </w:pPr>
          </w:p>
          <w:p w14:paraId="57B95BA7" w14:textId="77777777" w:rsidR="00BA4DBF" w:rsidRPr="007B2785" w:rsidRDefault="00BA4DBF" w:rsidP="00BA4DBF">
            <w:pPr>
              <w:spacing w:after="0"/>
              <w:rPr>
                <w:color w:val="000000" w:themeColor="text1"/>
                <w:sz w:val="16"/>
                <w:szCs w:val="16"/>
              </w:rPr>
            </w:pPr>
            <w:r w:rsidRPr="007B2785">
              <w:rPr>
                <w:color w:val="000000" w:themeColor="text1"/>
                <w:sz w:val="16"/>
                <w:szCs w:val="16"/>
              </w:rPr>
              <w:t>750,800 refugees</w:t>
            </w:r>
          </w:p>
          <w:p w14:paraId="7CFE0BD4" w14:textId="77777777" w:rsidR="00BA4DBF" w:rsidRPr="007B2785" w:rsidRDefault="00BA4DBF" w:rsidP="00BA4DBF">
            <w:pPr>
              <w:spacing w:after="0"/>
              <w:rPr>
                <w:color w:val="000000" w:themeColor="text1"/>
                <w:sz w:val="16"/>
                <w:szCs w:val="16"/>
              </w:rPr>
            </w:pPr>
            <w:r w:rsidRPr="007B2785">
              <w:rPr>
                <w:color w:val="000000" w:themeColor="text1"/>
                <w:sz w:val="16"/>
                <w:szCs w:val="16"/>
              </w:rPr>
              <w:t>534,800 IDPs in late 2023</w:t>
            </w:r>
          </w:p>
          <w:p w14:paraId="3918AF04" w14:textId="77777777" w:rsidR="00BA4DBF" w:rsidRPr="007B2785" w:rsidRDefault="00BA4DBF" w:rsidP="00BA4DBF">
            <w:pPr>
              <w:spacing w:after="0"/>
              <w:rPr>
                <w:color w:val="000000" w:themeColor="text1"/>
                <w:sz w:val="16"/>
                <w:szCs w:val="16"/>
              </w:rPr>
            </w:pPr>
          </w:p>
          <w:p w14:paraId="01C02751" w14:textId="5CB3BF48" w:rsidR="00BA4DBF" w:rsidRPr="007B2785" w:rsidRDefault="00BA4DBF" w:rsidP="00BA4DBF">
            <w:pPr>
              <w:spacing w:after="0"/>
              <w:rPr>
                <w:color w:val="000000" w:themeColor="text1"/>
                <w:sz w:val="16"/>
                <w:szCs w:val="16"/>
              </w:rPr>
            </w:pPr>
            <w:r w:rsidRPr="007B2785">
              <w:rPr>
                <w:color w:val="000000" w:themeColor="text1"/>
                <w:sz w:val="16"/>
                <w:szCs w:val="16"/>
              </w:rPr>
              <w:t xml:space="preserve">Major host countries Cameroon (~354,000), the Democratic Republic of Congo (~212,000), Chad (~130,000), Republic of Congo (~33,600), and smaller numbers in Sudan (~18,000) </w:t>
            </w:r>
            <w:r w:rsidRPr="007B2785">
              <w:rPr>
                <w:color w:val="000000" w:themeColor="text1"/>
                <w:sz w:val="16"/>
                <w:szCs w:val="16"/>
              </w:rPr>
              <w:lastRenderedPageBreak/>
              <w:t>and South Sudan (~2,500)</w:t>
            </w:r>
          </w:p>
        </w:tc>
        <w:tc>
          <w:tcPr>
            <w:tcW w:w="1842" w:type="dxa"/>
            <w:shd w:val="clear" w:color="auto" w:fill="E6E6E6"/>
          </w:tcPr>
          <w:p w14:paraId="43B109FC"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 xml:space="preserve">UNHCR. (2024). </w:t>
            </w:r>
            <w:r w:rsidRPr="007B2785">
              <w:rPr>
                <w:i/>
                <w:color w:val="000000" w:themeColor="text1"/>
                <w:sz w:val="16"/>
                <w:szCs w:val="16"/>
              </w:rPr>
              <w:t>Central African Republic Situation – Global Report 2023</w:t>
            </w:r>
            <w:r w:rsidRPr="007B2785">
              <w:rPr>
                <w:color w:val="000000" w:themeColor="text1"/>
                <w:sz w:val="16"/>
                <w:szCs w:val="16"/>
              </w:rPr>
              <w:t xml:space="preserve"> (Regional Overview). UNHCR Global Focus.</w:t>
            </w:r>
          </w:p>
        </w:tc>
        <w:tc>
          <w:tcPr>
            <w:tcW w:w="1843" w:type="dxa"/>
          </w:tcPr>
          <w:p w14:paraId="79D8E2A3" w14:textId="77777777" w:rsidR="00BA4DBF" w:rsidRPr="007B2785" w:rsidRDefault="00BA4DBF" w:rsidP="00BA4DBF">
            <w:pPr>
              <w:spacing w:after="0"/>
              <w:rPr>
                <w:b/>
                <w:color w:val="000000" w:themeColor="text1"/>
                <w:sz w:val="16"/>
                <w:szCs w:val="16"/>
              </w:rPr>
            </w:pPr>
          </w:p>
        </w:tc>
        <w:tc>
          <w:tcPr>
            <w:tcW w:w="1985" w:type="dxa"/>
          </w:tcPr>
          <w:p w14:paraId="107B8C37" w14:textId="77777777" w:rsidR="00BA4DBF" w:rsidRPr="007B2785" w:rsidRDefault="00BA4DBF" w:rsidP="00BA4DBF">
            <w:pPr>
              <w:spacing w:after="0"/>
              <w:rPr>
                <w:color w:val="000000" w:themeColor="text1"/>
                <w:sz w:val="16"/>
                <w:szCs w:val="16"/>
              </w:rPr>
            </w:pPr>
          </w:p>
        </w:tc>
      </w:tr>
      <w:tr w:rsidR="00BA4DBF" w:rsidRPr="007B2785" w14:paraId="53D3EC54" w14:textId="77777777" w:rsidTr="0055457E">
        <w:tc>
          <w:tcPr>
            <w:tcW w:w="1412" w:type="dxa"/>
            <w:gridSpan w:val="2"/>
            <w:vAlign w:val="bottom"/>
          </w:tcPr>
          <w:p w14:paraId="2B3E37C3"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Israeli Gaza Incursions </w:t>
            </w:r>
          </w:p>
        </w:tc>
        <w:tc>
          <w:tcPr>
            <w:tcW w:w="1134" w:type="dxa"/>
          </w:tcPr>
          <w:p w14:paraId="0CEDEFB6"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2006; </w:t>
            </w:r>
          </w:p>
          <w:p w14:paraId="1F11D19E"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2008-9; </w:t>
            </w:r>
          </w:p>
          <w:p w14:paraId="09A34C3B"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2012; </w:t>
            </w:r>
          </w:p>
          <w:p w14:paraId="58B01EE4" w14:textId="77777777" w:rsidR="00BA4DBF" w:rsidRPr="007B2785" w:rsidRDefault="00BA4DBF" w:rsidP="00BA4DBF">
            <w:pPr>
              <w:spacing w:after="0"/>
              <w:rPr>
                <w:color w:val="000000" w:themeColor="text1"/>
                <w:sz w:val="16"/>
                <w:szCs w:val="16"/>
              </w:rPr>
            </w:pPr>
            <w:r w:rsidRPr="007B2785">
              <w:rPr>
                <w:color w:val="000000" w:themeColor="text1"/>
                <w:sz w:val="16"/>
                <w:szCs w:val="16"/>
              </w:rPr>
              <w:t>2014;</w:t>
            </w:r>
          </w:p>
          <w:p w14:paraId="779DF827" w14:textId="77777777" w:rsidR="00BA4DBF" w:rsidRPr="007B2785" w:rsidRDefault="00BA4DBF" w:rsidP="00BA4DBF">
            <w:pPr>
              <w:spacing w:after="0"/>
              <w:rPr>
                <w:color w:val="000000" w:themeColor="text1"/>
                <w:sz w:val="16"/>
                <w:szCs w:val="16"/>
              </w:rPr>
            </w:pPr>
            <w:r w:rsidRPr="007B2785">
              <w:rPr>
                <w:color w:val="000000" w:themeColor="text1"/>
                <w:sz w:val="16"/>
                <w:szCs w:val="16"/>
              </w:rPr>
              <w:t>2024</w:t>
            </w:r>
          </w:p>
          <w:p w14:paraId="0245DC85" w14:textId="77777777" w:rsidR="00BA4DBF" w:rsidRPr="007B2785" w:rsidRDefault="00BA4DBF" w:rsidP="00BA4DBF">
            <w:pPr>
              <w:spacing w:after="0"/>
              <w:rPr>
                <w:color w:val="000000" w:themeColor="text1"/>
                <w:sz w:val="16"/>
                <w:szCs w:val="16"/>
              </w:rPr>
            </w:pPr>
          </w:p>
          <w:p w14:paraId="4D29809B" w14:textId="77777777" w:rsidR="00BA4DBF" w:rsidRPr="007B2785" w:rsidRDefault="00BA4DBF" w:rsidP="00BA4DBF">
            <w:pPr>
              <w:spacing w:after="0"/>
              <w:rPr>
                <w:color w:val="000000" w:themeColor="text1"/>
                <w:sz w:val="16"/>
                <w:szCs w:val="16"/>
              </w:rPr>
            </w:pPr>
          </w:p>
        </w:tc>
        <w:tc>
          <w:tcPr>
            <w:tcW w:w="992" w:type="dxa"/>
          </w:tcPr>
          <w:p w14:paraId="4C378D2E"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If we also take into account the May 2021 missile exchange, there should be 113,000 people added to the final number, according to U.N. OCHA </w:t>
            </w:r>
          </w:p>
          <w:p w14:paraId="0A300A83" w14:textId="77777777" w:rsidR="00BA4DBF" w:rsidRPr="007B2785" w:rsidRDefault="00BA4DBF" w:rsidP="00BA4DBF">
            <w:pPr>
              <w:spacing w:after="0"/>
              <w:rPr>
                <w:color w:val="000000" w:themeColor="text1"/>
                <w:sz w:val="16"/>
                <w:szCs w:val="16"/>
              </w:rPr>
            </w:pPr>
          </w:p>
          <w:p w14:paraId="700FED2C"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https://www.ochaopt.org/content/overview-november-2021</w:t>
            </w:r>
          </w:p>
        </w:tc>
        <w:tc>
          <w:tcPr>
            <w:tcW w:w="992" w:type="dxa"/>
          </w:tcPr>
          <w:p w14:paraId="2E0AA9EC"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2006: over 5,000 displaced in Gaza </w:t>
            </w:r>
          </w:p>
          <w:p w14:paraId="6A257CCD" w14:textId="77777777" w:rsidR="00BA4DBF" w:rsidRPr="007B2785" w:rsidRDefault="00BA4DBF" w:rsidP="00BA4DBF">
            <w:pPr>
              <w:spacing w:after="0"/>
              <w:rPr>
                <w:color w:val="000000" w:themeColor="text1"/>
                <w:sz w:val="16"/>
                <w:szCs w:val="16"/>
              </w:rPr>
            </w:pPr>
          </w:p>
          <w:p w14:paraId="3B31BBE9" w14:textId="77777777" w:rsidR="00BA4DBF" w:rsidRPr="007B2785" w:rsidRDefault="00BA4DBF" w:rsidP="00BA4DBF">
            <w:pPr>
              <w:spacing w:after="0"/>
              <w:rPr>
                <w:color w:val="000000" w:themeColor="text1"/>
                <w:sz w:val="16"/>
                <w:szCs w:val="16"/>
              </w:rPr>
            </w:pPr>
            <w:r w:rsidRPr="007B2785">
              <w:rPr>
                <w:color w:val="000000" w:themeColor="text1"/>
                <w:sz w:val="16"/>
                <w:szCs w:val="16"/>
              </w:rPr>
              <w:t>2008-</w:t>
            </w:r>
            <w:proofErr w:type="gramStart"/>
            <w:r w:rsidRPr="007B2785">
              <w:rPr>
                <w:color w:val="000000" w:themeColor="text1"/>
                <w:sz w:val="16"/>
                <w:szCs w:val="16"/>
              </w:rPr>
              <w:t>9 :</w:t>
            </w:r>
            <w:proofErr w:type="gramEnd"/>
            <w:r w:rsidRPr="007B2785">
              <w:rPr>
                <w:color w:val="000000" w:themeColor="text1"/>
                <w:sz w:val="16"/>
                <w:szCs w:val="16"/>
              </w:rPr>
              <w:t xml:space="preserve"> 80,000-90,000 Palestinian displaced</w:t>
            </w:r>
          </w:p>
          <w:p w14:paraId="7E02A1A6" w14:textId="77777777" w:rsidR="00BA4DBF" w:rsidRPr="007B2785" w:rsidRDefault="00BA4DBF" w:rsidP="00BA4DBF">
            <w:pPr>
              <w:spacing w:after="0"/>
              <w:rPr>
                <w:color w:val="000000" w:themeColor="text1"/>
                <w:sz w:val="16"/>
                <w:szCs w:val="16"/>
              </w:rPr>
            </w:pPr>
          </w:p>
          <w:p w14:paraId="46004C80" w14:textId="77777777" w:rsidR="00BA4DBF" w:rsidRPr="007B2785" w:rsidRDefault="00BA4DBF" w:rsidP="00BA4DBF">
            <w:pPr>
              <w:spacing w:after="0"/>
              <w:rPr>
                <w:color w:val="000000" w:themeColor="text1"/>
                <w:sz w:val="16"/>
                <w:szCs w:val="16"/>
              </w:rPr>
            </w:pPr>
          </w:p>
          <w:p w14:paraId="1483934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2012: 12,000 Temporary displacement of Palestinians </w:t>
            </w:r>
          </w:p>
          <w:p w14:paraId="16B50CC4" w14:textId="77777777" w:rsidR="00BA4DBF" w:rsidRPr="007B2785" w:rsidRDefault="00BA4DBF" w:rsidP="00BA4DBF">
            <w:pPr>
              <w:spacing w:after="0"/>
              <w:rPr>
                <w:color w:val="000000" w:themeColor="text1"/>
                <w:sz w:val="16"/>
                <w:szCs w:val="16"/>
              </w:rPr>
            </w:pPr>
          </w:p>
          <w:p w14:paraId="3AB7811D"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2014: 500,000 Palestinians Displaced </w:t>
            </w:r>
          </w:p>
          <w:p w14:paraId="2CE0FB12" w14:textId="77777777" w:rsidR="00BA4DBF" w:rsidRPr="007B2785" w:rsidRDefault="00BA4DBF" w:rsidP="00BA4DBF">
            <w:pPr>
              <w:spacing w:after="0"/>
              <w:rPr>
                <w:color w:val="000000" w:themeColor="text1"/>
                <w:sz w:val="16"/>
                <w:szCs w:val="16"/>
              </w:rPr>
            </w:pPr>
          </w:p>
          <w:p w14:paraId="4E0CAA98" w14:textId="77777777" w:rsidR="00BA4DBF" w:rsidRPr="007B2785" w:rsidRDefault="00BA4DBF" w:rsidP="00BA4DBF">
            <w:pPr>
              <w:spacing w:after="0"/>
              <w:rPr>
                <w:color w:val="000000" w:themeColor="text1"/>
                <w:sz w:val="16"/>
                <w:szCs w:val="16"/>
              </w:rPr>
            </w:pPr>
          </w:p>
        </w:tc>
        <w:tc>
          <w:tcPr>
            <w:tcW w:w="993" w:type="dxa"/>
          </w:tcPr>
          <w:p w14:paraId="56F966E1"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2006: </w:t>
            </w:r>
            <w:hyperlink r:id="rId175">
              <w:r w:rsidRPr="007B2785">
                <w:rPr>
                  <w:color w:val="000000" w:themeColor="text1"/>
                  <w:sz w:val="16"/>
                  <w:szCs w:val="16"/>
                  <w:u w:val="single"/>
                </w:rPr>
                <w:t>UNRWA</w:t>
              </w:r>
            </w:hyperlink>
            <w:r w:rsidRPr="007B2785">
              <w:rPr>
                <w:color w:val="000000" w:themeColor="text1"/>
                <w:sz w:val="16"/>
                <w:szCs w:val="16"/>
              </w:rPr>
              <w:t xml:space="preserve"> </w:t>
            </w:r>
            <w:proofErr w:type="spellStart"/>
            <w:r w:rsidRPr="007B2785">
              <w:rPr>
                <w:color w:val="000000" w:themeColor="text1"/>
                <w:sz w:val="16"/>
                <w:szCs w:val="16"/>
              </w:rPr>
              <w:t>Pg</w:t>
            </w:r>
            <w:proofErr w:type="spellEnd"/>
            <w:r w:rsidRPr="007B2785">
              <w:rPr>
                <w:color w:val="000000" w:themeColor="text1"/>
                <w:sz w:val="16"/>
                <w:szCs w:val="16"/>
              </w:rPr>
              <w:t xml:space="preserve"> 12</w:t>
            </w:r>
          </w:p>
          <w:p w14:paraId="38ECA187" w14:textId="77777777" w:rsidR="00BA4DBF" w:rsidRPr="007B2785" w:rsidRDefault="00BA4DBF" w:rsidP="00BA4DBF">
            <w:pPr>
              <w:spacing w:after="0"/>
              <w:rPr>
                <w:color w:val="000000" w:themeColor="text1"/>
                <w:sz w:val="16"/>
                <w:szCs w:val="16"/>
              </w:rPr>
            </w:pPr>
          </w:p>
          <w:p w14:paraId="68FD7F13" w14:textId="77777777" w:rsidR="00BA4DBF" w:rsidRPr="007B2785" w:rsidRDefault="00BA4DBF" w:rsidP="00BA4DBF">
            <w:pPr>
              <w:spacing w:after="0"/>
              <w:rPr>
                <w:color w:val="000000" w:themeColor="text1"/>
                <w:sz w:val="16"/>
                <w:szCs w:val="16"/>
              </w:rPr>
            </w:pPr>
            <w:r w:rsidRPr="007B2785">
              <w:rPr>
                <w:color w:val="000000" w:themeColor="text1"/>
                <w:sz w:val="16"/>
                <w:szCs w:val="16"/>
              </w:rPr>
              <w:t>2008-</w:t>
            </w:r>
            <w:proofErr w:type="gramStart"/>
            <w:r w:rsidRPr="007B2785">
              <w:rPr>
                <w:color w:val="000000" w:themeColor="text1"/>
                <w:sz w:val="16"/>
                <w:szCs w:val="16"/>
              </w:rPr>
              <w:t>9 :</w:t>
            </w:r>
            <w:proofErr w:type="gramEnd"/>
            <w:r w:rsidRPr="007B2785">
              <w:rPr>
                <w:color w:val="000000" w:themeColor="text1"/>
                <w:sz w:val="16"/>
                <w:szCs w:val="16"/>
              </w:rPr>
              <w:t xml:space="preserve"> </w:t>
            </w:r>
            <w:proofErr w:type="spellStart"/>
            <w:r w:rsidRPr="007B2785">
              <w:rPr>
                <w:color w:val="000000" w:themeColor="text1"/>
                <w:sz w:val="16"/>
                <w:szCs w:val="16"/>
                <w:highlight w:val="white"/>
              </w:rPr>
              <w:t>Zanotti</w:t>
            </w:r>
            <w:proofErr w:type="spellEnd"/>
            <w:r w:rsidRPr="007B2785">
              <w:rPr>
                <w:color w:val="000000" w:themeColor="text1"/>
                <w:sz w:val="16"/>
                <w:szCs w:val="16"/>
                <w:highlight w:val="white"/>
              </w:rPr>
              <w:t>, J. (2010). </w:t>
            </w:r>
            <w:r w:rsidRPr="007B2785">
              <w:rPr>
                <w:i/>
                <w:color w:val="000000" w:themeColor="text1"/>
                <w:sz w:val="16"/>
                <w:szCs w:val="16"/>
              </w:rPr>
              <w:t>Israel and Hamas: conflict in Gaza (2008-2009)</w:t>
            </w:r>
            <w:r w:rsidRPr="007B2785">
              <w:rPr>
                <w:color w:val="000000" w:themeColor="text1"/>
                <w:sz w:val="16"/>
                <w:szCs w:val="16"/>
                <w:highlight w:val="white"/>
              </w:rPr>
              <w:t xml:space="preserve">. DIANE </w:t>
            </w:r>
            <w:proofErr w:type="gramStart"/>
            <w:r w:rsidRPr="007B2785">
              <w:rPr>
                <w:color w:val="000000" w:themeColor="text1"/>
                <w:sz w:val="16"/>
                <w:szCs w:val="16"/>
                <w:highlight w:val="white"/>
              </w:rPr>
              <w:t>Publishing.</w:t>
            </w:r>
            <w:r w:rsidRPr="007B2785">
              <w:rPr>
                <w:color w:val="000000" w:themeColor="text1"/>
                <w:sz w:val="16"/>
                <w:szCs w:val="16"/>
              </w:rPr>
              <w:t>.</w:t>
            </w:r>
            <w:proofErr w:type="gramEnd"/>
            <w:r w:rsidRPr="007B2785">
              <w:rPr>
                <w:color w:val="000000" w:themeColor="text1"/>
                <w:sz w:val="16"/>
                <w:szCs w:val="16"/>
              </w:rPr>
              <w:t xml:space="preserve">  </w:t>
            </w:r>
          </w:p>
          <w:p w14:paraId="6000DD3C"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Pg</w:t>
            </w:r>
            <w:proofErr w:type="spellEnd"/>
            <w:r w:rsidRPr="007B2785">
              <w:rPr>
                <w:color w:val="000000" w:themeColor="text1"/>
                <w:sz w:val="16"/>
                <w:szCs w:val="16"/>
              </w:rPr>
              <w:t xml:space="preserve"> 12</w:t>
            </w:r>
          </w:p>
          <w:p w14:paraId="1C341EC4" w14:textId="77777777" w:rsidR="00BA4DBF" w:rsidRPr="007B2785" w:rsidRDefault="00BA4DBF" w:rsidP="00BA4DBF">
            <w:pPr>
              <w:spacing w:after="0"/>
              <w:rPr>
                <w:color w:val="000000" w:themeColor="text1"/>
                <w:sz w:val="16"/>
                <w:szCs w:val="16"/>
              </w:rPr>
            </w:pPr>
          </w:p>
          <w:p w14:paraId="168D021F" w14:textId="77777777" w:rsidR="00BA4DBF" w:rsidRPr="007B2785" w:rsidRDefault="00BA4DBF" w:rsidP="00BA4DBF">
            <w:pPr>
              <w:spacing w:after="0"/>
              <w:rPr>
                <w:color w:val="000000" w:themeColor="text1"/>
                <w:sz w:val="16"/>
                <w:szCs w:val="16"/>
              </w:rPr>
            </w:pPr>
          </w:p>
          <w:p w14:paraId="3A972C97"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2012: </w:t>
            </w:r>
            <w:hyperlink r:id="rId176">
              <w:proofErr w:type="spellStart"/>
              <w:r w:rsidRPr="007B2785">
                <w:rPr>
                  <w:color w:val="000000" w:themeColor="text1"/>
                  <w:sz w:val="16"/>
                  <w:szCs w:val="16"/>
                  <w:u w:val="single"/>
                </w:rPr>
                <w:t>Refworld</w:t>
              </w:r>
              <w:proofErr w:type="spellEnd"/>
            </w:hyperlink>
          </w:p>
          <w:p w14:paraId="549661B7" w14:textId="77777777" w:rsidR="00BA4DBF" w:rsidRPr="007B2785" w:rsidRDefault="00BA4DBF" w:rsidP="00BA4DBF">
            <w:pPr>
              <w:spacing w:after="0"/>
              <w:rPr>
                <w:color w:val="000000" w:themeColor="text1"/>
                <w:sz w:val="16"/>
                <w:szCs w:val="16"/>
              </w:rPr>
            </w:pPr>
          </w:p>
          <w:p w14:paraId="282F808D"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2014: </w:t>
            </w:r>
          </w:p>
          <w:p w14:paraId="4163573F" w14:textId="77777777" w:rsidR="00BA4DBF" w:rsidRPr="007B2785" w:rsidRDefault="00E87061" w:rsidP="00BA4DBF">
            <w:pPr>
              <w:spacing w:after="0"/>
              <w:rPr>
                <w:color w:val="000000" w:themeColor="text1"/>
                <w:sz w:val="16"/>
                <w:szCs w:val="16"/>
                <w:u w:val="single"/>
              </w:rPr>
            </w:pPr>
            <w:hyperlink r:id="rId177">
              <w:r w:rsidR="00BA4DBF" w:rsidRPr="007B2785">
                <w:rPr>
                  <w:color w:val="000000" w:themeColor="text1"/>
                  <w:sz w:val="16"/>
                  <w:szCs w:val="16"/>
                  <w:u w:val="single"/>
                </w:rPr>
                <w:t>UN report</w:t>
              </w:r>
            </w:hyperlink>
          </w:p>
          <w:p w14:paraId="1B16E44E" w14:textId="77777777" w:rsidR="00BA4DBF" w:rsidRPr="007B2785" w:rsidRDefault="00BA4DBF" w:rsidP="00BA4DBF">
            <w:pPr>
              <w:spacing w:after="0"/>
              <w:rPr>
                <w:color w:val="000000" w:themeColor="text1"/>
                <w:sz w:val="16"/>
                <w:szCs w:val="16"/>
                <w:u w:val="single"/>
              </w:rPr>
            </w:pPr>
          </w:p>
          <w:p w14:paraId="584144B3" w14:textId="77777777" w:rsidR="00BA4DBF" w:rsidRPr="007B2785" w:rsidRDefault="00BA4DBF" w:rsidP="00BA4DBF">
            <w:pPr>
              <w:spacing w:after="0"/>
              <w:rPr>
                <w:color w:val="000000" w:themeColor="text1"/>
                <w:sz w:val="16"/>
                <w:szCs w:val="16"/>
                <w:u w:val="single"/>
              </w:rPr>
            </w:pPr>
          </w:p>
          <w:p w14:paraId="5AF561FD" w14:textId="77777777" w:rsidR="00BA4DBF" w:rsidRPr="007B2785" w:rsidRDefault="00BA4DBF" w:rsidP="00BA4DBF">
            <w:pPr>
              <w:spacing w:after="0"/>
              <w:rPr>
                <w:color w:val="000000" w:themeColor="text1"/>
                <w:sz w:val="16"/>
                <w:szCs w:val="16"/>
                <w:u w:val="single"/>
              </w:rPr>
            </w:pPr>
          </w:p>
          <w:p w14:paraId="12BD1462" w14:textId="77777777" w:rsidR="00BA4DBF" w:rsidRPr="007B2785" w:rsidRDefault="00BA4DBF" w:rsidP="00BA4DBF">
            <w:pPr>
              <w:spacing w:after="0"/>
              <w:rPr>
                <w:color w:val="000000" w:themeColor="text1"/>
                <w:sz w:val="16"/>
                <w:szCs w:val="16"/>
                <w:u w:val="single"/>
              </w:rPr>
            </w:pPr>
          </w:p>
          <w:p w14:paraId="7AC3B589"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2024 </w:t>
            </w:r>
          </w:p>
          <w:p w14:paraId="411842FA" w14:textId="77777777" w:rsidR="00BA4DBF" w:rsidRPr="007B2785" w:rsidRDefault="00BA4DBF" w:rsidP="00BA4DBF">
            <w:pPr>
              <w:spacing w:after="0"/>
              <w:rPr>
                <w:color w:val="000000" w:themeColor="text1"/>
                <w:sz w:val="16"/>
                <w:szCs w:val="16"/>
              </w:rPr>
            </w:pPr>
            <w:r w:rsidRPr="007B2785">
              <w:rPr>
                <w:color w:val="000000" w:themeColor="text1"/>
                <w:sz w:val="16"/>
                <w:szCs w:val="16"/>
              </w:rPr>
              <w:t>1.9 million</w:t>
            </w:r>
          </w:p>
          <w:p w14:paraId="5ACE548C" w14:textId="77777777" w:rsidR="00BA4DBF" w:rsidRPr="007B2785" w:rsidRDefault="00BA4DBF" w:rsidP="00BA4DBF">
            <w:pPr>
              <w:spacing w:after="0"/>
              <w:rPr>
                <w:color w:val="000000" w:themeColor="text1"/>
                <w:sz w:val="16"/>
                <w:szCs w:val="16"/>
              </w:rPr>
            </w:pPr>
            <w:r w:rsidRPr="007B2785">
              <w:rPr>
                <w:color w:val="000000" w:themeColor="text1"/>
                <w:sz w:val="16"/>
                <w:szCs w:val="16"/>
              </w:rPr>
              <w:t>(counting entire population as displaced)</w:t>
            </w:r>
          </w:p>
        </w:tc>
        <w:tc>
          <w:tcPr>
            <w:tcW w:w="1134" w:type="dxa"/>
          </w:tcPr>
          <w:p w14:paraId="514449C7"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United Nations Office for the Coordination of Humanitarian Affairs. (2025, March 25). Humanitarian situation update #275: Gaza Strip. https://www.ochaopt.org/content/humanitarian-situation-update-275-gaza-strip </w:t>
            </w:r>
          </w:p>
          <w:p w14:paraId="00126637" w14:textId="6C74F376" w:rsidR="00BA4DBF" w:rsidRPr="007B2785" w:rsidRDefault="00BA4DBF" w:rsidP="00BA4DBF">
            <w:pPr>
              <w:spacing w:after="0"/>
              <w:rPr>
                <w:color w:val="000000" w:themeColor="text1"/>
                <w:sz w:val="16"/>
                <w:szCs w:val="16"/>
              </w:rPr>
            </w:pPr>
            <w:r w:rsidRPr="007B2785">
              <w:rPr>
                <w:color w:val="000000" w:themeColor="text1"/>
                <w:sz w:val="16"/>
                <w:szCs w:val="16"/>
              </w:rPr>
              <w:t>ochaopt.org</w:t>
            </w:r>
          </w:p>
          <w:p w14:paraId="5CE8005B"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United Nations Office for the Coordination of Humanitarian Affairs. (2023, December 6). Hostilities in the Gaza Strip and Israel: Flash update #61. https://www.ochaopt.org/content/hostilities-gaza-strip-and-israel-flash-update-61 </w:t>
            </w:r>
          </w:p>
          <w:p w14:paraId="1C2D8511" w14:textId="3450E9F2" w:rsidR="00BA4DBF" w:rsidRPr="007B2785" w:rsidRDefault="00BA4DBF" w:rsidP="00BA4DBF">
            <w:pPr>
              <w:spacing w:after="0"/>
              <w:rPr>
                <w:color w:val="000000" w:themeColor="text1"/>
                <w:sz w:val="16"/>
                <w:szCs w:val="16"/>
              </w:rPr>
            </w:pPr>
            <w:r w:rsidRPr="007B2785">
              <w:rPr>
                <w:color w:val="000000" w:themeColor="text1"/>
                <w:sz w:val="16"/>
                <w:szCs w:val="16"/>
              </w:rPr>
              <w:t>ochaopt.org</w:t>
            </w:r>
          </w:p>
          <w:p w14:paraId="19568BC9"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 xml:space="preserve">Site Management Cluster. (2025, April 29). Population movement monitoring: Flash update #12 (22–29 April 2025) [PDF]. Global Camp Coordination &amp; Camp Management Cluster. https://www.cccmcluster.org/sites/default/files/2025-04/Population%20Movement%20Monitoring%20Flash-Update%2012.pdf </w:t>
            </w:r>
          </w:p>
          <w:p w14:paraId="754D0E83" w14:textId="6A62D43C" w:rsidR="00BA4DBF" w:rsidRPr="007B2785" w:rsidRDefault="00BA4DBF" w:rsidP="00BA4DBF">
            <w:pPr>
              <w:spacing w:after="0"/>
              <w:rPr>
                <w:color w:val="000000" w:themeColor="text1"/>
                <w:sz w:val="16"/>
                <w:szCs w:val="16"/>
              </w:rPr>
            </w:pPr>
            <w:r w:rsidRPr="007B2785">
              <w:rPr>
                <w:color w:val="000000" w:themeColor="text1"/>
                <w:sz w:val="16"/>
                <w:szCs w:val="16"/>
              </w:rPr>
              <w:t>cccmcluster.org</w:t>
            </w:r>
          </w:p>
        </w:tc>
        <w:tc>
          <w:tcPr>
            <w:tcW w:w="1701" w:type="dxa"/>
            <w:shd w:val="clear" w:color="auto" w:fill="E6E6E6"/>
          </w:tcPr>
          <w:p w14:paraId="2832AC1B"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lastRenderedPageBreak/>
              <w:t>2006: Over 5,000 IDPs</w:t>
            </w:r>
          </w:p>
          <w:p w14:paraId="3B014CAB" w14:textId="77777777" w:rsidR="00BA4DBF" w:rsidRPr="007B2785" w:rsidRDefault="00BA4DBF" w:rsidP="00BA4DBF">
            <w:pPr>
              <w:spacing w:after="0"/>
              <w:rPr>
                <w:color w:val="000000" w:themeColor="text1"/>
                <w:sz w:val="16"/>
                <w:szCs w:val="16"/>
              </w:rPr>
            </w:pPr>
          </w:p>
          <w:p w14:paraId="3BE71330"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2008-</w:t>
            </w:r>
            <w:proofErr w:type="gramStart"/>
            <w:r w:rsidRPr="007B2785">
              <w:rPr>
                <w:color w:val="000000" w:themeColor="text1"/>
                <w:sz w:val="16"/>
                <w:szCs w:val="16"/>
              </w:rPr>
              <w:t>9 :</w:t>
            </w:r>
            <w:proofErr w:type="gramEnd"/>
            <w:r w:rsidRPr="007B2785">
              <w:rPr>
                <w:color w:val="000000" w:themeColor="text1"/>
                <w:sz w:val="16"/>
                <w:szCs w:val="16"/>
              </w:rPr>
              <w:t xml:space="preserve"> 80,000-90,000 IDPs</w:t>
            </w:r>
          </w:p>
          <w:p w14:paraId="2AD7F4D3" w14:textId="77777777" w:rsidR="00BA4DBF" w:rsidRPr="007B2785" w:rsidRDefault="00BA4DBF" w:rsidP="00BA4DBF">
            <w:pPr>
              <w:spacing w:after="0"/>
              <w:rPr>
                <w:color w:val="000000" w:themeColor="text1"/>
                <w:sz w:val="16"/>
                <w:szCs w:val="16"/>
              </w:rPr>
            </w:pPr>
          </w:p>
          <w:p w14:paraId="39D81B12" w14:textId="77777777" w:rsidR="00BA4DBF" w:rsidRPr="007B2785" w:rsidRDefault="00BA4DBF" w:rsidP="00BA4DBF">
            <w:pPr>
              <w:pBdr>
                <w:bottom w:val="single" w:sz="6" w:space="1" w:color="000000"/>
              </w:pBdr>
              <w:spacing w:after="0"/>
              <w:rPr>
                <w:color w:val="000000" w:themeColor="text1"/>
                <w:sz w:val="16"/>
                <w:szCs w:val="16"/>
              </w:rPr>
            </w:pPr>
            <w:proofErr w:type="gramStart"/>
            <w:r w:rsidRPr="007B2785">
              <w:rPr>
                <w:color w:val="000000" w:themeColor="text1"/>
                <w:sz w:val="16"/>
                <w:szCs w:val="16"/>
              </w:rPr>
              <w:t>2012 :</w:t>
            </w:r>
            <w:proofErr w:type="gramEnd"/>
            <w:r w:rsidRPr="007B2785">
              <w:rPr>
                <w:color w:val="000000" w:themeColor="text1"/>
                <w:sz w:val="16"/>
                <w:szCs w:val="16"/>
              </w:rPr>
              <w:t xml:space="preserve"> 12,000 IDPs </w:t>
            </w:r>
          </w:p>
          <w:p w14:paraId="329341E7" w14:textId="77777777" w:rsidR="00BA4DBF" w:rsidRPr="007B2785" w:rsidRDefault="00BA4DBF" w:rsidP="00BA4DBF">
            <w:pPr>
              <w:spacing w:after="0"/>
              <w:rPr>
                <w:color w:val="000000" w:themeColor="text1"/>
                <w:sz w:val="16"/>
                <w:szCs w:val="16"/>
              </w:rPr>
            </w:pPr>
          </w:p>
          <w:p w14:paraId="565415E1"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2014: 500,000 IDPs</w:t>
            </w:r>
          </w:p>
          <w:p w14:paraId="72D84635" w14:textId="77777777" w:rsidR="00BA4DBF" w:rsidRPr="007B2785" w:rsidRDefault="00BA4DBF" w:rsidP="00BA4DBF">
            <w:pPr>
              <w:spacing w:after="0"/>
              <w:rPr>
                <w:color w:val="000000" w:themeColor="text1"/>
                <w:sz w:val="16"/>
                <w:szCs w:val="16"/>
              </w:rPr>
            </w:pPr>
          </w:p>
          <w:p w14:paraId="6E0A478D" w14:textId="77777777" w:rsidR="00BA4DBF" w:rsidRPr="007B2785" w:rsidRDefault="00BA4DBF" w:rsidP="00BA4DBF">
            <w:pPr>
              <w:spacing w:after="0"/>
              <w:rPr>
                <w:color w:val="000000" w:themeColor="text1"/>
                <w:sz w:val="16"/>
                <w:szCs w:val="16"/>
              </w:rPr>
            </w:pPr>
            <w:r w:rsidRPr="007B2785">
              <w:rPr>
                <w:color w:val="000000" w:themeColor="text1"/>
                <w:sz w:val="16"/>
                <w:szCs w:val="16"/>
              </w:rPr>
              <w:t>2021: 113,000 IDP’s</w:t>
            </w:r>
          </w:p>
          <w:p w14:paraId="1B67E66F" w14:textId="766C5049" w:rsidR="00BA4DBF" w:rsidRPr="007B2785" w:rsidRDefault="00BA4DBF" w:rsidP="00BA4DBF">
            <w:pPr>
              <w:spacing w:after="0"/>
              <w:rPr>
                <w:color w:val="000000" w:themeColor="text1"/>
                <w:sz w:val="16"/>
                <w:szCs w:val="16"/>
              </w:rPr>
            </w:pPr>
            <w:r w:rsidRPr="007B2785">
              <w:rPr>
                <w:color w:val="000000" w:themeColor="text1"/>
                <w:sz w:val="16"/>
                <w:szCs w:val="16"/>
              </w:rPr>
              <w:t>—————————2024: 1.7 Million IDPs</w:t>
            </w:r>
          </w:p>
          <w:p w14:paraId="7BFFEDB0" w14:textId="77777777" w:rsidR="00BA4DBF" w:rsidRPr="007B2785" w:rsidRDefault="00BA4DBF" w:rsidP="00BA4DBF">
            <w:pPr>
              <w:spacing w:after="0"/>
              <w:rPr>
                <w:color w:val="000000" w:themeColor="text1"/>
                <w:sz w:val="16"/>
                <w:szCs w:val="16"/>
              </w:rPr>
            </w:pPr>
          </w:p>
          <w:p w14:paraId="244E7013" w14:textId="77777777" w:rsidR="00BA4DBF" w:rsidRPr="007B2785" w:rsidRDefault="00BA4DBF" w:rsidP="00BA4DBF">
            <w:pPr>
              <w:spacing w:after="0"/>
              <w:rPr>
                <w:color w:val="000000" w:themeColor="text1"/>
                <w:sz w:val="16"/>
                <w:szCs w:val="16"/>
              </w:rPr>
            </w:pPr>
          </w:p>
        </w:tc>
        <w:tc>
          <w:tcPr>
            <w:tcW w:w="1842" w:type="dxa"/>
            <w:shd w:val="clear" w:color="auto" w:fill="E6E6E6"/>
          </w:tcPr>
          <w:p w14:paraId="702E5B8C"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2006: United Nations Relief and Works Agency for Palestine Refugees in the Near East. (2006). </w:t>
            </w:r>
            <w:r w:rsidRPr="007B2785">
              <w:rPr>
                <w:i/>
                <w:color w:val="000000" w:themeColor="text1"/>
                <w:sz w:val="16"/>
                <w:szCs w:val="16"/>
              </w:rPr>
              <w:t>UNRWA in 2006</w:t>
            </w:r>
            <w:r w:rsidRPr="007B2785">
              <w:rPr>
                <w:color w:val="000000" w:themeColor="text1"/>
                <w:sz w:val="16"/>
                <w:szCs w:val="16"/>
              </w:rPr>
              <w:t>. </w:t>
            </w:r>
            <w:hyperlink r:id="rId178">
              <w:r w:rsidRPr="007B2785">
                <w:rPr>
                  <w:color w:val="000000" w:themeColor="text1"/>
                  <w:sz w:val="16"/>
                  <w:szCs w:val="16"/>
                  <w:u w:val="single"/>
                </w:rPr>
                <w:t>https://www.unrwa.org/userfiles/20100118151154.pdf p.12</w:t>
              </w:r>
            </w:hyperlink>
          </w:p>
          <w:p w14:paraId="3D7AF11C" w14:textId="77777777" w:rsidR="00BA4DBF" w:rsidRPr="007B2785" w:rsidRDefault="00BA4DBF" w:rsidP="00BA4DBF">
            <w:pPr>
              <w:spacing w:after="0"/>
              <w:rPr>
                <w:color w:val="000000" w:themeColor="text1"/>
                <w:sz w:val="16"/>
                <w:szCs w:val="16"/>
              </w:rPr>
            </w:pPr>
          </w:p>
          <w:p w14:paraId="3080A4B3"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2008-</w:t>
            </w:r>
            <w:proofErr w:type="gramStart"/>
            <w:r w:rsidRPr="007B2785">
              <w:rPr>
                <w:color w:val="000000" w:themeColor="text1"/>
                <w:sz w:val="16"/>
                <w:szCs w:val="16"/>
              </w:rPr>
              <w:t>9 :</w:t>
            </w:r>
            <w:proofErr w:type="gramEnd"/>
            <w:r w:rsidRPr="007B2785">
              <w:rPr>
                <w:color w:val="000000" w:themeColor="text1"/>
                <w:sz w:val="16"/>
                <w:szCs w:val="16"/>
              </w:rPr>
              <w:t xml:space="preserve"> </w:t>
            </w:r>
            <w:proofErr w:type="spellStart"/>
            <w:r w:rsidRPr="007B2785">
              <w:rPr>
                <w:color w:val="000000" w:themeColor="text1"/>
                <w:sz w:val="16"/>
                <w:szCs w:val="16"/>
              </w:rPr>
              <w:t>Zanotti</w:t>
            </w:r>
            <w:proofErr w:type="spellEnd"/>
            <w:r w:rsidRPr="007B2785">
              <w:rPr>
                <w:color w:val="000000" w:themeColor="text1"/>
                <w:sz w:val="16"/>
                <w:szCs w:val="16"/>
              </w:rPr>
              <w:t>, J. (2010). </w:t>
            </w:r>
            <w:r w:rsidRPr="007B2785">
              <w:rPr>
                <w:i/>
                <w:color w:val="000000" w:themeColor="text1"/>
                <w:sz w:val="16"/>
                <w:szCs w:val="16"/>
              </w:rPr>
              <w:t>Israel and Hamas: conflict in Gaza (2008-2009)</w:t>
            </w:r>
            <w:r w:rsidRPr="007B2785">
              <w:rPr>
                <w:color w:val="000000" w:themeColor="text1"/>
                <w:sz w:val="16"/>
                <w:szCs w:val="16"/>
              </w:rPr>
              <w:t>. DIANE Publishing. P.12</w:t>
            </w:r>
          </w:p>
          <w:p w14:paraId="523B4596"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2012: Norwegian Refugee Council/Internal Displacement Monitoring Centre (NRC/IDMC), Global Overview 2012: People internally displaced by conflict and violence – Occupied Palestinian Territory, 29 April 2013, </w:t>
            </w:r>
            <w:hyperlink r:id="rId179">
              <w:r w:rsidRPr="007B2785">
                <w:rPr>
                  <w:color w:val="000000" w:themeColor="text1"/>
                  <w:sz w:val="16"/>
                  <w:szCs w:val="16"/>
                  <w:u w:val="single"/>
                </w:rPr>
                <w:t>https://www.refworld.org/reference/annualreport/idmc/2013/en/49258</w:t>
              </w:r>
            </w:hyperlink>
            <w:r w:rsidRPr="007B2785">
              <w:rPr>
                <w:color w:val="000000" w:themeColor="text1"/>
                <w:sz w:val="16"/>
                <w:szCs w:val="16"/>
              </w:rPr>
              <w:t xml:space="preserve"> </w:t>
            </w:r>
          </w:p>
          <w:p w14:paraId="46E96E2C"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[accessed 17 April 2025]</w:t>
            </w:r>
          </w:p>
          <w:p w14:paraId="0434704B" w14:textId="77777777" w:rsidR="00BA4DBF" w:rsidRPr="007B2785" w:rsidRDefault="00BA4DBF" w:rsidP="00BA4DBF">
            <w:pPr>
              <w:spacing w:after="0"/>
              <w:rPr>
                <w:color w:val="000000" w:themeColor="text1"/>
                <w:sz w:val="16"/>
                <w:szCs w:val="16"/>
              </w:rPr>
            </w:pPr>
          </w:p>
          <w:p w14:paraId="6AC4ACB5"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2014: </w:t>
            </w:r>
            <w:r w:rsidRPr="007B2785">
              <w:rPr>
                <w:b/>
                <w:color w:val="000000" w:themeColor="text1"/>
                <w:sz w:val="16"/>
                <w:szCs w:val="16"/>
              </w:rPr>
              <w:t>United Nations Human Rights Council. (2015).</w:t>
            </w:r>
            <w:r w:rsidRPr="007B2785">
              <w:rPr>
                <w:color w:val="000000" w:themeColor="text1"/>
                <w:sz w:val="16"/>
                <w:szCs w:val="16"/>
              </w:rPr>
              <w:t> </w:t>
            </w:r>
            <w:r w:rsidRPr="007B2785">
              <w:rPr>
                <w:i/>
                <w:color w:val="000000" w:themeColor="text1"/>
                <w:sz w:val="16"/>
                <w:szCs w:val="16"/>
              </w:rPr>
              <w:t>Report of the detailed findings of the independent commission of inquiry established pursuant to Human Rights Council resolution S-21/1</w:t>
            </w:r>
            <w:r w:rsidRPr="007B2785">
              <w:rPr>
                <w:color w:val="000000" w:themeColor="text1"/>
                <w:sz w:val="16"/>
                <w:szCs w:val="16"/>
              </w:rPr>
              <w:t xml:space="preserve"> (A/HRC/29/CRP.4). United Nations </w:t>
            </w:r>
            <w:hyperlink r:id="rId180">
              <w:r w:rsidRPr="007B2785">
                <w:rPr>
                  <w:color w:val="000000" w:themeColor="text1"/>
                  <w:sz w:val="16"/>
                  <w:szCs w:val="16"/>
                  <w:u w:val="single"/>
                </w:rPr>
                <w:t>Link</w:t>
              </w:r>
            </w:hyperlink>
            <w:r w:rsidRPr="007B2785">
              <w:rPr>
                <w:color w:val="000000" w:themeColor="text1"/>
                <w:sz w:val="16"/>
                <w:szCs w:val="16"/>
              </w:rPr>
              <w:t xml:space="preserve"> p.7</w:t>
            </w:r>
          </w:p>
          <w:p w14:paraId="16229631" w14:textId="77777777" w:rsidR="00BA4DBF" w:rsidRPr="007B2785" w:rsidRDefault="00BA4DBF" w:rsidP="00BA4DBF">
            <w:pPr>
              <w:pBdr>
                <w:bottom w:val="single" w:sz="6" w:space="1" w:color="000000"/>
              </w:pBdr>
              <w:spacing w:after="0"/>
              <w:rPr>
                <w:color w:val="000000" w:themeColor="text1"/>
                <w:sz w:val="16"/>
                <w:szCs w:val="16"/>
              </w:rPr>
            </w:pPr>
          </w:p>
          <w:p w14:paraId="47E881A2" w14:textId="77777777" w:rsidR="00BA4DBF" w:rsidRPr="007B2785" w:rsidRDefault="00BA4DBF" w:rsidP="00BA4DBF">
            <w:pPr>
              <w:spacing w:after="0"/>
              <w:rPr>
                <w:color w:val="000000" w:themeColor="text1"/>
                <w:sz w:val="16"/>
                <w:szCs w:val="16"/>
              </w:rPr>
            </w:pPr>
          </w:p>
          <w:p w14:paraId="3DC207A8"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2024: </w:t>
            </w:r>
            <w:hyperlink r:id="rId181">
              <w:r w:rsidRPr="007B2785">
                <w:rPr>
                  <w:color w:val="000000" w:themeColor="text1"/>
                  <w:sz w:val="16"/>
                  <w:szCs w:val="16"/>
                  <w:u w:val="single"/>
                </w:rPr>
                <w:t>UNHCR</w:t>
              </w:r>
            </w:hyperlink>
            <w:r w:rsidRPr="007B2785">
              <w:rPr>
                <w:color w:val="000000" w:themeColor="text1"/>
                <w:sz w:val="16"/>
                <w:szCs w:val="16"/>
              </w:rPr>
              <w:t xml:space="preserve"> </w:t>
            </w:r>
            <w:proofErr w:type="spellStart"/>
            <w:r w:rsidRPr="007B2785">
              <w:rPr>
                <w:color w:val="000000" w:themeColor="text1"/>
                <w:sz w:val="16"/>
                <w:szCs w:val="16"/>
              </w:rPr>
              <w:t>pg</w:t>
            </w:r>
            <w:proofErr w:type="spellEnd"/>
            <w:r w:rsidRPr="007B2785">
              <w:rPr>
                <w:color w:val="000000" w:themeColor="text1"/>
                <w:sz w:val="16"/>
                <w:szCs w:val="16"/>
              </w:rPr>
              <w:t xml:space="preserve"> 6</w:t>
            </w:r>
          </w:p>
          <w:p w14:paraId="12146D4F" w14:textId="4CD0E016"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 xml:space="preserve">United Nations High Commissioner for Refugees. (2024, October 9). </w:t>
            </w:r>
            <w:r w:rsidRPr="007B2785">
              <w:rPr>
                <w:i/>
                <w:color w:val="000000" w:themeColor="text1"/>
                <w:sz w:val="16"/>
                <w:szCs w:val="16"/>
              </w:rPr>
              <w:t>Mid-Year Trends 2024</w:t>
            </w:r>
            <w:r w:rsidRPr="007B2785">
              <w:rPr>
                <w:color w:val="000000" w:themeColor="text1"/>
                <w:sz w:val="16"/>
                <w:szCs w:val="16"/>
              </w:rPr>
              <w:t xml:space="preserve">. </w:t>
            </w:r>
            <w:hyperlink r:id="rId182">
              <w:r w:rsidRPr="007B2785">
                <w:rPr>
                  <w:color w:val="000000" w:themeColor="text1"/>
                  <w:sz w:val="16"/>
                  <w:szCs w:val="16"/>
                  <w:u w:val="single"/>
                </w:rPr>
                <w:t>https://www.unhcr.org/mid-year-trends</w:t>
              </w:r>
            </w:hyperlink>
            <w:r w:rsidRPr="007B2785">
              <w:rPr>
                <w:color w:val="000000" w:themeColor="text1"/>
                <w:sz w:val="16"/>
                <w:szCs w:val="16"/>
              </w:rPr>
              <w:t>​</w:t>
            </w:r>
          </w:p>
          <w:p w14:paraId="30F68748" w14:textId="5DACE4C2" w:rsidR="00BA4DBF" w:rsidRPr="007B2785" w:rsidRDefault="00E87061" w:rsidP="00BA4DBF">
            <w:pPr>
              <w:spacing w:after="0"/>
              <w:rPr>
                <w:color w:val="000000" w:themeColor="text1"/>
                <w:sz w:val="16"/>
                <w:szCs w:val="16"/>
              </w:rPr>
            </w:pPr>
            <w:hyperlink r:id="rId183">
              <w:r w:rsidR="00BA4DBF" w:rsidRPr="007B2785">
                <w:rPr>
                  <w:color w:val="000000" w:themeColor="text1"/>
                  <w:sz w:val="16"/>
                  <w:szCs w:val="16"/>
                  <w:u w:val="single"/>
                </w:rPr>
                <w:t>Amnesty</w:t>
              </w:r>
            </w:hyperlink>
            <w:r w:rsidR="00BA4DBF" w:rsidRPr="007B2785">
              <w:rPr>
                <w:color w:val="000000" w:themeColor="text1"/>
                <w:sz w:val="16"/>
                <w:szCs w:val="16"/>
              </w:rPr>
              <w:t xml:space="preserve"> </w:t>
            </w:r>
          </w:p>
          <w:p w14:paraId="7CB0906C"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Citation: Amnesty International. (2024, December 5). </w:t>
            </w:r>
            <w:r w:rsidRPr="007B2785">
              <w:rPr>
                <w:i/>
                <w:color w:val="000000" w:themeColor="text1"/>
                <w:sz w:val="16"/>
                <w:szCs w:val="16"/>
              </w:rPr>
              <w:t>Amnesty International concludes Israel is committing genocide against Palestinians in Gaza</w:t>
            </w:r>
            <w:r w:rsidRPr="007B2785">
              <w:rPr>
                <w:color w:val="000000" w:themeColor="text1"/>
                <w:sz w:val="16"/>
                <w:szCs w:val="16"/>
              </w:rPr>
              <w:t xml:space="preserve">. </w:t>
            </w:r>
            <w:hyperlink r:id="rId184">
              <w:r w:rsidRPr="007B2785">
                <w:rPr>
                  <w:color w:val="000000" w:themeColor="text1"/>
                  <w:sz w:val="16"/>
                  <w:szCs w:val="16"/>
                  <w:u w:val="single"/>
                </w:rPr>
                <w:t>https://www.amnesty.org/en/latest/news/2024/12/amnesty-international-concludes-israel-is-committing-genocide-against-palestinians-in-gaza/</w:t>
              </w:r>
            </w:hyperlink>
            <w:r w:rsidRPr="007B2785">
              <w:rPr>
                <w:color w:val="000000" w:themeColor="text1"/>
                <w:sz w:val="16"/>
                <w:szCs w:val="16"/>
              </w:rPr>
              <w:t>​</w:t>
            </w:r>
          </w:p>
        </w:tc>
        <w:tc>
          <w:tcPr>
            <w:tcW w:w="1843" w:type="dxa"/>
          </w:tcPr>
          <w:p w14:paraId="78C872D8" w14:textId="31A81B28" w:rsidR="00BA4DBF" w:rsidRPr="007B2785" w:rsidRDefault="00BA4DBF" w:rsidP="00BA4DBF">
            <w:pPr>
              <w:spacing w:after="0"/>
              <w:rPr>
                <w:color w:val="000000" w:themeColor="text1"/>
                <w:sz w:val="16"/>
                <w:szCs w:val="16"/>
              </w:rPr>
            </w:pPr>
            <w:proofErr w:type="gramStart"/>
            <w:r w:rsidRPr="007B2785">
              <w:rPr>
                <w:color w:val="000000" w:themeColor="text1"/>
                <w:sz w:val="16"/>
                <w:szCs w:val="16"/>
              </w:rPr>
              <w:lastRenderedPageBreak/>
              <w:t>2024 :</w:t>
            </w:r>
            <w:proofErr w:type="gramEnd"/>
            <w:r w:rsidRPr="007B2785">
              <w:rPr>
                <w:color w:val="000000" w:themeColor="text1"/>
                <w:sz w:val="16"/>
                <w:szCs w:val="16"/>
              </w:rPr>
              <w:t xml:space="preserve"> The estimated number of people internally displaced within the Gaza Strip reached 1.7 million by mid-2024. Most had been forced to flee multiple times since the escalation that began in October 2023 </w:t>
            </w:r>
            <w:hyperlink r:id="rId185">
              <w:r w:rsidRPr="007B2785">
                <w:rPr>
                  <w:color w:val="000000" w:themeColor="text1"/>
                  <w:sz w:val="16"/>
                  <w:szCs w:val="16"/>
                  <w:u w:val="single"/>
                </w:rPr>
                <w:t>UNHCR</w:t>
              </w:r>
            </w:hyperlink>
            <w:r w:rsidRPr="007B2785">
              <w:rPr>
                <w:color w:val="000000" w:themeColor="text1"/>
                <w:sz w:val="16"/>
                <w:szCs w:val="16"/>
              </w:rPr>
              <w:t xml:space="preserve"> </w:t>
            </w:r>
            <w:proofErr w:type="spellStart"/>
            <w:r w:rsidRPr="007B2785">
              <w:rPr>
                <w:color w:val="000000" w:themeColor="text1"/>
                <w:sz w:val="16"/>
                <w:szCs w:val="16"/>
              </w:rPr>
              <w:t>pg</w:t>
            </w:r>
            <w:proofErr w:type="spellEnd"/>
            <w:r w:rsidRPr="007B2785">
              <w:rPr>
                <w:color w:val="000000" w:themeColor="text1"/>
                <w:sz w:val="16"/>
                <w:szCs w:val="16"/>
              </w:rPr>
              <w:t xml:space="preserve"> 6</w:t>
            </w:r>
          </w:p>
          <w:p w14:paraId="3CEACB98" w14:textId="77777777" w:rsidR="00BA4DBF" w:rsidRPr="007B2785" w:rsidRDefault="00BA4DBF" w:rsidP="00BA4DBF">
            <w:pPr>
              <w:spacing w:after="0"/>
              <w:rPr>
                <w:color w:val="000000" w:themeColor="text1"/>
                <w:sz w:val="16"/>
                <w:szCs w:val="16"/>
              </w:rPr>
            </w:pPr>
          </w:p>
          <w:p w14:paraId="16915B44" w14:textId="77777777" w:rsidR="00BA4DBF" w:rsidRPr="007B2785" w:rsidRDefault="00E87061" w:rsidP="00BA4DBF">
            <w:pPr>
              <w:spacing w:after="0"/>
              <w:rPr>
                <w:color w:val="000000" w:themeColor="text1"/>
                <w:sz w:val="16"/>
                <w:szCs w:val="16"/>
              </w:rPr>
            </w:pPr>
            <w:hyperlink r:id="rId186">
              <w:r w:rsidR="00BA4DBF" w:rsidRPr="007B2785">
                <w:rPr>
                  <w:color w:val="000000" w:themeColor="text1"/>
                  <w:sz w:val="16"/>
                  <w:szCs w:val="16"/>
                  <w:u w:val="single"/>
                </w:rPr>
                <w:t>Amnesty</w:t>
              </w:r>
            </w:hyperlink>
            <w:r w:rsidR="00BA4DBF" w:rsidRPr="007B2785">
              <w:rPr>
                <w:color w:val="000000" w:themeColor="text1"/>
                <w:sz w:val="16"/>
                <w:szCs w:val="16"/>
              </w:rPr>
              <w:t xml:space="preserve"> : 1.9 Million Displaced</w:t>
            </w:r>
          </w:p>
        </w:tc>
        <w:tc>
          <w:tcPr>
            <w:tcW w:w="1985" w:type="dxa"/>
          </w:tcPr>
          <w:p w14:paraId="6166F965"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2008-9: 48,800 Israeli IDP/ </w:t>
            </w:r>
            <w:proofErr w:type="spellStart"/>
            <w:r w:rsidRPr="007B2785">
              <w:rPr>
                <w:color w:val="000000" w:themeColor="text1"/>
                <w:sz w:val="16"/>
                <w:szCs w:val="16"/>
              </w:rPr>
              <w:t>upto</w:t>
            </w:r>
            <w:proofErr w:type="spellEnd"/>
            <w:r w:rsidRPr="007B2785">
              <w:rPr>
                <w:color w:val="000000" w:themeColor="text1"/>
                <w:sz w:val="16"/>
                <w:szCs w:val="16"/>
              </w:rPr>
              <w:t xml:space="preserve"> 100,000 – 200,000 </w:t>
            </w:r>
            <w:proofErr w:type="spellStart"/>
            <w:r w:rsidRPr="007B2785">
              <w:rPr>
                <w:color w:val="000000" w:themeColor="text1"/>
                <w:sz w:val="16"/>
                <w:szCs w:val="16"/>
              </w:rPr>
              <w:t>palestinians</w:t>
            </w:r>
            <w:proofErr w:type="spellEnd"/>
            <w:r w:rsidRPr="007B2785">
              <w:rPr>
                <w:color w:val="000000" w:themeColor="text1"/>
                <w:sz w:val="16"/>
                <w:szCs w:val="16"/>
              </w:rPr>
              <w:t xml:space="preserve"> could be displaced </w:t>
            </w:r>
            <w:hyperlink r:id="rId187">
              <w:r w:rsidRPr="007B2785">
                <w:rPr>
                  <w:color w:val="000000" w:themeColor="text1"/>
                  <w:sz w:val="16"/>
                  <w:szCs w:val="16"/>
                  <w:u w:val="single"/>
                </w:rPr>
                <w:t>Link</w:t>
              </w:r>
            </w:hyperlink>
            <w:r w:rsidRPr="007B2785">
              <w:rPr>
                <w:color w:val="000000" w:themeColor="text1"/>
                <w:sz w:val="16"/>
                <w:szCs w:val="16"/>
              </w:rPr>
              <w:t xml:space="preserve"> </w:t>
            </w:r>
            <w:proofErr w:type="spellStart"/>
            <w:r w:rsidRPr="007B2785">
              <w:rPr>
                <w:color w:val="000000" w:themeColor="text1"/>
                <w:sz w:val="16"/>
                <w:szCs w:val="16"/>
              </w:rPr>
              <w:t>pg</w:t>
            </w:r>
            <w:proofErr w:type="spellEnd"/>
            <w:r w:rsidRPr="007B2785">
              <w:rPr>
                <w:color w:val="000000" w:themeColor="text1"/>
                <w:sz w:val="16"/>
                <w:szCs w:val="16"/>
              </w:rPr>
              <w:t xml:space="preserve"> 34</w:t>
            </w:r>
          </w:p>
          <w:p w14:paraId="467A92A6" w14:textId="77777777" w:rsidR="00BA4DBF" w:rsidRPr="007B2785" w:rsidRDefault="00BA4DBF" w:rsidP="00BA4DBF">
            <w:pPr>
              <w:spacing w:after="0"/>
              <w:rPr>
                <w:color w:val="000000" w:themeColor="text1"/>
                <w:sz w:val="16"/>
                <w:szCs w:val="16"/>
              </w:rPr>
            </w:pPr>
          </w:p>
          <w:p w14:paraId="6758C6EA" w14:textId="77777777" w:rsidR="00BA4DBF" w:rsidRPr="007B2785" w:rsidRDefault="00BA4DBF" w:rsidP="00BA4DBF">
            <w:pPr>
              <w:spacing w:after="0"/>
              <w:rPr>
                <w:color w:val="000000" w:themeColor="text1"/>
                <w:sz w:val="16"/>
                <w:szCs w:val="16"/>
              </w:rPr>
            </w:pPr>
          </w:p>
        </w:tc>
      </w:tr>
      <w:tr w:rsidR="00BA4DBF" w:rsidRPr="007B2785" w14:paraId="6AF92BA2" w14:textId="77777777" w:rsidTr="0055457E">
        <w:tc>
          <w:tcPr>
            <w:tcW w:w="1412" w:type="dxa"/>
            <w:gridSpan w:val="2"/>
            <w:vAlign w:val="bottom"/>
          </w:tcPr>
          <w:p w14:paraId="041E2CE2"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Pakistan Insurgency</w:t>
            </w:r>
          </w:p>
        </w:tc>
        <w:tc>
          <w:tcPr>
            <w:tcW w:w="1134" w:type="dxa"/>
          </w:tcPr>
          <w:p w14:paraId="14AC8FD4" w14:textId="77777777" w:rsidR="00BA4DBF" w:rsidRPr="007B2785" w:rsidRDefault="00BA4DBF" w:rsidP="00BA4DBF">
            <w:pPr>
              <w:spacing w:after="0"/>
              <w:rPr>
                <w:color w:val="000000" w:themeColor="text1"/>
                <w:sz w:val="16"/>
                <w:szCs w:val="16"/>
              </w:rPr>
            </w:pPr>
            <w:r w:rsidRPr="007B2785">
              <w:rPr>
                <w:color w:val="000000" w:themeColor="text1"/>
                <w:sz w:val="16"/>
                <w:szCs w:val="16"/>
              </w:rPr>
              <w:t>2009</w:t>
            </w:r>
          </w:p>
        </w:tc>
        <w:tc>
          <w:tcPr>
            <w:tcW w:w="992" w:type="dxa"/>
          </w:tcPr>
          <w:p w14:paraId="3B16748F" w14:textId="77777777" w:rsidR="00BA4DBF" w:rsidRPr="007B2785" w:rsidRDefault="00BA4DBF" w:rsidP="00BA4DBF">
            <w:pPr>
              <w:spacing w:after="0"/>
              <w:rPr>
                <w:color w:val="000000" w:themeColor="text1"/>
                <w:sz w:val="16"/>
                <w:szCs w:val="16"/>
              </w:rPr>
            </w:pPr>
            <w:r w:rsidRPr="007B2785">
              <w:rPr>
                <w:color w:val="000000" w:themeColor="text1"/>
                <w:sz w:val="16"/>
                <w:szCs w:val="16"/>
              </w:rPr>
              <w:t>2 million+ displaced</w:t>
            </w:r>
          </w:p>
        </w:tc>
        <w:tc>
          <w:tcPr>
            <w:tcW w:w="992" w:type="dxa"/>
          </w:tcPr>
          <w:p w14:paraId="678262CB"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https://2009-2017.state.gov/j/prm/releases/remarks/remarks/181124.htm#:~:text=In%20response%20to%20the%20widespread,nearly%204%2C000%20schools%20</w:t>
            </w:r>
            <w:r w:rsidRPr="007B2785">
              <w:rPr>
                <w:color w:val="000000" w:themeColor="text1"/>
                <w:sz w:val="16"/>
                <w:szCs w:val="16"/>
              </w:rPr>
              <w:lastRenderedPageBreak/>
              <w:t>as%20shelters.</w:t>
            </w:r>
          </w:p>
        </w:tc>
        <w:tc>
          <w:tcPr>
            <w:tcW w:w="993" w:type="dxa"/>
          </w:tcPr>
          <w:p w14:paraId="10150594"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 xml:space="preserve">3 million displaced </w:t>
            </w:r>
          </w:p>
        </w:tc>
        <w:tc>
          <w:tcPr>
            <w:tcW w:w="1134" w:type="dxa"/>
          </w:tcPr>
          <w:p w14:paraId="1183AD99" w14:textId="77777777" w:rsidR="00BA4DBF" w:rsidRPr="007B2785" w:rsidRDefault="00BA4DBF" w:rsidP="00BA4DBF">
            <w:pPr>
              <w:spacing w:after="0"/>
              <w:rPr>
                <w:color w:val="000000" w:themeColor="text1"/>
                <w:sz w:val="16"/>
                <w:szCs w:val="16"/>
              </w:rPr>
            </w:pPr>
            <w:r w:rsidRPr="007B2785">
              <w:rPr>
                <w:color w:val="000000" w:themeColor="text1"/>
                <w:sz w:val="16"/>
                <w:szCs w:val="16"/>
              </w:rPr>
              <w:t>UNHCR Report</w:t>
            </w:r>
          </w:p>
          <w:p w14:paraId="03A78E38" w14:textId="77777777" w:rsidR="00BA4DBF" w:rsidRPr="007B2785" w:rsidRDefault="00BA4DBF" w:rsidP="00BA4DBF">
            <w:pPr>
              <w:spacing w:after="0"/>
              <w:rPr>
                <w:color w:val="000000" w:themeColor="text1"/>
                <w:sz w:val="16"/>
                <w:szCs w:val="16"/>
              </w:rPr>
            </w:pPr>
          </w:p>
          <w:p w14:paraId="4E07A055" w14:textId="77777777" w:rsidR="00BA4DBF" w:rsidRPr="007B2785" w:rsidRDefault="00E87061" w:rsidP="00BA4DBF">
            <w:pPr>
              <w:spacing w:after="0"/>
              <w:rPr>
                <w:color w:val="000000" w:themeColor="text1"/>
                <w:sz w:val="16"/>
                <w:szCs w:val="16"/>
              </w:rPr>
            </w:pPr>
            <w:hyperlink r:id="rId188" w:anchor=":~:text=North%2Dwest%20Pakistan%20saw%20the,least%20370%2C000%20people%20remained%20displaced">
              <w:r w:rsidR="00BA4DBF" w:rsidRPr="007B2785">
                <w:rPr>
                  <w:color w:val="000000" w:themeColor="text1"/>
                  <w:sz w:val="16"/>
                  <w:szCs w:val="16"/>
                  <w:u w:val="single"/>
                </w:rPr>
                <w:t>https://www.refworld.org/reference/annualreport/idmc/2010/en/68120#:~:text=North%2Dwest%20Pakistan%20saw%20the,least%20370%2C000%20people%20rema</w:t>
              </w:r>
              <w:r w:rsidR="00BA4DBF" w:rsidRPr="007B2785">
                <w:rPr>
                  <w:color w:val="000000" w:themeColor="text1"/>
                  <w:sz w:val="16"/>
                  <w:szCs w:val="16"/>
                  <w:u w:val="single"/>
                </w:rPr>
                <w:lastRenderedPageBreak/>
                <w:t>ined%20displaced</w:t>
              </w:r>
            </w:hyperlink>
            <w:r w:rsidR="00BA4DBF" w:rsidRPr="007B2785">
              <w:rPr>
                <w:color w:val="000000" w:themeColor="text1"/>
                <w:sz w:val="16"/>
                <w:szCs w:val="16"/>
              </w:rPr>
              <w:t>.</w:t>
            </w:r>
          </w:p>
          <w:p w14:paraId="159EBA3E" w14:textId="77777777" w:rsidR="00BA4DBF" w:rsidRPr="007B2785" w:rsidRDefault="00BA4DBF" w:rsidP="00BA4DBF">
            <w:pPr>
              <w:spacing w:after="0"/>
              <w:rPr>
                <w:color w:val="000000" w:themeColor="text1"/>
                <w:sz w:val="16"/>
                <w:szCs w:val="16"/>
              </w:rPr>
            </w:pPr>
          </w:p>
          <w:p w14:paraId="055B9C71" w14:textId="77777777" w:rsidR="00BA4DBF" w:rsidRPr="007B2785" w:rsidRDefault="00BA4DBF" w:rsidP="00BA4DBF">
            <w:pPr>
              <w:spacing w:after="0"/>
              <w:rPr>
                <w:color w:val="000000" w:themeColor="text1"/>
                <w:sz w:val="16"/>
                <w:szCs w:val="16"/>
              </w:rPr>
            </w:pPr>
            <w:proofErr w:type="gramStart"/>
            <w:r w:rsidRPr="007B2785">
              <w:rPr>
                <w:color w:val="000000" w:themeColor="text1"/>
                <w:sz w:val="16"/>
                <w:szCs w:val="16"/>
              </w:rPr>
              <w:t>Also</w:t>
            </w:r>
            <w:proofErr w:type="gramEnd"/>
            <w:r w:rsidRPr="007B2785">
              <w:rPr>
                <w:color w:val="000000" w:themeColor="text1"/>
                <w:sz w:val="16"/>
                <w:szCs w:val="16"/>
              </w:rPr>
              <w:t xml:space="preserve"> the New York Times supports this number. </w:t>
            </w:r>
          </w:p>
          <w:p w14:paraId="268D4C35" w14:textId="77777777" w:rsidR="00BA4DBF" w:rsidRPr="007B2785" w:rsidRDefault="00BA4DBF" w:rsidP="00BA4DBF">
            <w:pPr>
              <w:spacing w:after="0"/>
              <w:rPr>
                <w:color w:val="000000" w:themeColor="text1"/>
                <w:sz w:val="16"/>
                <w:szCs w:val="16"/>
              </w:rPr>
            </w:pPr>
          </w:p>
          <w:p w14:paraId="4CF30D42" w14:textId="79464C52" w:rsidR="00BA4DBF" w:rsidRPr="007B2785" w:rsidRDefault="00E87061" w:rsidP="00BA4DBF">
            <w:pPr>
              <w:spacing w:after="0"/>
              <w:rPr>
                <w:color w:val="000000" w:themeColor="text1"/>
                <w:sz w:val="16"/>
                <w:szCs w:val="16"/>
              </w:rPr>
            </w:pPr>
            <w:hyperlink r:id="rId189" w:anchor=":~:text=Pakistan%20had%20the%20highest%20number,See%20more%20on:%20United%20Nations">
              <w:r w:rsidR="00BA4DBF" w:rsidRPr="007B2785">
                <w:rPr>
                  <w:color w:val="000000" w:themeColor="text1"/>
                  <w:sz w:val="16"/>
                  <w:szCs w:val="16"/>
                  <w:u w:val="single"/>
                </w:rPr>
                <w:t>https://www.nytimes.com/2010/05/18/world/asia/18briefs-PAKISTAN.html#:~:text=Pakistan%20had%20the%20highest%20number,See%20more%20on:%20United%20Nations</w:t>
              </w:r>
            </w:hyperlink>
          </w:p>
          <w:p w14:paraId="632FA779" w14:textId="19269C49" w:rsidR="00BA4DBF" w:rsidRPr="007B2785" w:rsidRDefault="00BA4DBF" w:rsidP="00BA4DBF">
            <w:pPr>
              <w:spacing w:after="0"/>
              <w:rPr>
                <w:color w:val="000000" w:themeColor="text1"/>
                <w:sz w:val="16"/>
                <w:szCs w:val="16"/>
              </w:rPr>
            </w:pPr>
            <w:r w:rsidRPr="007B2785">
              <w:rPr>
                <w:color w:val="000000" w:themeColor="text1"/>
                <w:sz w:val="16"/>
                <w:szCs w:val="16"/>
              </w:rPr>
              <w:t xml:space="preserve">Also supported by International Displacement Monitoring Center </w:t>
            </w:r>
          </w:p>
          <w:p w14:paraId="3638B1E3" w14:textId="77777777" w:rsidR="00BA4DBF" w:rsidRPr="007B2785" w:rsidRDefault="00BA4DBF" w:rsidP="00BA4DBF">
            <w:pPr>
              <w:spacing w:before="240" w:after="0"/>
              <w:rPr>
                <w:color w:val="000000" w:themeColor="text1"/>
                <w:sz w:val="16"/>
                <w:szCs w:val="16"/>
              </w:rPr>
            </w:pPr>
            <w:r w:rsidRPr="007B2785">
              <w:rPr>
                <w:color w:val="000000" w:themeColor="text1"/>
                <w:sz w:val="16"/>
                <w:szCs w:val="16"/>
              </w:rPr>
              <w:t xml:space="preserve">“Conflict-related displacement reached a peak in 2009, when three million people were displaced in the north-west, 2.3 million of them from the Malakand region of Khyber </w:t>
            </w:r>
            <w:proofErr w:type="spellStart"/>
            <w:r w:rsidRPr="007B2785">
              <w:rPr>
                <w:color w:val="000000" w:themeColor="text1"/>
                <w:sz w:val="16"/>
                <w:szCs w:val="16"/>
              </w:rPr>
              <w:t>Pakhtunkwa</w:t>
            </w:r>
            <w:proofErr w:type="spellEnd"/>
            <w:r w:rsidRPr="007B2785">
              <w:rPr>
                <w:color w:val="000000" w:themeColor="text1"/>
                <w:sz w:val="16"/>
                <w:szCs w:val="16"/>
              </w:rPr>
              <w:t xml:space="preserve"> </w:t>
            </w:r>
            <w:r w:rsidRPr="007B2785">
              <w:rPr>
                <w:color w:val="000000" w:themeColor="text1"/>
                <w:sz w:val="16"/>
                <w:szCs w:val="16"/>
              </w:rPr>
              <w:lastRenderedPageBreak/>
              <w:t>(KP) province. By the end of 2010, the number of IDPs had fallen to around one million, but returns have since been offset by new displacements”</w:t>
            </w:r>
          </w:p>
          <w:p w14:paraId="380D1EA4" w14:textId="77777777" w:rsidR="00BA4DBF" w:rsidRPr="007B2785" w:rsidRDefault="00BA4DBF" w:rsidP="00BA4DBF">
            <w:pPr>
              <w:spacing w:before="240" w:after="0"/>
              <w:rPr>
                <w:color w:val="000000" w:themeColor="text1"/>
                <w:sz w:val="16"/>
                <w:szCs w:val="16"/>
              </w:rPr>
            </w:pPr>
            <w:r w:rsidRPr="007B2785">
              <w:rPr>
                <w:color w:val="000000" w:themeColor="text1"/>
                <w:sz w:val="16"/>
                <w:szCs w:val="16"/>
              </w:rPr>
              <w:t>https://www.internal-displacement.org/publications/pakistan-massive-new-displacement-and-falling-returns-require-rights-based-response/</w:t>
            </w:r>
          </w:p>
        </w:tc>
        <w:tc>
          <w:tcPr>
            <w:tcW w:w="1701" w:type="dxa"/>
            <w:shd w:val="clear" w:color="auto" w:fill="E6E6E6"/>
          </w:tcPr>
          <w:p w14:paraId="6A5D56DD" w14:textId="77777777" w:rsidR="00BA4DBF" w:rsidRPr="007B2785" w:rsidRDefault="00BA4DBF" w:rsidP="00BA4DBF">
            <w:pPr>
              <w:pBdr>
                <w:bottom w:val="single" w:sz="6" w:space="1" w:color="000000"/>
              </w:pBdr>
              <w:spacing w:after="0"/>
              <w:rPr>
                <w:color w:val="000000" w:themeColor="text1"/>
                <w:sz w:val="16"/>
                <w:szCs w:val="16"/>
              </w:rPr>
            </w:pPr>
          </w:p>
          <w:p w14:paraId="19DA3B99"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2.200.000</w:t>
            </w:r>
          </w:p>
          <w:p w14:paraId="642D11DB" w14:textId="77777777" w:rsidR="00BA4DBF" w:rsidRPr="007B2785" w:rsidRDefault="00BA4DBF" w:rsidP="00BA4DBF">
            <w:pPr>
              <w:pBdr>
                <w:bottom w:val="single" w:sz="6" w:space="1" w:color="000000"/>
              </w:pBdr>
              <w:spacing w:after="0"/>
              <w:rPr>
                <w:color w:val="000000" w:themeColor="text1"/>
                <w:sz w:val="16"/>
                <w:szCs w:val="16"/>
              </w:rPr>
            </w:pPr>
          </w:p>
          <w:p w14:paraId="3012DE05" w14:textId="77777777" w:rsidR="00BA4DBF" w:rsidRPr="007B2785" w:rsidRDefault="00BA4DBF" w:rsidP="00BA4DBF">
            <w:pPr>
              <w:pBdr>
                <w:bottom w:val="single" w:sz="6" w:space="1" w:color="000000"/>
              </w:pBdr>
              <w:spacing w:after="0"/>
              <w:rPr>
                <w:color w:val="000000" w:themeColor="text1"/>
                <w:sz w:val="16"/>
                <w:szCs w:val="16"/>
              </w:rPr>
            </w:pPr>
          </w:p>
          <w:p w14:paraId="5EDC2907"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2.2 million</w:t>
            </w:r>
          </w:p>
          <w:p w14:paraId="3F1EC8C3"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IDPs</w:t>
            </w:r>
          </w:p>
          <w:p w14:paraId="1B08A4CD"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20,000 refugees</w:t>
            </w:r>
          </w:p>
          <w:p w14:paraId="35A71CA6" w14:textId="77777777" w:rsidR="00BA4DBF" w:rsidRPr="007B2785" w:rsidRDefault="00BA4DBF" w:rsidP="00BA4DBF">
            <w:pPr>
              <w:pBdr>
                <w:bottom w:val="single" w:sz="6" w:space="1" w:color="000000"/>
              </w:pBdr>
              <w:spacing w:after="0"/>
              <w:rPr>
                <w:color w:val="000000" w:themeColor="text1"/>
                <w:sz w:val="16"/>
                <w:szCs w:val="16"/>
              </w:rPr>
            </w:pPr>
          </w:p>
          <w:p w14:paraId="6702CD6A"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 xml:space="preserve">Including: </w:t>
            </w:r>
          </w:p>
          <w:p w14:paraId="718F55CA" w14:textId="77777777" w:rsidR="00BA4DBF" w:rsidRPr="007B2785" w:rsidRDefault="00BA4DBF" w:rsidP="00BA4DBF">
            <w:pPr>
              <w:pBdr>
                <w:bottom w:val="single" w:sz="6" w:space="1" w:color="000000"/>
              </w:pBdr>
              <w:spacing w:after="0"/>
              <w:rPr>
                <w:color w:val="000000" w:themeColor="text1"/>
                <w:sz w:val="16"/>
                <w:szCs w:val="16"/>
              </w:rPr>
            </w:pPr>
          </w:p>
          <w:p w14:paraId="22DB1102"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20,000 into eastern Afghanistan (</w:t>
            </w:r>
            <w:proofErr w:type="spellStart"/>
            <w:r w:rsidRPr="007B2785">
              <w:rPr>
                <w:color w:val="000000" w:themeColor="text1"/>
                <w:sz w:val="16"/>
                <w:szCs w:val="16"/>
              </w:rPr>
              <w:t>Kunar</w:t>
            </w:r>
            <w:proofErr w:type="spellEnd"/>
            <w:r w:rsidRPr="007B2785">
              <w:rPr>
                <w:color w:val="000000" w:themeColor="text1"/>
                <w:sz w:val="16"/>
                <w:szCs w:val="16"/>
              </w:rPr>
              <w:t xml:space="preserve"> Province)</w:t>
            </w:r>
          </w:p>
          <w:p w14:paraId="49283F7C" w14:textId="77777777" w:rsidR="00BA4DBF" w:rsidRPr="007B2785" w:rsidRDefault="00BA4DBF" w:rsidP="00BA4DBF">
            <w:pPr>
              <w:pBdr>
                <w:bottom w:val="single" w:sz="6" w:space="1" w:color="000000"/>
              </w:pBdr>
              <w:spacing w:after="0"/>
              <w:rPr>
                <w:color w:val="000000" w:themeColor="text1"/>
                <w:sz w:val="16"/>
                <w:szCs w:val="16"/>
              </w:rPr>
            </w:pPr>
          </w:p>
          <w:p w14:paraId="28185602"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250,000 in camps</w:t>
            </w:r>
          </w:p>
          <w:p w14:paraId="48A85C06" w14:textId="77777777" w:rsidR="00BA4DBF" w:rsidRPr="007B2785" w:rsidRDefault="00BA4DBF" w:rsidP="00BA4DBF">
            <w:pPr>
              <w:pBdr>
                <w:bottom w:val="single" w:sz="6" w:space="1" w:color="000000"/>
              </w:pBdr>
              <w:spacing w:after="0"/>
              <w:rPr>
                <w:color w:val="000000" w:themeColor="text1"/>
                <w:sz w:val="16"/>
                <w:szCs w:val="16"/>
              </w:rPr>
            </w:pPr>
          </w:p>
          <w:p w14:paraId="7DDF2F16" w14:textId="77777777" w:rsidR="00BA4DBF" w:rsidRPr="007B2785" w:rsidRDefault="00BA4DBF" w:rsidP="00BA4DBF">
            <w:pPr>
              <w:pBdr>
                <w:bottom w:val="single" w:sz="6" w:space="1" w:color="000000"/>
              </w:pBdr>
              <w:spacing w:after="0"/>
              <w:rPr>
                <w:color w:val="000000" w:themeColor="text1"/>
                <w:sz w:val="16"/>
                <w:szCs w:val="16"/>
              </w:rPr>
            </w:pPr>
          </w:p>
          <w:p w14:paraId="761E682F" w14:textId="77777777" w:rsidR="00BA4DBF" w:rsidRPr="007B2785" w:rsidRDefault="00BA4DBF" w:rsidP="00BA4DBF">
            <w:pPr>
              <w:pBdr>
                <w:bottom w:val="single" w:sz="6" w:space="1" w:color="000000"/>
              </w:pBdr>
              <w:spacing w:after="0"/>
              <w:rPr>
                <w:color w:val="000000" w:themeColor="text1"/>
                <w:sz w:val="16"/>
                <w:szCs w:val="16"/>
              </w:rPr>
            </w:pPr>
          </w:p>
          <w:p w14:paraId="078FC365" w14:textId="77777777" w:rsidR="00BA4DBF" w:rsidRPr="007B2785" w:rsidRDefault="00BA4DBF" w:rsidP="00BA4DBF">
            <w:pPr>
              <w:pBdr>
                <w:bottom w:val="single" w:sz="6" w:space="1" w:color="000000"/>
              </w:pBdr>
              <w:spacing w:after="0"/>
              <w:rPr>
                <w:color w:val="000000" w:themeColor="text1"/>
                <w:sz w:val="16"/>
                <w:szCs w:val="16"/>
              </w:rPr>
            </w:pPr>
          </w:p>
          <w:p w14:paraId="3147B7F5" w14:textId="77777777" w:rsidR="00BA4DBF" w:rsidRPr="007B2785" w:rsidRDefault="00BA4DBF" w:rsidP="00BA4DBF">
            <w:pPr>
              <w:pBdr>
                <w:bottom w:val="single" w:sz="6" w:space="1" w:color="000000"/>
              </w:pBdr>
              <w:spacing w:after="0"/>
              <w:rPr>
                <w:color w:val="000000" w:themeColor="text1"/>
                <w:sz w:val="16"/>
                <w:szCs w:val="16"/>
              </w:rPr>
            </w:pPr>
          </w:p>
          <w:p w14:paraId="276909AC" w14:textId="77777777" w:rsidR="00BA4DBF" w:rsidRPr="007B2785" w:rsidRDefault="00BA4DBF" w:rsidP="00BA4DBF">
            <w:pPr>
              <w:pBdr>
                <w:bottom w:val="single" w:sz="6" w:space="1" w:color="000000"/>
              </w:pBdr>
              <w:spacing w:after="0"/>
              <w:rPr>
                <w:color w:val="000000" w:themeColor="text1"/>
                <w:sz w:val="16"/>
                <w:szCs w:val="16"/>
              </w:rPr>
            </w:pPr>
          </w:p>
          <w:p w14:paraId="03A4D2E5" w14:textId="77777777" w:rsidR="00BA4DBF" w:rsidRPr="007B2785" w:rsidRDefault="00BA4DBF" w:rsidP="00BA4DBF">
            <w:pPr>
              <w:pBdr>
                <w:bottom w:val="single" w:sz="6" w:space="1" w:color="000000"/>
              </w:pBdr>
              <w:spacing w:after="0"/>
              <w:rPr>
                <w:color w:val="000000" w:themeColor="text1"/>
                <w:sz w:val="16"/>
                <w:szCs w:val="16"/>
              </w:rPr>
            </w:pPr>
          </w:p>
          <w:p w14:paraId="653B52A3" w14:textId="77777777" w:rsidR="00BA4DBF" w:rsidRPr="007B2785" w:rsidRDefault="00BA4DBF" w:rsidP="00BA4DBF">
            <w:pPr>
              <w:pBdr>
                <w:bottom w:val="single" w:sz="6" w:space="1" w:color="000000"/>
              </w:pBdr>
              <w:spacing w:after="0"/>
              <w:rPr>
                <w:color w:val="000000" w:themeColor="text1"/>
                <w:sz w:val="16"/>
                <w:szCs w:val="16"/>
              </w:rPr>
            </w:pPr>
          </w:p>
        </w:tc>
        <w:tc>
          <w:tcPr>
            <w:tcW w:w="1842" w:type="dxa"/>
            <w:shd w:val="clear" w:color="auto" w:fill="E6E6E6"/>
          </w:tcPr>
          <w:p w14:paraId="2FDE20F1" w14:textId="77777777" w:rsidR="00BA4DBF" w:rsidRPr="007B2785" w:rsidRDefault="00BA4DBF" w:rsidP="00BA4DBF">
            <w:pPr>
              <w:pBdr>
                <w:bottom w:val="single" w:sz="6" w:space="1" w:color="000000"/>
              </w:pBdr>
              <w:spacing w:after="0"/>
              <w:rPr>
                <w:color w:val="000000" w:themeColor="text1"/>
                <w:sz w:val="16"/>
                <w:szCs w:val="16"/>
              </w:rPr>
            </w:pPr>
          </w:p>
          <w:p w14:paraId="77A27C56"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United States Committee for Refugees and Immigrants, </w:t>
            </w:r>
            <w:r w:rsidRPr="007B2785">
              <w:rPr>
                <w:i/>
                <w:color w:val="000000" w:themeColor="text1"/>
                <w:sz w:val="16"/>
                <w:szCs w:val="16"/>
              </w:rPr>
              <w:t>World Refugee Survey 2009 - Pakistan</w:t>
            </w:r>
            <w:r w:rsidRPr="007B2785">
              <w:rPr>
                <w:color w:val="000000" w:themeColor="text1"/>
                <w:sz w:val="16"/>
                <w:szCs w:val="16"/>
              </w:rPr>
              <w:t>, 17 June 2009,</w:t>
            </w:r>
          </w:p>
          <w:p w14:paraId="2F88F7B0" w14:textId="77777777" w:rsidR="00BA4DBF" w:rsidRPr="007B2785" w:rsidRDefault="00BA4DBF" w:rsidP="00BA4DBF">
            <w:pPr>
              <w:pBdr>
                <w:bottom w:val="single" w:sz="6" w:space="1" w:color="000000"/>
              </w:pBdr>
              <w:spacing w:after="0"/>
              <w:rPr>
                <w:color w:val="000000" w:themeColor="text1"/>
                <w:sz w:val="16"/>
                <w:szCs w:val="16"/>
              </w:rPr>
            </w:pPr>
          </w:p>
          <w:p w14:paraId="3492EBF0" w14:textId="77777777" w:rsidR="00BA4DBF" w:rsidRPr="007B2785" w:rsidRDefault="00BA4DBF" w:rsidP="00BA4DBF">
            <w:pPr>
              <w:pBdr>
                <w:bottom w:val="single" w:sz="6" w:space="1" w:color="000000"/>
              </w:pBdr>
              <w:spacing w:after="0"/>
              <w:rPr>
                <w:color w:val="000000" w:themeColor="text1"/>
                <w:sz w:val="16"/>
                <w:szCs w:val="16"/>
              </w:rPr>
            </w:pPr>
            <w:r w:rsidRPr="007B2785">
              <w:rPr>
                <w:color w:val="000000" w:themeColor="text1"/>
                <w:sz w:val="16"/>
                <w:szCs w:val="16"/>
              </w:rPr>
              <w:t xml:space="preserve">Canadian International Development Agency (CIDA). (2009, August 12). </w:t>
            </w:r>
            <w:r w:rsidRPr="007B2785">
              <w:rPr>
                <w:i/>
                <w:color w:val="000000" w:themeColor="text1"/>
                <w:sz w:val="16"/>
                <w:szCs w:val="16"/>
              </w:rPr>
              <w:t>Government of Canada provides additional support to displaced civilians in Pakistan</w:t>
            </w:r>
            <w:r w:rsidRPr="007B2785">
              <w:rPr>
                <w:color w:val="000000" w:themeColor="text1"/>
                <w:sz w:val="16"/>
                <w:szCs w:val="16"/>
              </w:rPr>
              <w:t xml:space="preserve"> (Press release).</w:t>
            </w:r>
          </w:p>
          <w:p w14:paraId="0372173B" w14:textId="77777777" w:rsidR="00BA4DBF" w:rsidRPr="007B2785" w:rsidRDefault="00BA4DBF" w:rsidP="00BA4DBF">
            <w:pPr>
              <w:pBdr>
                <w:bottom w:val="single" w:sz="6" w:space="1" w:color="000000"/>
              </w:pBdr>
              <w:spacing w:after="0"/>
              <w:rPr>
                <w:color w:val="000000" w:themeColor="text1"/>
                <w:sz w:val="16"/>
                <w:szCs w:val="16"/>
              </w:rPr>
            </w:pPr>
          </w:p>
          <w:p w14:paraId="4AF1D905" w14:textId="77777777" w:rsidR="00BA4DBF" w:rsidRPr="007B2785" w:rsidRDefault="00BA4DBF" w:rsidP="00BA4DBF">
            <w:pPr>
              <w:pBdr>
                <w:bottom w:val="single" w:sz="6" w:space="1" w:color="000000"/>
              </w:pBdr>
              <w:spacing w:after="0"/>
              <w:rPr>
                <w:color w:val="000000" w:themeColor="text1"/>
                <w:sz w:val="16"/>
                <w:szCs w:val="16"/>
              </w:rPr>
            </w:pPr>
          </w:p>
        </w:tc>
        <w:tc>
          <w:tcPr>
            <w:tcW w:w="1843" w:type="dxa"/>
          </w:tcPr>
          <w:p w14:paraId="3B1F8390"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UNHCR Report</w:t>
            </w:r>
          </w:p>
          <w:p w14:paraId="4306F09F" w14:textId="77777777" w:rsidR="00BA4DBF" w:rsidRPr="007B2785" w:rsidRDefault="00BA4DBF" w:rsidP="00BA4DBF">
            <w:pPr>
              <w:spacing w:after="0"/>
              <w:rPr>
                <w:color w:val="000000" w:themeColor="text1"/>
                <w:sz w:val="16"/>
                <w:szCs w:val="16"/>
              </w:rPr>
            </w:pPr>
          </w:p>
          <w:p w14:paraId="7C49DE46"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https://www.refworld.org/reference/annualreport/idmc/2010/en/68120#:~:text=North%2Dwest%20Pakistan%20saw%20the,least%20370%2C000%20people%20remained%20displaced.</w:t>
            </w:r>
          </w:p>
        </w:tc>
        <w:tc>
          <w:tcPr>
            <w:tcW w:w="1985" w:type="dxa"/>
          </w:tcPr>
          <w:p w14:paraId="38E10D74"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This displacement was mostly almost entirely internal. Neighboring Afghanistan saw only a few thousand Pakistani refugees, as the bulk of those uprooted found safety in other parts of Pakistan (the Peshawar valley and Islamabad area). The humanitarian response, led by Pakistani authorities, UNHCR, and others, assisted millions of IDPs until they gradually </w:t>
            </w:r>
            <w:r w:rsidRPr="007B2785">
              <w:rPr>
                <w:color w:val="000000" w:themeColor="text1"/>
                <w:sz w:val="16"/>
                <w:szCs w:val="16"/>
              </w:rPr>
              <w:lastRenderedPageBreak/>
              <w:t>returned home later in 2009</w:t>
            </w:r>
          </w:p>
          <w:p w14:paraId="2CCDF5E1" w14:textId="77777777" w:rsidR="00BA4DBF" w:rsidRPr="007B2785" w:rsidRDefault="00BA4DBF" w:rsidP="00BA4DBF">
            <w:pPr>
              <w:spacing w:after="0"/>
              <w:rPr>
                <w:color w:val="000000" w:themeColor="text1"/>
                <w:sz w:val="16"/>
                <w:szCs w:val="16"/>
              </w:rPr>
            </w:pPr>
          </w:p>
          <w:p w14:paraId="745E914D" w14:textId="77777777" w:rsidR="00BA4DBF" w:rsidRPr="007B2785" w:rsidRDefault="00BA4DBF" w:rsidP="00BA4DBF">
            <w:pPr>
              <w:spacing w:after="0"/>
              <w:rPr>
                <w:color w:val="000000" w:themeColor="text1"/>
                <w:sz w:val="16"/>
                <w:szCs w:val="16"/>
              </w:rPr>
            </w:pPr>
            <w:r w:rsidRPr="007B2785">
              <w:rPr>
                <w:color w:val="000000" w:themeColor="text1"/>
                <w:sz w:val="16"/>
                <w:szCs w:val="16"/>
              </w:rPr>
              <w:t>Many organizations support the number of 3 million refugees, so maybe the best estimate is worth revising considering these data.</w:t>
            </w:r>
          </w:p>
        </w:tc>
      </w:tr>
      <w:tr w:rsidR="00BA4DBF" w:rsidRPr="007B2785" w14:paraId="22A24961" w14:textId="77777777" w:rsidTr="0055457E">
        <w:trPr>
          <w:trHeight w:val="3039"/>
        </w:trPr>
        <w:tc>
          <w:tcPr>
            <w:tcW w:w="1412" w:type="dxa"/>
            <w:gridSpan w:val="2"/>
            <w:vAlign w:val="bottom"/>
          </w:tcPr>
          <w:p w14:paraId="740BDF02"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lastRenderedPageBreak/>
              <w:t xml:space="preserve">Nigeria/Boko Haram Insurgency </w:t>
            </w:r>
          </w:p>
          <w:p w14:paraId="067744FE" w14:textId="77777777" w:rsidR="00BA4DBF" w:rsidRPr="007B2785" w:rsidRDefault="00BA4DBF" w:rsidP="00BA4DBF">
            <w:pPr>
              <w:spacing w:after="0"/>
              <w:rPr>
                <w:b/>
                <w:color w:val="000000" w:themeColor="text1"/>
                <w:sz w:val="16"/>
                <w:szCs w:val="16"/>
              </w:rPr>
            </w:pPr>
          </w:p>
          <w:p w14:paraId="289E8217" w14:textId="77777777" w:rsidR="00BA4DBF" w:rsidRPr="007B2785" w:rsidRDefault="00BA4DBF" w:rsidP="00BA4DBF">
            <w:pPr>
              <w:spacing w:after="0"/>
              <w:rPr>
                <w:b/>
                <w:color w:val="000000" w:themeColor="text1"/>
                <w:sz w:val="16"/>
                <w:szCs w:val="16"/>
              </w:rPr>
            </w:pPr>
          </w:p>
          <w:p w14:paraId="63F18093" w14:textId="77777777" w:rsidR="00BA4DBF" w:rsidRPr="007B2785" w:rsidRDefault="00BA4DBF" w:rsidP="00BA4DBF">
            <w:pPr>
              <w:spacing w:after="0"/>
              <w:rPr>
                <w:b/>
                <w:color w:val="000000" w:themeColor="text1"/>
                <w:sz w:val="16"/>
                <w:szCs w:val="16"/>
              </w:rPr>
            </w:pPr>
          </w:p>
          <w:p w14:paraId="42DE6789" w14:textId="77777777" w:rsidR="00BA4DBF" w:rsidRPr="007B2785" w:rsidRDefault="00BA4DBF" w:rsidP="00BA4DBF">
            <w:pPr>
              <w:spacing w:after="0"/>
              <w:rPr>
                <w:b/>
                <w:color w:val="000000" w:themeColor="text1"/>
                <w:sz w:val="16"/>
                <w:szCs w:val="16"/>
              </w:rPr>
            </w:pPr>
          </w:p>
          <w:p w14:paraId="6936CE54" w14:textId="77777777" w:rsidR="00BA4DBF" w:rsidRPr="007B2785" w:rsidRDefault="00BA4DBF" w:rsidP="00BA4DBF">
            <w:pPr>
              <w:spacing w:after="0"/>
              <w:rPr>
                <w:b/>
                <w:color w:val="000000" w:themeColor="text1"/>
                <w:sz w:val="16"/>
                <w:szCs w:val="16"/>
              </w:rPr>
            </w:pPr>
          </w:p>
          <w:p w14:paraId="1352584B" w14:textId="77777777" w:rsidR="00BA4DBF" w:rsidRPr="007B2785" w:rsidRDefault="00BA4DBF" w:rsidP="00BA4DBF">
            <w:pPr>
              <w:spacing w:after="0"/>
              <w:rPr>
                <w:b/>
                <w:color w:val="000000" w:themeColor="text1"/>
                <w:sz w:val="16"/>
                <w:szCs w:val="16"/>
              </w:rPr>
            </w:pPr>
          </w:p>
          <w:p w14:paraId="5911EA85" w14:textId="77777777" w:rsidR="00BA4DBF" w:rsidRPr="007B2785" w:rsidRDefault="00BA4DBF" w:rsidP="00BA4DBF">
            <w:pPr>
              <w:spacing w:after="0"/>
              <w:rPr>
                <w:b/>
                <w:color w:val="000000" w:themeColor="text1"/>
                <w:sz w:val="16"/>
                <w:szCs w:val="16"/>
              </w:rPr>
            </w:pPr>
          </w:p>
        </w:tc>
        <w:tc>
          <w:tcPr>
            <w:tcW w:w="1134" w:type="dxa"/>
          </w:tcPr>
          <w:p w14:paraId="1F5ECFC7" w14:textId="77777777" w:rsidR="00BA4DBF" w:rsidRPr="007B2785" w:rsidRDefault="00BA4DBF" w:rsidP="00BA4DBF">
            <w:pPr>
              <w:spacing w:after="0"/>
              <w:rPr>
                <w:color w:val="000000" w:themeColor="text1"/>
                <w:sz w:val="16"/>
                <w:szCs w:val="16"/>
              </w:rPr>
            </w:pPr>
            <w:r w:rsidRPr="007B2785">
              <w:rPr>
                <w:color w:val="000000" w:themeColor="text1"/>
                <w:sz w:val="16"/>
                <w:szCs w:val="16"/>
              </w:rPr>
              <w:t>2009-25</w:t>
            </w:r>
          </w:p>
        </w:tc>
        <w:tc>
          <w:tcPr>
            <w:tcW w:w="992" w:type="dxa"/>
          </w:tcPr>
          <w:p w14:paraId="1355C88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 million IPDs/ </w:t>
            </w:r>
          </w:p>
        </w:tc>
        <w:tc>
          <w:tcPr>
            <w:tcW w:w="992" w:type="dxa"/>
            <w:vAlign w:val="bottom"/>
          </w:tcPr>
          <w:p w14:paraId="7749ED96" w14:textId="6405CA61" w:rsidR="00BA4DBF" w:rsidRPr="007B2785" w:rsidRDefault="00E87061" w:rsidP="00BA4DBF">
            <w:pPr>
              <w:tabs>
                <w:tab w:val="left" w:pos="5550"/>
              </w:tabs>
              <w:spacing w:after="0"/>
              <w:rPr>
                <w:color w:val="000000" w:themeColor="text1"/>
                <w:sz w:val="16"/>
                <w:szCs w:val="16"/>
                <w:u w:val="single"/>
              </w:rPr>
            </w:pPr>
            <w:hyperlink r:id="rId190">
              <w:r w:rsidR="00BA4DBF" w:rsidRPr="007B2785">
                <w:rPr>
                  <w:color w:val="000000" w:themeColor="text1"/>
                  <w:sz w:val="16"/>
                  <w:szCs w:val="16"/>
                  <w:u w:val="single"/>
                </w:rPr>
                <w:t>Source</w:t>
              </w:r>
            </w:hyperlink>
          </w:p>
          <w:p w14:paraId="6A2C8A07" w14:textId="77777777" w:rsidR="00BA4DBF" w:rsidRPr="007B2785" w:rsidRDefault="00BA4DBF" w:rsidP="00BA4DBF">
            <w:pPr>
              <w:tabs>
                <w:tab w:val="left" w:pos="5550"/>
              </w:tabs>
              <w:spacing w:after="0"/>
              <w:rPr>
                <w:color w:val="000000" w:themeColor="text1"/>
                <w:sz w:val="16"/>
                <w:szCs w:val="16"/>
              </w:rPr>
            </w:pPr>
          </w:p>
        </w:tc>
        <w:tc>
          <w:tcPr>
            <w:tcW w:w="993" w:type="dxa"/>
            <w:vAlign w:val="bottom"/>
          </w:tcPr>
          <w:p w14:paraId="49B8162B" w14:textId="4973F5E7" w:rsidR="00BA4DBF" w:rsidRPr="007B2785" w:rsidRDefault="00BA4DBF" w:rsidP="00BA4DBF">
            <w:pPr>
              <w:spacing w:after="0"/>
              <w:rPr>
                <w:color w:val="000000" w:themeColor="text1"/>
                <w:sz w:val="16"/>
                <w:szCs w:val="16"/>
              </w:rPr>
            </w:pPr>
            <w:r w:rsidRPr="007B2785">
              <w:rPr>
                <w:color w:val="000000" w:themeColor="text1"/>
                <w:sz w:val="16"/>
                <w:szCs w:val="16"/>
              </w:rPr>
              <w:t>Over 3 Million IDPs</w:t>
            </w:r>
          </w:p>
        </w:tc>
        <w:tc>
          <w:tcPr>
            <w:tcW w:w="1134" w:type="dxa"/>
          </w:tcPr>
          <w:p w14:paraId="033D97B5" w14:textId="7DC867B0"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Oghuvbu</w:t>
            </w:r>
            <w:proofErr w:type="spellEnd"/>
            <w:r w:rsidRPr="007B2785">
              <w:rPr>
                <w:color w:val="000000" w:themeColor="text1"/>
                <w:sz w:val="16"/>
                <w:szCs w:val="16"/>
              </w:rPr>
              <w:t>, E. A. (2024). </w:t>
            </w:r>
            <w:r w:rsidRPr="007B2785">
              <w:rPr>
                <w:i/>
                <w:color w:val="000000" w:themeColor="text1"/>
                <w:sz w:val="16"/>
                <w:szCs w:val="16"/>
              </w:rPr>
              <w:t>Boko Haram</w:t>
            </w:r>
            <w:r w:rsidRPr="007B2785">
              <w:rPr>
                <w:color w:val="000000" w:themeColor="text1"/>
                <w:sz w:val="16"/>
                <w:szCs w:val="16"/>
              </w:rPr>
              <w:t> insurgency and the challenges of internally displaced persons in Nigeria. </w:t>
            </w:r>
            <w:r w:rsidRPr="007B2785">
              <w:rPr>
                <w:i/>
                <w:color w:val="000000" w:themeColor="text1"/>
                <w:sz w:val="16"/>
                <w:szCs w:val="16"/>
              </w:rPr>
              <w:t>RUDN Journal of Public Administration, 11</w:t>
            </w:r>
            <w:r w:rsidRPr="007B2785">
              <w:rPr>
                <w:color w:val="000000" w:themeColor="text1"/>
                <w:sz w:val="16"/>
                <w:szCs w:val="16"/>
              </w:rPr>
              <w:t>(1), 98–111. </w:t>
            </w:r>
            <w:hyperlink r:id="rId191">
              <w:r w:rsidRPr="007B2785">
                <w:rPr>
                  <w:color w:val="000000" w:themeColor="text1"/>
                  <w:sz w:val="16"/>
                  <w:szCs w:val="16"/>
                  <w:u w:val="single"/>
                </w:rPr>
                <w:t>https://journals.rudn.ru/public-administratio</w:t>
              </w:r>
              <w:r w:rsidRPr="007B2785">
                <w:rPr>
                  <w:color w:val="000000" w:themeColor="text1"/>
                  <w:sz w:val="16"/>
                  <w:szCs w:val="16"/>
                  <w:u w:val="single"/>
                </w:rPr>
                <w:lastRenderedPageBreak/>
                <w:t>n/article/view/38607</w:t>
              </w:r>
            </w:hyperlink>
          </w:p>
          <w:p w14:paraId="6CF19AD2"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Pg</w:t>
            </w:r>
            <w:proofErr w:type="spellEnd"/>
            <w:r w:rsidRPr="007B2785">
              <w:rPr>
                <w:color w:val="000000" w:themeColor="text1"/>
                <w:sz w:val="16"/>
                <w:szCs w:val="16"/>
              </w:rPr>
              <w:t xml:space="preserve"> 103</w:t>
            </w:r>
          </w:p>
        </w:tc>
        <w:tc>
          <w:tcPr>
            <w:tcW w:w="1701" w:type="dxa"/>
            <w:shd w:val="clear" w:color="auto" w:fill="E6E6E6"/>
          </w:tcPr>
          <w:p w14:paraId="0BCD609B" w14:textId="77777777" w:rsidR="00BA4DBF" w:rsidRPr="007B2785" w:rsidRDefault="00BA4DBF" w:rsidP="00BA4DBF">
            <w:pPr>
              <w:spacing w:after="0"/>
              <w:rPr>
                <w:color w:val="000000" w:themeColor="text1"/>
                <w:sz w:val="16"/>
                <w:szCs w:val="16"/>
              </w:rPr>
            </w:pPr>
          </w:p>
          <w:p w14:paraId="52E20E88" w14:textId="77777777" w:rsidR="00BA4DBF" w:rsidRPr="007B2785" w:rsidRDefault="00BA4DBF" w:rsidP="00BA4DBF">
            <w:pPr>
              <w:spacing w:after="0"/>
              <w:rPr>
                <w:color w:val="000000" w:themeColor="text1"/>
                <w:sz w:val="16"/>
                <w:szCs w:val="16"/>
              </w:rPr>
            </w:pPr>
          </w:p>
          <w:p w14:paraId="455461BB" w14:textId="77777777" w:rsidR="00BA4DBF" w:rsidRPr="007B2785" w:rsidRDefault="00BA4DBF" w:rsidP="00BA4DBF">
            <w:pPr>
              <w:spacing w:after="0"/>
              <w:rPr>
                <w:color w:val="000000" w:themeColor="text1"/>
                <w:sz w:val="16"/>
                <w:szCs w:val="16"/>
              </w:rPr>
            </w:pPr>
            <w:r w:rsidRPr="007B2785">
              <w:rPr>
                <w:color w:val="000000" w:themeColor="text1"/>
                <w:sz w:val="16"/>
                <w:szCs w:val="16"/>
              </w:rPr>
              <w:t>2 Million – 3 Million IDPs / 200,000 refugees</w:t>
            </w:r>
          </w:p>
        </w:tc>
        <w:tc>
          <w:tcPr>
            <w:tcW w:w="1842" w:type="dxa"/>
            <w:shd w:val="clear" w:color="auto" w:fill="E6E6E6"/>
          </w:tcPr>
          <w:p w14:paraId="5136131B" w14:textId="77777777" w:rsidR="00BA4DBF" w:rsidRPr="007B2785" w:rsidRDefault="00BA4DBF" w:rsidP="00BA4DBF">
            <w:pPr>
              <w:spacing w:after="0"/>
              <w:rPr>
                <w:color w:val="000000" w:themeColor="text1"/>
                <w:sz w:val="16"/>
                <w:szCs w:val="16"/>
                <w:highlight w:val="white"/>
              </w:rPr>
            </w:pPr>
            <w:proofErr w:type="spellStart"/>
            <w:r w:rsidRPr="007B2785">
              <w:rPr>
                <w:color w:val="000000" w:themeColor="text1"/>
                <w:sz w:val="16"/>
                <w:szCs w:val="16"/>
                <w:highlight w:val="white"/>
              </w:rPr>
              <w:t>Oghuvbu</w:t>
            </w:r>
            <w:proofErr w:type="spellEnd"/>
            <w:r w:rsidRPr="007B2785">
              <w:rPr>
                <w:color w:val="000000" w:themeColor="text1"/>
                <w:sz w:val="16"/>
                <w:szCs w:val="16"/>
                <w:highlight w:val="white"/>
              </w:rPr>
              <w:t>, E. A. (2024). Boko Haram* Insurgency and the Challenges of Internally Displaced Persons in Nigeria. </w:t>
            </w:r>
            <w:r w:rsidRPr="007B2785">
              <w:rPr>
                <w:i/>
                <w:color w:val="000000" w:themeColor="text1"/>
                <w:sz w:val="16"/>
                <w:szCs w:val="16"/>
              </w:rPr>
              <w:t>RUDN Journal of Public Administration</w:t>
            </w:r>
            <w:r w:rsidRPr="007B2785">
              <w:rPr>
                <w:color w:val="000000" w:themeColor="text1"/>
                <w:sz w:val="16"/>
                <w:szCs w:val="16"/>
                <w:highlight w:val="white"/>
              </w:rPr>
              <w:t>, </w:t>
            </w:r>
            <w:r w:rsidRPr="007B2785">
              <w:rPr>
                <w:i/>
                <w:color w:val="000000" w:themeColor="text1"/>
                <w:sz w:val="16"/>
                <w:szCs w:val="16"/>
              </w:rPr>
              <w:t>11</w:t>
            </w:r>
            <w:r w:rsidRPr="007B2785">
              <w:rPr>
                <w:color w:val="000000" w:themeColor="text1"/>
                <w:sz w:val="16"/>
                <w:szCs w:val="16"/>
                <w:highlight w:val="white"/>
              </w:rPr>
              <w:t>(1), 98-111.</w:t>
            </w:r>
          </w:p>
          <w:p w14:paraId="2287DA49" w14:textId="77777777" w:rsidR="00BA4DBF" w:rsidRPr="007B2785" w:rsidRDefault="00BA4DBF" w:rsidP="00BA4DBF">
            <w:pPr>
              <w:spacing w:after="0"/>
              <w:rPr>
                <w:color w:val="000000" w:themeColor="text1"/>
                <w:sz w:val="16"/>
                <w:szCs w:val="16"/>
              </w:rPr>
            </w:pPr>
            <w:r w:rsidRPr="007B2785">
              <w:rPr>
                <w:color w:val="000000" w:themeColor="text1"/>
                <w:sz w:val="16"/>
                <w:szCs w:val="16"/>
                <w:highlight w:val="white"/>
              </w:rPr>
              <w:t>p.103</w:t>
            </w:r>
          </w:p>
        </w:tc>
        <w:tc>
          <w:tcPr>
            <w:tcW w:w="1843" w:type="dxa"/>
          </w:tcPr>
          <w:p w14:paraId="50CDF670" w14:textId="77777777" w:rsidR="00BA4DBF" w:rsidRPr="007B2785" w:rsidRDefault="00BA4DBF" w:rsidP="00BA4DBF">
            <w:pPr>
              <w:spacing w:after="0"/>
              <w:rPr>
                <w:color w:val="000000" w:themeColor="text1"/>
                <w:sz w:val="16"/>
                <w:szCs w:val="16"/>
              </w:rPr>
            </w:pPr>
            <w:r w:rsidRPr="007B2785">
              <w:rPr>
                <w:color w:val="000000" w:themeColor="text1"/>
                <w:sz w:val="16"/>
                <w:szCs w:val="16"/>
                <w:highlight w:val="white"/>
              </w:rPr>
              <w:t> 2,255,595 IDP,/ 2,110,477 returnees (</w:t>
            </w:r>
            <w:hyperlink r:id="rId192">
              <w:r w:rsidRPr="007B2785">
                <w:rPr>
                  <w:color w:val="000000" w:themeColor="text1"/>
                  <w:sz w:val="16"/>
                  <w:szCs w:val="16"/>
                  <w:highlight w:val="white"/>
                  <w:u w:val="single"/>
                </w:rPr>
                <w:t>IOM</w:t>
              </w:r>
            </w:hyperlink>
            <w:r w:rsidRPr="007B2785">
              <w:rPr>
                <w:color w:val="000000" w:themeColor="text1"/>
                <w:sz w:val="16"/>
                <w:szCs w:val="16"/>
                <w:highlight w:val="white"/>
              </w:rPr>
              <w:t>)</w:t>
            </w:r>
          </w:p>
        </w:tc>
        <w:tc>
          <w:tcPr>
            <w:tcW w:w="1985" w:type="dxa"/>
          </w:tcPr>
          <w:p w14:paraId="08741150" w14:textId="77777777" w:rsidR="00BA4DBF" w:rsidRPr="007B2785" w:rsidRDefault="00BA4DBF" w:rsidP="00BA4DBF">
            <w:pPr>
              <w:spacing w:after="0"/>
              <w:rPr>
                <w:color w:val="000000" w:themeColor="text1"/>
                <w:sz w:val="16"/>
                <w:szCs w:val="16"/>
              </w:rPr>
            </w:pPr>
            <w:r w:rsidRPr="007B2785">
              <w:rPr>
                <w:color w:val="000000" w:themeColor="text1"/>
                <w:sz w:val="16"/>
                <w:szCs w:val="16"/>
              </w:rPr>
              <w:t>Peak period: 2015–2017. Displaced: Around 2.4 million people were internally displaced in Nigeria at the peak, and over 300,000 were refugees in Niger, Cameroon, and Chad</w:t>
            </w:r>
          </w:p>
          <w:p w14:paraId="67C8EFBE" w14:textId="77777777" w:rsidR="00BA4DBF" w:rsidRPr="007B2785" w:rsidRDefault="00BA4DBF" w:rsidP="00BA4DBF">
            <w:pPr>
              <w:spacing w:after="0"/>
              <w:rPr>
                <w:color w:val="000000" w:themeColor="text1"/>
                <w:sz w:val="16"/>
                <w:szCs w:val="16"/>
              </w:rPr>
            </w:pPr>
            <w:r w:rsidRPr="007B2785">
              <w:rPr>
                <w:color w:val="000000" w:themeColor="text1"/>
                <w:sz w:val="16"/>
                <w:szCs w:val="16"/>
              </w:rPr>
              <w:t>(Source: UNHCR Regional Update, 2020)</w:t>
            </w:r>
          </w:p>
        </w:tc>
      </w:tr>
      <w:tr w:rsidR="00BA4DBF" w:rsidRPr="007B2785" w14:paraId="5DA12BD6" w14:textId="77777777" w:rsidTr="0055457E">
        <w:tc>
          <w:tcPr>
            <w:tcW w:w="1412" w:type="dxa"/>
            <w:gridSpan w:val="2"/>
            <w:vAlign w:val="bottom"/>
          </w:tcPr>
          <w:p w14:paraId="46E5E3A8"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Syria War </w:t>
            </w:r>
          </w:p>
          <w:p w14:paraId="7C5B8090" w14:textId="77777777" w:rsidR="00BA4DBF" w:rsidRPr="007B2785" w:rsidRDefault="00BA4DBF" w:rsidP="00BA4DBF">
            <w:pPr>
              <w:spacing w:after="0"/>
              <w:rPr>
                <w:b/>
                <w:color w:val="000000" w:themeColor="text1"/>
                <w:sz w:val="16"/>
                <w:szCs w:val="16"/>
              </w:rPr>
            </w:pPr>
          </w:p>
          <w:p w14:paraId="5D602107" w14:textId="77777777" w:rsidR="00BA4DBF" w:rsidRPr="007B2785" w:rsidRDefault="00BA4DBF" w:rsidP="00BA4DBF">
            <w:pPr>
              <w:spacing w:after="0"/>
              <w:rPr>
                <w:b/>
                <w:color w:val="000000" w:themeColor="text1"/>
                <w:sz w:val="16"/>
                <w:szCs w:val="16"/>
              </w:rPr>
            </w:pPr>
          </w:p>
          <w:p w14:paraId="4BDFE82D" w14:textId="77777777" w:rsidR="00BA4DBF" w:rsidRPr="007B2785" w:rsidRDefault="00BA4DBF" w:rsidP="00BA4DBF">
            <w:pPr>
              <w:spacing w:after="0"/>
              <w:rPr>
                <w:b/>
                <w:color w:val="000000" w:themeColor="text1"/>
                <w:sz w:val="16"/>
                <w:szCs w:val="16"/>
              </w:rPr>
            </w:pPr>
          </w:p>
          <w:p w14:paraId="67DAEFFF" w14:textId="77777777" w:rsidR="00BA4DBF" w:rsidRPr="007B2785" w:rsidRDefault="00BA4DBF" w:rsidP="00BA4DBF">
            <w:pPr>
              <w:spacing w:after="0"/>
              <w:rPr>
                <w:b/>
                <w:color w:val="000000" w:themeColor="text1"/>
                <w:sz w:val="16"/>
                <w:szCs w:val="16"/>
              </w:rPr>
            </w:pPr>
          </w:p>
          <w:p w14:paraId="5535E7D2" w14:textId="77777777" w:rsidR="00BA4DBF" w:rsidRPr="007B2785" w:rsidRDefault="00BA4DBF" w:rsidP="00BA4DBF">
            <w:pPr>
              <w:spacing w:after="0"/>
              <w:rPr>
                <w:b/>
                <w:color w:val="000000" w:themeColor="text1"/>
                <w:sz w:val="16"/>
                <w:szCs w:val="16"/>
              </w:rPr>
            </w:pPr>
          </w:p>
          <w:p w14:paraId="100B497F" w14:textId="77777777" w:rsidR="00BA4DBF" w:rsidRPr="007B2785" w:rsidRDefault="00BA4DBF" w:rsidP="00BA4DBF">
            <w:pPr>
              <w:spacing w:after="0"/>
              <w:rPr>
                <w:b/>
                <w:color w:val="000000" w:themeColor="text1"/>
                <w:sz w:val="16"/>
                <w:szCs w:val="16"/>
              </w:rPr>
            </w:pPr>
          </w:p>
          <w:p w14:paraId="1C0F3753" w14:textId="77777777" w:rsidR="00BA4DBF" w:rsidRPr="007B2785" w:rsidRDefault="00BA4DBF" w:rsidP="00BA4DBF">
            <w:pPr>
              <w:spacing w:after="0"/>
              <w:rPr>
                <w:b/>
                <w:color w:val="000000" w:themeColor="text1"/>
                <w:sz w:val="16"/>
                <w:szCs w:val="16"/>
              </w:rPr>
            </w:pPr>
          </w:p>
        </w:tc>
        <w:tc>
          <w:tcPr>
            <w:tcW w:w="1134" w:type="dxa"/>
            <w:vAlign w:val="bottom"/>
          </w:tcPr>
          <w:p w14:paraId="0ECA28BF" w14:textId="77777777" w:rsidR="00BA4DBF" w:rsidRPr="007B2785" w:rsidRDefault="00BA4DBF" w:rsidP="00BA4DBF">
            <w:pPr>
              <w:spacing w:after="0"/>
              <w:rPr>
                <w:color w:val="000000" w:themeColor="text1"/>
                <w:sz w:val="16"/>
                <w:szCs w:val="16"/>
              </w:rPr>
            </w:pPr>
            <w:r w:rsidRPr="007B2785">
              <w:rPr>
                <w:color w:val="000000" w:themeColor="text1"/>
                <w:sz w:val="16"/>
                <w:szCs w:val="16"/>
              </w:rPr>
              <w:t>2011-25</w:t>
            </w:r>
          </w:p>
        </w:tc>
        <w:tc>
          <w:tcPr>
            <w:tcW w:w="992" w:type="dxa"/>
            <w:vAlign w:val="bottom"/>
          </w:tcPr>
          <w:p w14:paraId="7C89E6B3" w14:textId="77777777" w:rsidR="00BA4DBF" w:rsidRPr="007B2785" w:rsidRDefault="00BA4DBF" w:rsidP="00BA4DBF">
            <w:pPr>
              <w:spacing w:after="0"/>
              <w:rPr>
                <w:color w:val="000000" w:themeColor="text1"/>
                <w:sz w:val="16"/>
                <w:szCs w:val="16"/>
              </w:rPr>
            </w:pPr>
            <w:r w:rsidRPr="007B2785">
              <w:rPr>
                <w:color w:val="000000" w:themeColor="text1"/>
                <w:sz w:val="16"/>
                <w:szCs w:val="16"/>
              </w:rPr>
              <w:t>By March 2013, 3.8 Million /1.7 Million refugees (unregistered and registered)</w:t>
            </w:r>
          </w:p>
        </w:tc>
        <w:tc>
          <w:tcPr>
            <w:tcW w:w="992" w:type="dxa"/>
            <w:vAlign w:val="bottom"/>
          </w:tcPr>
          <w:p w14:paraId="51644D86" w14:textId="77777777" w:rsidR="00BA4DBF" w:rsidRPr="007B2785" w:rsidRDefault="00E87061" w:rsidP="00BA4DBF">
            <w:pPr>
              <w:tabs>
                <w:tab w:val="left" w:pos="5550"/>
              </w:tabs>
              <w:spacing w:after="0"/>
              <w:rPr>
                <w:color w:val="000000" w:themeColor="text1"/>
                <w:sz w:val="16"/>
                <w:szCs w:val="16"/>
                <w:u w:val="single"/>
              </w:rPr>
            </w:pPr>
            <w:hyperlink r:id="rId193">
              <w:r w:rsidR="00BA4DBF" w:rsidRPr="007B2785">
                <w:rPr>
                  <w:color w:val="000000" w:themeColor="text1"/>
                  <w:sz w:val="16"/>
                  <w:szCs w:val="16"/>
                  <w:u w:val="single"/>
                </w:rPr>
                <w:t>Link</w:t>
              </w:r>
            </w:hyperlink>
          </w:p>
          <w:p w14:paraId="0FFEE81F" w14:textId="77777777" w:rsidR="00BA4DBF" w:rsidRPr="007B2785" w:rsidRDefault="00BA4DBF" w:rsidP="00BA4DBF">
            <w:pPr>
              <w:tabs>
                <w:tab w:val="left" w:pos="5550"/>
              </w:tabs>
              <w:spacing w:after="0"/>
              <w:rPr>
                <w:color w:val="000000" w:themeColor="text1"/>
                <w:sz w:val="16"/>
                <w:szCs w:val="16"/>
                <w:u w:val="single"/>
              </w:rPr>
            </w:pPr>
          </w:p>
          <w:p w14:paraId="411BA9F4" w14:textId="77777777" w:rsidR="00BA4DBF" w:rsidRPr="007B2785" w:rsidRDefault="00BA4DBF" w:rsidP="00BA4DBF">
            <w:pPr>
              <w:tabs>
                <w:tab w:val="left" w:pos="5550"/>
              </w:tabs>
              <w:spacing w:after="0"/>
              <w:rPr>
                <w:color w:val="000000" w:themeColor="text1"/>
                <w:sz w:val="16"/>
                <w:szCs w:val="16"/>
                <w:u w:val="single"/>
              </w:rPr>
            </w:pPr>
          </w:p>
          <w:p w14:paraId="5D53D46C" w14:textId="77777777" w:rsidR="00BA4DBF" w:rsidRPr="007B2785" w:rsidRDefault="00BA4DBF" w:rsidP="00BA4DBF">
            <w:pPr>
              <w:tabs>
                <w:tab w:val="left" w:pos="5550"/>
              </w:tabs>
              <w:spacing w:after="0"/>
              <w:rPr>
                <w:color w:val="000000" w:themeColor="text1"/>
                <w:sz w:val="16"/>
                <w:szCs w:val="16"/>
                <w:u w:val="single"/>
              </w:rPr>
            </w:pPr>
          </w:p>
          <w:p w14:paraId="74092AD1" w14:textId="77777777" w:rsidR="00BA4DBF" w:rsidRPr="007B2785" w:rsidRDefault="00BA4DBF" w:rsidP="00BA4DBF">
            <w:pPr>
              <w:tabs>
                <w:tab w:val="left" w:pos="5550"/>
              </w:tabs>
              <w:spacing w:after="0"/>
              <w:rPr>
                <w:color w:val="000000" w:themeColor="text1"/>
                <w:sz w:val="16"/>
                <w:szCs w:val="16"/>
                <w:u w:val="single"/>
              </w:rPr>
            </w:pPr>
          </w:p>
          <w:p w14:paraId="1EBC903C" w14:textId="77777777" w:rsidR="00BA4DBF" w:rsidRPr="007B2785" w:rsidRDefault="00BA4DBF" w:rsidP="00BA4DBF">
            <w:pPr>
              <w:tabs>
                <w:tab w:val="left" w:pos="5550"/>
              </w:tabs>
              <w:spacing w:after="0"/>
              <w:rPr>
                <w:color w:val="000000" w:themeColor="text1"/>
                <w:sz w:val="16"/>
                <w:szCs w:val="16"/>
                <w:u w:val="single"/>
              </w:rPr>
            </w:pPr>
          </w:p>
          <w:p w14:paraId="42F60E76" w14:textId="77777777" w:rsidR="00BA4DBF" w:rsidRPr="007B2785" w:rsidRDefault="00BA4DBF" w:rsidP="00BA4DBF">
            <w:pPr>
              <w:tabs>
                <w:tab w:val="left" w:pos="5550"/>
              </w:tabs>
              <w:spacing w:after="0"/>
              <w:rPr>
                <w:color w:val="000000" w:themeColor="text1"/>
                <w:sz w:val="16"/>
                <w:szCs w:val="16"/>
                <w:u w:val="single"/>
              </w:rPr>
            </w:pPr>
          </w:p>
          <w:p w14:paraId="74959556" w14:textId="77777777" w:rsidR="00BA4DBF" w:rsidRPr="007B2785" w:rsidRDefault="00BA4DBF" w:rsidP="00BA4DBF">
            <w:pPr>
              <w:tabs>
                <w:tab w:val="left" w:pos="5550"/>
              </w:tabs>
              <w:spacing w:after="0"/>
              <w:rPr>
                <w:color w:val="000000" w:themeColor="text1"/>
                <w:sz w:val="16"/>
                <w:szCs w:val="16"/>
                <w:u w:val="single"/>
              </w:rPr>
            </w:pPr>
          </w:p>
          <w:p w14:paraId="298F0798" w14:textId="77777777" w:rsidR="00BA4DBF" w:rsidRPr="007B2785" w:rsidRDefault="00BA4DBF" w:rsidP="00BA4DBF">
            <w:pPr>
              <w:tabs>
                <w:tab w:val="left" w:pos="5550"/>
              </w:tabs>
              <w:spacing w:after="0"/>
              <w:rPr>
                <w:color w:val="000000" w:themeColor="text1"/>
                <w:sz w:val="16"/>
                <w:szCs w:val="16"/>
              </w:rPr>
            </w:pPr>
          </w:p>
        </w:tc>
        <w:tc>
          <w:tcPr>
            <w:tcW w:w="993" w:type="dxa"/>
            <w:vAlign w:val="bottom"/>
          </w:tcPr>
          <w:p w14:paraId="6F2315BA" w14:textId="77777777" w:rsidR="00BA4DBF" w:rsidRPr="007B2785" w:rsidRDefault="00BA4DBF" w:rsidP="00BA4DBF">
            <w:pPr>
              <w:spacing w:after="0"/>
              <w:rPr>
                <w:color w:val="000000" w:themeColor="text1"/>
                <w:sz w:val="16"/>
                <w:szCs w:val="16"/>
              </w:rPr>
            </w:pPr>
            <w:r w:rsidRPr="007B2785">
              <w:rPr>
                <w:color w:val="000000" w:themeColor="text1"/>
                <w:sz w:val="16"/>
                <w:szCs w:val="16"/>
              </w:rPr>
              <w:t>By 2022, 6.2 Million IDP/ 5.7 Million refugees (0.4- 1.1 Million unregistered refugees)</w:t>
            </w:r>
          </w:p>
          <w:p w14:paraId="300573A9" w14:textId="77777777" w:rsidR="00BA4DBF" w:rsidRPr="007B2785" w:rsidRDefault="00BA4DBF" w:rsidP="00BA4DBF">
            <w:pPr>
              <w:spacing w:after="0"/>
              <w:rPr>
                <w:color w:val="000000" w:themeColor="text1"/>
                <w:sz w:val="16"/>
                <w:szCs w:val="16"/>
              </w:rPr>
            </w:pPr>
          </w:p>
          <w:p w14:paraId="5C32F43B" w14:textId="77777777" w:rsidR="00BA4DBF" w:rsidRPr="007B2785" w:rsidRDefault="00BA4DBF" w:rsidP="00BA4DBF">
            <w:pPr>
              <w:spacing w:after="0"/>
              <w:rPr>
                <w:color w:val="000000" w:themeColor="text1"/>
                <w:sz w:val="16"/>
                <w:szCs w:val="16"/>
              </w:rPr>
            </w:pPr>
          </w:p>
          <w:p w14:paraId="7B9735F8" w14:textId="77777777" w:rsidR="00BA4DBF" w:rsidRPr="007B2785" w:rsidRDefault="00BA4DBF" w:rsidP="00BA4DBF">
            <w:pPr>
              <w:spacing w:after="0"/>
              <w:rPr>
                <w:color w:val="000000" w:themeColor="text1"/>
                <w:sz w:val="16"/>
                <w:szCs w:val="16"/>
              </w:rPr>
            </w:pPr>
          </w:p>
          <w:p w14:paraId="72FE6B71" w14:textId="77777777" w:rsidR="00BA4DBF" w:rsidRPr="007B2785" w:rsidRDefault="00BA4DBF" w:rsidP="00BA4DBF">
            <w:pPr>
              <w:spacing w:after="0"/>
              <w:rPr>
                <w:color w:val="000000" w:themeColor="text1"/>
                <w:sz w:val="16"/>
                <w:szCs w:val="16"/>
              </w:rPr>
            </w:pPr>
          </w:p>
        </w:tc>
        <w:tc>
          <w:tcPr>
            <w:tcW w:w="1134" w:type="dxa"/>
          </w:tcPr>
          <w:p w14:paraId="256CD419"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Kešeljević</w:t>
            </w:r>
            <w:proofErr w:type="spellEnd"/>
            <w:r w:rsidRPr="007B2785">
              <w:rPr>
                <w:color w:val="000000" w:themeColor="text1"/>
                <w:sz w:val="16"/>
                <w:szCs w:val="16"/>
              </w:rPr>
              <w:t xml:space="preserve">, A., &amp; </w:t>
            </w:r>
            <w:proofErr w:type="spellStart"/>
            <w:r w:rsidRPr="007B2785">
              <w:rPr>
                <w:color w:val="000000" w:themeColor="text1"/>
                <w:sz w:val="16"/>
                <w:szCs w:val="16"/>
              </w:rPr>
              <w:t>Spruk</w:t>
            </w:r>
            <w:proofErr w:type="spellEnd"/>
            <w:r w:rsidRPr="007B2785">
              <w:rPr>
                <w:color w:val="000000" w:themeColor="text1"/>
                <w:sz w:val="16"/>
                <w:szCs w:val="16"/>
              </w:rPr>
              <w:t>, R. (2024). Estimating the effects of Syrian civil war. </w:t>
            </w:r>
            <w:r w:rsidRPr="007B2785">
              <w:rPr>
                <w:i/>
                <w:color w:val="000000" w:themeColor="text1"/>
                <w:sz w:val="16"/>
                <w:szCs w:val="16"/>
              </w:rPr>
              <w:t>Empirical Economics</w:t>
            </w:r>
            <w:r w:rsidRPr="007B2785">
              <w:rPr>
                <w:color w:val="000000" w:themeColor="text1"/>
                <w:sz w:val="16"/>
                <w:szCs w:val="16"/>
              </w:rPr>
              <w:t>, </w:t>
            </w:r>
            <w:r w:rsidRPr="007B2785">
              <w:rPr>
                <w:i/>
                <w:color w:val="000000" w:themeColor="text1"/>
                <w:sz w:val="16"/>
                <w:szCs w:val="16"/>
              </w:rPr>
              <w:t>66</w:t>
            </w:r>
            <w:r w:rsidRPr="007B2785">
              <w:rPr>
                <w:color w:val="000000" w:themeColor="text1"/>
                <w:sz w:val="16"/>
                <w:szCs w:val="16"/>
              </w:rPr>
              <w:t>(2), 671-703.</w:t>
            </w:r>
            <w:r w:rsidRPr="007B2785">
              <w:rPr>
                <w:color w:val="000000" w:themeColor="text1"/>
                <w:sz w:val="16"/>
                <w:szCs w:val="16"/>
              </w:rPr>
              <w:br/>
            </w:r>
            <w:proofErr w:type="spellStart"/>
            <w:r w:rsidRPr="007B2785">
              <w:rPr>
                <w:color w:val="000000" w:themeColor="text1"/>
                <w:sz w:val="16"/>
                <w:szCs w:val="16"/>
              </w:rPr>
              <w:t>pg</w:t>
            </w:r>
            <w:proofErr w:type="spellEnd"/>
            <w:r w:rsidRPr="007B2785">
              <w:rPr>
                <w:color w:val="000000" w:themeColor="text1"/>
                <w:sz w:val="16"/>
                <w:szCs w:val="16"/>
              </w:rPr>
              <w:t xml:space="preserve"> 676-677</w:t>
            </w:r>
          </w:p>
          <w:p w14:paraId="5B119B45" w14:textId="77777777" w:rsidR="00BA4DBF" w:rsidRPr="007B2785" w:rsidRDefault="00BA4DBF" w:rsidP="00BA4DBF">
            <w:pPr>
              <w:spacing w:after="0"/>
              <w:rPr>
                <w:color w:val="000000" w:themeColor="text1"/>
                <w:sz w:val="16"/>
                <w:szCs w:val="16"/>
              </w:rPr>
            </w:pPr>
          </w:p>
          <w:p w14:paraId="4D7E9E40"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14 Million fled/ </w:t>
            </w:r>
          </w:p>
          <w:p w14:paraId="0D89E494" w14:textId="77777777" w:rsidR="00BA4DBF" w:rsidRPr="007B2785" w:rsidRDefault="00BA4DBF" w:rsidP="00BA4DBF">
            <w:pPr>
              <w:spacing w:after="0"/>
              <w:rPr>
                <w:color w:val="000000" w:themeColor="text1"/>
                <w:sz w:val="16"/>
                <w:szCs w:val="16"/>
              </w:rPr>
            </w:pPr>
          </w:p>
          <w:p w14:paraId="7EBC6E58" w14:textId="00AD74A4" w:rsidR="00BA4DBF" w:rsidRPr="007B2785" w:rsidRDefault="00BA4DBF" w:rsidP="00BA4DBF">
            <w:pPr>
              <w:spacing w:after="0"/>
              <w:rPr>
                <w:color w:val="000000" w:themeColor="text1"/>
                <w:sz w:val="16"/>
                <w:szCs w:val="16"/>
              </w:rPr>
            </w:pPr>
            <w:r w:rsidRPr="007B2785">
              <w:rPr>
                <w:color w:val="000000" w:themeColor="text1"/>
                <w:sz w:val="16"/>
                <w:szCs w:val="16"/>
              </w:rPr>
              <w:t>more than 7.4 Million IDP</w:t>
            </w:r>
          </w:p>
        </w:tc>
        <w:tc>
          <w:tcPr>
            <w:tcW w:w="1701" w:type="dxa"/>
            <w:shd w:val="clear" w:color="auto" w:fill="E6E6E6"/>
          </w:tcPr>
          <w:p w14:paraId="1DE22580"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 </w:t>
            </w:r>
          </w:p>
          <w:p w14:paraId="07C558F9" w14:textId="77777777" w:rsidR="00BA4DBF" w:rsidRPr="007B2785" w:rsidRDefault="00BA4DBF" w:rsidP="00BA4DBF">
            <w:pPr>
              <w:spacing w:after="0"/>
              <w:rPr>
                <w:color w:val="000000" w:themeColor="text1"/>
                <w:sz w:val="16"/>
                <w:szCs w:val="16"/>
              </w:rPr>
            </w:pPr>
            <w:r w:rsidRPr="007B2785">
              <w:rPr>
                <w:color w:val="000000" w:themeColor="text1"/>
                <w:sz w:val="16"/>
                <w:szCs w:val="16"/>
              </w:rPr>
              <w:t>13.3 million</w:t>
            </w:r>
          </w:p>
          <w:p w14:paraId="38F30826" w14:textId="77777777" w:rsidR="00BA4DBF" w:rsidRPr="007B2785" w:rsidRDefault="00BA4DBF" w:rsidP="00BA4DBF">
            <w:pPr>
              <w:spacing w:after="0"/>
              <w:rPr>
                <w:color w:val="000000" w:themeColor="text1"/>
                <w:sz w:val="16"/>
                <w:szCs w:val="16"/>
              </w:rPr>
            </w:pPr>
          </w:p>
          <w:p w14:paraId="5E8C5C6A" w14:textId="77777777" w:rsidR="00BA4DBF" w:rsidRPr="007B2785" w:rsidRDefault="00BA4DBF" w:rsidP="00BA4DBF">
            <w:pPr>
              <w:spacing w:after="0"/>
              <w:rPr>
                <w:color w:val="000000" w:themeColor="text1"/>
                <w:sz w:val="16"/>
                <w:szCs w:val="16"/>
              </w:rPr>
            </w:pPr>
            <w:r w:rsidRPr="007B2785">
              <w:rPr>
                <w:color w:val="000000" w:themeColor="text1"/>
                <w:sz w:val="16"/>
                <w:szCs w:val="16"/>
              </w:rPr>
              <w:t>6.6 million Syrian refugees have been successfully resettled</w:t>
            </w:r>
          </w:p>
          <w:p w14:paraId="49C23AB4"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by the UNHCR </w:t>
            </w:r>
            <w:proofErr w:type="gramStart"/>
            <w:r w:rsidRPr="007B2785">
              <w:rPr>
                <w:color w:val="000000" w:themeColor="text1"/>
                <w:sz w:val="16"/>
                <w:szCs w:val="16"/>
              </w:rPr>
              <w:t>–  an</w:t>
            </w:r>
            <w:proofErr w:type="gramEnd"/>
            <w:r w:rsidRPr="007B2785">
              <w:rPr>
                <w:color w:val="000000" w:themeColor="text1"/>
                <w:sz w:val="16"/>
                <w:szCs w:val="16"/>
              </w:rPr>
              <w:t xml:space="preserve"> additional 6.7 million IDPs</w:t>
            </w:r>
          </w:p>
        </w:tc>
        <w:tc>
          <w:tcPr>
            <w:tcW w:w="1842" w:type="dxa"/>
            <w:shd w:val="clear" w:color="auto" w:fill="E6E6E6"/>
          </w:tcPr>
          <w:p w14:paraId="3B52F052" w14:textId="77777777" w:rsidR="00BA4DBF" w:rsidRPr="007B2785" w:rsidRDefault="00BA4DBF" w:rsidP="00BA4DBF">
            <w:pPr>
              <w:spacing w:after="0"/>
              <w:rPr>
                <w:color w:val="000000" w:themeColor="text1"/>
                <w:sz w:val="16"/>
                <w:szCs w:val="16"/>
              </w:rPr>
            </w:pPr>
            <w:r w:rsidRPr="007B2785">
              <w:rPr>
                <w:color w:val="000000" w:themeColor="text1"/>
                <w:sz w:val="16"/>
                <w:szCs w:val="16"/>
              </w:rPr>
              <w:t>​</w:t>
            </w:r>
            <w:proofErr w:type="spellStart"/>
            <w:r w:rsidRPr="007B2785">
              <w:rPr>
                <w:color w:val="000000" w:themeColor="text1"/>
                <w:sz w:val="16"/>
                <w:szCs w:val="16"/>
              </w:rPr>
              <w:t>Mandić</w:t>
            </w:r>
            <w:proofErr w:type="spellEnd"/>
            <w:r w:rsidRPr="007B2785">
              <w:rPr>
                <w:color w:val="000000" w:themeColor="text1"/>
                <w:sz w:val="16"/>
                <w:szCs w:val="16"/>
              </w:rPr>
              <w:t xml:space="preserve">, D. (2022). </w:t>
            </w:r>
            <w:r w:rsidRPr="007B2785">
              <w:rPr>
                <w:i/>
                <w:color w:val="000000" w:themeColor="text1"/>
                <w:sz w:val="16"/>
                <w:szCs w:val="16"/>
              </w:rPr>
              <w:t>The Syrian refugee crisis: How democracies and autocracies perpetrated mass displacement.</w:t>
            </w:r>
            <w:r w:rsidRPr="007B2785">
              <w:rPr>
                <w:color w:val="000000" w:themeColor="text1"/>
                <w:sz w:val="16"/>
                <w:szCs w:val="16"/>
              </w:rPr>
              <w:t xml:space="preserve"> Routledge.</w:t>
            </w:r>
          </w:p>
        </w:tc>
        <w:tc>
          <w:tcPr>
            <w:tcW w:w="1843" w:type="dxa"/>
          </w:tcPr>
          <w:p w14:paraId="77DA46F6"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 14 Million fled/ more than 7.4 Million IDP </w:t>
            </w:r>
            <w:hyperlink r:id="rId194">
              <w:r w:rsidRPr="007B2785">
                <w:rPr>
                  <w:color w:val="000000" w:themeColor="text1"/>
                  <w:sz w:val="16"/>
                  <w:szCs w:val="16"/>
                  <w:u w:val="single"/>
                </w:rPr>
                <w:t>UNHCR</w:t>
              </w:r>
            </w:hyperlink>
          </w:p>
        </w:tc>
        <w:tc>
          <w:tcPr>
            <w:tcW w:w="1985" w:type="dxa"/>
          </w:tcPr>
          <w:p w14:paraId="0BE14F05" w14:textId="77777777" w:rsidR="00BA4DBF" w:rsidRPr="007B2785" w:rsidRDefault="00BA4DBF" w:rsidP="00BA4DBF">
            <w:pPr>
              <w:spacing w:after="0"/>
              <w:rPr>
                <w:color w:val="000000" w:themeColor="text1"/>
                <w:sz w:val="16"/>
                <w:szCs w:val="16"/>
              </w:rPr>
            </w:pPr>
            <w:r w:rsidRPr="007B2785">
              <w:rPr>
                <w:color w:val="000000" w:themeColor="text1"/>
                <w:sz w:val="16"/>
                <w:szCs w:val="16"/>
              </w:rPr>
              <w:t>USA for UNHCR. (2023, March 14). </w:t>
            </w:r>
            <w:r w:rsidRPr="007B2785">
              <w:rPr>
                <w:i/>
                <w:color w:val="000000" w:themeColor="text1"/>
                <w:sz w:val="16"/>
                <w:szCs w:val="16"/>
              </w:rPr>
              <w:t>Syria refugee crisis explained</w:t>
            </w:r>
            <w:r w:rsidRPr="007B2785">
              <w:rPr>
                <w:color w:val="000000" w:themeColor="text1"/>
                <w:sz w:val="16"/>
                <w:szCs w:val="16"/>
              </w:rPr>
              <w:t>. </w:t>
            </w:r>
            <w:hyperlink r:id="rId195">
              <w:r w:rsidRPr="007B2785">
                <w:rPr>
                  <w:color w:val="000000" w:themeColor="text1"/>
                  <w:sz w:val="16"/>
                  <w:szCs w:val="16"/>
                  <w:u w:val="single"/>
                </w:rPr>
                <w:t>https://www.unrefugees.org/news/syria-refugee-crisis-explained/</w:t>
              </w:r>
            </w:hyperlink>
          </w:p>
        </w:tc>
      </w:tr>
      <w:tr w:rsidR="00BA4DBF" w:rsidRPr="007B2785" w14:paraId="3C4E40E0" w14:textId="77777777" w:rsidTr="0055457E">
        <w:tc>
          <w:tcPr>
            <w:tcW w:w="1412" w:type="dxa"/>
            <w:gridSpan w:val="2"/>
            <w:vAlign w:val="bottom"/>
          </w:tcPr>
          <w:p w14:paraId="0B1B935A"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Libya War</w:t>
            </w:r>
          </w:p>
          <w:p w14:paraId="3BF098AC" w14:textId="77777777" w:rsidR="00BA4DBF" w:rsidRPr="007B2785" w:rsidRDefault="00BA4DBF" w:rsidP="00BA4DBF">
            <w:pPr>
              <w:spacing w:after="0"/>
              <w:rPr>
                <w:b/>
                <w:color w:val="000000" w:themeColor="text1"/>
                <w:sz w:val="16"/>
                <w:szCs w:val="16"/>
              </w:rPr>
            </w:pPr>
          </w:p>
          <w:p w14:paraId="181DC213" w14:textId="77777777" w:rsidR="00BA4DBF" w:rsidRPr="007B2785" w:rsidRDefault="00BA4DBF" w:rsidP="00BA4DBF">
            <w:pPr>
              <w:spacing w:after="0"/>
              <w:rPr>
                <w:b/>
                <w:color w:val="000000" w:themeColor="text1"/>
                <w:sz w:val="16"/>
                <w:szCs w:val="16"/>
              </w:rPr>
            </w:pPr>
          </w:p>
          <w:p w14:paraId="48AB003C" w14:textId="77777777" w:rsidR="00BA4DBF" w:rsidRPr="007B2785" w:rsidRDefault="00BA4DBF" w:rsidP="00BA4DBF">
            <w:pPr>
              <w:spacing w:after="0"/>
              <w:rPr>
                <w:b/>
                <w:color w:val="000000" w:themeColor="text1"/>
                <w:sz w:val="16"/>
                <w:szCs w:val="16"/>
              </w:rPr>
            </w:pPr>
          </w:p>
          <w:p w14:paraId="6334D383" w14:textId="77777777" w:rsidR="00BA4DBF" w:rsidRPr="007B2785" w:rsidRDefault="00BA4DBF" w:rsidP="00BA4DBF">
            <w:pPr>
              <w:spacing w:after="0"/>
              <w:rPr>
                <w:b/>
                <w:color w:val="000000" w:themeColor="text1"/>
                <w:sz w:val="16"/>
                <w:szCs w:val="16"/>
              </w:rPr>
            </w:pPr>
          </w:p>
          <w:p w14:paraId="7CA340FF" w14:textId="77777777" w:rsidR="00BA4DBF" w:rsidRPr="007B2785" w:rsidRDefault="00BA4DBF" w:rsidP="00BA4DBF">
            <w:pPr>
              <w:spacing w:after="0"/>
              <w:rPr>
                <w:b/>
                <w:color w:val="000000" w:themeColor="text1"/>
                <w:sz w:val="16"/>
                <w:szCs w:val="16"/>
              </w:rPr>
            </w:pPr>
          </w:p>
          <w:p w14:paraId="1E0172DF" w14:textId="77777777" w:rsidR="00BA4DBF" w:rsidRPr="007B2785" w:rsidRDefault="00BA4DBF" w:rsidP="00BA4DBF">
            <w:pPr>
              <w:spacing w:after="0"/>
              <w:rPr>
                <w:b/>
                <w:color w:val="000000" w:themeColor="text1"/>
                <w:sz w:val="16"/>
                <w:szCs w:val="16"/>
              </w:rPr>
            </w:pPr>
          </w:p>
          <w:p w14:paraId="38A08EC8" w14:textId="77777777" w:rsidR="00BA4DBF" w:rsidRPr="007B2785" w:rsidRDefault="00BA4DBF" w:rsidP="00BA4DBF">
            <w:pPr>
              <w:spacing w:after="0"/>
              <w:rPr>
                <w:b/>
                <w:color w:val="000000" w:themeColor="text1"/>
                <w:sz w:val="16"/>
                <w:szCs w:val="16"/>
              </w:rPr>
            </w:pPr>
          </w:p>
          <w:p w14:paraId="02926A39" w14:textId="77777777" w:rsidR="00BA4DBF" w:rsidRPr="007B2785" w:rsidRDefault="00BA4DBF" w:rsidP="00BA4DBF">
            <w:pPr>
              <w:spacing w:after="0"/>
              <w:rPr>
                <w:b/>
                <w:color w:val="000000" w:themeColor="text1"/>
                <w:sz w:val="16"/>
                <w:szCs w:val="16"/>
              </w:rPr>
            </w:pPr>
          </w:p>
        </w:tc>
        <w:tc>
          <w:tcPr>
            <w:tcW w:w="1134" w:type="dxa"/>
            <w:vAlign w:val="bottom"/>
          </w:tcPr>
          <w:p w14:paraId="4601BED6" w14:textId="77777777" w:rsidR="00BA4DBF" w:rsidRPr="007B2785" w:rsidRDefault="00BA4DBF" w:rsidP="00BA4DBF">
            <w:pPr>
              <w:spacing w:after="0"/>
              <w:rPr>
                <w:color w:val="000000" w:themeColor="text1"/>
                <w:sz w:val="16"/>
                <w:szCs w:val="16"/>
              </w:rPr>
            </w:pPr>
            <w:r w:rsidRPr="007B2785">
              <w:rPr>
                <w:color w:val="000000" w:themeColor="text1"/>
                <w:sz w:val="16"/>
                <w:szCs w:val="16"/>
              </w:rPr>
              <w:t>2011</w:t>
            </w:r>
          </w:p>
        </w:tc>
        <w:tc>
          <w:tcPr>
            <w:tcW w:w="992" w:type="dxa"/>
            <w:vAlign w:val="bottom"/>
          </w:tcPr>
          <w:p w14:paraId="4C02DF13" w14:textId="37F4E9EF" w:rsidR="00BA4DBF" w:rsidRPr="007B2785" w:rsidRDefault="00BA4DBF" w:rsidP="00BA4DBF">
            <w:pPr>
              <w:spacing w:after="0"/>
              <w:rPr>
                <w:color w:val="000000" w:themeColor="text1"/>
                <w:sz w:val="16"/>
                <w:szCs w:val="16"/>
              </w:rPr>
            </w:pPr>
            <w:r w:rsidRPr="007B2785">
              <w:rPr>
                <w:color w:val="000000" w:themeColor="text1"/>
                <w:sz w:val="16"/>
                <w:szCs w:val="16"/>
              </w:rPr>
              <w:t>1 million</w:t>
            </w:r>
          </w:p>
        </w:tc>
        <w:tc>
          <w:tcPr>
            <w:tcW w:w="992" w:type="dxa"/>
          </w:tcPr>
          <w:p w14:paraId="2534C9C0" w14:textId="77777777" w:rsidR="00BA4DBF" w:rsidRPr="007B2785" w:rsidRDefault="00BA4DBF" w:rsidP="00BA4DBF">
            <w:pPr>
              <w:tabs>
                <w:tab w:val="left" w:pos="5550"/>
              </w:tabs>
              <w:spacing w:after="0"/>
              <w:ind w:left="27"/>
              <w:rPr>
                <w:color w:val="000000" w:themeColor="text1"/>
                <w:sz w:val="16"/>
                <w:szCs w:val="16"/>
              </w:rPr>
            </w:pPr>
            <w:r w:rsidRPr="007B2785">
              <w:rPr>
                <w:color w:val="000000" w:themeColor="text1"/>
                <w:sz w:val="16"/>
                <w:szCs w:val="16"/>
              </w:rPr>
              <w:t>IOM/UN figures, 2011</w:t>
            </w:r>
          </w:p>
        </w:tc>
        <w:tc>
          <w:tcPr>
            <w:tcW w:w="993" w:type="dxa"/>
            <w:vAlign w:val="bottom"/>
          </w:tcPr>
          <w:p w14:paraId="752C892A" w14:textId="77777777" w:rsidR="00BA4DBF" w:rsidRPr="007B2785" w:rsidRDefault="00BA4DBF" w:rsidP="00BA4DBF">
            <w:pPr>
              <w:spacing w:after="0"/>
              <w:rPr>
                <w:color w:val="000000" w:themeColor="text1"/>
                <w:sz w:val="16"/>
                <w:szCs w:val="16"/>
              </w:rPr>
            </w:pPr>
            <w:r w:rsidRPr="007B2785">
              <w:rPr>
                <w:color w:val="000000" w:themeColor="text1"/>
                <w:sz w:val="16"/>
                <w:szCs w:val="16"/>
              </w:rPr>
              <w:t>1.2 million</w:t>
            </w:r>
          </w:p>
          <w:p w14:paraId="4896F5DC" w14:textId="77777777" w:rsidR="00BA4DBF" w:rsidRPr="007B2785" w:rsidRDefault="00BA4DBF" w:rsidP="00BA4DBF">
            <w:pPr>
              <w:spacing w:after="0"/>
              <w:rPr>
                <w:color w:val="000000" w:themeColor="text1"/>
                <w:sz w:val="16"/>
                <w:szCs w:val="16"/>
              </w:rPr>
            </w:pPr>
          </w:p>
          <w:p w14:paraId="6262DE73" w14:textId="77777777" w:rsidR="00BA4DBF" w:rsidRPr="007B2785" w:rsidRDefault="00BA4DBF" w:rsidP="00BA4DBF">
            <w:pPr>
              <w:spacing w:after="0"/>
              <w:rPr>
                <w:color w:val="000000" w:themeColor="text1"/>
                <w:sz w:val="16"/>
                <w:szCs w:val="16"/>
              </w:rPr>
            </w:pPr>
          </w:p>
          <w:p w14:paraId="4C6B85EC" w14:textId="77777777" w:rsidR="00BA4DBF" w:rsidRPr="007B2785" w:rsidRDefault="00BA4DBF" w:rsidP="00BA4DBF">
            <w:pPr>
              <w:spacing w:after="0"/>
              <w:rPr>
                <w:color w:val="000000" w:themeColor="text1"/>
                <w:sz w:val="16"/>
                <w:szCs w:val="16"/>
              </w:rPr>
            </w:pPr>
          </w:p>
          <w:p w14:paraId="53FD910A" w14:textId="77777777" w:rsidR="00BA4DBF" w:rsidRPr="007B2785" w:rsidRDefault="00BA4DBF" w:rsidP="00BA4DBF">
            <w:pPr>
              <w:spacing w:after="0"/>
              <w:rPr>
                <w:color w:val="000000" w:themeColor="text1"/>
                <w:sz w:val="16"/>
                <w:szCs w:val="16"/>
              </w:rPr>
            </w:pPr>
          </w:p>
          <w:p w14:paraId="41B21276" w14:textId="77777777" w:rsidR="00BA4DBF" w:rsidRPr="007B2785" w:rsidRDefault="00BA4DBF" w:rsidP="00BA4DBF">
            <w:pPr>
              <w:spacing w:after="0"/>
              <w:rPr>
                <w:color w:val="000000" w:themeColor="text1"/>
                <w:sz w:val="16"/>
                <w:szCs w:val="16"/>
              </w:rPr>
            </w:pPr>
          </w:p>
          <w:p w14:paraId="4B14A00E" w14:textId="77777777" w:rsidR="00BA4DBF" w:rsidRPr="007B2785" w:rsidRDefault="00BA4DBF" w:rsidP="00BA4DBF">
            <w:pPr>
              <w:spacing w:after="0"/>
              <w:rPr>
                <w:color w:val="000000" w:themeColor="text1"/>
                <w:sz w:val="16"/>
                <w:szCs w:val="16"/>
              </w:rPr>
            </w:pPr>
          </w:p>
        </w:tc>
        <w:tc>
          <w:tcPr>
            <w:tcW w:w="1134" w:type="dxa"/>
          </w:tcPr>
          <w:p w14:paraId="714D12EC" w14:textId="77777777" w:rsidR="00BA4DBF" w:rsidRPr="007B2785" w:rsidRDefault="00BA4DBF" w:rsidP="00BA4DBF">
            <w:pPr>
              <w:spacing w:after="0"/>
              <w:rPr>
                <w:color w:val="000000" w:themeColor="text1"/>
                <w:sz w:val="16"/>
                <w:szCs w:val="16"/>
              </w:rPr>
            </w:pPr>
            <w:r w:rsidRPr="007B2785">
              <w:rPr>
                <w:color w:val="000000" w:themeColor="text1"/>
                <w:sz w:val="16"/>
                <w:szCs w:val="16"/>
              </w:rPr>
              <w:t>Cost of War Project “Creating Refugees: Displacement Causes by the US’ Post-9/11 Wars,”</w:t>
            </w:r>
          </w:p>
          <w:p w14:paraId="34DBDFC5"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Watson Institute for International &amp; Public Affairs, </w:t>
            </w:r>
            <w:r w:rsidRPr="007B2785">
              <w:rPr>
                <w:color w:val="000000" w:themeColor="text1"/>
                <w:sz w:val="16"/>
                <w:szCs w:val="16"/>
              </w:rPr>
              <w:lastRenderedPageBreak/>
              <w:t>Brown University, August 2021.</w:t>
            </w:r>
          </w:p>
        </w:tc>
        <w:tc>
          <w:tcPr>
            <w:tcW w:w="1701" w:type="dxa"/>
            <w:shd w:val="clear" w:color="auto" w:fill="E6E6E6"/>
          </w:tcPr>
          <w:p w14:paraId="7224621A"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1.1– 1.2 million</w:t>
            </w:r>
          </w:p>
          <w:p w14:paraId="78D481F8" w14:textId="77777777" w:rsidR="00BA4DBF" w:rsidRPr="007B2785" w:rsidRDefault="00BA4DBF" w:rsidP="00BA4DBF">
            <w:pPr>
              <w:spacing w:after="0"/>
              <w:rPr>
                <w:color w:val="000000" w:themeColor="text1"/>
                <w:sz w:val="16"/>
                <w:szCs w:val="16"/>
              </w:rPr>
            </w:pPr>
          </w:p>
          <w:p w14:paraId="0B8AF11F" w14:textId="77777777" w:rsidR="00BA4DBF" w:rsidRPr="007B2785" w:rsidRDefault="00BA4DBF" w:rsidP="00BA4DBF">
            <w:pPr>
              <w:spacing w:after="0"/>
              <w:rPr>
                <w:color w:val="000000" w:themeColor="text1"/>
                <w:sz w:val="16"/>
                <w:szCs w:val="16"/>
              </w:rPr>
            </w:pPr>
            <w:r w:rsidRPr="007B2785">
              <w:rPr>
                <w:color w:val="000000" w:themeColor="text1"/>
                <w:sz w:val="16"/>
                <w:szCs w:val="16"/>
              </w:rPr>
              <w:t>990,000- 1 Million refugees/Migrants</w:t>
            </w:r>
          </w:p>
          <w:p w14:paraId="6C50E6A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200,000 IDP </w:t>
            </w:r>
          </w:p>
        </w:tc>
        <w:tc>
          <w:tcPr>
            <w:tcW w:w="1842" w:type="dxa"/>
            <w:shd w:val="clear" w:color="auto" w:fill="E6E6E6"/>
          </w:tcPr>
          <w:p w14:paraId="76ACD3C7" w14:textId="77777777" w:rsidR="00BA4DBF" w:rsidRPr="007B2785" w:rsidRDefault="00E87061" w:rsidP="00BA4DBF">
            <w:pPr>
              <w:spacing w:after="0"/>
              <w:rPr>
                <w:color w:val="000000" w:themeColor="text1"/>
                <w:sz w:val="16"/>
                <w:szCs w:val="16"/>
              </w:rPr>
            </w:pPr>
            <w:hyperlink r:id="rId196">
              <w:r w:rsidR="00BA4DBF" w:rsidRPr="007B2785">
                <w:rPr>
                  <w:color w:val="000000" w:themeColor="text1"/>
                  <w:sz w:val="16"/>
                  <w:szCs w:val="16"/>
                  <w:u w:val="single"/>
                </w:rPr>
                <w:t>UNHCR</w:t>
              </w:r>
            </w:hyperlink>
            <w:r w:rsidR="00BA4DBF" w:rsidRPr="007B2785">
              <w:rPr>
                <w:color w:val="000000" w:themeColor="text1"/>
                <w:sz w:val="16"/>
                <w:szCs w:val="16"/>
              </w:rPr>
              <w:t xml:space="preserve"> p.1</w:t>
            </w:r>
          </w:p>
          <w:p w14:paraId="5F456E1B" w14:textId="77777777" w:rsidR="00BA4DBF" w:rsidRPr="007B2785" w:rsidRDefault="00BA4DBF" w:rsidP="00BA4DBF">
            <w:pPr>
              <w:spacing w:after="0"/>
              <w:rPr>
                <w:color w:val="000000" w:themeColor="text1"/>
                <w:sz w:val="16"/>
                <w:szCs w:val="16"/>
              </w:rPr>
            </w:pPr>
          </w:p>
          <w:p w14:paraId="059DE28B"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United Nations High Commissioner for Refugees. (2011, September 29). </w:t>
            </w:r>
            <w:r w:rsidRPr="007B2785">
              <w:rPr>
                <w:i/>
                <w:color w:val="000000" w:themeColor="text1"/>
                <w:sz w:val="16"/>
                <w:szCs w:val="16"/>
              </w:rPr>
              <w:t>Update on UNHCR’s operations in the Middle East and North Africa (MENA) – 2011</w:t>
            </w:r>
            <w:r w:rsidRPr="007B2785">
              <w:rPr>
                <w:color w:val="000000" w:themeColor="text1"/>
                <w:sz w:val="16"/>
                <w:szCs w:val="16"/>
              </w:rPr>
              <w:t xml:space="preserve">. </w:t>
            </w:r>
            <w:hyperlink r:id="rId197">
              <w:r w:rsidRPr="007B2785">
                <w:rPr>
                  <w:color w:val="000000" w:themeColor="text1"/>
                  <w:sz w:val="16"/>
                  <w:szCs w:val="16"/>
                  <w:u w:val="single"/>
                </w:rPr>
                <w:t>https://www.unhcr.org/media/update-unhcrs-operations-middle-east-</w:t>
              </w:r>
              <w:r w:rsidRPr="007B2785">
                <w:rPr>
                  <w:color w:val="000000" w:themeColor="text1"/>
                  <w:sz w:val="16"/>
                  <w:szCs w:val="16"/>
                  <w:u w:val="single"/>
                </w:rPr>
                <w:lastRenderedPageBreak/>
                <w:t>and-north-africa-mena-2011</w:t>
              </w:r>
            </w:hyperlink>
            <w:r w:rsidRPr="007B2785">
              <w:rPr>
                <w:color w:val="000000" w:themeColor="text1"/>
                <w:sz w:val="16"/>
                <w:szCs w:val="16"/>
              </w:rPr>
              <w:t>​</w:t>
            </w:r>
          </w:p>
        </w:tc>
        <w:tc>
          <w:tcPr>
            <w:tcW w:w="1843" w:type="dxa"/>
          </w:tcPr>
          <w:p w14:paraId="1508B515"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990,000- 1 Million refugees/Migrants</w:t>
            </w:r>
          </w:p>
          <w:p w14:paraId="0A179E28"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200,000 IDP </w:t>
            </w:r>
            <w:hyperlink r:id="rId198">
              <w:r w:rsidRPr="007B2785">
                <w:rPr>
                  <w:color w:val="000000" w:themeColor="text1"/>
                  <w:sz w:val="16"/>
                  <w:szCs w:val="16"/>
                  <w:u w:val="single"/>
                </w:rPr>
                <w:t>UNHCR</w:t>
              </w:r>
            </w:hyperlink>
            <w:r w:rsidRPr="007B2785">
              <w:rPr>
                <w:color w:val="000000" w:themeColor="text1"/>
                <w:sz w:val="16"/>
                <w:szCs w:val="16"/>
              </w:rPr>
              <w:t xml:space="preserve"> </w:t>
            </w:r>
            <w:proofErr w:type="spellStart"/>
            <w:r w:rsidRPr="007B2785">
              <w:rPr>
                <w:color w:val="000000" w:themeColor="text1"/>
                <w:sz w:val="16"/>
                <w:szCs w:val="16"/>
              </w:rPr>
              <w:t>Pg</w:t>
            </w:r>
            <w:proofErr w:type="spellEnd"/>
            <w:r w:rsidRPr="007B2785">
              <w:rPr>
                <w:color w:val="000000" w:themeColor="text1"/>
                <w:sz w:val="16"/>
                <w:szCs w:val="16"/>
              </w:rPr>
              <w:t xml:space="preserve"> 1</w:t>
            </w:r>
          </w:p>
        </w:tc>
        <w:tc>
          <w:tcPr>
            <w:tcW w:w="1985" w:type="dxa"/>
          </w:tcPr>
          <w:p w14:paraId="471B087F" w14:textId="77777777" w:rsidR="00BA4DBF" w:rsidRPr="007B2785" w:rsidRDefault="00BA4DBF" w:rsidP="00BA4DBF">
            <w:pPr>
              <w:spacing w:after="0"/>
              <w:rPr>
                <w:color w:val="000000" w:themeColor="text1"/>
                <w:sz w:val="16"/>
                <w:szCs w:val="16"/>
              </w:rPr>
            </w:pPr>
            <w:proofErr w:type="spellStart"/>
            <w:r w:rsidRPr="007B2785">
              <w:rPr>
                <w:b/>
                <w:color w:val="000000" w:themeColor="text1"/>
                <w:sz w:val="16"/>
                <w:szCs w:val="16"/>
              </w:rPr>
              <w:t>Fiddian-Qasmiyeh</w:t>
            </w:r>
            <w:proofErr w:type="spellEnd"/>
            <w:r w:rsidRPr="007B2785">
              <w:rPr>
                <w:b/>
                <w:color w:val="000000" w:themeColor="text1"/>
                <w:sz w:val="16"/>
                <w:szCs w:val="16"/>
              </w:rPr>
              <w:t>, E.</w:t>
            </w:r>
            <w:r w:rsidRPr="007B2785">
              <w:rPr>
                <w:color w:val="000000" w:themeColor="text1"/>
                <w:sz w:val="16"/>
                <w:szCs w:val="16"/>
              </w:rPr>
              <w:t> (2012). </w:t>
            </w:r>
            <w:r w:rsidRPr="007B2785">
              <w:rPr>
                <w:i/>
                <w:color w:val="000000" w:themeColor="text1"/>
                <w:sz w:val="16"/>
                <w:szCs w:val="16"/>
              </w:rPr>
              <w:t xml:space="preserve">Invisible refugees and/or overlapping </w:t>
            </w:r>
            <w:proofErr w:type="spellStart"/>
            <w:r w:rsidRPr="007B2785">
              <w:rPr>
                <w:i/>
                <w:color w:val="000000" w:themeColor="text1"/>
                <w:sz w:val="16"/>
                <w:szCs w:val="16"/>
              </w:rPr>
              <w:t>refugeedom</w:t>
            </w:r>
            <w:proofErr w:type="spellEnd"/>
            <w:r w:rsidRPr="007B2785">
              <w:rPr>
                <w:i/>
                <w:color w:val="000000" w:themeColor="text1"/>
                <w:sz w:val="16"/>
                <w:szCs w:val="16"/>
              </w:rPr>
              <w:t>? Protecting Sahrawis and Palestinians displaced by the 2011 Libyan uprising</w:t>
            </w:r>
            <w:r w:rsidRPr="007B2785">
              <w:rPr>
                <w:color w:val="000000" w:themeColor="text1"/>
                <w:sz w:val="16"/>
                <w:szCs w:val="16"/>
              </w:rPr>
              <w:t>. International Journal of Refugee Law, 24(2), 263–293. </w:t>
            </w:r>
            <w:hyperlink r:id="rId199">
              <w:r w:rsidRPr="007B2785">
                <w:rPr>
                  <w:color w:val="000000" w:themeColor="text1"/>
                  <w:sz w:val="16"/>
                  <w:szCs w:val="16"/>
                  <w:u w:val="single"/>
                </w:rPr>
                <w:t>https://doi.org/10.1093/ijrl/ees027</w:t>
              </w:r>
            </w:hyperlink>
            <w:r w:rsidRPr="007B2785">
              <w:rPr>
                <w:color w:val="000000" w:themeColor="text1"/>
                <w:sz w:val="16"/>
                <w:szCs w:val="16"/>
              </w:rPr>
              <w:t xml:space="preserve"> </w:t>
            </w:r>
            <w:proofErr w:type="spellStart"/>
            <w:r w:rsidRPr="007B2785">
              <w:rPr>
                <w:color w:val="000000" w:themeColor="text1"/>
                <w:sz w:val="16"/>
                <w:szCs w:val="16"/>
              </w:rPr>
              <w:t>Pg</w:t>
            </w:r>
            <w:proofErr w:type="spellEnd"/>
            <w:r w:rsidRPr="007B2785">
              <w:rPr>
                <w:color w:val="000000" w:themeColor="text1"/>
                <w:sz w:val="16"/>
                <w:szCs w:val="16"/>
              </w:rPr>
              <w:t xml:space="preserve"> 266</w:t>
            </w:r>
          </w:p>
          <w:p w14:paraId="7321D12B" w14:textId="77777777" w:rsidR="00BA4DBF" w:rsidRPr="007B2785" w:rsidRDefault="00BA4DBF" w:rsidP="00BA4DBF">
            <w:pPr>
              <w:spacing w:after="0"/>
              <w:rPr>
                <w:color w:val="000000" w:themeColor="text1"/>
                <w:sz w:val="16"/>
                <w:szCs w:val="16"/>
              </w:rPr>
            </w:pPr>
          </w:p>
          <w:p w14:paraId="73624113"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Quotes the same info from UNHCR</w:t>
            </w:r>
          </w:p>
          <w:p w14:paraId="1B6769D2" w14:textId="77777777" w:rsidR="00BA4DBF" w:rsidRPr="007B2785" w:rsidRDefault="00BA4DBF" w:rsidP="00BA4DBF">
            <w:pPr>
              <w:spacing w:after="0"/>
              <w:rPr>
                <w:color w:val="000000" w:themeColor="text1"/>
                <w:sz w:val="16"/>
                <w:szCs w:val="16"/>
              </w:rPr>
            </w:pPr>
          </w:p>
          <w:p w14:paraId="695350C3" w14:textId="77777777" w:rsidR="00BA4DBF" w:rsidRPr="007B2785" w:rsidRDefault="00BA4DBF" w:rsidP="00BA4DBF">
            <w:pPr>
              <w:spacing w:after="0"/>
              <w:rPr>
                <w:color w:val="000000" w:themeColor="text1"/>
                <w:sz w:val="16"/>
                <w:szCs w:val="16"/>
              </w:rPr>
            </w:pPr>
            <w:r w:rsidRPr="007B2785">
              <w:rPr>
                <w:color w:val="000000" w:themeColor="text1"/>
                <w:sz w:val="16"/>
                <w:szCs w:val="16"/>
              </w:rPr>
              <w:t>mass evacuation of migrant workers and others, displaced are mostly third-country nationals who fled or were evacuated during the war</w:t>
            </w:r>
          </w:p>
        </w:tc>
      </w:tr>
      <w:tr w:rsidR="00BA4DBF" w:rsidRPr="007B2785" w14:paraId="52D00C74" w14:textId="77777777" w:rsidTr="0055457E">
        <w:tc>
          <w:tcPr>
            <w:tcW w:w="1412" w:type="dxa"/>
            <w:gridSpan w:val="2"/>
            <w:vAlign w:val="bottom"/>
          </w:tcPr>
          <w:p w14:paraId="211BAAC4"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lastRenderedPageBreak/>
              <w:t xml:space="preserve">Azawad War </w:t>
            </w:r>
          </w:p>
        </w:tc>
        <w:tc>
          <w:tcPr>
            <w:tcW w:w="1134" w:type="dxa"/>
            <w:vAlign w:val="bottom"/>
          </w:tcPr>
          <w:p w14:paraId="3D72EF6E" w14:textId="77777777" w:rsidR="00BA4DBF" w:rsidRPr="007B2785" w:rsidRDefault="00BA4DBF" w:rsidP="00BA4DBF">
            <w:pPr>
              <w:spacing w:after="0"/>
              <w:rPr>
                <w:color w:val="000000" w:themeColor="text1"/>
                <w:sz w:val="16"/>
                <w:szCs w:val="16"/>
              </w:rPr>
            </w:pPr>
            <w:r w:rsidRPr="007B2785">
              <w:rPr>
                <w:color w:val="000000" w:themeColor="text1"/>
                <w:sz w:val="16"/>
                <w:szCs w:val="16"/>
              </w:rPr>
              <w:t>2012-25</w:t>
            </w:r>
          </w:p>
        </w:tc>
        <w:tc>
          <w:tcPr>
            <w:tcW w:w="992" w:type="dxa"/>
            <w:vAlign w:val="bottom"/>
          </w:tcPr>
          <w:p w14:paraId="7D581AB6" w14:textId="77777777" w:rsidR="00BA4DBF" w:rsidRPr="007B2785" w:rsidRDefault="00BA4DBF" w:rsidP="00BA4DBF">
            <w:pPr>
              <w:spacing w:after="0"/>
              <w:rPr>
                <w:color w:val="000000" w:themeColor="text1"/>
                <w:sz w:val="16"/>
                <w:szCs w:val="16"/>
              </w:rPr>
            </w:pPr>
            <w:r w:rsidRPr="007B2785">
              <w:rPr>
                <w:color w:val="000000" w:themeColor="text1"/>
                <w:sz w:val="16"/>
                <w:szCs w:val="16"/>
              </w:rPr>
              <w:t>130,000</w:t>
            </w:r>
          </w:p>
        </w:tc>
        <w:tc>
          <w:tcPr>
            <w:tcW w:w="992" w:type="dxa"/>
          </w:tcPr>
          <w:p w14:paraId="3805AA75"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 xml:space="preserve">BBC News article. </w:t>
            </w:r>
          </w:p>
          <w:p w14:paraId="4C692B89" w14:textId="77777777" w:rsidR="00BA4DBF" w:rsidRPr="007B2785" w:rsidRDefault="00BA4DBF" w:rsidP="00BA4DBF">
            <w:pPr>
              <w:tabs>
                <w:tab w:val="left" w:pos="5550"/>
              </w:tabs>
              <w:spacing w:after="0"/>
              <w:rPr>
                <w:color w:val="000000" w:themeColor="text1"/>
                <w:sz w:val="16"/>
                <w:szCs w:val="16"/>
              </w:rPr>
            </w:pPr>
          </w:p>
          <w:p w14:paraId="79B80939" w14:textId="77777777" w:rsidR="00BA4DBF" w:rsidRPr="007B2785" w:rsidRDefault="00BA4DBF" w:rsidP="00BA4DBF">
            <w:pPr>
              <w:tabs>
                <w:tab w:val="left" w:pos="5550"/>
              </w:tabs>
              <w:spacing w:after="0"/>
              <w:rPr>
                <w:color w:val="000000" w:themeColor="text1"/>
                <w:sz w:val="16"/>
                <w:szCs w:val="16"/>
              </w:rPr>
            </w:pPr>
          </w:p>
          <w:p w14:paraId="2446C379"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https://www.bbc.com/news/world-africa-17152685#:~:text=Nearly%20130%2C000%20people%20have%20been,northern%20towns%20and%20army%20bases.</w:t>
            </w:r>
          </w:p>
        </w:tc>
        <w:tc>
          <w:tcPr>
            <w:tcW w:w="993" w:type="dxa"/>
            <w:vAlign w:val="bottom"/>
          </w:tcPr>
          <w:p w14:paraId="49C5C4DC" w14:textId="77777777" w:rsidR="00BA4DBF" w:rsidRPr="007B2785" w:rsidRDefault="00BA4DBF" w:rsidP="00BA4DBF">
            <w:pPr>
              <w:spacing w:after="0"/>
              <w:rPr>
                <w:color w:val="000000" w:themeColor="text1"/>
                <w:sz w:val="16"/>
                <w:szCs w:val="16"/>
              </w:rPr>
            </w:pPr>
            <w:r w:rsidRPr="007B2785">
              <w:rPr>
                <w:color w:val="000000" w:themeColor="text1"/>
                <w:sz w:val="16"/>
                <w:szCs w:val="16"/>
              </w:rPr>
              <w:t>575,000 people displaced</w:t>
            </w:r>
          </w:p>
          <w:p w14:paraId="431E05D6" w14:textId="77777777" w:rsidR="00BA4DBF" w:rsidRPr="007B2785" w:rsidRDefault="00BA4DBF" w:rsidP="00BA4DBF">
            <w:pPr>
              <w:spacing w:after="0"/>
              <w:rPr>
                <w:color w:val="000000" w:themeColor="text1"/>
                <w:sz w:val="16"/>
                <w:szCs w:val="16"/>
              </w:rPr>
            </w:pPr>
          </w:p>
          <w:p w14:paraId="71D2BB61" w14:textId="77777777" w:rsidR="00BA4DBF" w:rsidRPr="007B2785" w:rsidRDefault="00BA4DBF" w:rsidP="00BA4DBF">
            <w:pPr>
              <w:spacing w:after="0"/>
              <w:rPr>
                <w:color w:val="000000" w:themeColor="text1"/>
                <w:sz w:val="16"/>
                <w:szCs w:val="16"/>
              </w:rPr>
            </w:pPr>
            <w:r w:rsidRPr="007B2785">
              <w:rPr>
                <w:color w:val="000000" w:themeColor="text1"/>
                <w:sz w:val="16"/>
                <w:szCs w:val="16"/>
              </w:rPr>
              <w:t>U.N. News claims around 435,000 people displaced</w:t>
            </w:r>
          </w:p>
        </w:tc>
        <w:tc>
          <w:tcPr>
            <w:tcW w:w="1134" w:type="dxa"/>
          </w:tcPr>
          <w:p w14:paraId="68AF0F01" w14:textId="49BF56EE" w:rsidR="00BA4DBF" w:rsidRPr="007B2785" w:rsidRDefault="00BA4DBF" w:rsidP="00BA4DBF">
            <w:pPr>
              <w:spacing w:after="0"/>
              <w:rPr>
                <w:color w:val="000000" w:themeColor="text1"/>
                <w:sz w:val="16"/>
                <w:szCs w:val="16"/>
              </w:rPr>
            </w:pPr>
            <w:r w:rsidRPr="007B2785">
              <w:rPr>
                <w:color w:val="000000" w:themeColor="text1"/>
                <w:sz w:val="16"/>
                <w:szCs w:val="16"/>
              </w:rPr>
              <w:t>Human Rights Watch Report</w:t>
            </w:r>
          </w:p>
          <w:p w14:paraId="026C7451" w14:textId="4C76D1E2" w:rsidR="00BA4DBF" w:rsidRPr="007B2785" w:rsidRDefault="00E87061" w:rsidP="00BA4DBF">
            <w:pPr>
              <w:spacing w:after="0"/>
              <w:rPr>
                <w:color w:val="000000" w:themeColor="text1"/>
                <w:sz w:val="16"/>
                <w:szCs w:val="16"/>
              </w:rPr>
            </w:pPr>
            <w:hyperlink r:id="rId200">
              <w:r w:rsidR="00BA4DBF" w:rsidRPr="007B2785">
                <w:rPr>
                  <w:color w:val="000000" w:themeColor="text1"/>
                  <w:sz w:val="16"/>
                  <w:szCs w:val="16"/>
                  <w:u w:val="single"/>
                </w:rPr>
                <w:t>https://www.hrw.org/world-report/2024/country-chapters/mali</w:t>
              </w:r>
            </w:hyperlink>
          </w:p>
          <w:p w14:paraId="15B6FB47"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https://news.un.org/en/story/2012/08/417692#:~:text=shelter%20in%20Mopti.-,Over%20435%2C000%20Malians%20displaced%20as%20country%20faces%20complex%20emergency%20–%20</w:t>
            </w:r>
            <w:proofErr w:type="gramStart"/>
            <w:r w:rsidRPr="007B2785">
              <w:rPr>
                <w:color w:val="000000" w:themeColor="text1"/>
                <w:sz w:val="16"/>
                <w:szCs w:val="16"/>
              </w:rPr>
              <w:t>UN,humanitarian</w:t>
            </w:r>
            <w:proofErr w:type="gramEnd"/>
            <w:r w:rsidRPr="007B2785">
              <w:rPr>
                <w:color w:val="000000" w:themeColor="text1"/>
                <w:sz w:val="16"/>
                <w:szCs w:val="16"/>
              </w:rPr>
              <w:t>%20emergency%2C%20the%20report%20states.</w:t>
            </w:r>
          </w:p>
        </w:tc>
        <w:tc>
          <w:tcPr>
            <w:tcW w:w="1701" w:type="dxa"/>
            <w:shd w:val="clear" w:color="auto" w:fill="E6E6E6"/>
          </w:tcPr>
          <w:p w14:paraId="27D2A0F3" w14:textId="77777777" w:rsidR="00BA4DBF" w:rsidRPr="007B2785" w:rsidRDefault="00BA4DBF" w:rsidP="00BA4DBF">
            <w:pPr>
              <w:spacing w:after="0"/>
              <w:rPr>
                <w:b/>
                <w:color w:val="000000" w:themeColor="text1"/>
                <w:sz w:val="16"/>
                <w:szCs w:val="16"/>
              </w:rPr>
            </w:pPr>
          </w:p>
          <w:p w14:paraId="56753FB3" w14:textId="77777777" w:rsidR="00BA4DBF" w:rsidRPr="007B2785" w:rsidRDefault="00BA4DBF" w:rsidP="00BA4DBF">
            <w:pPr>
              <w:spacing w:after="0"/>
              <w:rPr>
                <w:b/>
                <w:color w:val="000000" w:themeColor="text1"/>
                <w:sz w:val="16"/>
                <w:szCs w:val="16"/>
              </w:rPr>
            </w:pPr>
          </w:p>
          <w:p w14:paraId="6B19A36C"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135,567 (All </w:t>
            </w:r>
            <w:proofErr w:type="gramStart"/>
            <w:r w:rsidRPr="007B2785">
              <w:rPr>
                <w:b/>
                <w:color w:val="000000" w:themeColor="text1"/>
                <w:sz w:val="16"/>
                <w:szCs w:val="16"/>
              </w:rPr>
              <w:t>refugees )</w:t>
            </w:r>
            <w:proofErr w:type="gramEnd"/>
            <w:r w:rsidRPr="007B2785">
              <w:rPr>
                <w:b/>
                <w:color w:val="000000" w:themeColor="text1"/>
                <w:sz w:val="16"/>
                <w:szCs w:val="16"/>
              </w:rPr>
              <w:t>/ 300(Asylum Seekers/ 378,363 IDPs</w:t>
            </w:r>
          </w:p>
        </w:tc>
        <w:tc>
          <w:tcPr>
            <w:tcW w:w="1842" w:type="dxa"/>
            <w:shd w:val="clear" w:color="auto" w:fill="E6E6E6"/>
          </w:tcPr>
          <w:p w14:paraId="519F4791" w14:textId="77777777" w:rsidR="00BA4DBF" w:rsidRPr="007B2785" w:rsidRDefault="00E87061" w:rsidP="00BA4DBF">
            <w:pPr>
              <w:spacing w:after="0"/>
              <w:rPr>
                <w:color w:val="000000" w:themeColor="text1"/>
                <w:sz w:val="16"/>
                <w:szCs w:val="16"/>
              </w:rPr>
            </w:pPr>
            <w:hyperlink r:id="rId201">
              <w:r w:rsidR="00BA4DBF" w:rsidRPr="007B2785">
                <w:rPr>
                  <w:b/>
                  <w:color w:val="000000" w:themeColor="text1"/>
                  <w:sz w:val="16"/>
                  <w:szCs w:val="16"/>
                  <w:u w:val="single"/>
                </w:rPr>
                <w:t>UNHCR</w:t>
              </w:r>
            </w:hyperlink>
          </w:p>
          <w:p w14:paraId="66895DB7" w14:textId="77777777" w:rsidR="00BA4DBF" w:rsidRPr="007B2785" w:rsidRDefault="00BA4DBF" w:rsidP="00BA4DBF">
            <w:pPr>
              <w:spacing w:after="0"/>
              <w:rPr>
                <w:color w:val="000000" w:themeColor="text1"/>
                <w:sz w:val="16"/>
                <w:szCs w:val="16"/>
              </w:rPr>
            </w:pPr>
          </w:p>
          <w:p w14:paraId="3EDD1FBB"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United Nations High Commissioner for Refugees. (2025, March 31). </w:t>
            </w:r>
            <w:r w:rsidRPr="007B2785">
              <w:rPr>
                <w:i/>
                <w:color w:val="000000" w:themeColor="text1"/>
                <w:sz w:val="16"/>
                <w:szCs w:val="16"/>
              </w:rPr>
              <w:t>Mali – Operational Data Portal</w:t>
            </w:r>
            <w:r w:rsidRPr="007B2785">
              <w:rPr>
                <w:color w:val="000000" w:themeColor="text1"/>
                <w:sz w:val="16"/>
                <w:szCs w:val="16"/>
              </w:rPr>
              <w:t xml:space="preserve">. </w:t>
            </w:r>
            <w:hyperlink r:id="rId202">
              <w:r w:rsidRPr="007B2785">
                <w:rPr>
                  <w:color w:val="000000" w:themeColor="text1"/>
                  <w:sz w:val="16"/>
                  <w:szCs w:val="16"/>
                  <w:u w:val="single"/>
                </w:rPr>
                <w:t>https://data.unhcr.org/en/country/mli</w:t>
              </w:r>
            </w:hyperlink>
            <w:r w:rsidRPr="007B2785">
              <w:rPr>
                <w:color w:val="000000" w:themeColor="text1"/>
                <w:sz w:val="16"/>
                <w:szCs w:val="16"/>
              </w:rPr>
              <w:t>​</w:t>
            </w:r>
          </w:p>
        </w:tc>
        <w:tc>
          <w:tcPr>
            <w:tcW w:w="1843" w:type="dxa"/>
          </w:tcPr>
          <w:p w14:paraId="44171223" w14:textId="77777777" w:rsidR="00BA4DBF" w:rsidRPr="007B2785" w:rsidRDefault="00BA4DBF" w:rsidP="00BA4DBF">
            <w:pPr>
              <w:spacing w:after="0"/>
              <w:rPr>
                <w:color w:val="000000" w:themeColor="text1"/>
                <w:sz w:val="16"/>
                <w:szCs w:val="16"/>
              </w:rPr>
            </w:pPr>
            <w:r w:rsidRPr="007B2785">
              <w:rPr>
                <w:b/>
                <w:color w:val="000000" w:themeColor="text1"/>
                <w:sz w:val="16"/>
                <w:szCs w:val="16"/>
              </w:rPr>
              <w:t xml:space="preserve">135,567 (All </w:t>
            </w:r>
            <w:proofErr w:type="gramStart"/>
            <w:r w:rsidRPr="007B2785">
              <w:rPr>
                <w:b/>
                <w:color w:val="000000" w:themeColor="text1"/>
                <w:sz w:val="16"/>
                <w:szCs w:val="16"/>
              </w:rPr>
              <w:t>refugees )</w:t>
            </w:r>
            <w:proofErr w:type="gramEnd"/>
            <w:r w:rsidRPr="007B2785">
              <w:rPr>
                <w:b/>
                <w:color w:val="000000" w:themeColor="text1"/>
                <w:sz w:val="16"/>
                <w:szCs w:val="16"/>
              </w:rPr>
              <w:t xml:space="preserve">/ 300(Asylum Seekers/ 378,363 IDPs  </w:t>
            </w:r>
            <w:hyperlink r:id="rId203">
              <w:r w:rsidRPr="007B2785">
                <w:rPr>
                  <w:b/>
                  <w:color w:val="000000" w:themeColor="text1"/>
                  <w:sz w:val="16"/>
                  <w:szCs w:val="16"/>
                  <w:u w:val="single"/>
                </w:rPr>
                <w:t>UNHCR</w:t>
              </w:r>
            </w:hyperlink>
          </w:p>
        </w:tc>
        <w:tc>
          <w:tcPr>
            <w:tcW w:w="1985" w:type="dxa"/>
          </w:tcPr>
          <w:p w14:paraId="441FB450" w14:textId="77777777" w:rsidR="00BA4DBF" w:rsidRPr="007B2785" w:rsidRDefault="00BA4DBF" w:rsidP="00BA4DBF">
            <w:pPr>
              <w:spacing w:after="0"/>
              <w:rPr>
                <w:color w:val="000000" w:themeColor="text1"/>
                <w:sz w:val="16"/>
                <w:szCs w:val="16"/>
              </w:rPr>
            </w:pPr>
            <w:r w:rsidRPr="007B2785">
              <w:rPr>
                <w:color w:val="000000" w:themeColor="text1"/>
                <w:sz w:val="16"/>
                <w:szCs w:val="16"/>
              </w:rPr>
              <w:t>Peak period: 2013 &amp; 2020. Displaced: Approximately 375,000 were internally displaced and 150,000 became refugees at the 2013 peak</w:t>
            </w:r>
          </w:p>
          <w:p w14:paraId="0F55349C" w14:textId="77777777" w:rsidR="00BA4DBF" w:rsidRPr="007B2785" w:rsidRDefault="00BA4DBF" w:rsidP="00BA4DBF">
            <w:pPr>
              <w:spacing w:after="0"/>
              <w:rPr>
                <w:color w:val="000000" w:themeColor="text1"/>
                <w:sz w:val="16"/>
                <w:szCs w:val="16"/>
              </w:rPr>
            </w:pPr>
            <w:r w:rsidRPr="007B2785">
              <w:rPr>
                <w:color w:val="000000" w:themeColor="text1"/>
                <w:sz w:val="16"/>
                <w:szCs w:val="16"/>
              </w:rPr>
              <w:t>Human Rights Watch, 2023</w:t>
            </w:r>
          </w:p>
        </w:tc>
      </w:tr>
      <w:tr w:rsidR="00BA4DBF" w:rsidRPr="007B2785" w14:paraId="07E2FE37" w14:textId="77777777" w:rsidTr="0055457E">
        <w:tc>
          <w:tcPr>
            <w:tcW w:w="1412" w:type="dxa"/>
            <w:gridSpan w:val="2"/>
            <w:vAlign w:val="bottom"/>
          </w:tcPr>
          <w:p w14:paraId="127A986F"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Yemen War </w:t>
            </w:r>
          </w:p>
        </w:tc>
        <w:tc>
          <w:tcPr>
            <w:tcW w:w="1134" w:type="dxa"/>
            <w:vAlign w:val="bottom"/>
          </w:tcPr>
          <w:p w14:paraId="04368915" w14:textId="77777777" w:rsidR="00BA4DBF" w:rsidRPr="007B2785" w:rsidRDefault="00BA4DBF" w:rsidP="00BA4DBF">
            <w:pPr>
              <w:spacing w:after="0"/>
              <w:rPr>
                <w:color w:val="000000" w:themeColor="text1"/>
                <w:sz w:val="16"/>
                <w:szCs w:val="16"/>
              </w:rPr>
            </w:pPr>
            <w:r w:rsidRPr="007B2785">
              <w:rPr>
                <w:color w:val="000000" w:themeColor="text1"/>
                <w:sz w:val="16"/>
                <w:szCs w:val="16"/>
              </w:rPr>
              <w:t>2014-25</w:t>
            </w:r>
          </w:p>
        </w:tc>
        <w:tc>
          <w:tcPr>
            <w:tcW w:w="992" w:type="dxa"/>
            <w:vAlign w:val="bottom"/>
          </w:tcPr>
          <w:p w14:paraId="3B35AB4B" w14:textId="055EBAC0" w:rsidR="00BA4DBF" w:rsidRPr="007B2785" w:rsidRDefault="00BA4DBF" w:rsidP="00BA4DBF">
            <w:pPr>
              <w:spacing w:after="0"/>
              <w:rPr>
                <w:color w:val="000000" w:themeColor="text1"/>
                <w:sz w:val="16"/>
                <w:szCs w:val="16"/>
              </w:rPr>
            </w:pPr>
            <w:r w:rsidRPr="007B2785">
              <w:rPr>
                <w:color w:val="000000" w:themeColor="text1"/>
                <w:sz w:val="16"/>
                <w:szCs w:val="16"/>
              </w:rPr>
              <w:t xml:space="preserve">1.2 Million IDP/ 100,000 refugees </w:t>
            </w:r>
          </w:p>
          <w:p w14:paraId="1E2EFD97" w14:textId="0BC35948" w:rsidR="00BA4DBF" w:rsidRPr="007B2785" w:rsidRDefault="00BA4DBF" w:rsidP="00BA4DBF">
            <w:pPr>
              <w:spacing w:after="0"/>
              <w:rPr>
                <w:color w:val="000000" w:themeColor="text1"/>
                <w:sz w:val="16"/>
                <w:szCs w:val="16"/>
              </w:rPr>
            </w:pPr>
          </w:p>
          <w:p w14:paraId="6044E750" w14:textId="77777777" w:rsidR="00BA4DBF" w:rsidRPr="007B2785" w:rsidRDefault="00BA4DBF" w:rsidP="00BA4DBF">
            <w:pPr>
              <w:spacing w:after="0"/>
              <w:rPr>
                <w:color w:val="000000" w:themeColor="text1"/>
                <w:sz w:val="16"/>
                <w:szCs w:val="16"/>
              </w:rPr>
            </w:pPr>
          </w:p>
          <w:p w14:paraId="14F92CB9" w14:textId="77777777" w:rsidR="00BA4DBF" w:rsidRPr="007B2785" w:rsidRDefault="00BA4DBF" w:rsidP="00BA4DBF">
            <w:pPr>
              <w:spacing w:after="0"/>
              <w:rPr>
                <w:color w:val="000000" w:themeColor="text1"/>
                <w:sz w:val="16"/>
                <w:szCs w:val="16"/>
              </w:rPr>
            </w:pPr>
          </w:p>
          <w:p w14:paraId="36356BD5" w14:textId="77777777" w:rsidR="00BA4DBF" w:rsidRPr="007B2785" w:rsidRDefault="00BA4DBF" w:rsidP="00BA4DBF">
            <w:pPr>
              <w:spacing w:after="0"/>
              <w:rPr>
                <w:color w:val="000000" w:themeColor="text1"/>
                <w:sz w:val="16"/>
                <w:szCs w:val="16"/>
              </w:rPr>
            </w:pPr>
          </w:p>
          <w:p w14:paraId="4AD08437" w14:textId="77777777" w:rsidR="00BA4DBF" w:rsidRPr="007B2785" w:rsidRDefault="00BA4DBF" w:rsidP="00BA4DBF">
            <w:pPr>
              <w:spacing w:after="0"/>
              <w:rPr>
                <w:color w:val="000000" w:themeColor="text1"/>
                <w:sz w:val="16"/>
                <w:szCs w:val="16"/>
              </w:rPr>
            </w:pPr>
          </w:p>
          <w:p w14:paraId="3C6D1CD4" w14:textId="77777777" w:rsidR="00BA4DBF" w:rsidRPr="007B2785" w:rsidRDefault="00BA4DBF" w:rsidP="00BA4DBF">
            <w:pPr>
              <w:spacing w:after="0"/>
              <w:rPr>
                <w:color w:val="000000" w:themeColor="text1"/>
                <w:sz w:val="16"/>
                <w:szCs w:val="16"/>
              </w:rPr>
            </w:pPr>
            <w:r w:rsidRPr="007B2785">
              <w:rPr>
                <w:color w:val="000000" w:themeColor="text1"/>
                <w:sz w:val="16"/>
                <w:szCs w:val="16"/>
              </w:rPr>
              <w:t>1.2– 1.5 Million IDPs</w:t>
            </w:r>
          </w:p>
        </w:tc>
        <w:tc>
          <w:tcPr>
            <w:tcW w:w="992" w:type="dxa"/>
            <w:vAlign w:val="bottom"/>
          </w:tcPr>
          <w:p w14:paraId="40F7CB9B" w14:textId="77777777" w:rsidR="00BA4DBF" w:rsidRPr="007B2785" w:rsidRDefault="00BA4DBF" w:rsidP="00BA4DBF">
            <w:pPr>
              <w:spacing w:after="0"/>
              <w:rPr>
                <w:color w:val="000000" w:themeColor="text1"/>
                <w:sz w:val="16"/>
                <w:szCs w:val="16"/>
              </w:rPr>
            </w:pPr>
          </w:p>
          <w:p w14:paraId="7D4AC3EF" w14:textId="77777777" w:rsidR="00BA4DBF" w:rsidRPr="007B2785" w:rsidRDefault="00BA4DBF" w:rsidP="00BA4DBF">
            <w:pPr>
              <w:spacing w:after="0"/>
              <w:rPr>
                <w:color w:val="000000" w:themeColor="text1"/>
                <w:sz w:val="16"/>
                <w:szCs w:val="16"/>
              </w:rPr>
            </w:pPr>
          </w:p>
          <w:p w14:paraId="1B9DDED8" w14:textId="7027B1E4" w:rsidR="00BA4DBF" w:rsidRPr="007B2785" w:rsidRDefault="00BA4DBF" w:rsidP="00BA4DBF">
            <w:pPr>
              <w:spacing w:after="0"/>
              <w:rPr>
                <w:color w:val="000000" w:themeColor="text1"/>
                <w:sz w:val="16"/>
                <w:szCs w:val="16"/>
              </w:rPr>
            </w:pPr>
            <w:proofErr w:type="gramStart"/>
            <w:r w:rsidRPr="007B2785">
              <w:rPr>
                <w:color w:val="000000" w:themeColor="text1"/>
                <w:sz w:val="16"/>
                <w:szCs w:val="16"/>
              </w:rPr>
              <w:t>Citation :</w:t>
            </w:r>
            <w:proofErr w:type="gramEnd"/>
            <w:r w:rsidRPr="007B2785">
              <w:rPr>
                <w:color w:val="000000" w:themeColor="text1"/>
                <w:sz w:val="16"/>
                <w:szCs w:val="16"/>
              </w:rPr>
              <w:t xml:space="preserve"> United Nations High Commissioner for </w:t>
            </w:r>
            <w:r w:rsidRPr="007B2785">
              <w:rPr>
                <w:color w:val="000000" w:themeColor="text1"/>
                <w:sz w:val="16"/>
                <w:szCs w:val="16"/>
              </w:rPr>
              <w:lastRenderedPageBreak/>
              <w:t xml:space="preserve">Refugees. (2025, March 31). </w:t>
            </w:r>
            <w:r w:rsidRPr="007B2785">
              <w:rPr>
                <w:i/>
                <w:color w:val="000000" w:themeColor="text1"/>
                <w:sz w:val="16"/>
                <w:szCs w:val="16"/>
              </w:rPr>
              <w:t>Yemen CCCM Situation – Operational Data Portal</w:t>
            </w:r>
            <w:r w:rsidRPr="007B2785">
              <w:rPr>
                <w:color w:val="000000" w:themeColor="text1"/>
                <w:sz w:val="16"/>
                <w:szCs w:val="16"/>
              </w:rPr>
              <w:t xml:space="preserve">. </w:t>
            </w:r>
            <w:hyperlink r:id="rId204">
              <w:r w:rsidRPr="007B2785">
                <w:rPr>
                  <w:color w:val="000000" w:themeColor="text1"/>
                  <w:sz w:val="16"/>
                  <w:szCs w:val="16"/>
                  <w:u w:val="single"/>
                </w:rPr>
                <w:t>https://data.unhcr.org/en/situations/yemen_cccm</w:t>
              </w:r>
            </w:hyperlink>
          </w:p>
          <w:p w14:paraId="127AC6EF"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Watol</w:t>
            </w:r>
            <w:proofErr w:type="spellEnd"/>
            <w:r w:rsidRPr="007B2785">
              <w:rPr>
                <w:color w:val="000000" w:themeColor="text1"/>
                <w:sz w:val="16"/>
                <w:szCs w:val="16"/>
              </w:rPr>
              <w:t>, B. S. (2024). The Post-2011 Yemen Internationalized Civil War: It’s National, Regional and Global Implications. </w:t>
            </w:r>
            <w:r w:rsidRPr="007B2785">
              <w:rPr>
                <w:i/>
                <w:color w:val="000000" w:themeColor="text1"/>
                <w:sz w:val="16"/>
                <w:szCs w:val="16"/>
              </w:rPr>
              <w:t>European Journal of Arts, Humanities and Social Sciences</w:t>
            </w:r>
            <w:r w:rsidRPr="007B2785">
              <w:rPr>
                <w:color w:val="000000" w:themeColor="text1"/>
                <w:sz w:val="16"/>
                <w:szCs w:val="16"/>
              </w:rPr>
              <w:t>, </w:t>
            </w:r>
            <w:r w:rsidRPr="007B2785">
              <w:rPr>
                <w:i/>
                <w:color w:val="000000" w:themeColor="text1"/>
                <w:sz w:val="16"/>
                <w:szCs w:val="16"/>
              </w:rPr>
              <w:t>1</w:t>
            </w:r>
            <w:r w:rsidRPr="007B2785">
              <w:rPr>
                <w:color w:val="000000" w:themeColor="text1"/>
                <w:sz w:val="16"/>
                <w:szCs w:val="16"/>
              </w:rPr>
              <w:t xml:space="preserve">(4), 3-25. </w:t>
            </w:r>
          </w:p>
          <w:p w14:paraId="108D5E04" w14:textId="4E6ABED4" w:rsidR="00BA4DBF" w:rsidRPr="007B2785" w:rsidRDefault="00BA4DBF" w:rsidP="00BA4DBF">
            <w:pPr>
              <w:spacing w:after="0"/>
              <w:rPr>
                <w:color w:val="000000" w:themeColor="text1"/>
                <w:sz w:val="16"/>
                <w:szCs w:val="16"/>
              </w:rPr>
            </w:pPr>
            <w:r w:rsidRPr="007B2785">
              <w:rPr>
                <w:color w:val="000000" w:themeColor="text1"/>
                <w:sz w:val="16"/>
                <w:szCs w:val="16"/>
              </w:rPr>
              <w:t>p.14-16</w:t>
            </w:r>
            <w:r w:rsidRPr="007B2785">
              <w:rPr>
                <w:color w:val="000000" w:themeColor="text1"/>
                <w:sz w:val="16"/>
                <w:szCs w:val="16"/>
              </w:rPr>
              <w:br/>
            </w:r>
            <w:r w:rsidRPr="007B2785">
              <w:rPr>
                <w:color w:val="000000" w:themeColor="text1"/>
                <w:sz w:val="16"/>
                <w:szCs w:val="16"/>
              </w:rPr>
              <w:br/>
            </w:r>
            <w:hyperlink r:id="rId205">
              <w:r w:rsidRPr="007B2785">
                <w:rPr>
                  <w:b/>
                  <w:color w:val="000000" w:themeColor="text1"/>
                  <w:sz w:val="16"/>
                  <w:szCs w:val="16"/>
                  <w:u w:val="single"/>
                </w:rPr>
                <w:t>UNHCR)</w:t>
              </w:r>
            </w:hyperlink>
          </w:p>
        </w:tc>
        <w:tc>
          <w:tcPr>
            <w:tcW w:w="993" w:type="dxa"/>
            <w:vAlign w:val="bottom"/>
          </w:tcPr>
          <w:p w14:paraId="1C09CA9F" w14:textId="77777777" w:rsidR="00BA4DBF" w:rsidRPr="007B2785" w:rsidRDefault="00BA4DBF" w:rsidP="00BA4DBF">
            <w:pPr>
              <w:spacing w:after="0"/>
              <w:rPr>
                <w:color w:val="000000" w:themeColor="text1"/>
                <w:sz w:val="16"/>
                <w:szCs w:val="16"/>
              </w:rPr>
            </w:pPr>
          </w:p>
          <w:p w14:paraId="3EAEFEF8" w14:textId="77777777" w:rsidR="00BA4DBF" w:rsidRPr="007B2785" w:rsidRDefault="00BA4DBF" w:rsidP="00BA4DBF">
            <w:pPr>
              <w:spacing w:after="0"/>
              <w:rPr>
                <w:color w:val="000000" w:themeColor="text1"/>
                <w:sz w:val="16"/>
                <w:szCs w:val="16"/>
              </w:rPr>
            </w:pPr>
            <w:r w:rsidRPr="007B2785">
              <w:rPr>
                <w:color w:val="000000" w:themeColor="text1"/>
                <w:sz w:val="16"/>
                <w:szCs w:val="16"/>
              </w:rPr>
              <w:t>4.6 million</w:t>
            </w:r>
          </w:p>
          <w:p w14:paraId="5A783554" w14:textId="77777777" w:rsidR="00BA4DBF" w:rsidRPr="007B2785" w:rsidRDefault="00BA4DBF" w:rsidP="00BA4DBF">
            <w:pPr>
              <w:spacing w:after="0"/>
              <w:rPr>
                <w:color w:val="000000" w:themeColor="text1"/>
                <w:sz w:val="16"/>
                <w:szCs w:val="16"/>
              </w:rPr>
            </w:pPr>
          </w:p>
        </w:tc>
        <w:tc>
          <w:tcPr>
            <w:tcW w:w="1134" w:type="dxa"/>
          </w:tcPr>
          <w:p w14:paraId="50A2AB0F" w14:textId="77777777" w:rsidR="00BA4DBF" w:rsidRPr="007B2785" w:rsidRDefault="00BA4DBF" w:rsidP="00BA4DBF">
            <w:pPr>
              <w:spacing w:after="0"/>
              <w:rPr>
                <w:color w:val="000000" w:themeColor="text1"/>
                <w:sz w:val="16"/>
                <w:szCs w:val="16"/>
              </w:rPr>
            </w:pPr>
          </w:p>
          <w:p w14:paraId="0B894C99" w14:textId="77777777" w:rsidR="00BA4DBF" w:rsidRPr="007B2785" w:rsidRDefault="00BA4DBF" w:rsidP="00BA4DBF">
            <w:pPr>
              <w:spacing w:after="0"/>
              <w:rPr>
                <w:color w:val="000000" w:themeColor="text1"/>
                <w:sz w:val="16"/>
                <w:szCs w:val="16"/>
              </w:rPr>
            </w:pPr>
          </w:p>
          <w:p w14:paraId="2D4C3D82" w14:textId="77777777" w:rsidR="00BA4DBF" w:rsidRPr="007B2785" w:rsidRDefault="00BA4DBF" w:rsidP="00BA4DBF">
            <w:pPr>
              <w:spacing w:after="0"/>
              <w:rPr>
                <w:color w:val="000000" w:themeColor="text1"/>
                <w:sz w:val="16"/>
                <w:szCs w:val="16"/>
              </w:rPr>
            </w:pPr>
          </w:p>
          <w:p w14:paraId="60E07958"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Cost of War Project “Creating Refugees: Displacement </w:t>
            </w:r>
            <w:r w:rsidRPr="007B2785">
              <w:rPr>
                <w:color w:val="000000" w:themeColor="text1"/>
                <w:sz w:val="16"/>
                <w:szCs w:val="16"/>
              </w:rPr>
              <w:lastRenderedPageBreak/>
              <w:t>Causes by the US’ Post-9/11 Wars,”</w:t>
            </w:r>
          </w:p>
          <w:p w14:paraId="1E9C0BFF" w14:textId="77777777" w:rsidR="00BA4DBF" w:rsidRPr="007B2785" w:rsidRDefault="00BA4DBF" w:rsidP="00BA4DBF">
            <w:pPr>
              <w:spacing w:after="0"/>
              <w:rPr>
                <w:color w:val="000000" w:themeColor="text1"/>
                <w:sz w:val="16"/>
                <w:szCs w:val="16"/>
              </w:rPr>
            </w:pPr>
            <w:r w:rsidRPr="007B2785">
              <w:rPr>
                <w:color w:val="000000" w:themeColor="text1"/>
                <w:sz w:val="16"/>
                <w:szCs w:val="16"/>
              </w:rPr>
              <w:t>Watson Institute for International &amp; Public Affairs, Brown University, August 2021.</w:t>
            </w:r>
          </w:p>
          <w:p w14:paraId="6385061C" w14:textId="77777777" w:rsidR="00BA4DBF" w:rsidRPr="007B2785" w:rsidRDefault="00BA4DBF" w:rsidP="00BA4DBF">
            <w:pPr>
              <w:spacing w:after="0"/>
              <w:rPr>
                <w:color w:val="000000" w:themeColor="text1"/>
                <w:sz w:val="16"/>
                <w:szCs w:val="16"/>
              </w:rPr>
            </w:pPr>
          </w:p>
          <w:p w14:paraId="01483D29" w14:textId="77777777" w:rsidR="00BA4DBF" w:rsidRPr="007B2785" w:rsidRDefault="00BA4DBF" w:rsidP="00BA4DBF">
            <w:pPr>
              <w:spacing w:after="0"/>
              <w:rPr>
                <w:color w:val="000000" w:themeColor="text1"/>
                <w:sz w:val="16"/>
                <w:szCs w:val="16"/>
              </w:rPr>
            </w:pPr>
          </w:p>
          <w:p w14:paraId="4B5F1154" w14:textId="77777777" w:rsidR="00BA4DBF" w:rsidRPr="007B2785" w:rsidRDefault="00BA4DBF" w:rsidP="00BA4DBF">
            <w:pPr>
              <w:spacing w:after="0"/>
              <w:rPr>
                <w:color w:val="000000" w:themeColor="text1"/>
                <w:sz w:val="16"/>
                <w:szCs w:val="16"/>
              </w:rPr>
            </w:pPr>
          </w:p>
        </w:tc>
        <w:tc>
          <w:tcPr>
            <w:tcW w:w="1701" w:type="dxa"/>
            <w:shd w:val="clear" w:color="auto" w:fill="E6E6E6"/>
          </w:tcPr>
          <w:p w14:paraId="1928AFA4"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4.5 Million IDP</w:t>
            </w:r>
          </w:p>
          <w:p w14:paraId="48E6E9A4" w14:textId="77777777" w:rsidR="00BA4DBF" w:rsidRPr="007B2785" w:rsidRDefault="00BA4DBF" w:rsidP="00BA4DBF">
            <w:pPr>
              <w:spacing w:after="0"/>
              <w:rPr>
                <w:color w:val="000000" w:themeColor="text1"/>
                <w:sz w:val="16"/>
                <w:szCs w:val="16"/>
              </w:rPr>
            </w:pPr>
          </w:p>
          <w:p w14:paraId="5D9E01DB" w14:textId="77777777" w:rsidR="00BA4DBF" w:rsidRPr="007B2785" w:rsidRDefault="00BA4DBF" w:rsidP="00BA4DBF">
            <w:pPr>
              <w:spacing w:after="0"/>
              <w:rPr>
                <w:color w:val="000000" w:themeColor="text1"/>
                <w:sz w:val="16"/>
                <w:szCs w:val="16"/>
              </w:rPr>
            </w:pPr>
          </w:p>
          <w:p w14:paraId="11BA2121" w14:textId="77777777" w:rsidR="00BA4DBF" w:rsidRPr="007B2785" w:rsidRDefault="00BA4DBF" w:rsidP="00BA4DBF">
            <w:pPr>
              <w:spacing w:after="0"/>
              <w:rPr>
                <w:color w:val="000000" w:themeColor="text1"/>
                <w:sz w:val="16"/>
                <w:szCs w:val="16"/>
              </w:rPr>
            </w:pPr>
          </w:p>
        </w:tc>
        <w:tc>
          <w:tcPr>
            <w:tcW w:w="1842" w:type="dxa"/>
            <w:shd w:val="clear" w:color="auto" w:fill="E6E6E6"/>
          </w:tcPr>
          <w:p w14:paraId="2C95980D" w14:textId="77777777" w:rsidR="00BA4DBF" w:rsidRPr="007B2785" w:rsidRDefault="00E87061" w:rsidP="00BA4DBF">
            <w:pPr>
              <w:numPr>
                <w:ilvl w:val="0"/>
                <w:numId w:val="14"/>
              </w:numPr>
              <w:pBdr>
                <w:top w:val="nil"/>
                <w:left w:val="nil"/>
                <w:bottom w:val="nil"/>
                <w:right w:val="nil"/>
                <w:between w:val="nil"/>
              </w:pBdr>
              <w:spacing w:after="0" w:line="240" w:lineRule="auto"/>
              <w:rPr>
                <w:color w:val="000000" w:themeColor="text1"/>
                <w:sz w:val="16"/>
                <w:szCs w:val="16"/>
              </w:rPr>
            </w:pPr>
            <w:hyperlink r:id="rId206">
              <w:r w:rsidR="00BA4DBF" w:rsidRPr="007B2785">
                <w:rPr>
                  <w:rFonts w:eastAsia="Times New Roman"/>
                  <w:color w:val="000000" w:themeColor="text1"/>
                  <w:sz w:val="16"/>
                  <w:szCs w:val="16"/>
                  <w:u w:val="single"/>
                </w:rPr>
                <w:t>Source</w:t>
              </w:r>
            </w:hyperlink>
          </w:p>
          <w:p w14:paraId="01F6F2E2" w14:textId="77777777" w:rsidR="00BA4DBF" w:rsidRPr="007B2785" w:rsidRDefault="00BA4DBF" w:rsidP="00BA4DBF">
            <w:pPr>
              <w:spacing w:after="0"/>
              <w:rPr>
                <w:color w:val="000000" w:themeColor="text1"/>
                <w:sz w:val="16"/>
                <w:szCs w:val="16"/>
              </w:rPr>
            </w:pPr>
          </w:p>
          <w:p w14:paraId="4DABD3BE" w14:textId="63EBA4CC" w:rsidR="00BA4DBF" w:rsidRPr="007B2785" w:rsidRDefault="00BA4DBF" w:rsidP="00BA4DBF">
            <w:pPr>
              <w:spacing w:after="0"/>
              <w:rPr>
                <w:color w:val="000000" w:themeColor="text1"/>
                <w:sz w:val="16"/>
                <w:szCs w:val="16"/>
                <w:highlight w:val="white"/>
              </w:rPr>
            </w:pPr>
            <w:r w:rsidRPr="007B2785">
              <w:rPr>
                <w:color w:val="000000" w:themeColor="text1"/>
                <w:sz w:val="16"/>
                <w:szCs w:val="16"/>
              </w:rPr>
              <w:t xml:space="preserve">2) </w:t>
            </w:r>
            <w:r w:rsidRPr="007B2785">
              <w:rPr>
                <w:color w:val="000000" w:themeColor="text1"/>
                <w:sz w:val="16"/>
                <w:szCs w:val="16"/>
                <w:highlight w:val="white"/>
              </w:rPr>
              <w:t>Eze, C. C. (2024). THE IMPACT OF REGIONAL POWERS IN INTERNATIONAL CONFLICT: THE YEMEN EXPERIENCE. </w:t>
            </w:r>
            <w:r w:rsidRPr="007B2785">
              <w:rPr>
                <w:i/>
                <w:color w:val="000000" w:themeColor="text1"/>
                <w:sz w:val="16"/>
                <w:szCs w:val="16"/>
              </w:rPr>
              <w:t xml:space="preserve">Journal </w:t>
            </w:r>
            <w:r w:rsidRPr="007B2785">
              <w:rPr>
                <w:i/>
                <w:color w:val="000000" w:themeColor="text1"/>
                <w:sz w:val="16"/>
                <w:szCs w:val="16"/>
              </w:rPr>
              <w:lastRenderedPageBreak/>
              <w:t>of African Studies and Sustainable Development</w:t>
            </w:r>
            <w:r w:rsidRPr="007B2785">
              <w:rPr>
                <w:color w:val="000000" w:themeColor="text1"/>
                <w:sz w:val="16"/>
                <w:szCs w:val="16"/>
                <w:highlight w:val="white"/>
              </w:rPr>
              <w:t>, </w:t>
            </w:r>
            <w:r w:rsidRPr="007B2785">
              <w:rPr>
                <w:i/>
                <w:color w:val="000000" w:themeColor="text1"/>
                <w:sz w:val="16"/>
                <w:szCs w:val="16"/>
              </w:rPr>
              <w:t>7</w:t>
            </w:r>
            <w:r w:rsidRPr="007B2785">
              <w:rPr>
                <w:color w:val="000000" w:themeColor="text1"/>
                <w:sz w:val="16"/>
                <w:szCs w:val="16"/>
                <w:highlight w:val="white"/>
              </w:rPr>
              <w:t>(5).</w:t>
            </w:r>
          </w:p>
          <w:p w14:paraId="5F00E579" w14:textId="3DE060BA" w:rsidR="00BA4DBF" w:rsidRPr="007B2785" w:rsidRDefault="00BA4DBF" w:rsidP="00BA4DBF">
            <w:pPr>
              <w:spacing w:after="0"/>
              <w:rPr>
                <w:color w:val="000000" w:themeColor="text1"/>
                <w:sz w:val="16"/>
                <w:szCs w:val="16"/>
              </w:rPr>
            </w:pPr>
            <w:proofErr w:type="spellStart"/>
            <w:r w:rsidRPr="007B2785">
              <w:rPr>
                <w:color w:val="000000" w:themeColor="text1"/>
                <w:sz w:val="16"/>
                <w:szCs w:val="16"/>
                <w:highlight w:val="white"/>
              </w:rPr>
              <w:t>Pg</w:t>
            </w:r>
            <w:proofErr w:type="spellEnd"/>
            <w:r w:rsidRPr="007B2785">
              <w:rPr>
                <w:color w:val="000000" w:themeColor="text1"/>
                <w:sz w:val="16"/>
                <w:szCs w:val="16"/>
                <w:highlight w:val="white"/>
              </w:rPr>
              <w:t xml:space="preserve"> 2</w:t>
            </w:r>
          </w:p>
          <w:p w14:paraId="40703CD5" w14:textId="77777777" w:rsidR="00BA4DBF" w:rsidRPr="007B2785" w:rsidRDefault="00BA4DBF" w:rsidP="00BA4DBF">
            <w:pPr>
              <w:spacing w:after="0"/>
              <w:rPr>
                <w:color w:val="000000" w:themeColor="text1"/>
                <w:sz w:val="16"/>
                <w:szCs w:val="16"/>
              </w:rPr>
            </w:pPr>
            <w:r w:rsidRPr="007B2785">
              <w:rPr>
                <w:color w:val="000000" w:themeColor="text1"/>
                <w:sz w:val="16"/>
                <w:szCs w:val="16"/>
              </w:rPr>
              <w:t>​ UNHCR Operational Report, 2023)</w:t>
            </w:r>
          </w:p>
        </w:tc>
        <w:tc>
          <w:tcPr>
            <w:tcW w:w="1843" w:type="dxa"/>
          </w:tcPr>
          <w:p w14:paraId="2CDA841B" w14:textId="77777777" w:rsidR="00BA4DBF" w:rsidRPr="007B2785" w:rsidRDefault="00BA4DBF" w:rsidP="00BA4DBF">
            <w:pPr>
              <w:spacing w:after="0"/>
              <w:rPr>
                <w:color w:val="000000" w:themeColor="text1"/>
                <w:sz w:val="16"/>
                <w:szCs w:val="16"/>
              </w:rPr>
            </w:pPr>
            <w:r w:rsidRPr="007B2785">
              <w:rPr>
                <w:b/>
                <w:color w:val="000000" w:themeColor="text1"/>
                <w:sz w:val="16"/>
                <w:szCs w:val="16"/>
              </w:rPr>
              <w:lastRenderedPageBreak/>
              <w:t>1,576,474 IDPs (</w:t>
            </w:r>
            <w:hyperlink r:id="rId207">
              <w:r w:rsidRPr="007B2785">
                <w:rPr>
                  <w:b/>
                  <w:color w:val="000000" w:themeColor="text1"/>
                  <w:sz w:val="16"/>
                  <w:szCs w:val="16"/>
                  <w:u w:val="single"/>
                </w:rPr>
                <w:t>UNHCR)</w:t>
              </w:r>
            </w:hyperlink>
          </w:p>
        </w:tc>
        <w:tc>
          <w:tcPr>
            <w:tcW w:w="1985" w:type="dxa"/>
          </w:tcPr>
          <w:p w14:paraId="560AD9A6"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Peak period: 2017–2019. </w:t>
            </w:r>
          </w:p>
          <w:p w14:paraId="794C86F9" w14:textId="77777777" w:rsidR="00BA4DBF" w:rsidRPr="007B2785" w:rsidRDefault="00BA4DBF" w:rsidP="00BA4DBF">
            <w:pPr>
              <w:spacing w:after="0"/>
              <w:rPr>
                <w:color w:val="000000" w:themeColor="text1"/>
                <w:sz w:val="16"/>
                <w:szCs w:val="16"/>
              </w:rPr>
            </w:pPr>
            <w:r w:rsidRPr="007B2785">
              <w:rPr>
                <w:color w:val="000000" w:themeColor="text1"/>
                <w:sz w:val="16"/>
                <w:szCs w:val="16"/>
              </w:rPr>
              <w:t>About 4.5 million Yemenis have been internally displaced during the war (UNHCR Operational Report, 2023)</w:t>
            </w:r>
          </w:p>
        </w:tc>
      </w:tr>
      <w:tr w:rsidR="00BA4DBF" w:rsidRPr="007B2785" w14:paraId="00A4CFC4" w14:textId="77777777" w:rsidTr="0055457E">
        <w:tc>
          <w:tcPr>
            <w:tcW w:w="1412" w:type="dxa"/>
            <w:gridSpan w:val="2"/>
            <w:vAlign w:val="bottom"/>
          </w:tcPr>
          <w:p w14:paraId="2A3F2BEB"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Ukraine War</w:t>
            </w:r>
          </w:p>
          <w:p w14:paraId="5484A917" w14:textId="77777777" w:rsidR="00BA4DBF" w:rsidRPr="007B2785" w:rsidRDefault="00BA4DBF" w:rsidP="00BA4DBF">
            <w:pPr>
              <w:spacing w:after="0"/>
              <w:rPr>
                <w:b/>
                <w:color w:val="000000" w:themeColor="text1"/>
                <w:sz w:val="16"/>
                <w:szCs w:val="16"/>
              </w:rPr>
            </w:pPr>
          </w:p>
          <w:p w14:paraId="0057C594" w14:textId="77777777" w:rsidR="00BA4DBF" w:rsidRPr="007B2785" w:rsidRDefault="00BA4DBF" w:rsidP="00BA4DBF">
            <w:pPr>
              <w:spacing w:after="0"/>
              <w:rPr>
                <w:b/>
                <w:color w:val="000000" w:themeColor="text1"/>
                <w:sz w:val="16"/>
                <w:szCs w:val="16"/>
              </w:rPr>
            </w:pPr>
          </w:p>
          <w:p w14:paraId="424379A9" w14:textId="77777777" w:rsidR="00BA4DBF" w:rsidRPr="007B2785" w:rsidRDefault="00BA4DBF" w:rsidP="00BA4DBF">
            <w:pPr>
              <w:spacing w:after="0"/>
              <w:rPr>
                <w:b/>
                <w:color w:val="000000" w:themeColor="text1"/>
                <w:sz w:val="16"/>
                <w:szCs w:val="16"/>
              </w:rPr>
            </w:pPr>
          </w:p>
          <w:p w14:paraId="319F1965" w14:textId="77777777" w:rsidR="00BA4DBF" w:rsidRPr="007B2785" w:rsidRDefault="00BA4DBF" w:rsidP="00BA4DBF">
            <w:pPr>
              <w:spacing w:after="0"/>
              <w:rPr>
                <w:b/>
                <w:color w:val="000000" w:themeColor="text1"/>
                <w:sz w:val="16"/>
                <w:szCs w:val="16"/>
              </w:rPr>
            </w:pPr>
          </w:p>
          <w:p w14:paraId="3F9E071E" w14:textId="77777777" w:rsidR="00BA4DBF" w:rsidRPr="007B2785" w:rsidRDefault="00BA4DBF" w:rsidP="00BA4DBF">
            <w:pPr>
              <w:spacing w:after="0"/>
              <w:rPr>
                <w:b/>
                <w:color w:val="000000" w:themeColor="text1"/>
                <w:sz w:val="16"/>
                <w:szCs w:val="16"/>
              </w:rPr>
            </w:pPr>
          </w:p>
          <w:p w14:paraId="2C83D20E" w14:textId="77777777" w:rsidR="00BA4DBF" w:rsidRPr="007B2785" w:rsidRDefault="00BA4DBF" w:rsidP="00BA4DBF">
            <w:pPr>
              <w:spacing w:after="0"/>
              <w:rPr>
                <w:b/>
                <w:color w:val="000000" w:themeColor="text1"/>
                <w:sz w:val="16"/>
                <w:szCs w:val="16"/>
              </w:rPr>
            </w:pPr>
          </w:p>
          <w:p w14:paraId="581E39DA" w14:textId="77777777" w:rsidR="00BA4DBF" w:rsidRPr="007B2785" w:rsidRDefault="00BA4DBF" w:rsidP="00BA4DBF">
            <w:pPr>
              <w:spacing w:after="0"/>
              <w:rPr>
                <w:b/>
                <w:color w:val="000000" w:themeColor="text1"/>
                <w:sz w:val="16"/>
                <w:szCs w:val="16"/>
              </w:rPr>
            </w:pPr>
          </w:p>
          <w:p w14:paraId="1A9E4713" w14:textId="77777777" w:rsidR="00BA4DBF" w:rsidRPr="007B2785" w:rsidRDefault="00BA4DBF" w:rsidP="00BA4DBF">
            <w:pPr>
              <w:spacing w:after="0"/>
              <w:rPr>
                <w:b/>
                <w:color w:val="000000" w:themeColor="text1"/>
                <w:sz w:val="16"/>
                <w:szCs w:val="16"/>
              </w:rPr>
            </w:pPr>
          </w:p>
          <w:p w14:paraId="45196670" w14:textId="77777777" w:rsidR="00BA4DBF" w:rsidRPr="007B2785" w:rsidRDefault="00BA4DBF" w:rsidP="00BA4DBF">
            <w:pPr>
              <w:spacing w:after="0"/>
              <w:rPr>
                <w:b/>
                <w:color w:val="000000" w:themeColor="text1"/>
                <w:sz w:val="16"/>
                <w:szCs w:val="16"/>
              </w:rPr>
            </w:pPr>
          </w:p>
        </w:tc>
        <w:tc>
          <w:tcPr>
            <w:tcW w:w="1134" w:type="dxa"/>
            <w:vAlign w:val="bottom"/>
          </w:tcPr>
          <w:p w14:paraId="7A7BBBEA" w14:textId="77777777" w:rsidR="00BA4DBF" w:rsidRPr="007B2785" w:rsidRDefault="00BA4DBF" w:rsidP="00BA4DBF">
            <w:pPr>
              <w:spacing w:after="0"/>
              <w:rPr>
                <w:color w:val="000000" w:themeColor="text1"/>
                <w:sz w:val="16"/>
                <w:szCs w:val="16"/>
              </w:rPr>
            </w:pPr>
            <w:r w:rsidRPr="007B2785">
              <w:rPr>
                <w:color w:val="000000" w:themeColor="text1"/>
                <w:sz w:val="16"/>
                <w:szCs w:val="16"/>
              </w:rPr>
              <w:t>2014-25</w:t>
            </w:r>
          </w:p>
        </w:tc>
        <w:tc>
          <w:tcPr>
            <w:tcW w:w="992" w:type="dxa"/>
            <w:vAlign w:val="bottom"/>
          </w:tcPr>
          <w:p w14:paraId="77E4E90E" w14:textId="77777777" w:rsidR="00BA4DBF" w:rsidRPr="007B2785" w:rsidRDefault="00BA4DBF" w:rsidP="00BA4DBF">
            <w:pPr>
              <w:spacing w:after="0"/>
              <w:rPr>
                <w:color w:val="000000" w:themeColor="text1"/>
                <w:sz w:val="16"/>
                <w:szCs w:val="16"/>
              </w:rPr>
            </w:pPr>
            <w:r w:rsidRPr="007B2785">
              <w:rPr>
                <w:color w:val="000000" w:themeColor="text1"/>
                <w:sz w:val="16"/>
                <w:szCs w:val="16"/>
              </w:rPr>
              <w:t>Over 8 million</w:t>
            </w:r>
          </w:p>
        </w:tc>
        <w:tc>
          <w:tcPr>
            <w:tcW w:w="992" w:type="dxa"/>
          </w:tcPr>
          <w:p w14:paraId="23CDB167"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Mickelsson</w:t>
            </w:r>
            <w:proofErr w:type="spellEnd"/>
            <w:r w:rsidRPr="007B2785">
              <w:rPr>
                <w:color w:val="000000" w:themeColor="text1"/>
                <w:sz w:val="16"/>
                <w:szCs w:val="16"/>
              </w:rPr>
              <w:t xml:space="preserve">, T. B. (2025). Ukrainian Refugees’ Differentiated Treatment: A Critical and </w:t>
            </w:r>
            <w:r w:rsidRPr="007B2785">
              <w:rPr>
                <w:color w:val="000000" w:themeColor="text1"/>
                <w:sz w:val="16"/>
                <w:szCs w:val="16"/>
              </w:rPr>
              <w:lastRenderedPageBreak/>
              <w:t>Systematic Review. </w:t>
            </w:r>
            <w:r w:rsidRPr="007B2785">
              <w:rPr>
                <w:i/>
                <w:color w:val="000000" w:themeColor="text1"/>
                <w:sz w:val="16"/>
                <w:szCs w:val="16"/>
              </w:rPr>
              <w:t>Global Networks</w:t>
            </w:r>
            <w:r w:rsidRPr="007B2785">
              <w:rPr>
                <w:color w:val="000000" w:themeColor="text1"/>
                <w:sz w:val="16"/>
                <w:szCs w:val="16"/>
              </w:rPr>
              <w:t>, </w:t>
            </w:r>
            <w:r w:rsidRPr="007B2785">
              <w:rPr>
                <w:i/>
                <w:color w:val="000000" w:themeColor="text1"/>
                <w:sz w:val="16"/>
                <w:szCs w:val="16"/>
              </w:rPr>
              <w:t>25</w:t>
            </w:r>
            <w:r w:rsidRPr="007B2785">
              <w:rPr>
                <w:color w:val="000000" w:themeColor="text1"/>
                <w:sz w:val="16"/>
                <w:szCs w:val="16"/>
              </w:rPr>
              <w:t>(1), e12502.</w:t>
            </w:r>
            <w:r w:rsidRPr="007B2785">
              <w:rPr>
                <w:color w:val="000000" w:themeColor="text1"/>
                <w:sz w:val="16"/>
                <w:szCs w:val="16"/>
              </w:rPr>
              <w:br/>
            </w:r>
          </w:p>
          <w:p w14:paraId="251B84E0"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Pg</w:t>
            </w:r>
            <w:proofErr w:type="spellEnd"/>
            <w:r w:rsidRPr="007B2785">
              <w:rPr>
                <w:color w:val="000000" w:themeColor="text1"/>
                <w:sz w:val="16"/>
                <w:szCs w:val="16"/>
              </w:rPr>
              <w:t xml:space="preserve"> 1</w:t>
            </w:r>
          </w:p>
        </w:tc>
        <w:tc>
          <w:tcPr>
            <w:tcW w:w="993" w:type="dxa"/>
            <w:vAlign w:val="bottom"/>
          </w:tcPr>
          <w:p w14:paraId="2BC551A7"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14 million</w:t>
            </w:r>
          </w:p>
          <w:p w14:paraId="4BDA4A0F" w14:textId="77777777" w:rsidR="00BA4DBF" w:rsidRPr="007B2785" w:rsidRDefault="00BA4DBF" w:rsidP="00BA4DBF">
            <w:pPr>
              <w:spacing w:after="0"/>
              <w:rPr>
                <w:color w:val="000000" w:themeColor="text1"/>
                <w:sz w:val="16"/>
                <w:szCs w:val="16"/>
              </w:rPr>
            </w:pPr>
          </w:p>
          <w:p w14:paraId="10580BDA"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including ~6.9 million refugees across Europe and ~7.1 million </w:t>
            </w:r>
            <w:r w:rsidRPr="007B2785">
              <w:rPr>
                <w:color w:val="000000" w:themeColor="text1"/>
                <w:sz w:val="16"/>
                <w:szCs w:val="16"/>
              </w:rPr>
              <w:lastRenderedPageBreak/>
              <w:t>internally displaced</w:t>
            </w:r>
          </w:p>
          <w:p w14:paraId="1CCB5AFA" w14:textId="77777777" w:rsidR="00BA4DBF" w:rsidRPr="007B2785" w:rsidRDefault="00BA4DBF" w:rsidP="00BA4DBF">
            <w:pPr>
              <w:spacing w:after="0"/>
              <w:rPr>
                <w:color w:val="000000" w:themeColor="text1"/>
                <w:sz w:val="16"/>
                <w:szCs w:val="16"/>
              </w:rPr>
            </w:pPr>
          </w:p>
          <w:p w14:paraId="406DE5D0" w14:textId="77777777" w:rsidR="00BA4DBF" w:rsidRPr="007B2785" w:rsidRDefault="00BA4DBF" w:rsidP="00BA4DBF">
            <w:pPr>
              <w:spacing w:after="0"/>
              <w:rPr>
                <w:color w:val="000000" w:themeColor="text1"/>
                <w:sz w:val="16"/>
                <w:szCs w:val="16"/>
              </w:rPr>
            </w:pPr>
            <w:r w:rsidRPr="007B2785">
              <w:rPr>
                <w:color w:val="000000" w:themeColor="text1"/>
                <w:sz w:val="16"/>
                <w:szCs w:val="16"/>
              </w:rPr>
              <w:t>UNHCR, 2023</w:t>
            </w:r>
          </w:p>
          <w:p w14:paraId="531630DB" w14:textId="77777777" w:rsidR="00BA4DBF" w:rsidRPr="007B2785" w:rsidRDefault="00BA4DBF" w:rsidP="00BA4DBF">
            <w:pPr>
              <w:spacing w:after="0"/>
              <w:rPr>
                <w:color w:val="000000" w:themeColor="text1"/>
                <w:sz w:val="16"/>
                <w:szCs w:val="16"/>
              </w:rPr>
            </w:pPr>
          </w:p>
        </w:tc>
        <w:tc>
          <w:tcPr>
            <w:tcW w:w="1134" w:type="dxa"/>
          </w:tcPr>
          <w:p w14:paraId="155D28AA"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UNHCR, 2023</w:t>
            </w:r>
          </w:p>
          <w:p w14:paraId="31EDB2D6" w14:textId="77777777" w:rsidR="00BA4DBF" w:rsidRPr="007B2785" w:rsidRDefault="00BA4DBF" w:rsidP="00BA4DBF">
            <w:pPr>
              <w:spacing w:after="0"/>
              <w:rPr>
                <w:color w:val="000000" w:themeColor="text1"/>
                <w:sz w:val="16"/>
                <w:szCs w:val="16"/>
              </w:rPr>
            </w:pPr>
          </w:p>
        </w:tc>
        <w:tc>
          <w:tcPr>
            <w:tcW w:w="1701" w:type="dxa"/>
            <w:shd w:val="clear" w:color="auto" w:fill="E6E6E6"/>
          </w:tcPr>
          <w:p w14:paraId="06F2949C"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6.9 Million – 8 Million refugees </w:t>
            </w:r>
          </w:p>
        </w:tc>
        <w:tc>
          <w:tcPr>
            <w:tcW w:w="1842" w:type="dxa"/>
            <w:shd w:val="clear" w:color="auto" w:fill="E6E6E6"/>
          </w:tcPr>
          <w:p w14:paraId="233BE87C" w14:textId="77777777" w:rsidR="00BA4DBF" w:rsidRPr="007B2785" w:rsidRDefault="00BA4DBF" w:rsidP="00BA4DBF">
            <w:pPr>
              <w:spacing w:after="0"/>
              <w:rPr>
                <w:color w:val="000000" w:themeColor="text1"/>
                <w:sz w:val="16"/>
                <w:szCs w:val="16"/>
              </w:rPr>
            </w:pPr>
            <w:proofErr w:type="spellStart"/>
            <w:r w:rsidRPr="007B2785">
              <w:rPr>
                <w:color w:val="000000" w:themeColor="text1"/>
                <w:sz w:val="16"/>
                <w:szCs w:val="16"/>
              </w:rPr>
              <w:t>Mickelsson</w:t>
            </w:r>
            <w:proofErr w:type="spellEnd"/>
            <w:r w:rsidRPr="007B2785">
              <w:rPr>
                <w:color w:val="000000" w:themeColor="text1"/>
                <w:sz w:val="16"/>
                <w:szCs w:val="16"/>
              </w:rPr>
              <w:t>, T. B. (2025). Ukrainian Refugees’ Differentiated Treatment: A Critical and Systematic Review. </w:t>
            </w:r>
            <w:r w:rsidRPr="007B2785">
              <w:rPr>
                <w:i/>
                <w:color w:val="000000" w:themeColor="text1"/>
                <w:sz w:val="16"/>
                <w:szCs w:val="16"/>
              </w:rPr>
              <w:t>Global Networks</w:t>
            </w:r>
            <w:r w:rsidRPr="007B2785">
              <w:rPr>
                <w:color w:val="000000" w:themeColor="text1"/>
                <w:sz w:val="16"/>
                <w:szCs w:val="16"/>
              </w:rPr>
              <w:t>, </w:t>
            </w:r>
            <w:r w:rsidRPr="007B2785">
              <w:rPr>
                <w:i/>
                <w:color w:val="000000" w:themeColor="text1"/>
                <w:sz w:val="16"/>
                <w:szCs w:val="16"/>
              </w:rPr>
              <w:t>25</w:t>
            </w:r>
            <w:r w:rsidRPr="007B2785">
              <w:rPr>
                <w:color w:val="000000" w:themeColor="text1"/>
                <w:sz w:val="16"/>
                <w:szCs w:val="16"/>
              </w:rPr>
              <w:t>(1), e12502. P.1</w:t>
            </w:r>
            <w:r w:rsidRPr="007B2785">
              <w:rPr>
                <w:color w:val="000000" w:themeColor="text1"/>
                <w:sz w:val="16"/>
                <w:szCs w:val="16"/>
              </w:rPr>
              <w:br/>
            </w:r>
            <w:r w:rsidRPr="007B2785">
              <w:rPr>
                <w:color w:val="000000" w:themeColor="text1"/>
                <w:sz w:val="16"/>
                <w:szCs w:val="16"/>
              </w:rPr>
              <w:br/>
            </w:r>
            <w:hyperlink r:id="rId208">
              <w:r w:rsidRPr="007B2785">
                <w:rPr>
                  <w:b/>
                  <w:color w:val="000000" w:themeColor="text1"/>
                  <w:sz w:val="16"/>
                  <w:szCs w:val="16"/>
                  <w:u w:val="single"/>
                </w:rPr>
                <w:t>UNHCR</w:t>
              </w:r>
            </w:hyperlink>
          </w:p>
          <w:p w14:paraId="4C529F48" w14:textId="77777777" w:rsidR="00BA4DBF" w:rsidRPr="007B2785" w:rsidRDefault="00BA4DBF" w:rsidP="00BA4DBF">
            <w:pPr>
              <w:spacing w:after="0"/>
              <w:rPr>
                <w:color w:val="000000" w:themeColor="text1"/>
                <w:sz w:val="16"/>
                <w:szCs w:val="16"/>
              </w:rPr>
            </w:pPr>
            <w:proofErr w:type="gramStart"/>
            <w:r w:rsidRPr="007B2785">
              <w:rPr>
                <w:color w:val="000000" w:themeColor="text1"/>
                <w:sz w:val="16"/>
                <w:szCs w:val="16"/>
              </w:rPr>
              <w:lastRenderedPageBreak/>
              <w:t>Citation :</w:t>
            </w:r>
            <w:proofErr w:type="gramEnd"/>
            <w:r w:rsidRPr="007B2785">
              <w:rPr>
                <w:color w:val="000000" w:themeColor="text1"/>
                <w:sz w:val="16"/>
                <w:szCs w:val="16"/>
              </w:rPr>
              <w:t xml:space="preserve"> United Nations High Commissioner for Refugees. (2025, April 11). </w:t>
            </w:r>
            <w:r w:rsidRPr="007B2785">
              <w:rPr>
                <w:i/>
                <w:color w:val="000000" w:themeColor="text1"/>
                <w:sz w:val="16"/>
                <w:szCs w:val="16"/>
              </w:rPr>
              <w:t>Ukraine Situation – Operational Data Portal</w:t>
            </w:r>
            <w:r w:rsidRPr="007B2785">
              <w:rPr>
                <w:color w:val="000000" w:themeColor="text1"/>
                <w:sz w:val="16"/>
                <w:szCs w:val="16"/>
              </w:rPr>
              <w:t xml:space="preserve">. </w:t>
            </w:r>
            <w:hyperlink r:id="rId209">
              <w:r w:rsidRPr="007B2785">
                <w:rPr>
                  <w:color w:val="000000" w:themeColor="text1"/>
                  <w:sz w:val="16"/>
                  <w:szCs w:val="16"/>
                  <w:u w:val="single"/>
                </w:rPr>
                <w:t>https://data.unhcr.org/en/situations/ukraine</w:t>
              </w:r>
            </w:hyperlink>
            <w:r w:rsidRPr="007B2785">
              <w:rPr>
                <w:color w:val="000000" w:themeColor="text1"/>
                <w:sz w:val="16"/>
                <w:szCs w:val="16"/>
              </w:rPr>
              <w:t>​</w:t>
            </w:r>
          </w:p>
          <w:p w14:paraId="18B57CE1" w14:textId="77777777" w:rsidR="00BA4DBF" w:rsidRPr="007B2785" w:rsidRDefault="00BA4DBF" w:rsidP="00BA4DBF">
            <w:pPr>
              <w:spacing w:after="0"/>
              <w:rPr>
                <w:color w:val="000000" w:themeColor="text1"/>
                <w:sz w:val="16"/>
                <w:szCs w:val="16"/>
              </w:rPr>
            </w:pPr>
          </w:p>
        </w:tc>
        <w:tc>
          <w:tcPr>
            <w:tcW w:w="1843" w:type="dxa"/>
          </w:tcPr>
          <w:p w14:paraId="0584708D" w14:textId="77777777" w:rsidR="00BA4DBF" w:rsidRPr="007B2785" w:rsidRDefault="00BA4DBF" w:rsidP="00BA4DBF">
            <w:pPr>
              <w:spacing w:after="0"/>
              <w:rPr>
                <w:color w:val="000000" w:themeColor="text1"/>
                <w:sz w:val="16"/>
                <w:szCs w:val="16"/>
              </w:rPr>
            </w:pPr>
            <w:r w:rsidRPr="007B2785">
              <w:rPr>
                <w:b/>
                <w:color w:val="000000" w:themeColor="text1"/>
                <w:sz w:val="16"/>
                <w:szCs w:val="16"/>
              </w:rPr>
              <w:lastRenderedPageBreak/>
              <w:t xml:space="preserve">6,932,700 refugees (From </w:t>
            </w:r>
            <w:hyperlink r:id="rId210">
              <w:r w:rsidRPr="007B2785">
                <w:rPr>
                  <w:b/>
                  <w:color w:val="000000" w:themeColor="text1"/>
                  <w:sz w:val="16"/>
                  <w:szCs w:val="16"/>
                  <w:u w:val="single"/>
                </w:rPr>
                <w:t>UNHCR</w:t>
              </w:r>
            </w:hyperlink>
            <w:r w:rsidRPr="007B2785">
              <w:rPr>
                <w:b/>
                <w:color w:val="000000" w:themeColor="text1"/>
                <w:sz w:val="16"/>
                <w:szCs w:val="16"/>
              </w:rPr>
              <w:t>)</w:t>
            </w:r>
          </w:p>
        </w:tc>
        <w:tc>
          <w:tcPr>
            <w:tcW w:w="1985" w:type="dxa"/>
          </w:tcPr>
          <w:p w14:paraId="44DE762A" w14:textId="77777777" w:rsidR="00BA4DBF" w:rsidRPr="007B2785" w:rsidRDefault="00BA4DBF" w:rsidP="00BA4DBF">
            <w:pPr>
              <w:spacing w:after="0"/>
              <w:rPr>
                <w:color w:val="000000" w:themeColor="text1"/>
                <w:sz w:val="16"/>
                <w:szCs w:val="16"/>
              </w:rPr>
            </w:pPr>
            <w:r w:rsidRPr="007B2785">
              <w:rPr>
                <w:color w:val="000000" w:themeColor="text1"/>
                <w:sz w:val="16"/>
                <w:szCs w:val="16"/>
              </w:rPr>
              <w:t>Peak year: 2022. Displaced: Over 14 million Ukrainians were displaced in total – including ~6.9 million refugees across Europe and ~7.1 million internally displaced</w:t>
            </w:r>
          </w:p>
          <w:p w14:paraId="2567F1CA" w14:textId="77777777" w:rsidR="00BA4DBF" w:rsidRPr="007B2785" w:rsidRDefault="00BA4DBF" w:rsidP="00BA4DBF">
            <w:pPr>
              <w:spacing w:after="0"/>
              <w:rPr>
                <w:color w:val="000000" w:themeColor="text1"/>
                <w:sz w:val="16"/>
                <w:szCs w:val="16"/>
              </w:rPr>
            </w:pPr>
          </w:p>
          <w:p w14:paraId="1FB3A5A1" w14:textId="77777777" w:rsidR="00BA4DBF" w:rsidRPr="007B2785" w:rsidRDefault="00BA4DBF" w:rsidP="00BA4DBF">
            <w:pPr>
              <w:spacing w:after="0"/>
              <w:rPr>
                <w:color w:val="000000" w:themeColor="text1"/>
                <w:sz w:val="16"/>
                <w:szCs w:val="16"/>
              </w:rPr>
            </w:pPr>
            <w:r w:rsidRPr="007B2785">
              <w:rPr>
                <w:color w:val="000000" w:themeColor="text1"/>
                <w:sz w:val="16"/>
                <w:szCs w:val="16"/>
              </w:rPr>
              <w:t>UNHCR, 2023</w:t>
            </w:r>
          </w:p>
          <w:p w14:paraId="49E5E3C2" w14:textId="77777777" w:rsidR="00BA4DBF" w:rsidRPr="007B2785" w:rsidRDefault="00BA4DBF" w:rsidP="00BA4DBF">
            <w:pPr>
              <w:spacing w:after="0"/>
              <w:rPr>
                <w:color w:val="000000" w:themeColor="text1"/>
                <w:sz w:val="16"/>
                <w:szCs w:val="16"/>
              </w:rPr>
            </w:pPr>
          </w:p>
          <w:p w14:paraId="135F7441"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prior to 2022 Peak year: 2015. Displaced: Approximately 1.7 million were internally displaced within Ukraine and about 1 million refugees fled to Russia and elsewhere</w:t>
            </w:r>
          </w:p>
          <w:p w14:paraId="4FFB8EDF" w14:textId="77777777" w:rsidR="00BA4DBF" w:rsidRPr="007B2785" w:rsidRDefault="00BA4DBF" w:rsidP="00BA4DBF">
            <w:pPr>
              <w:spacing w:after="0"/>
              <w:rPr>
                <w:color w:val="000000" w:themeColor="text1"/>
                <w:sz w:val="16"/>
                <w:szCs w:val="16"/>
              </w:rPr>
            </w:pPr>
            <w:r w:rsidRPr="007B2785">
              <w:rPr>
                <w:color w:val="000000" w:themeColor="text1"/>
                <w:sz w:val="16"/>
                <w:szCs w:val="16"/>
              </w:rPr>
              <w:t>(Ukraine Ministry/UNOCHA, 2021)</w:t>
            </w:r>
          </w:p>
        </w:tc>
      </w:tr>
      <w:tr w:rsidR="00BA4DBF" w:rsidRPr="007B2785" w14:paraId="00A7A023" w14:textId="77777777" w:rsidTr="0055457E">
        <w:tc>
          <w:tcPr>
            <w:tcW w:w="1412" w:type="dxa"/>
            <w:gridSpan w:val="2"/>
            <w:vAlign w:val="bottom"/>
          </w:tcPr>
          <w:p w14:paraId="4DC34202"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lastRenderedPageBreak/>
              <w:t xml:space="preserve">Venezuelan Exodus </w:t>
            </w:r>
          </w:p>
          <w:p w14:paraId="56C81C38" w14:textId="77777777" w:rsidR="00BA4DBF" w:rsidRPr="007B2785" w:rsidRDefault="00BA4DBF" w:rsidP="00BA4DBF">
            <w:pPr>
              <w:spacing w:after="0"/>
              <w:rPr>
                <w:b/>
                <w:color w:val="000000" w:themeColor="text1"/>
                <w:sz w:val="16"/>
                <w:szCs w:val="16"/>
              </w:rPr>
            </w:pPr>
          </w:p>
          <w:p w14:paraId="55EF7F50" w14:textId="77777777" w:rsidR="00BA4DBF" w:rsidRPr="007B2785" w:rsidRDefault="00BA4DBF" w:rsidP="00BA4DBF">
            <w:pPr>
              <w:spacing w:after="0"/>
              <w:rPr>
                <w:b/>
                <w:color w:val="000000" w:themeColor="text1"/>
                <w:sz w:val="16"/>
                <w:szCs w:val="16"/>
              </w:rPr>
            </w:pPr>
          </w:p>
          <w:p w14:paraId="5FF3FA46" w14:textId="77777777" w:rsidR="00BA4DBF" w:rsidRPr="007B2785" w:rsidRDefault="00BA4DBF" w:rsidP="00BA4DBF">
            <w:pPr>
              <w:spacing w:after="0"/>
              <w:rPr>
                <w:b/>
                <w:color w:val="000000" w:themeColor="text1"/>
                <w:sz w:val="16"/>
                <w:szCs w:val="16"/>
              </w:rPr>
            </w:pPr>
          </w:p>
          <w:p w14:paraId="2DD543F2" w14:textId="77777777" w:rsidR="00BA4DBF" w:rsidRPr="007B2785" w:rsidRDefault="00BA4DBF" w:rsidP="00BA4DBF">
            <w:pPr>
              <w:spacing w:after="0"/>
              <w:rPr>
                <w:b/>
                <w:color w:val="000000" w:themeColor="text1"/>
                <w:sz w:val="16"/>
                <w:szCs w:val="16"/>
              </w:rPr>
            </w:pPr>
          </w:p>
          <w:p w14:paraId="699C5FB2" w14:textId="77777777" w:rsidR="00BA4DBF" w:rsidRPr="007B2785" w:rsidRDefault="00BA4DBF" w:rsidP="00BA4DBF">
            <w:pPr>
              <w:spacing w:after="0"/>
              <w:rPr>
                <w:b/>
                <w:color w:val="000000" w:themeColor="text1"/>
                <w:sz w:val="16"/>
                <w:szCs w:val="16"/>
              </w:rPr>
            </w:pPr>
          </w:p>
          <w:p w14:paraId="2F102621" w14:textId="77777777" w:rsidR="00BA4DBF" w:rsidRPr="007B2785" w:rsidRDefault="00BA4DBF" w:rsidP="00BA4DBF">
            <w:pPr>
              <w:spacing w:after="0"/>
              <w:rPr>
                <w:b/>
                <w:color w:val="000000" w:themeColor="text1"/>
                <w:sz w:val="16"/>
                <w:szCs w:val="16"/>
              </w:rPr>
            </w:pPr>
          </w:p>
          <w:p w14:paraId="19937A23" w14:textId="77777777" w:rsidR="00BA4DBF" w:rsidRPr="007B2785" w:rsidRDefault="00BA4DBF" w:rsidP="00BA4DBF">
            <w:pPr>
              <w:spacing w:after="0"/>
              <w:rPr>
                <w:b/>
                <w:color w:val="000000" w:themeColor="text1"/>
                <w:sz w:val="16"/>
                <w:szCs w:val="16"/>
              </w:rPr>
            </w:pPr>
          </w:p>
          <w:p w14:paraId="49C14264" w14:textId="77777777" w:rsidR="00BA4DBF" w:rsidRPr="007B2785" w:rsidRDefault="00BA4DBF" w:rsidP="00BA4DBF">
            <w:pPr>
              <w:spacing w:after="0"/>
              <w:rPr>
                <w:b/>
                <w:color w:val="000000" w:themeColor="text1"/>
                <w:sz w:val="16"/>
                <w:szCs w:val="16"/>
              </w:rPr>
            </w:pPr>
          </w:p>
          <w:p w14:paraId="161CE094" w14:textId="77777777" w:rsidR="00BA4DBF" w:rsidRPr="007B2785" w:rsidRDefault="00BA4DBF" w:rsidP="00BA4DBF">
            <w:pPr>
              <w:spacing w:after="0"/>
              <w:rPr>
                <w:b/>
                <w:color w:val="000000" w:themeColor="text1"/>
                <w:sz w:val="16"/>
                <w:szCs w:val="16"/>
              </w:rPr>
            </w:pPr>
          </w:p>
          <w:p w14:paraId="6CE056F8" w14:textId="77777777" w:rsidR="00BA4DBF" w:rsidRPr="007B2785" w:rsidRDefault="00BA4DBF" w:rsidP="00BA4DBF">
            <w:pPr>
              <w:spacing w:after="0"/>
              <w:rPr>
                <w:b/>
                <w:color w:val="000000" w:themeColor="text1"/>
                <w:sz w:val="16"/>
                <w:szCs w:val="16"/>
              </w:rPr>
            </w:pPr>
          </w:p>
          <w:p w14:paraId="757553B0" w14:textId="77777777" w:rsidR="00BA4DBF" w:rsidRPr="007B2785" w:rsidRDefault="00BA4DBF" w:rsidP="00BA4DBF">
            <w:pPr>
              <w:spacing w:after="0"/>
              <w:rPr>
                <w:b/>
                <w:color w:val="000000" w:themeColor="text1"/>
                <w:sz w:val="16"/>
                <w:szCs w:val="16"/>
              </w:rPr>
            </w:pPr>
          </w:p>
        </w:tc>
        <w:tc>
          <w:tcPr>
            <w:tcW w:w="1134" w:type="dxa"/>
            <w:vAlign w:val="bottom"/>
          </w:tcPr>
          <w:p w14:paraId="311880D9" w14:textId="77777777" w:rsidR="00BA4DBF" w:rsidRPr="007B2785" w:rsidRDefault="00BA4DBF" w:rsidP="00BA4DBF">
            <w:pPr>
              <w:spacing w:after="0"/>
              <w:rPr>
                <w:color w:val="000000" w:themeColor="text1"/>
                <w:sz w:val="16"/>
                <w:szCs w:val="16"/>
              </w:rPr>
            </w:pPr>
            <w:r w:rsidRPr="007B2785">
              <w:rPr>
                <w:color w:val="000000" w:themeColor="text1"/>
                <w:sz w:val="16"/>
                <w:szCs w:val="16"/>
              </w:rPr>
              <w:t>2015-25</w:t>
            </w:r>
          </w:p>
        </w:tc>
        <w:tc>
          <w:tcPr>
            <w:tcW w:w="992" w:type="dxa"/>
            <w:vAlign w:val="bottom"/>
          </w:tcPr>
          <w:p w14:paraId="1413CCB1" w14:textId="77777777" w:rsidR="00BA4DBF" w:rsidRPr="007B2785" w:rsidRDefault="00BA4DBF" w:rsidP="00BA4DBF">
            <w:pPr>
              <w:spacing w:after="0"/>
              <w:rPr>
                <w:color w:val="000000" w:themeColor="text1"/>
                <w:sz w:val="16"/>
                <w:szCs w:val="16"/>
              </w:rPr>
            </w:pPr>
            <w:r w:rsidRPr="007B2785">
              <w:rPr>
                <w:color w:val="000000" w:themeColor="text1"/>
                <w:sz w:val="16"/>
                <w:szCs w:val="16"/>
              </w:rPr>
              <w:t>7.1 Million</w:t>
            </w:r>
          </w:p>
        </w:tc>
        <w:tc>
          <w:tcPr>
            <w:tcW w:w="992" w:type="dxa"/>
          </w:tcPr>
          <w:p w14:paraId="56A05D32"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Weitzman, A., &amp; Huss, K. (2024). The Venezuelan humanitarian crisis, out-migration, and household change among Venezuelans in Venezuela and abroad. </w:t>
            </w:r>
            <w:r w:rsidRPr="007B2785">
              <w:rPr>
                <w:i/>
                <w:color w:val="000000" w:themeColor="text1"/>
                <w:sz w:val="16"/>
                <w:szCs w:val="16"/>
              </w:rPr>
              <w:t>Demography, 61</w:t>
            </w:r>
            <w:r w:rsidRPr="007B2785">
              <w:rPr>
                <w:color w:val="000000" w:themeColor="text1"/>
                <w:sz w:val="16"/>
                <w:szCs w:val="16"/>
              </w:rPr>
              <w:t>(3), 737–767. </w:t>
            </w:r>
            <w:hyperlink r:id="rId211">
              <w:r w:rsidRPr="007B2785">
                <w:rPr>
                  <w:color w:val="000000" w:themeColor="text1"/>
                  <w:sz w:val="16"/>
                  <w:szCs w:val="16"/>
                  <w:u w:val="single"/>
                </w:rPr>
                <w:t>https://doi.org/10.1215/00703370-11330409</w:t>
              </w:r>
            </w:hyperlink>
          </w:p>
        </w:tc>
        <w:tc>
          <w:tcPr>
            <w:tcW w:w="993" w:type="dxa"/>
            <w:vAlign w:val="bottom"/>
          </w:tcPr>
          <w:p w14:paraId="61241829" w14:textId="77777777" w:rsidR="00BA4DBF" w:rsidRPr="007B2785" w:rsidRDefault="00BA4DBF" w:rsidP="00BA4DBF">
            <w:pPr>
              <w:spacing w:after="0"/>
              <w:rPr>
                <w:color w:val="000000" w:themeColor="text1"/>
                <w:sz w:val="16"/>
                <w:szCs w:val="16"/>
              </w:rPr>
            </w:pPr>
            <w:r w:rsidRPr="007B2785">
              <w:rPr>
                <w:color w:val="000000" w:themeColor="text1"/>
                <w:sz w:val="16"/>
                <w:szCs w:val="16"/>
              </w:rPr>
              <w:t>7.71 Million</w:t>
            </w:r>
          </w:p>
          <w:p w14:paraId="40BFC44C" w14:textId="77777777" w:rsidR="00BA4DBF" w:rsidRPr="007B2785" w:rsidRDefault="00BA4DBF" w:rsidP="00BA4DBF">
            <w:pPr>
              <w:spacing w:after="0"/>
              <w:rPr>
                <w:color w:val="000000" w:themeColor="text1"/>
                <w:sz w:val="16"/>
                <w:szCs w:val="16"/>
              </w:rPr>
            </w:pPr>
          </w:p>
          <w:p w14:paraId="17DA6490" w14:textId="77777777" w:rsidR="00BA4DBF" w:rsidRPr="007B2785" w:rsidRDefault="00BA4DBF" w:rsidP="00BA4DBF">
            <w:pPr>
              <w:spacing w:after="0"/>
              <w:rPr>
                <w:color w:val="000000" w:themeColor="text1"/>
                <w:sz w:val="16"/>
                <w:szCs w:val="16"/>
              </w:rPr>
            </w:pPr>
            <w:r w:rsidRPr="007B2785">
              <w:rPr>
                <w:color w:val="000000" w:themeColor="text1"/>
                <w:sz w:val="16"/>
                <w:szCs w:val="16"/>
              </w:rPr>
              <w:t>“It also notes that this </w:t>
            </w:r>
            <w:r w:rsidRPr="007B2785">
              <w:rPr>
                <w:b/>
                <w:color w:val="000000" w:themeColor="text1"/>
                <w:sz w:val="16"/>
                <w:szCs w:val="16"/>
              </w:rPr>
              <w:t>does not include irregular migrants</w:t>
            </w:r>
            <w:r w:rsidRPr="007B2785">
              <w:rPr>
                <w:color w:val="000000" w:themeColor="text1"/>
                <w:sz w:val="16"/>
                <w:szCs w:val="16"/>
              </w:rPr>
              <w:t>, so the </w:t>
            </w:r>
            <w:r w:rsidRPr="007B2785">
              <w:rPr>
                <w:b/>
                <w:color w:val="000000" w:themeColor="text1"/>
                <w:sz w:val="16"/>
                <w:szCs w:val="16"/>
              </w:rPr>
              <w:t>real number is likely higher</w:t>
            </w:r>
            <w:r w:rsidRPr="007B2785">
              <w:rPr>
                <w:color w:val="000000" w:themeColor="text1"/>
                <w:sz w:val="16"/>
                <w:szCs w:val="16"/>
              </w:rPr>
              <w:t>.”</w:t>
            </w:r>
          </w:p>
        </w:tc>
        <w:tc>
          <w:tcPr>
            <w:tcW w:w="1134" w:type="dxa"/>
          </w:tcPr>
          <w:p w14:paraId="3050B0B2" w14:textId="77777777" w:rsidR="00BA4DBF" w:rsidRPr="007B2785" w:rsidRDefault="00BA4DBF" w:rsidP="00BA4DBF">
            <w:pPr>
              <w:spacing w:after="0"/>
              <w:rPr>
                <w:color w:val="000000" w:themeColor="text1"/>
                <w:sz w:val="16"/>
                <w:szCs w:val="16"/>
              </w:rPr>
            </w:pPr>
            <w:r w:rsidRPr="007B2785">
              <w:rPr>
                <w:color w:val="000000" w:themeColor="text1"/>
                <w:sz w:val="16"/>
                <w:szCs w:val="16"/>
              </w:rPr>
              <w:br/>
              <w:t>UNHCR. (2023, October 26). </w:t>
            </w:r>
            <w:r w:rsidRPr="007B2785">
              <w:rPr>
                <w:i/>
                <w:color w:val="000000" w:themeColor="text1"/>
                <w:sz w:val="16"/>
                <w:szCs w:val="16"/>
              </w:rPr>
              <w:t xml:space="preserve">Venezuela – </w:t>
            </w:r>
            <w:proofErr w:type="spellStart"/>
            <w:r w:rsidRPr="007B2785">
              <w:rPr>
                <w:i/>
                <w:color w:val="000000" w:themeColor="text1"/>
                <w:sz w:val="16"/>
                <w:szCs w:val="16"/>
              </w:rPr>
              <w:t>Tendencias</w:t>
            </w:r>
            <w:proofErr w:type="spellEnd"/>
            <w:r w:rsidRPr="007B2785">
              <w:rPr>
                <w:i/>
                <w:color w:val="000000" w:themeColor="text1"/>
                <w:sz w:val="16"/>
                <w:szCs w:val="16"/>
              </w:rPr>
              <w:t xml:space="preserve"> y </w:t>
            </w:r>
            <w:proofErr w:type="spellStart"/>
            <w:r w:rsidRPr="007B2785">
              <w:rPr>
                <w:i/>
                <w:color w:val="000000" w:themeColor="text1"/>
                <w:sz w:val="16"/>
                <w:szCs w:val="16"/>
              </w:rPr>
              <w:t>perfiles</w:t>
            </w:r>
            <w:proofErr w:type="spellEnd"/>
            <w:r w:rsidRPr="007B2785">
              <w:rPr>
                <w:i/>
                <w:color w:val="000000" w:themeColor="text1"/>
                <w:sz w:val="16"/>
                <w:szCs w:val="16"/>
              </w:rPr>
              <w:t xml:space="preserve"> de personas </w:t>
            </w:r>
            <w:proofErr w:type="spellStart"/>
            <w:r w:rsidRPr="007B2785">
              <w:rPr>
                <w:i/>
                <w:color w:val="000000" w:themeColor="text1"/>
                <w:sz w:val="16"/>
                <w:szCs w:val="16"/>
              </w:rPr>
              <w:t>en</w:t>
            </w:r>
            <w:proofErr w:type="spellEnd"/>
            <w:r w:rsidRPr="007B2785">
              <w:rPr>
                <w:i/>
                <w:color w:val="000000" w:themeColor="text1"/>
                <w:sz w:val="16"/>
                <w:szCs w:val="16"/>
              </w:rPr>
              <w:t xml:space="preserve"> </w:t>
            </w:r>
            <w:proofErr w:type="spellStart"/>
            <w:r w:rsidRPr="007B2785">
              <w:rPr>
                <w:i/>
                <w:color w:val="000000" w:themeColor="text1"/>
                <w:sz w:val="16"/>
                <w:szCs w:val="16"/>
              </w:rPr>
              <w:t>movilidad</w:t>
            </w:r>
            <w:proofErr w:type="spellEnd"/>
            <w:r w:rsidRPr="007B2785">
              <w:rPr>
                <w:i/>
                <w:color w:val="000000" w:themeColor="text1"/>
                <w:sz w:val="16"/>
                <w:szCs w:val="16"/>
              </w:rPr>
              <w:t xml:space="preserve"> 2022-23 ACNUR-ODISEF</w:t>
            </w:r>
            <w:r w:rsidRPr="007B2785">
              <w:rPr>
                <w:color w:val="000000" w:themeColor="text1"/>
                <w:sz w:val="16"/>
                <w:szCs w:val="16"/>
              </w:rPr>
              <w:br/>
            </w:r>
            <w:hyperlink r:id="rId212">
              <w:r w:rsidRPr="007B2785">
                <w:rPr>
                  <w:color w:val="000000" w:themeColor="text1"/>
                  <w:sz w:val="16"/>
                  <w:szCs w:val="16"/>
                  <w:u w:val="single"/>
                </w:rPr>
                <w:t>Link</w:t>
              </w:r>
            </w:hyperlink>
          </w:p>
        </w:tc>
        <w:tc>
          <w:tcPr>
            <w:tcW w:w="1701" w:type="dxa"/>
            <w:shd w:val="clear" w:color="auto" w:fill="E6E6E6"/>
          </w:tcPr>
          <w:p w14:paraId="229761FA"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7.1 Million – 7.71 Million refugees </w:t>
            </w:r>
          </w:p>
        </w:tc>
        <w:tc>
          <w:tcPr>
            <w:tcW w:w="1842" w:type="dxa"/>
            <w:shd w:val="clear" w:color="auto" w:fill="E6E6E6"/>
          </w:tcPr>
          <w:p w14:paraId="249667F9" w14:textId="77777777" w:rsidR="00BA4DBF" w:rsidRPr="007B2785" w:rsidRDefault="00BA4DBF" w:rsidP="00BA4DBF">
            <w:pPr>
              <w:spacing w:after="0"/>
              <w:rPr>
                <w:color w:val="000000" w:themeColor="text1"/>
                <w:sz w:val="16"/>
                <w:szCs w:val="16"/>
              </w:rPr>
            </w:pPr>
            <w:r w:rsidRPr="007B2785">
              <w:rPr>
                <w:color w:val="000000" w:themeColor="text1"/>
                <w:sz w:val="16"/>
                <w:szCs w:val="16"/>
              </w:rPr>
              <w:t>Weitzman, A., &amp; Huss, K. (2024). The Venezuelan humanitarian crisis, out-migration, and household change among Venezuelans in Venezuela and abroad. </w:t>
            </w:r>
            <w:r w:rsidRPr="007B2785">
              <w:rPr>
                <w:i/>
                <w:color w:val="000000" w:themeColor="text1"/>
                <w:sz w:val="16"/>
                <w:szCs w:val="16"/>
              </w:rPr>
              <w:t>Demography</w:t>
            </w:r>
            <w:r w:rsidRPr="007B2785">
              <w:rPr>
                <w:color w:val="000000" w:themeColor="text1"/>
                <w:sz w:val="16"/>
                <w:szCs w:val="16"/>
              </w:rPr>
              <w:t>, </w:t>
            </w:r>
            <w:r w:rsidRPr="007B2785">
              <w:rPr>
                <w:i/>
                <w:color w:val="000000" w:themeColor="text1"/>
                <w:sz w:val="16"/>
                <w:szCs w:val="16"/>
              </w:rPr>
              <w:t>61</w:t>
            </w:r>
            <w:r w:rsidRPr="007B2785">
              <w:rPr>
                <w:color w:val="000000" w:themeColor="text1"/>
                <w:sz w:val="16"/>
                <w:szCs w:val="16"/>
              </w:rPr>
              <w:t>(3), 737-767. P.739</w:t>
            </w:r>
            <w:r w:rsidRPr="007B2785">
              <w:rPr>
                <w:color w:val="000000" w:themeColor="text1"/>
                <w:sz w:val="16"/>
                <w:szCs w:val="16"/>
              </w:rPr>
              <w:br/>
            </w:r>
            <w:r w:rsidRPr="007B2785">
              <w:rPr>
                <w:color w:val="000000" w:themeColor="text1"/>
                <w:sz w:val="16"/>
                <w:szCs w:val="16"/>
              </w:rPr>
              <w:br/>
              <w:t>UNHCR. (2023, October 26). </w:t>
            </w:r>
            <w:r w:rsidRPr="007B2785">
              <w:rPr>
                <w:i/>
                <w:color w:val="000000" w:themeColor="text1"/>
                <w:sz w:val="16"/>
                <w:szCs w:val="16"/>
              </w:rPr>
              <w:t xml:space="preserve">Venezuela – </w:t>
            </w:r>
            <w:proofErr w:type="spellStart"/>
            <w:r w:rsidRPr="007B2785">
              <w:rPr>
                <w:i/>
                <w:color w:val="000000" w:themeColor="text1"/>
                <w:sz w:val="16"/>
                <w:szCs w:val="16"/>
              </w:rPr>
              <w:t>Tendencias</w:t>
            </w:r>
            <w:proofErr w:type="spellEnd"/>
            <w:r w:rsidRPr="007B2785">
              <w:rPr>
                <w:i/>
                <w:color w:val="000000" w:themeColor="text1"/>
                <w:sz w:val="16"/>
                <w:szCs w:val="16"/>
              </w:rPr>
              <w:t xml:space="preserve"> y </w:t>
            </w:r>
            <w:proofErr w:type="spellStart"/>
            <w:r w:rsidRPr="007B2785">
              <w:rPr>
                <w:i/>
                <w:color w:val="000000" w:themeColor="text1"/>
                <w:sz w:val="16"/>
                <w:szCs w:val="16"/>
              </w:rPr>
              <w:t>perfiles</w:t>
            </w:r>
            <w:proofErr w:type="spellEnd"/>
            <w:r w:rsidRPr="007B2785">
              <w:rPr>
                <w:i/>
                <w:color w:val="000000" w:themeColor="text1"/>
                <w:sz w:val="16"/>
                <w:szCs w:val="16"/>
              </w:rPr>
              <w:t xml:space="preserve"> de personas </w:t>
            </w:r>
            <w:proofErr w:type="spellStart"/>
            <w:r w:rsidRPr="007B2785">
              <w:rPr>
                <w:i/>
                <w:color w:val="000000" w:themeColor="text1"/>
                <w:sz w:val="16"/>
                <w:szCs w:val="16"/>
              </w:rPr>
              <w:t>en</w:t>
            </w:r>
            <w:proofErr w:type="spellEnd"/>
            <w:r w:rsidRPr="007B2785">
              <w:rPr>
                <w:i/>
                <w:color w:val="000000" w:themeColor="text1"/>
                <w:sz w:val="16"/>
                <w:szCs w:val="16"/>
              </w:rPr>
              <w:t xml:space="preserve"> </w:t>
            </w:r>
            <w:proofErr w:type="spellStart"/>
            <w:r w:rsidRPr="007B2785">
              <w:rPr>
                <w:i/>
                <w:color w:val="000000" w:themeColor="text1"/>
                <w:sz w:val="16"/>
                <w:szCs w:val="16"/>
              </w:rPr>
              <w:t>movilidad</w:t>
            </w:r>
            <w:proofErr w:type="spellEnd"/>
            <w:r w:rsidRPr="007B2785">
              <w:rPr>
                <w:i/>
                <w:color w:val="000000" w:themeColor="text1"/>
                <w:sz w:val="16"/>
                <w:szCs w:val="16"/>
              </w:rPr>
              <w:t xml:space="preserve"> 2022-23 ACNUR-ODISEF</w:t>
            </w:r>
            <w:r w:rsidRPr="007B2785">
              <w:rPr>
                <w:color w:val="000000" w:themeColor="text1"/>
                <w:sz w:val="16"/>
                <w:szCs w:val="16"/>
              </w:rPr>
              <w:t>. </w:t>
            </w:r>
            <w:hyperlink r:id="rId213">
              <w:r w:rsidRPr="007B2785">
                <w:rPr>
                  <w:color w:val="000000" w:themeColor="text1"/>
                  <w:sz w:val="16"/>
                  <w:szCs w:val="16"/>
                  <w:u w:val="single"/>
                </w:rPr>
                <w:t>https://data.unhcr.org/en/documents/details/105366</w:t>
              </w:r>
            </w:hyperlink>
            <w:r w:rsidRPr="007B2785">
              <w:rPr>
                <w:color w:val="000000" w:themeColor="text1"/>
                <w:sz w:val="16"/>
                <w:szCs w:val="16"/>
              </w:rPr>
              <w:t>​ p.6</w:t>
            </w:r>
          </w:p>
        </w:tc>
        <w:tc>
          <w:tcPr>
            <w:tcW w:w="1843" w:type="dxa"/>
          </w:tcPr>
          <w:p w14:paraId="391F7F1E" w14:textId="77777777" w:rsidR="00BA4DBF" w:rsidRPr="007B2785" w:rsidRDefault="00BA4DBF" w:rsidP="00BA4DBF">
            <w:pPr>
              <w:spacing w:after="0"/>
              <w:rPr>
                <w:color w:val="000000" w:themeColor="text1"/>
                <w:sz w:val="16"/>
                <w:szCs w:val="16"/>
              </w:rPr>
            </w:pPr>
            <w:r w:rsidRPr="007B2785">
              <w:rPr>
                <w:color w:val="000000" w:themeColor="text1"/>
                <w:sz w:val="16"/>
                <w:szCs w:val="16"/>
              </w:rPr>
              <w:t>7.71 million</w:t>
            </w:r>
          </w:p>
          <w:p w14:paraId="085C7C91" w14:textId="77777777" w:rsidR="00BA4DBF" w:rsidRPr="007B2785" w:rsidRDefault="00BA4DBF" w:rsidP="00BA4DBF">
            <w:pPr>
              <w:spacing w:after="0"/>
              <w:rPr>
                <w:color w:val="000000" w:themeColor="text1"/>
                <w:sz w:val="16"/>
                <w:szCs w:val="16"/>
              </w:rPr>
            </w:pPr>
          </w:p>
          <w:p w14:paraId="5F2371E8" w14:textId="77777777" w:rsidR="00BA4DBF" w:rsidRPr="007B2785" w:rsidRDefault="00BA4DBF" w:rsidP="00BA4DBF">
            <w:pPr>
              <w:spacing w:after="0"/>
              <w:rPr>
                <w:color w:val="000000" w:themeColor="text1"/>
                <w:sz w:val="16"/>
                <w:szCs w:val="16"/>
              </w:rPr>
            </w:pPr>
            <w:r w:rsidRPr="007B2785">
              <w:rPr>
                <w:color w:val="000000" w:themeColor="text1"/>
                <w:sz w:val="16"/>
                <w:szCs w:val="16"/>
              </w:rPr>
              <w:t>UNHCR. (2023, October 26). </w:t>
            </w:r>
            <w:r w:rsidRPr="007B2785">
              <w:rPr>
                <w:i/>
                <w:color w:val="000000" w:themeColor="text1"/>
                <w:sz w:val="16"/>
                <w:szCs w:val="16"/>
              </w:rPr>
              <w:t xml:space="preserve">Venezuela – </w:t>
            </w:r>
            <w:proofErr w:type="spellStart"/>
            <w:r w:rsidRPr="007B2785">
              <w:rPr>
                <w:i/>
                <w:color w:val="000000" w:themeColor="text1"/>
                <w:sz w:val="16"/>
                <w:szCs w:val="16"/>
              </w:rPr>
              <w:t>Tendencias</w:t>
            </w:r>
            <w:proofErr w:type="spellEnd"/>
            <w:r w:rsidRPr="007B2785">
              <w:rPr>
                <w:i/>
                <w:color w:val="000000" w:themeColor="text1"/>
                <w:sz w:val="16"/>
                <w:szCs w:val="16"/>
              </w:rPr>
              <w:t xml:space="preserve"> y </w:t>
            </w:r>
            <w:proofErr w:type="spellStart"/>
            <w:r w:rsidRPr="007B2785">
              <w:rPr>
                <w:i/>
                <w:color w:val="000000" w:themeColor="text1"/>
                <w:sz w:val="16"/>
                <w:szCs w:val="16"/>
              </w:rPr>
              <w:t>perfiles</w:t>
            </w:r>
            <w:proofErr w:type="spellEnd"/>
            <w:r w:rsidRPr="007B2785">
              <w:rPr>
                <w:i/>
                <w:color w:val="000000" w:themeColor="text1"/>
                <w:sz w:val="16"/>
                <w:szCs w:val="16"/>
              </w:rPr>
              <w:t xml:space="preserve"> de personas </w:t>
            </w:r>
            <w:proofErr w:type="spellStart"/>
            <w:r w:rsidRPr="007B2785">
              <w:rPr>
                <w:i/>
                <w:color w:val="000000" w:themeColor="text1"/>
                <w:sz w:val="16"/>
                <w:szCs w:val="16"/>
              </w:rPr>
              <w:t>en</w:t>
            </w:r>
            <w:proofErr w:type="spellEnd"/>
            <w:r w:rsidRPr="007B2785">
              <w:rPr>
                <w:i/>
                <w:color w:val="000000" w:themeColor="text1"/>
                <w:sz w:val="16"/>
                <w:szCs w:val="16"/>
              </w:rPr>
              <w:t xml:space="preserve"> </w:t>
            </w:r>
            <w:proofErr w:type="spellStart"/>
            <w:r w:rsidRPr="007B2785">
              <w:rPr>
                <w:i/>
                <w:color w:val="000000" w:themeColor="text1"/>
                <w:sz w:val="16"/>
                <w:szCs w:val="16"/>
              </w:rPr>
              <w:t>movilidad</w:t>
            </w:r>
            <w:proofErr w:type="spellEnd"/>
            <w:r w:rsidRPr="007B2785">
              <w:rPr>
                <w:i/>
                <w:color w:val="000000" w:themeColor="text1"/>
                <w:sz w:val="16"/>
                <w:szCs w:val="16"/>
              </w:rPr>
              <w:t xml:space="preserve"> 2022-23 ACNUR-ODISEF</w:t>
            </w:r>
            <w:r w:rsidRPr="007B2785">
              <w:rPr>
                <w:color w:val="000000" w:themeColor="text1"/>
                <w:sz w:val="16"/>
                <w:szCs w:val="16"/>
              </w:rPr>
              <w:t>. </w:t>
            </w:r>
            <w:hyperlink r:id="rId214">
              <w:r w:rsidRPr="007B2785">
                <w:rPr>
                  <w:color w:val="000000" w:themeColor="text1"/>
                  <w:sz w:val="16"/>
                  <w:szCs w:val="16"/>
                  <w:u w:val="single"/>
                </w:rPr>
                <w:t>https://data.unhcr.org/en/documents/details/105366</w:t>
              </w:r>
            </w:hyperlink>
            <w:r w:rsidRPr="007B2785">
              <w:rPr>
                <w:color w:val="000000" w:themeColor="text1"/>
                <w:sz w:val="16"/>
                <w:szCs w:val="16"/>
              </w:rPr>
              <w:t>​ p.6</w:t>
            </w:r>
          </w:p>
          <w:p w14:paraId="6DD5CA10" w14:textId="77777777" w:rsidR="00BA4DBF" w:rsidRPr="007B2785" w:rsidRDefault="00BA4DBF" w:rsidP="00BA4DBF">
            <w:pPr>
              <w:spacing w:after="0"/>
              <w:rPr>
                <w:color w:val="000000" w:themeColor="text1"/>
                <w:sz w:val="16"/>
                <w:szCs w:val="16"/>
              </w:rPr>
            </w:pPr>
          </w:p>
        </w:tc>
        <w:tc>
          <w:tcPr>
            <w:tcW w:w="1985" w:type="dxa"/>
          </w:tcPr>
          <w:p w14:paraId="3DB5C086" w14:textId="77777777" w:rsidR="00BA4DBF" w:rsidRPr="007B2785" w:rsidRDefault="00BA4DBF" w:rsidP="00BA4DBF">
            <w:pPr>
              <w:spacing w:after="0"/>
              <w:rPr>
                <w:color w:val="000000" w:themeColor="text1"/>
                <w:sz w:val="16"/>
                <w:szCs w:val="16"/>
              </w:rPr>
            </w:pPr>
            <w:r w:rsidRPr="007B2785">
              <w:rPr>
                <w:color w:val="000000" w:themeColor="text1"/>
                <w:sz w:val="16"/>
                <w:szCs w:val="16"/>
              </w:rPr>
              <w:t>Peak period: 2018–2020. Displaced: Over 7.7 million Venezuelans have left the country since 2015 (Source: UNHCR Regional Data, 2023)</w:t>
            </w:r>
          </w:p>
        </w:tc>
      </w:tr>
      <w:tr w:rsidR="00BA4DBF" w:rsidRPr="007B2785" w14:paraId="6A63289A" w14:textId="77777777" w:rsidTr="0055457E">
        <w:tc>
          <w:tcPr>
            <w:tcW w:w="1412" w:type="dxa"/>
            <w:gridSpan w:val="2"/>
            <w:vAlign w:val="bottom"/>
          </w:tcPr>
          <w:p w14:paraId="39B70ED2"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Burkina Faso War</w:t>
            </w:r>
          </w:p>
        </w:tc>
        <w:tc>
          <w:tcPr>
            <w:tcW w:w="1134" w:type="dxa"/>
            <w:vAlign w:val="bottom"/>
          </w:tcPr>
          <w:p w14:paraId="3EC0594B" w14:textId="77777777" w:rsidR="00BA4DBF" w:rsidRPr="007B2785" w:rsidRDefault="00BA4DBF" w:rsidP="00BA4DBF">
            <w:pPr>
              <w:spacing w:after="0"/>
              <w:rPr>
                <w:color w:val="000000" w:themeColor="text1"/>
                <w:sz w:val="16"/>
                <w:szCs w:val="16"/>
              </w:rPr>
            </w:pPr>
            <w:r w:rsidRPr="007B2785">
              <w:rPr>
                <w:color w:val="000000" w:themeColor="text1"/>
                <w:sz w:val="16"/>
                <w:szCs w:val="16"/>
              </w:rPr>
              <w:t>2015-25</w:t>
            </w:r>
          </w:p>
        </w:tc>
        <w:tc>
          <w:tcPr>
            <w:tcW w:w="992" w:type="dxa"/>
            <w:vAlign w:val="bottom"/>
          </w:tcPr>
          <w:p w14:paraId="742E70BA" w14:textId="77777777" w:rsidR="00BA4DBF" w:rsidRPr="007B2785" w:rsidRDefault="00BA4DBF" w:rsidP="00BA4DBF">
            <w:pPr>
              <w:spacing w:after="0"/>
              <w:rPr>
                <w:color w:val="000000" w:themeColor="text1"/>
                <w:sz w:val="16"/>
                <w:szCs w:val="16"/>
              </w:rPr>
            </w:pPr>
            <w:r w:rsidRPr="007B2785">
              <w:rPr>
                <w:color w:val="000000" w:themeColor="text1"/>
                <w:sz w:val="16"/>
                <w:szCs w:val="16"/>
              </w:rPr>
              <w:t>60,000 refugees in 2022</w:t>
            </w:r>
          </w:p>
          <w:p w14:paraId="34A791A6" w14:textId="77777777" w:rsidR="00BA4DBF" w:rsidRPr="007B2785" w:rsidRDefault="00BA4DBF" w:rsidP="00BA4DBF">
            <w:pPr>
              <w:spacing w:after="0"/>
              <w:rPr>
                <w:color w:val="000000" w:themeColor="text1"/>
                <w:sz w:val="16"/>
                <w:szCs w:val="16"/>
              </w:rPr>
            </w:pPr>
          </w:p>
          <w:p w14:paraId="1B8B4D5F" w14:textId="77777777" w:rsidR="00BA4DBF" w:rsidRPr="007B2785" w:rsidRDefault="00BA4DBF" w:rsidP="00BA4DBF">
            <w:pPr>
              <w:spacing w:after="0"/>
              <w:rPr>
                <w:color w:val="000000" w:themeColor="text1"/>
                <w:sz w:val="16"/>
                <w:szCs w:val="16"/>
              </w:rPr>
            </w:pPr>
          </w:p>
          <w:p w14:paraId="4A23F49A" w14:textId="77777777" w:rsidR="00BA4DBF" w:rsidRPr="007B2785" w:rsidRDefault="00BA4DBF" w:rsidP="00BA4DBF">
            <w:pPr>
              <w:spacing w:after="0"/>
              <w:rPr>
                <w:color w:val="000000" w:themeColor="text1"/>
                <w:sz w:val="16"/>
                <w:szCs w:val="16"/>
              </w:rPr>
            </w:pPr>
            <w:r w:rsidRPr="007B2785">
              <w:rPr>
                <w:color w:val="000000" w:themeColor="text1"/>
                <w:sz w:val="16"/>
                <w:szCs w:val="16"/>
              </w:rPr>
              <w:t>2 million</w:t>
            </w:r>
          </w:p>
          <w:p w14:paraId="606B8F89" w14:textId="77777777" w:rsidR="00BA4DBF" w:rsidRPr="007B2785" w:rsidRDefault="00BA4DBF" w:rsidP="00BA4DBF">
            <w:pPr>
              <w:spacing w:after="0"/>
              <w:rPr>
                <w:color w:val="000000" w:themeColor="text1"/>
                <w:sz w:val="16"/>
                <w:szCs w:val="16"/>
              </w:rPr>
            </w:pPr>
          </w:p>
          <w:p w14:paraId="196E6193" w14:textId="77777777" w:rsidR="00BA4DBF" w:rsidRPr="007B2785" w:rsidRDefault="00BA4DBF" w:rsidP="00BA4DBF">
            <w:pPr>
              <w:spacing w:after="0"/>
              <w:rPr>
                <w:color w:val="000000" w:themeColor="text1"/>
                <w:sz w:val="16"/>
                <w:szCs w:val="16"/>
              </w:rPr>
            </w:pPr>
          </w:p>
          <w:p w14:paraId="3AA1FFF9" w14:textId="77777777" w:rsidR="00BA4DBF" w:rsidRPr="007B2785" w:rsidRDefault="00BA4DBF" w:rsidP="00BA4DBF">
            <w:pPr>
              <w:spacing w:after="0"/>
              <w:rPr>
                <w:color w:val="000000" w:themeColor="text1"/>
                <w:sz w:val="16"/>
                <w:szCs w:val="16"/>
              </w:rPr>
            </w:pPr>
          </w:p>
          <w:p w14:paraId="73E5B671" w14:textId="77777777" w:rsidR="00BA4DBF" w:rsidRPr="007B2785" w:rsidRDefault="00BA4DBF" w:rsidP="00BA4DBF">
            <w:pPr>
              <w:spacing w:after="0"/>
              <w:rPr>
                <w:color w:val="000000" w:themeColor="text1"/>
                <w:sz w:val="16"/>
                <w:szCs w:val="16"/>
              </w:rPr>
            </w:pPr>
          </w:p>
          <w:p w14:paraId="4E94F5BA" w14:textId="77777777" w:rsidR="00BA4DBF" w:rsidRPr="007B2785" w:rsidRDefault="00BA4DBF" w:rsidP="00BA4DBF">
            <w:pPr>
              <w:spacing w:after="0"/>
              <w:rPr>
                <w:color w:val="000000" w:themeColor="text1"/>
                <w:sz w:val="16"/>
                <w:szCs w:val="16"/>
              </w:rPr>
            </w:pPr>
          </w:p>
          <w:p w14:paraId="43A3B0F8" w14:textId="77777777" w:rsidR="00BA4DBF" w:rsidRPr="007B2785" w:rsidRDefault="00BA4DBF" w:rsidP="00BA4DBF">
            <w:pPr>
              <w:spacing w:after="0"/>
              <w:rPr>
                <w:color w:val="000000" w:themeColor="text1"/>
                <w:sz w:val="16"/>
                <w:szCs w:val="16"/>
              </w:rPr>
            </w:pPr>
          </w:p>
          <w:p w14:paraId="79C8F01C" w14:textId="77777777" w:rsidR="00BA4DBF" w:rsidRPr="007B2785" w:rsidRDefault="00BA4DBF" w:rsidP="00BA4DBF">
            <w:pPr>
              <w:spacing w:after="0"/>
              <w:rPr>
                <w:color w:val="000000" w:themeColor="text1"/>
                <w:sz w:val="16"/>
                <w:szCs w:val="16"/>
              </w:rPr>
            </w:pPr>
          </w:p>
          <w:p w14:paraId="2CB05018" w14:textId="77777777" w:rsidR="00BA4DBF" w:rsidRPr="007B2785" w:rsidRDefault="00BA4DBF" w:rsidP="00BA4DBF">
            <w:pPr>
              <w:spacing w:after="0"/>
              <w:rPr>
                <w:color w:val="000000" w:themeColor="text1"/>
                <w:sz w:val="16"/>
                <w:szCs w:val="16"/>
              </w:rPr>
            </w:pPr>
          </w:p>
          <w:p w14:paraId="02FD6E2E" w14:textId="77777777" w:rsidR="00BA4DBF" w:rsidRPr="007B2785" w:rsidRDefault="00BA4DBF" w:rsidP="00BA4DBF">
            <w:pPr>
              <w:spacing w:after="0"/>
              <w:rPr>
                <w:color w:val="000000" w:themeColor="text1"/>
                <w:sz w:val="16"/>
                <w:szCs w:val="16"/>
              </w:rPr>
            </w:pPr>
          </w:p>
          <w:p w14:paraId="4F789CCC" w14:textId="77777777" w:rsidR="00BA4DBF" w:rsidRPr="007B2785" w:rsidRDefault="00BA4DBF" w:rsidP="00BA4DBF">
            <w:pPr>
              <w:spacing w:after="0"/>
              <w:rPr>
                <w:color w:val="000000" w:themeColor="text1"/>
                <w:sz w:val="16"/>
                <w:szCs w:val="16"/>
              </w:rPr>
            </w:pPr>
          </w:p>
        </w:tc>
        <w:tc>
          <w:tcPr>
            <w:tcW w:w="992" w:type="dxa"/>
          </w:tcPr>
          <w:p w14:paraId="61241FE4" w14:textId="77777777" w:rsidR="00BA4DBF" w:rsidRPr="007B2785" w:rsidRDefault="00E87061" w:rsidP="00BA4DBF">
            <w:pPr>
              <w:tabs>
                <w:tab w:val="left" w:pos="5550"/>
              </w:tabs>
              <w:spacing w:after="0"/>
              <w:rPr>
                <w:color w:val="000000" w:themeColor="text1"/>
                <w:sz w:val="16"/>
                <w:szCs w:val="16"/>
              </w:rPr>
            </w:pPr>
            <w:hyperlink r:id="rId215">
              <w:r w:rsidR="00BA4DBF" w:rsidRPr="007B2785">
                <w:rPr>
                  <w:color w:val="000000" w:themeColor="text1"/>
                  <w:sz w:val="16"/>
                  <w:szCs w:val="16"/>
                  <w:u w:val="single"/>
                </w:rPr>
                <w:t>https://dtm.iom.int/burkina-faso</w:t>
              </w:r>
            </w:hyperlink>
          </w:p>
          <w:p w14:paraId="41E8603E" w14:textId="77777777" w:rsidR="00BA4DBF" w:rsidRPr="007B2785" w:rsidRDefault="00BA4DBF" w:rsidP="00BA4DBF">
            <w:pPr>
              <w:tabs>
                <w:tab w:val="left" w:pos="5550"/>
              </w:tabs>
              <w:spacing w:after="0"/>
              <w:rPr>
                <w:color w:val="000000" w:themeColor="text1"/>
                <w:sz w:val="16"/>
                <w:szCs w:val="16"/>
              </w:rPr>
            </w:pPr>
          </w:p>
          <w:p w14:paraId="0AC11261"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IOM estimate</w:t>
            </w:r>
          </w:p>
        </w:tc>
        <w:tc>
          <w:tcPr>
            <w:tcW w:w="993" w:type="dxa"/>
            <w:vAlign w:val="bottom"/>
          </w:tcPr>
          <w:p w14:paraId="2BEABD46" w14:textId="77777777" w:rsidR="00BA4DBF" w:rsidRPr="007B2785" w:rsidRDefault="00BA4DBF" w:rsidP="00BA4DBF">
            <w:pPr>
              <w:spacing w:after="0"/>
              <w:rPr>
                <w:color w:val="000000" w:themeColor="text1"/>
                <w:sz w:val="16"/>
                <w:szCs w:val="16"/>
              </w:rPr>
            </w:pPr>
            <w:r w:rsidRPr="007B2785">
              <w:rPr>
                <w:color w:val="000000" w:themeColor="text1"/>
                <w:sz w:val="16"/>
                <w:szCs w:val="16"/>
              </w:rPr>
              <w:t>3.3 million internal displacements/ 2.1 million people displaced at the end of 2024</w:t>
            </w:r>
          </w:p>
          <w:p w14:paraId="34C08F56" w14:textId="77777777" w:rsidR="00BA4DBF" w:rsidRPr="007B2785" w:rsidRDefault="00BA4DBF" w:rsidP="00BA4DBF">
            <w:pPr>
              <w:spacing w:after="0"/>
              <w:rPr>
                <w:color w:val="000000" w:themeColor="text1"/>
                <w:sz w:val="16"/>
                <w:szCs w:val="16"/>
              </w:rPr>
            </w:pPr>
          </w:p>
          <w:p w14:paraId="5A479BA0"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3 million according </w:t>
            </w:r>
            <w:r w:rsidRPr="007B2785">
              <w:rPr>
                <w:color w:val="000000" w:themeColor="text1"/>
                <w:sz w:val="16"/>
                <w:szCs w:val="16"/>
              </w:rPr>
              <w:lastRenderedPageBreak/>
              <w:t>to https://africacenter.org/spotlight/conflicts-causing-record-level-of-forced-displacement-in-africa/</w:t>
            </w:r>
          </w:p>
        </w:tc>
        <w:tc>
          <w:tcPr>
            <w:tcW w:w="1134" w:type="dxa"/>
          </w:tcPr>
          <w:p w14:paraId="082A2A9C"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https://www.internal-displacement.org/countries/burkina-faso/</w:t>
            </w:r>
          </w:p>
        </w:tc>
        <w:tc>
          <w:tcPr>
            <w:tcW w:w="1701" w:type="dxa"/>
            <w:shd w:val="clear" w:color="auto" w:fill="E6E6E6"/>
          </w:tcPr>
          <w:p w14:paraId="54B16236" w14:textId="77777777" w:rsidR="00BA4DBF" w:rsidRPr="007B2785" w:rsidRDefault="00BA4DBF" w:rsidP="00BA4DBF">
            <w:pPr>
              <w:spacing w:after="0"/>
              <w:rPr>
                <w:color w:val="000000" w:themeColor="text1"/>
                <w:sz w:val="16"/>
                <w:szCs w:val="16"/>
              </w:rPr>
            </w:pPr>
            <w:r w:rsidRPr="007B2785">
              <w:rPr>
                <w:color w:val="000000" w:themeColor="text1"/>
                <w:sz w:val="16"/>
                <w:szCs w:val="16"/>
              </w:rPr>
              <w:t>2.15 million</w:t>
            </w:r>
          </w:p>
          <w:p w14:paraId="34118CA8"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(1/10 </w:t>
            </w:r>
            <w:proofErr w:type="spellStart"/>
            <w:r w:rsidRPr="007B2785">
              <w:rPr>
                <w:color w:val="000000" w:themeColor="text1"/>
                <w:sz w:val="16"/>
                <w:szCs w:val="16"/>
              </w:rPr>
              <w:t>Burkinabé</w:t>
            </w:r>
            <w:proofErr w:type="spellEnd"/>
            <w:r w:rsidRPr="007B2785">
              <w:rPr>
                <w:color w:val="000000" w:themeColor="text1"/>
                <w:sz w:val="16"/>
                <w:szCs w:val="16"/>
              </w:rPr>
              <w:t>)</w:t>
            </w:r>
          </w:p>
          <w:p w14:paraId="204DD71C" w14:textId="77777777" w:rsidR="00BA4DBF" w:rsidRPr="007B2785" w:rsidRDefault="00BA4DBF" w:rsidP="00BA4DBF">
            <w:pPr>
              <w:spacing w:after="0"/>
              <w:rPr>
                <w:color w:val="000000" w:themeColor="text1"/>
                <w:sz w:val="16"/>
                <w:szCs w:val="16"/>
              </w:rPr>
            </w:pPr>
          </w:p>
          <w:p w14:paraId="65420AFC" w14:textId="77777777" w:rsidR="00BA4DBF" w:rsidRPr="007B2785" w:rsidRDefault="00BA4DBF" w:rsidP="00BA4DBF">
            <w:pPr>
              <w:spacing w:after="0"/>
              <w:rPr>
                <w:color w:val="000000" w:themeColor="text1"/>
                <w:sz w:val="16"/>
                <w:szCs w:val="16"/>
              </w:rPr>
            </w:pPr>
            <w:r w:rsidRPr="007B2785">
              <w:rPr>
                <w:color w:val="000000" w:themeColor="text1"/>
                <w:sz w:val="16"/>
                <w:szCs w:val="16"/>
              </w:rPr>
              <w:t>Including:</w:t>
            </w:r>
          </w:p>
          <w:p w14:paraId="31AC6021" w14:textId="77777777" w:rsidR="00BA4DBF" w:rsidRPr="007B2785" w:rsidRDefault="00BA4DBF" w:rsidP="00BA4DBF">
            <w:pPr>
              <w:spacing w:after="0"/>
              <w:rPr>
                <w:color w:val="000000" w:themeColor="text1"/>
                <w:sz w:val="16"/>
                <w:szCs w:val="16"/>
              </w:rPr>
            </w:pPr>
          </w:p>
          <w:p w14:paraId="3CF0B21F"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 million IDPs </w:t>
            </w:r>
          </w:p>
          <w:p w14:paraId="78EE2AD2" w14:textId="77777777" w:rsidR="00BA4DBF" w:rsidRPr="007B2785" w:rsidRDefault="00BA4DBF" w:rsidP="00BA4DBF">
            <w:pPr>
              <w:spacing w:after="0"/>
              <w:rPr>
                <w:color w:val="000000" w:themeColor="text1"/>
                <w:sz w:val="16"/>
                <w:szCs w:val="16"/>
              </w:rPr>
            </w:pPr>
            <w:r w:rsidRPr="007B2785">
              <w:rPr>
                <w:color w:val="000000" w:themeColor="text1"/>
                <w:sz w:val="16"/>
                <w:szCs w:val="16"/>
              </w:rPr>
              <w:t>150,000 refugees by late 2023</w:t>
            </w:r>
          </w:p>
          <w:p w14:paraId="63EDB924" w14:textId="77777777" w:rsidR="00BA4DBF" w:rsidRPr="007B2785" w:rsidRDefault="00BA4DBF" w:rsidP="00BA4DBF">
            <w:pPr>
              <w:spacing w:after="0"/>
              <w:rPr>
                <w:color w:val="000000" w:themeColor="text1"/>
                <w:sz w:val="16"/>
                <w:szCs w:val="16"/>
              </w:rPr>
            </w:pPr>
          </w:p>
          <w:p w14:paraId="31E487D9" w14:textId="77777777" w:rsidR="00BA4DBF" w:rsidRPr="007B2785" w:rsidRDefault="00BA4DBF" w:rsidP="00BA4DBF">
            <w:pPr>
              <w:spacing w:after="0"/>
              <w:rPr>
                <w:color w:val="000000" w:themeColor="text1"/>
                <w:sz w:val="16"/>
                <w:szCs w:val="16"/>
              </w:rPr>
            </w:pPr>
            <w:r w:rsidRPr="007B2785">
              <w:rPr>
                <w:color w:val="000000" w:themeColor="text1"/>
                <w:sz w:val="16"/>
                <w:szCs w:val="16"/>
              </w:rPr>
              <w:t>predominantly into the adjoining Gulf of Guinea countries</w:t>
            </w:r>
          </w:p>
        </w:tc>
        <w:tc>
          <w:tcPr>
            <w:tcW w:w="1842" w:type="dxa"/>
            <w:shd w:val="clear" w:color="auto" w:fill="E6E6E6"/>
          </w:tcPr>
          <w:p w14:paraId="273C6DA5"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Norwegian Refugee Council (NRC). (2024, June 3). </w:t>
            </w:r>
            <w:r w:rsidRPr="007B2785">
              <w:rPr>
                <w:i/>
                <w:color w:val="000000" w:themeColor="text1"/>
                <w:sz w:val="16"/>
                <w:szCs w:val="16"/>
              </w:rPr>
              <w:t>Once again, Burkina Faso is the world’s most neglected crisis</w:t>
            </w:r>
            <w:r w:rsidRPr="007B2785">
              <w:rPr>
                <w:color w:val="000000" w:themeColor="text1"/>
                <w:sz w:val="16"/>
                <w:szCs w:val="16"/>
              </w:rPr>
              <w:t xml:space="preserve"> (Press release/News article). NRC Press Centre</w:t>
            </w:r>
          </w:p>
          <w:p w14:paraId="5447164D" w14:textId="77777777" w:rsidR="00BA4DBF" w:rsidRPr="007B2785" w:rsidRDefault="00BA4DBF" w:rsidP="00BA4DBF">
            <w:pPr>
              <w:spacing w:after="0"/>
              <w:rPr>
                <w:color w:val="000000" w:themeColor="text1"/>
                <w:sz w:val="16"/>
                <w:szCs w:val="16"/>
              </w:rPr>
            </w:pPr>
          </w:p>
          <w:p w14:paraId="462F6D20"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Refugees International (Lamarche, A.). (2023, July 13). </w:t>
            </w:r>
            <w:r w:rsidRPr="007B2785">
              <w:rPr>
                <w:i/>
                <w:color w:val="000000" w:themeColor="text1"/>
                <w:sz w:val="16"/>
                <w:szCs w:val="16"/>
              </w:rPr>
              <w:t xml:space="preserve">A Crisis of </w:t>
            </w:r>
            <w:r w:rsidRPr="007B2785">
              <w:rPr>
                <w:i/>
                <w:color w:val="000000" w:themeColor="text1"/>
                <w:sz w:val="16"/>
                <w:szCs w:val="16"/>
              </w:rPr>
              <w:lastRenderedPageBreak/>
              <w:t>Displacement: Why Burkina Faso Needs the Kampala Convention</w:t>
            </w:r>
            <w:r w:rsidRPr="007B2785">
              <w:rPr>
                <w:color w:val="000000" w:themeColor="text1"/>
                <w:sz w:val="16"/>
                <w:szCs w:val="16"/>
              </w:rPr>
              <w:t>. Washington, DC: Refugees International.</w:t>
            </w:r>
          </w:p>
          <w:p w14:paraId="247A46B5" w14:textId="77777777" w:rsidR="00BA4DBF" w:rsidRPr="007B2785" w:rsidRDefault="00BA4DBF" w:rsidP="00BA4DBF">
            <w:pPr>
              <w:spacing w:after="0"/>
              <w:rPr>
                <w:color w:val="000000" w:themeColor="text1"/>
                <w:sz w:val="16"/>
                <w:szCs w:val="16"/>
              </w:rPr>
            </w:pPr>
          </w:p>
        </w:tc>
        <w:tc>
          <w:tcPr>
            <w:tcW w:w="1843" w:type="dxa"/>
          </w:tcPr>
          <w:p w14:paraId="01F75EAE" w14:textId="77777777" w:rsidR="00BA4DBF" w:rsidRPr="007B2785" w:rsidRDefault="00E87061" w:rsidP="00BA4DBF">
            <w:pPr>
              <w:spacing w:after="0"/>
              <w:rPr>
                <w:color w:val="000000" w:themeColor="text1"/>
                <w:sz w:val="16"/>
                <w:szCs w:val="16"/>
              </w:rPr>
            </w:pPr>
            <w:hyperlink r:id="rId216">
              <w:r w:rsidR="00BA4DBF" w:rsidRPr="007B2785">
                <w:rPr>
                  <w:color w:val="000000" w:themeColor="text1"/>
                  <w:sz w:val="16"/>
                  <w:szCs w:val="16"/>
                  <w:u w:val="single"/>
                </w:rPr>
                <w:t>https://dtm.iom.int/burkina-faso</w:t>
              </w:r>
            </w:hyperlink>
          </w:p>
          <w:p w14:paraId="09F7F349" w14:textId="77777777" w:rsidR="00BA4DBF" w:rsidRPr="007B2785" w:rsidRDefault="00BA4DBF" w:rsidP="00BA4DBF">
            <w:pPr>
              <w:spacing w:after="0"/>
              <w:rPr>
                <w:color w:val="000000" w:themeColor="text1"/>
                <w:sz w:val="16"/>
                <w:szCs w:val="16"/>
              </w:rPr>
            </w:pPr>
          </w:p>
          <w:p w14:paraId="083CE23C" w14:textId="77777777" w:rsidR="00BA4DBF" w:rsidRPr="007B2785" w:rsidRDefault="00BA4DBF" w:rsidP="00BA4DBF">
            <w:pPr>
              <w:spacing w:after="0"/>
              <w:rPr>
                <w:color w:val="000000" w:themeColor="text1"/>
                <w:sz w:val="16"/>
                <w:szCs w:val="16"/>
              </w:rPr>
            </w:pPr>
            <w:r w:rsidRPr="007B2785">
              <w:rPr>
                <w:color w:val="000000" w:themeColor="text1"/>
                <w:sz w:val="16"/>
                <w:szCs w:val="16"/>
              </w:rPr>
              <w:t>2.06 million</w:t>
            </w:r>
          </w:p>
        </w:tc>
        <w:tc>
          <w:tcPr>
            <w:tcW w:w="1985" w:type="dxa"/>
          </w:tcPr>
          <w:p w14:paraId="22BFD06F" w14:textId="77777777" w:rsidR="00BA4DBF" w:rsidRPr="007B2785" w:rsidRDefault="00BA4DBF" w:rsidP="00BA4DBF">
            <w:pPr>
              <w:spacing w:after="0"/>
              <w:rPr>
                <w:color w:val="000000" w:themeColor="text1"/>
                <w:sz w:val="16"/>
                <w:szCs w:val="16"/>
              </w:rPr>
            </w:pPr>
          </w:p>
          <w:p w14:paraId="33AC0932" w14:textId="77777777" w:rsidR="00BA4DBF" w:rsidRPr="007B2785" w:rsidRDefault="00BA4DBF" w:rsidP="00BA4DBF">
            <w:pPr>
              <w:spacing w:after="0"/>
              <w:rPr>
                <w:color w:val="000000" w:themeColor="text1"/>
                <w:sz w:val="16"/>
                <w:szCs w:val="16"/>
              </w:rPr>
            </w:pPr>
          </w:p>
          <w:p w14:paraId="69E99210" w14:textId="77777777" w:rsidR="00BA4DBF" w:rsidRPr="007B2785" w:rsidRDefault="00BA4DBF" w:rsidP="00BA4DBF">
            <w:pPr>
              <w:spacing w:after="0"/>
              <w:rPr>
                <w:color w:val="000000" w:themeColor="text1"/>
                <w:sz w:val="16"/>
                <w:szCs w:val="16"/>
              </w:rPr>
            </w:pPr>
          </w:p>
          <w:p w14:paraId="409553EB" w14:textId="77777777" w:rsidR="00BA4DBF" w:rsidRPr="007B2785" w:rsidRDefault="00BA4DBF" w:rsidP="00BA4DBF">
            <w:pPr>
              <w:spacing w:after="0"/>
              <w:rPr>
                <w:color w:val="000000" w:themeColor="text1"/>
                <w:sz w:val="16"/>
                <w:szCs w:val="16"/>
              </w:rPr>
            </w:pPr>
          </w:p>
          <w:p w14:paraId="3BC12B9F" w14:textId="77777777" w:rsidR="00BA4DBF" w:rsidRPr="007B2785" w:rsidRDefault="00BA4DBF" w:rsidP="00BA4DBF">
            <w:pPr>
              <w:spacing w:after="0"/>
              <w:rPr>
                <w:color w:val="000000" w:themeColor="text1"/>
                <w:sz w:val="16"/>
                <w:szCs w:val="16"/>
              </w:rPr>
            </w:pPr>
          </w:p>
          <w:p w14:paraId="7CB35703" w14:textId="77777777" w:rsidR="00BA4DBF" w:rsidRPr="007B2785" w:rsidRDefault="00BA4DBF" w:rsidP="00BA4DBF">
            <w:pPr>
              <w:spacing w:after="0"/>
              <w:rPr>
                <w:color w:val="000000" w:themeColor="text1"/>
                <w:sz w:val="16"/>
                <w:szCs w:val="16"/>
              </w:rPr>
            </w:pPr>
          </w:p>
          <w:p w14:paraId="071E0FA5" w14:textId="77777777" w:rsidR="00BA4DBF" w:rsidRPr="007B2785" w:rsidRDefault="00BA4DBF" w:rsidP="00BA4DBF">
            <w:pPr>
              <w:spacing w:after="0"/>
              <w:rPr>
                <w:color w:val="000000" w:themeColor="text1"/>
                <w:sz w:val="16"/>
                <w:szCs w:val="16"/>
              </w:rPr>
            </w:pPr>
            <w:r w:rsidRPr="007B2785">
              <w:rPr>
                <w:color w:val="000000" w:themeColor="text1"/>
                <w:sz w:val="16"/>
                <w:szCs w:val="16"/>
              </w:rPr>
              <w:t>Displacement especially in northern and eastern region</w:t>
            </w:r>
          </w:p>
          <w:p w14:paraId="274AE2AB" w14:textId="77777777" w:rsidR="00BA4DBF" w:rsidRPr="007B2785" w:rsidRDefault="00BA4DBF" w:rsidP="00BA4DBF">
            <w:pPr>
              <w:spacing w:after="0"/>
              <w:rPr>
                <w:color w:val="000000" w:themeColor="text1"/>
                <w:sz w:val="16"/>
                <w:szCs w:val="16"/>
              </w:rPr>
            </w:pPr>
          </w:p>
          <w:p w14:paraId="7EE676A9" w14:textId="4E37D0FD" w:rsidR="00BA4DBF" w:rsidRPr="007B2785" w:rsidRDefault="00BA4DBF" w:rsidP="00BA4DBF">
            <w:pPr>
              <w:spacing w:after="0"/>
              <w:rPr>
                <w:color w:val="000000" w:themeColor="text1"/>
                <w:sz w:val="16"/>
                <w:szCs w:val="16"/>
              </w:rPr>
            </w:pPr>
            <w:r w:rsidRPr="007B2785">
              <w:rPr>
                <w:color w:val="000000" w:themeColor="text1"/>
                <w:sz w:val="16"/>
                <w:szCs w:val="16"/>
              </w:rPr>
              <w:t>Predominantly into the adjoining Gulf of Guinea countries</w:t>
            </w:r>
          </w:p>
        </w:tc>
      </w:tr>
      <w:tr w:rsidR="00BA4DBF" w:rsidRPr="007B2785" w14:paraId="2A6C325A" w14:textId="77777777" w:rsidTr="0055457E">
        <w:tc>
          <w:tcPr>
            <w:tcW w:w="1412" w:type="dxa"/>
            <w:gridSpan w:val="2"/>
            <w:vAlign w:val="bottom"/>
          </w:tcPr>
          <w:p w14:paraId="79199BD8" w14:textId="77777777" w:rsidR="00BA4DBF" w:rsidRPr="007B2785" w:rsidRDefault="00BA4DBF" w:rsidP="00BA4DBF">
            <w:pPr>
              <w:spacing w:after="0"/>
              <w:rPr>
                <w:b/>
                <w:color w:val="000000" w:themeColor="text1"/>
                <w:sz w:val="16"/>
                <w:szCs w:val="16"/>
              </w:rPr>
            </w:pPr>
          </w:p>
          <w:p w14:paraId="667CAFFE" w14:textId="77777777" w:rsidR="00BA4DBF" w:rsidRPr="007B2785" w:rsidRDefault="00BA4DBF" w:rsidP="00BA4DBF">
            <w:pPr>
              <w:spacing w:after="0"/>
              <w:rPr>
                <w:b/>
                <w:color w:val="000000" w:themeColor="text1"/>
                <w:sz w:val="16"/>
                <w:szCs w:val="16"/>
              </w:rPr>
            </w:pPr>
            <w:proofErr w:type="spellStart"/>
            <w:r w:rsidRPr="007B2785">
              <w:rPr>
                <w:b/>
                <w:color w:val="000000" w:themeColor="text1"/>
                <w:sz w:val="16"/>
                <w:szCs w:val="16"/>
              </w:rPr>
              <w:t>Ambazonia</w:t>
            </w:r>
            <w:proofErr w:type="spellEnd"/>
            <w:r w:rsidRPr="007B2785">
              <w:rPr>
                <w:b/>
                <w:color w:val="000000" w:themeColor="text1"/>
                <w:sz w:val="16"/>
                <w:szCs w:val="16"/>
              </w:rPr>
              <w:t xml:space="preserve"> War</w:t>
            </w:r>
          </w:p>
          <w:p w14:paraId="58788D4C" w14:textId="77777777" w:rsidR="00BA4DBF" w:rsidRPr="007B2785" w:rsidRDefault="00BA4DBF" w:rsidP="00BA4DBF">
            <w:pPr>
              <w:spacing w:after="0"/>
              <w:rPr>
                <w:b/>
                <w:color w:val="000000" w:themeColor="text1"/>
                <w:sz w:val="16"/>
                <w:szCs w:val="16"/>
              </w:rPr>
            </w:pPr>
          </w:p>
          <w:p w14:paraId="23D17746" w14:textId="77777777" w:rsidR="00BA4DBF" w:rsidRPr="007B2785" w:rsidRDefault="00BA4DBF" w:rsidP="00BA4DBF">
            <w:pPr>
              <w:spacing w:after="0"/>
              <w:rPr>
                <w:b/>
                <w:color w:val="000000" w:themeColor="text1"/>
                <w:sz w:val="16"/>
                <w:szCs w:val="16"/>
              </w:rPr>
            </w:pPr>
          </w:p>
          <w:p w14:paraId="35D98A07" w14:textId="77777777" w:rsidR="00BA4DBF" w:rsidRPr="007B2785" w:rsidRDefault="00BA4DBF" w:rsidP="00BA4DBF">
            <w:pPr>
              <w:spacing w:after="0"/>
              <w:rPr>
                <w:b/>
                <w:color w:val="000000" w:themeColor="text1"/>
                <w:sz w:val="16"/>
                <w:szCs w:val="16"/>
              </w:rPr>
            </w:pPr>
          </w:p>
          <w:p w14:paraId="759100F6" w14:textId="77777777" w:rsidR="00BA4DBF" w:rsidRPr="007B2785" w:rsidRDefault="00BA4DBF" w:rsidP="00BA4DBF">
            <w:pPr>
              <w:spacing w:after="0"/>
              <w:rPr>
                <w:b/>
                <w:color w:val="000000" w:themeColor="text1"/>
                <w:sz w:val="16"/>
                <w:szCs w:val="16"/>
              </w:rPr>
            </w:pPr>
          </w:p>
          <w:p w14:paraId="56DED613" w14:textId="77777777" w:rsidR="00BA4DBF" w:rsidRPr="007B2785" w:rsidRDefault="00BA4DBF" w:rsidP="00BA4DBF">
            <w:pPr>
              <w:spacing w:after="0"/>
              <w:rPr>
                <w:b/>
                <w:color w:val="000000" w:themeColor="text1"/>
                <w:sz w:val="16"/>
                <w:szCs w:val="16"/>
              </w:rPr>
            </w:pPr>
          </w:p>
          <w:p w14:paraId="3DC788B8" w14:textId="77777777" w:rsidR="00BA4DBF" w:rsidRPr="007B2785" w:rsidRDefault="00BA4DBF" w:rsidP="00BA4DBF">
            <w:pPr>
              <w:spacing w:after="0"/>
              <w:rPr>
                <w:b/>
                <w:color w:val="000000" w:themeColor="text1"/>
                <w:sz w:val="16"/>
                <w:szCs w:val="16"/>
              </w:rPr>
            </w:pPr>
          </w:p>
          <w:p w14:paraId="2AD4D150" w14:textId="77777777" w:rsidR="00BA4DBF" w:rsidRPr="007B2785" w:rsidRDefault="00BA4DBF" w:rsidP="00BA4DBF">
            <w:pPr>
              <w:spacing w:after="0"/>
              <w:rPr>
                <w:b/>
                <w:color w:val="000000" w:themeColor="text1"/>
                <w:sz w:val="16"/>
                <w:szCs w:val="16"/>
              </w:rPr>
            </w:pPr>
          </w:p>
        </w:tc>
        <w:tc>
          <w:tcPr>
            <w:tcW w:w="1134" w:type="dxa"/>
            <w:vAlign w:val="bottom"/>
          </w:tcPr>
          <w:p w14:paraId="416EB511" w14:textId="77777777" w:rsidR="00BA4DBF" w:rsidRPr="007B2785" w:rsidRDefault="00BA4DBF" w:rsidP="00BA4DBF">
            <w:pPr>
              <w:spacing w:after="0"/>
              <w:rPr>
                <w:color w:val="000000" w:themeColor="text1"/>
                <w:sz w:val="16"/>
                <w:szCs w:val="16"/>
              </w:rPr>
            </w:pPr>
            <w:r w:rsidRPr="007B2785">
              <w:rPr>
                <w:color w:val="000000" w:themeColor="text1"/>
                <w:sz w:val="16"/>
                <w:szCs w:val="16"/>
              </w:rPr>
              <w:t>2016-25</w:t>
            </w:r>
          </w:p>
        </w:tc>
        <w:tc>
          <w:tcPr>
            <w:tcW w:w="992" w:type="dxa"/>
            <w:vAlign w:val="bottom"/>
          </w:tcPr>
          <w:p w14:paraId="4F252032" w14:textId="77777777" w:rsidR="00BA4DBF" w:rsidRPr="007B2785" w:rsidRDefault="00BA4DBF" w:rsidP="00BA4DBF">
            <w:pPr>
              <w:spacing w:after="0"/>
              <w:rPr>
                <w:color w:val="000000" w:themeColor="text1"/>
                <w:sz w:val="16"/>
                <w:szCs w:val="16"/>
              </w:rPr>
            </w:pPr>
            <w:r w:rsidRPr="007B2785">
              <w:rPr>
                <w:color w:val="000000" w:themeColor="text1"/>
                <w:sz w:val="16"/>
                <w:szCs w:val="16"/>
              </w:rPr>
              <w:t>76,000 Anglophones in Nigeria</w:t>
            </w:r>
          </w:p>
          <w:p w14:paraId="5E5101E4" w14:textId="77777777" w:rsidR="00BA4DBF" w:rsidRPr="007B2785" w:rsidRDefault="00BA4DBF" w:rsidP="00BA4DBF">
            <w:pPr>
              <w:spacing w:after="0"/>
              <w:rPr>
                <w:color w:val="000000" w:themeColor="text1"/>
                <w:sz w:val="16"/>
                <w:szCs w:val="16"/>
              </w:rPr>
            </w:pPr>
          </w:p>
          <w:p w14:paraId="64C27EF6" w14:textId="77777777" w:rsidR="00BA4DBF" w:rsidRPr="007B2785" w:rsidRDefault="00BA4DBF" w:rsidP="00BA4DBF">
            <w:pPr>
              <w:spacing w:after="0"/>
              <w:rPr>
                <w:color w:val="000000" w:themeColor="text1"/>
                <w:sz w:val="16"/>
                <w:szCs w:val="16"/>
              </w:rPr>
            </w:pPr>
          </w:p>
          <w:p w14:paraId="148D9C3B" w14:textId="77777777" w:rsidR="00BA4DBF" w:rsidRPr="007B2785" w:rsidRDefault="00BA4DBF" w:rsidP="00BA4DBF">
            <w:pPr>
              <w:spacing w:after="0"/>
              <w:rPr>
                <w:color w:val="000000" w:themeColor="text1"/>
                <w:sz w:val="16"/>
                <w:szCs w:val="16"/>
              </w:rPr>
            </w:pPr>
          </w:p>
          <w:p w14:paraId="17AF3663" w14:textId="77777777" w:rsidR="00BA4DBF" w:rsidRPr="007B2785" w:rsidRDefault="00BA4DBF" w:rsidP="00BA4DBF">
            <w:pPr>
              <w:spacing w:after="0"/>
              <w:rPr>
                <w:color w:val="000000" w:themeColor="text1"/>
                <w:sz w:val="16"/>
                <w:szCs w:val="16"/>
              </w:rPr>
            </w:pPr>
          </w:p>
          <w:p w14:paraId="37C63B39" w14:textId="77777777" w:rsidR="00BA4DBF" w:rsidRPr="007B2785" w:rsidRDefault="00BA4DBF" w:rsidP="00BA4DBF">
            <w:pPr>
              <w:spacing w:after="0"/>
              <w:rPr>
                <w:color w:val="000000" w:themeColor="text1"/>
                <w:sz w:val="16"/>
                <w:szCs w:val="16"/>
              </w:rPr>
            </w:pPr>
          </w:p>
        </w:tc>
        <w:tc>
          <w:tcPr>
            <w:tcW w:w="992" w:type="dxa"/>
          </w:tcPr>
          <w:p w14:paraId="4ADAC995"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European Commission. (2025). Cameroon – Crisis factsheet (Humanitarian Aid Operations). Brussels: EC Directorate-General ECHO.</w:t>
            </w:r>
          </w:p>
        </w:tc>
        <w:tc>
          <w:tcPr>
            <w:tcW w:w="993" w:type="dxa"/>
            <w:vAlign w:val="bottom"/>
          </w:tcPr>
          <w:p w14:paraId="467424BB" w14:textId="77777777" w:rsidR="00BA4DBF" w:rsidRPr="007B2785" w:rsidRDefault="00BA4DBF" w:rsidP="00BA4DBF">
            <w:pPr>
              <w:spacing w:after="0"/>
              <w:rPr>
                <w:color w:val="000000" w:themeColor="text1"/>
                <w:sz w:val="16"/>
                <w:szCs w:val="16"/>
              </w:rPr>
            </w:pPr>
            <w:r w:rsidRPr="007B2785">
              <w:rPr>
                <w:color w:val="000000" w:themeColor="text1"/>
                <w:sz w:val="16"/>
                <w:szCs w:val="16"/>
              </w:rPr>
              <w:t>960,000 people displaced (both IDP’s and those who crossed an international)</w:t>
            </w:r>
          </w:p>
        </w:tc>
        <w:tc>
          <w:tcPr>
            <w:tcW w:w="1134" w:type="dxa"/>
          </w:tcPr>
          <w:p w14:paraId="70B1FE56"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https://refugees.org/timeline-cameroon-the-anglophone-crisis/#:~:text=Since%202016%2C%20people%20in%20Cameroon,60%2C000%20people%20to%20flee%20abroad.</w:t>
            </w:r>
          </w:p>
        </w:tc>
        <w:tc>
          <w:tcPr>
            <w:tcW w:w="1701" w:type="dxa"/>
            <w:shd w:val="clear" w:color="auto" w:fill="E6E6E6"/>
          </w:tcPr>
          <w:p w14:paraId="7777125D" w14:textId="77777777" w:rsidR="00BA4DBF" w:rsidRPr="007B2785" w:rsidRDefault="00BA4DBF" w:rsidP="00BA4DBF">
            <w:pPr>
              <w:spacing w:after="0"/>
              <w:rPr>
                <w:color w:val="000000" w:themeColor="text1"/>
                <w:sz w:val="16"/>
                <w:szCs w:val="16"/>
              </w:rPr>
            </w:pPr>
            <w:r w:rsidRPr="007B2785">
              <w:rPr>
                <w:color w:val="000000" w:themeColor="text1"/>
                <w:sz w:val="16"/>
                <w:szCs w:val="16"/>
              </w:rPr>
              <w:t>656,000</w:t>
            </w:r>
          </w:p>
          <w:p w14:paraId="2E0873FF" w14:textId="77777777" w:rsidR="00BA4DBF" w:rsidRPr="007B2785" w:rsidRDefault="00BA4DBF" w:rsidP="00BA4DBF">
            <w:pPr>
              <w:spacing w:after="0"/>
              <w:rPr>
                <w:color w:val="000000" w:themeColor="text1"/>
                <w:sz w:val="16"/>
                <w:szCs w:val="16"/>
              </w:rPr>
            </w:pPr>
          </w:p>
          <w:p w14:paraId="1556BB02" w14:textId="77777777" w:rsidR="00BA4DBF" w:rsidRPr="007B2785" w:rsidRDefault="00BA4DBF" w:rsidP="00BA4DBF">
            <w:pPr>
              <w:spacing w:after="0"/>
              <w:rPr>
                <w:color w:val="000000" w:themeColor="text1"/>
                <w:sz w:val="16"/>
                <w:szCs w:val="16"/>
              </w:rPr>
            </w:pPr>
            <w:r w:rsidRPr="007B2785">
              <w:rPr>
                <w:color w:val="000000" w:themeColor="text1"/>
                <w:sz w:val="16"/>
                <w:szCs w:val="16"/>
              </w:rPr>
              <w:t>Including:</w:t>
            </w:r>
          </w:p>
          <w:p w14:paraId="3B50E623" w14:textId="77777777" w:rsidR="00BA4DBF" w:rsidRPr="007B2785" w:rsidRDefault="00BA4DBF" w:rsidP="00BA4DBF">
            <w:pPr>
              <w:spacing w:after="0"/>
              <w:rPr>
                <w:color w:val="000000" w:themeColor="text1"/>
                <w:sz w:val="16"/>
                <w:szCs w:val="16"/>
              </w:rPr>
            </w:pPr>
            <w:r w:rsidRPr="007B2785">
              <w:rPr>
                <w:color w:val="000000" w:themeColor="text1"/>
                <w:sz w:val="16"/>
                <w:szCs w:val="16"/>
              </w:rPr>
              <w:t>580,000 IDPs</w:t>
            </w:r>
          </w:p>
          <w:p w14:paraId="29999F36" w14:textId="77777777" w:rsidR="00BA4DBF" w:rsidRPr="007B2785" w:rsidRDefault="00BA4DBF" w:rsidP="00BA4DBF">
            <w:pPr>
              <w:spacing w:after="0"/>
              <w:rPr>
                <w:color w:val="000000" w:themeColor="text1"/>
                <w:sz w:val="16"/>
                <w:szCs w:val="16"/>
              </w:rPr>
            </w:pPr>
            <w:r w:rsidRPr="007B2785">
              <w:rPr>
                <w:color w:val="000000" w:themeColor="text1"/>
                <w:sz w:val="16"/>
                <w:szCs w:val="16"/>
              </w:rPr>
              <w:t>76,000 refugees</w:t>
            </w:r>
          </w:p>
          <w:p w14:paraId="057DB3F0" w14:textId="77777777" w:rsidR="00BA4DBF" w:rsidRPr="007B2785" w:rsidRDefault="00BA4DBF" w:rsidP="00BA4DBF">
            <w:pPr>
              <w:spacing w:after="0"/>
              <w:rPr>
                <w:color w:val="000000" w:themeColor="text1"/>
                <w:sz w:val="16"/>
                <w:szCs w:val="16"/>
              </w:rPr>
            </w:pPr>
          </w:p>
          <w:p w14:paraId="426C9F15" w14:textId="77777777" w:rsidR="00BA4DBF" w:rsidRPr="007B2785" w:rsidRDefault="00BA4DBF" w:rsidP="00BA4DBF">
            <w:pPr>
              <w:spacing w:after="0"/>
              <w:rPr>
                <w:color w:val="000000" w:themeColor="text1"/>
                <w:sz w:val="16"/>
                <w:szCs w:val="16"/>
              </w:rPr>
            </w:pPr>
            <w:r w:rsidRPr="007B2785">
              <w:rPr>
                <w:color w:val="000000" w:themeColor="text1"/>
                <w:sz w:val="16"/>
                <w:szCs w:val="16"/>
              </w:rPr>
              <w:t>Almost all in Nigeria</w:t>
            </w:r>
          </w:p>
        </w:tc>
        <w:tc>
          <w:tcPr>
            <w:tcW w:w="1842" w:type="dxa"/>
            <w:shd w:val="clear" w:color="auto" w:fill="E6E6E6"/>
          </w:tcPr>
          <w:p w14:paraId="5C1FB880" w14:textId="77777777" w:rsidR="00BA4DBF" w:rsidRPr="007B2785" w:rsidRDefault="00BA4DBF" w:rsidP="00BA4DBF">
            <w:pPr>
              <w:spacing w:after="0"/>
              <w:rPr>
                <w:color w:val="000000" w:themeColor="text1"/>
                <w:sz w:val="16"/>
                <w:szCs w:val="16"/>
              </w:rPr>
            </w:pPr>
            <w:r w:rsidRPr="007B2785">
              <w:rPr>
                <w:color w:val="000000" w:themeColor="text1"/>
                <w:sz w:val="16"/>
                <w:szCs w:val="16"/>
              </w:rPr>
              <w:t>European Commission. (2025). Cameroon – Crisis factsheet (Humanitarian Aid Operations). Brussels: EC Directorate-General ECHO.</w:t>
            </w:r>
          </w:p>
          <w:p w14:paraId="47F5F877" w14:textId="77777777" w:rsidR="00BA4DBF" w:rsidRPr="007B2785" w:rsidRDefault="00BA4DBF" w:rsidP="00BA4DBF">
            <w:pPr>
              <w:spacing w:after="0"/>
              <w:rPr>
                <w:color w:val="000000" w:themeColor="text1"/>
                <w:sz w:val="16"/>
                <w:szCs w:val="16"/>
              </w:rPr>
            </w:pPr>
          </w:p>
          <w:p w14:paraId="4249D1A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U.S. Committee for Refugees and Immigrants (USCRI). (2023). </w:t>
            </w:r>
            <w:r w:rsidRPr="007B2785">
              <w:rPr>
                <w:i/>
                <w:color w:val="000000" w:themeColor="text1"/>
                <w:sz w:val="16"/>
                <w:szCs w:val="16"/>
              </w:rPr>
              <w:t>Backgrounder: Sahrawi Refugees and Western Sahara</w:t>
            </w:r>
            <w:r w:rsidRPr="007B2785">
              <w:rPr>
                <w:color w:val="000000" w:themeColor="text1"/>
                <w:sz w:val="16"/>
                <w:szCs w:val="16"/>
              </w:rPr>
              <w:t>. Washington, DC: USCRI.</w:t>
            </w:r>
          </w:p>
        </w:tc>
        <w:tc>
          <w:tcPr>
            <w:tcW w:w="1843" w:type="dxa"/>
          </w:tcPr>
          <w:p w14:paraId="24FC1CFA" w14:textId="77777777" w:rsidR="00BA4DBF" w:rsidRPr="007B2785" w:rsidRDefault="00BA4DBF" w:rsidP="00BA4DBF">
            <w:pPr>
              <w:spacing w:after="0"/>
              <w:rPr>
                <w:color w:val="000000" w:themeColor="text1"/>
                <w:sz w:val="16"/>
                <w:szCs w:val="16"/>
              </w:rPr>
            </w:pPr>
            <w:r w:rsidRPr="007B2785">
              <w:rPr>
                <w:color w:val="000000" w:themeColor="text1"/>
                <w:sz w:val="16"/>
                <w:szCs w:val="16"/>
              </w:rPr>
              <w:t>could not find helpful IOM and UNICEF data on this episode specifically.</w:t>
            </w:r>
          </w:p>
        </w:tc>
        <w:tc>
          <w:tcPr>
            <w:tcW w:w="1985" w:type="dxa"/>
          </w:tcPr>
          <w:p w14:paraId="76F07696" w14:textId="77777777" w:rsidR="00BA4DBF" w:rsidRPr="007B2785" w:rsidRDefault="00BA4DBF" w:rsidP="00BA4DBF">
            <w:pPr>
              <w:spacing w:after="0"/>
              <w:rPr>
                <w:color w:val="000000" w:themeColor="text1"/>
                <w:sz w:val="16"/>
                <w:szCs w:val="16"/>
              </w:rPr>
            </w:pPr>
          </w:p>
          <w:p w14:paraId="02025B8C" w14:textId="77777777" w:rsidR="00BA4DBF" w:rsidRPr="007B2785" w:rsidRDefault="00BA4DBF" w:rsidP="00BA4DBF">
            <w:pPr>
              <w:spacing w:after="0"/>
              <w:rPr>
                <w:color w:val="000000" w:themeColor="text1"/>
                <w:sz w:val="16"/>
                <w:szCs w:val="16"/>
              </w:rPr>
            </w:pPr>
          </w:p>
          <w:p w14:paraId="2F7EB17F" w14:textId="77777777" w:rsidR="00BA4DBF" w:rsidRPr="007B2785" w:rsidRDefault="00BA4DBF" w:rsidP="00BA4DBF">
            <w:pPr>
              <w:spacing w:after="0"/>
              <w:rPr>
                <w:color w:val="000000" w:themeColor="text1"/>
                <w:sz w:val="16"/>
                <w:szCs w:val="16"/>
              </w:rPr>
            </w:pPr>
            <w:r w:rsidRPr="007B2785">
              <w:rPr>
                <w:color w:val="000000" w:themeColor="text1"/>
                <w:sz w:val="16"/>
                <w:szCs w:val="16"/>
              </w:rPr>
              <w:t>Refugees from the North-West and South-West regions of Cameroon have mostly settled in border states of Nigeria (Cross River, Benue, Taraba, etc.),</w:t>
            </w:r>
          </w:p>
        </w:tc>
      </w:tr>
      <w:tr w:rsidR="00BA4DBF" w:rsidRPr="007B2785" w14:paraId="7C1993CC" w14:textId="77777777" w:rsidTr="0055457E">
        <w:tc>
          <w:tcPr>
            <w:tcW w:w="1412" w:type="dxa"/>
            <w:gridSpan w:val="2"/>
            <w:vAlign w:val="bottom"/>
          </w:tcPr>
          <w:p w14:paraId="13D46FAE"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Uyghur forced migrations </w:t>
            </w:r>
          </w:p>
        </w:tc>
        <w:tc>
          <w:tcPr>
            <w:tcW w:w="1134" w:type="dxa"/>
            <w:vAlign w:val="bottom"/>
          </w:tcPr>
          <w:p w14:paraId="57CD168A" w14:textId="77777777" w:rsidR="00BA4DBF" w:rsidRPr="007B2785" w:rsidRDefault="00BA4DBF" w:rsidP="00BA4DBF">
            <w:pPr>
              <w:spacing w:after="0"/>
              <w:rPr>
                <w:color w:val="000000" w:themeColor="text1"/>
                <w:sz w:val="16"/>
                <w:szCs w:val="16"/>
              </w:rPr>
            </w:pPr>
            <w:r w:rsidRPr="007B2785">
              <w:rPr>
                <w:color w:val="000000" w:themeColor="text1"/>
                <w:sz w:val="16"/>
                <w:szCs w:val="16"/>
              </w:rPr>
              <w:t>2017-25</w:t>
            </w:r>
          </w:p>
        </w:tc>
        <w:tc>
          <w:tcPr>
            <w:tcW w:w="992" w:type="dxa"/>
            <w:vAlign w:val="bottom"/>
          </w:tcPr>
          <w:p w14:paraId="71E68C0A" w14:textId="125048BC" w:rsidR="00BA4DBF" w:rsidRPr="007B2785" w:rsidRDefault="00BA4DBF" w:rsidP="00BA4DBF">
            <w:pPr>
              <w:pBdr>
                <w:top w:val="nil"/>
                <w:left w:val="nil"/>
                <w:bottom w:val="nil"/>
                <w:right w:val="nil"/>
                <w:between w:val="nil"/>
              </w:pBdr>
              <w:spacing w:after="0"/>
              <w:rPr>
                <w:color w:val="000000" w:themeColor="text1"/>
                <w:sz w:val="16"/>
                <w:szCs w:val="16"/>
              </w:rPr>
            </w:pPr>
            <w:r w:rsidRPr="007B2785">
              <w:rPr>
                <w:color w:val="000000" w:themeColor="text1"/>
                <w:sz w:val="16"/>
                <w:szCs w:val="16"/>
              </w:rPr>
              <w:t>n/a</w:t>
            </w:r>
          </w:p>
        </w:tc>
        <w:tc>
          <w:tcPr>
            <w:tcW w:w="992" w:type="dxa"/>
          </w:tcPr>
          <w:p w14:paraId="349748A8" w14:textId="57E482C0" w:rsidR="00BA4DBF" w:rsidRPr="007B2785" w:rsidRDefault="00BA4DBF" w:rsidP="00BA4DBF">
            <w:pPr>
              <w:spacing w:after="0"/>
              <w:ind w:left="27"/>
              <w:rPr>
                <w:color w:val="000000" w:themeColor="text1"/>
                <w:sz w:val="16"/>
                <w:szCs w:val="16"/>
              </w:rPr>
            </w:pPr>
            <w:r w:rsidRPr="007B2785">
              <w:rPr>
                <w:color w:val="000000" w:themeColor="text1"/>
                <w:sz w:val="16"/>
                <w:szCs w:val="16"/>
              </w:rPr>
              <w:t>n/a</w:t>
            </w:r>
          </w:p>
        </w:tc>
        <w:tc>
          <w:tcPr>
            <w:tcW w:w="993" w:type="dxa"/>
            <w:vAlign w:val="bottom"/>
          </w:tcPr>
          <w:p w14:paraId="2ACB1399" w14:textId="7120B5A6" w:rsidR="00BA4DBF" w:rsidRPr="007B2785" w:rsidRDefault="00BA4DBF" w:rsidP="00BA4DBF">
            <w:pPr>
              <w:spacing w:after="0"/>
              <w:rPr>
                <w:color w:val="000000" w:themeColor="text1"/>
                <w:sz w:val="16"/>
                <w:szCs w:val="16"/>
              </w:rPr>
            </w:pPr>
            <w:r w:rsidRPr="007B2785">
              <w:rPr>
                <w:color w:val="000000" w:themeColor="text1"/>
                <w:sz w:val="16"/>
                <w:szCs w:val="16"/>
              </w:rPr>
              <w:t>n/a</w:t>
            </w:r>
          </w:p>
        </w:tc>
        <w:tc>
          <w:tcPr>
            <w:tcW w:w="1134" w:type="dxa"/>
          </w:tcPr>
          <w:p w14:paraId="4BBBA1C2" w14:textId="14CB869B" w:rsidR="00BA4DBF" w:rsidRPr="007B2785" w:rsidRDefault="00BA4DBF" w:rsidP="00BA4DBF">
            <w:pPr>
              <w:spacing w:after="0"/>
              <w:rPr>
                <w:color w:val="000000" w:themeColor="text1"/>
                <w:sz w:val="16"/>
                <w:szCs w:val="16"/>
              </w:rPr>
            </w:pPr>
            <w:r w:rsidRPr="007B2785">
              <w:rPr>
                <w:color w:val="000000" w:themeColor="text1"/>
                <w:sz w:val="16"/>
                <w:szCs w:val="16"/>
              </w:rPr>
              <w:t>n/a</w:t>
            </w:r>
          </w:p>
        </w:tc>
        <w:tc>
          <w:tcPr>
            <w:tcW w:w="1701" w:type="dxa"/>
            <w:shd w:val="clear" w:color="auto" w:fill="E6E6E6"/>
          </w:tcPr>
          <w:p w14:paraId="78396CC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could not find data on IDP’s in China, but the internationally displaced are at about 500,000 people </w:t>
            </w:r>
          </w:p>
        </w:tc>
        <w:tc>
          <w:tcPr>
            <w:tcW w:w="1842" w:type="dxa"/>
            <w:shd w:val="clear" w:color="auto" w:fill="E6E6E6"/>
          </w:tcPr>
          <w:p w14:paraId="4E0E5426"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https://freedomhouse.org/article/looking-home-around-world-uyghur-diaspora-and-its-needs#:~:text=Waves%20of%20repression%2C%20waves%20of,Uyghurs'%20passports%20and%20committing%20atrocities.</w:t>
            </w:r>
          </w:p>
        </w:tc>
        <w:tc>
          <w:tcPr>
            <w:tcW w:w="1843" w:type="dxa"/>
          </w:tcPr>
          <w:p w14:paraId="16BF1172" w14:textId="77777777" w:rsidR="00BA4DBF" w:rsidRPr="007B2785" w:rsidRDefault="00BA4DBF" w:rsidP="00BA4DBF">
            <w:pPr>
              <w:spacing w:after="0"/>
              <w:rPr>
                <w:color w:val="000000" w:themeColor="text1"/>
                <w:sz w:val="16"/>
                <w:szCs w:val="16"/>
              </w:rPr>
            </w:pPr>
          </w:p>
        </w:tc>
        <w:tc>
          <w:tcPr>
            <w:tcW w:w="1985" w:type="dxa"/>
          </w:tcPr>
          <w:p w14:paraId="3B0CFB83"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500-1000 asylum cases pending in US - </w:t>
            </w:r>
            <w:hyperlink r:id="rId217">
              <w:r w:rsidRPr="007B2785">
                <w:rPr>
                  <w:color w:val="000000" w:themeColor="text1"/>
                  <w:sz w:val="16"/>
                  <w:szCs w:val="16"/>
                  <w:u w:val="single"/>
                </w:rPr>
                <w:t>Source</w:t>
              </w:r>
            </w:hyperlink>
            <w:r w:rsidRPr="007B2785">
              <w:rPr>
                <w:color w:val="000000" w:themeColor="text1"/>
                <w:sz w:val="16"/>
                <w:szCs w:val="16"/>
              </w:rPr>
              <w:br/>
            </w:r>
            <w:r w:rsidRPr="007B2785">
              <w:rPr>
                <w:color w:val="000000" w:themeColor="text1"/>
                <w:sz w:val="16"/>
                <w:szCs w:val="16"/>
              </w:rPr>
              <w:br/>
              <w:t xml:space="preserve">48 Men detained in Thailand - </w:t>
            </w:r>
            <w:hyperlink r:id="rId218">
              <w:r w:rsidRPr="007B2785">
                <w:rPr>
                  <w:color w:val="000000" w:themeColor="text1"/>
                  <w:sz w:val="16"/>
                  <w:szCs w:val="16"/>
                  <w:u w:val="single"/>
                </w:rPr>
                <w:t>Source</w:t>
              </w:r>
            </w:hyperlink>
            <w:r w:rsidRPr="007B2785">
              <w:rPr>
                <w:color w:val="000000" w:themeColor="text1"/>
                <w:sz w:val="16"/>
                <w:szCs w:val="16"/>
              </w:rPr>
              <w:br/>
            </w:r>
            <w:r w:rsidRPr="007B2785">
              <w:rPr>
                <w:color w:val="000000" w:themeColor="text1"/>
                <w:sz w:val="16"/>
                <w:szCs w:val="16"/>
              </w:rPr>
              <w:br/>
              <w:t xml:space="preserve">3.2 Million Forced </w:t>
            </w:r>
            <w:proofErr w:type="spellStart"/>
            <w:r w:rsidRPr="007B2785">
              <w:rPr>
                <w:color w:val="000000" w:themeColor="text1"/>
                <w:sz w:val="16"/>
                <w:szCs w:val="16"/>
              </w:rPr>
              <w:t>labour</w:t>
            </w:r>
            <w:proofErr w:type="spellEnd"/>
            <w:r w:rsidRPr="007B2785">
              <w:rPr>
                <w:color w:val="000000" w:themeColor="text1"/>
                <w:sz w:val="16"/>
                <w:szCs w:val="16"/>
              </w:rPr>
              <w:t xml:space="preserve"> transfer </w:t>
            </w:r>
            <w:hyperlink r:id="rId219">
              <w:r w:rsidRPr="007B2785">
                <w:rPr>
                  <w:color w:val="000000" w:themeColor="text1"/>
                  <w:sz w:val="16"/>
                  <w:szCs w:val="16"/>
                  <w:u w:val="single"/>
                </w:rPr>
                <w:t>Source</w:t>
              </w:r>
            </w:hyperlink>
            <w:r w:rsidRPr="007B2785">
              <w:rPr>
                <w:color w:val="000000" w:themeColor="text1"/>
                <w:sz w:val="16"/>
                <w:szCs w:val="16"/>
              </w:rPr>
              <w:t xml:space="preserve"> -</w:t>
            </w:r>
            <w:r w:rsidRPr="007B2785">
              <w:rPr>
                <w:color w:val="000000" w:themeColor="text1"/>
                <w:sz w:val="16"/>
                <w:szCs w:val="16"/>
                <w:highlight w:val="white"/>
              </w:rPr>
              <w:t xml:space="preserve"> </w:t>
            </w:r>
            <w:r w:rsidRPr="007B2785">
              <w:rPr>
                <w:color w:val="000000" w:themeColor="text1"/>
                <w:sz w:val="16"/>
                <w:szCs w:val="16"/>
              </w:rPr>
              <w:t>Murphy, L. (2023). Forced labor in the Uyghur region: the evidence. p.3</w:t>
            </w:r>
          </w:p>
        </w:tc>
      </w:tr>
      <w:tr w:rsidR="00BA4DBF" w:rsidRPr="007B2785" w14:paraId="2F47AC4B" w14:textId="77777777" w:rsidTr="0055457E">
        <w:tc>
          <w:tcPr>
            <w:tcW w:w="1412" w:type="dxa"/>
            <w:gridSpan w:val="2"/>
            <w:vAlign w:val="bottom"/>
          </w:tcPr>
          <w:p w14:paraId="7C47F6B0"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t xml:space="preserve">Tigray War </w:t>
            </w:r>
          </w:p>
        </w:tc>
        <w:tc>
          <w:tcPr>
            <w:tcW w:w="1134" w:type="dxa"/>
            <w:vAlign w:val="bottom"/>
          </w:tcPr>
          <w:p w14:paraId="6FCFA842" w14:textId="77777777" w:rsidR="00BA4DBF" w:rsidRPr="007B2785" w:rsidRDefault="00BA4DBF" w:rsidP="00BA4DBF">
            <w:pPr>
              <w:spacing w:after="0"/>
              <w:rPr>
                <w:color w:val="000000" w:themeColor="text1"/>
                <w:sz w:val="16"/>
                <w:szCs w:val="16"/>
              </w:rPr>
            </w:pPr>
            <w:r w:rsidRPr="007B2785">
              <w:rPr>
                <w:color w:val="000000" w:themeColor="text1"/>
                <w:sz w:val="16"/>
                <w:szCs w:val="16"/>
              </w:rPr>
              <w:t>2020-5</w:t>
            </w:r>
          </w:p>
        </w:tc>
        <w:tc>
          <w:tcPr>
            <w:tcW w:w="992" w:type="dxa"/>
            <w:vAlign w:val="bottom"/>
          </w:tcPr>
          <w:p w14:paraId="0C76E297" w14:textId="77777777" w:rsidR="00BA4DBF" w:rsidRPr="007B2785" w:rsidRDefault="00BA4DBF" w:rsidP="00BA4DBF">
            <w:pPr>
              <w:spacing w:after="0"/>
              <w:rPr>
                <w:color w:val="000000" w:themeColor="text1"/>
                <w:sz w:val="16"/>
                <w:szCs w:val="16"/>
              </w:rPr>
            </w:pPr>
            <w:r w:rsidRPr="007B2785">
              <w:rPr>
                <w:color w:val="000000" w:themeColor="text1"/>
                <w:sz w:val="16"/>
                <w:szCs w:val="16"/>
              </w:rPr>
              <w:t>1.05 million displaced (15% of the 7 million people population)</w:t>
            </w:r>
          </w:p>
        </w:tc>
        <w:tc>
          <w:tcPr>
            <w:tcW w:w="992" w:type="dxa"/>
          </w:tcPr>
          <w:p w14:paraId="47DF8303"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https://africacenter.org/spotlight/rising-tensions-tigray/</w:t>
            </w:r>
          </w:p>
        </w:tc>
        <w:tc>
          <w:tcPr>
            <w:tcW w:w="993" w:type="dxa"/>
            <w:vAlign w:val="bottom"/>
          </w:tcPr>
          <w:p w14:paraId="64B1E0DB" w14:textId="77777777" w:rsidR="00BA4DBF" w:rsidRPr="007B2785" w:rsidRDefault="00BA4DBF" w:rsidP="00BA4DBF">
            <w:pPr>
              <w:spacing w:after="0"/>
              <w:rPr>
                <w:color w:val="000000" w:themeColor="text1"/>
                <w:sz w:val="16"/>
                <w:szCs w:val="16"/>
              </w:rPr>
            </w:pPr>
            <w:r w:rsidRPr="007B2785">
              <w:rPr>
                <w:color w:val="000000" w:themeColor="text1"/>
                <w:sz w:val="16"/>
                <w:szCs w:val="16"/>
              </w:rPr>
              <w:t>over 2 million according to Human Rights Watch</w:t>
            </w:r>
          </w:p>
        </w:tc>
        <w:tc>
          <w:tcPr>
            <w:tcW w:w="1134" w:type="dxa"/>
          </w:tcPr>
          <w:p w14:paraId="170C1870" w14:textId="77777777" w:rsidR="00BA4DBF" w:rsidRPr="007B2785" w:rsidRDefault="00BA4DBF" w:rsidP="00BA4DBF">
            <w:pPr>
              <w:tabs>
                <w:tab w:val="left" w:pos="5550"/>
              </w:tabs>
              <w:spacing w:after="0"/>
              <w:rPr>
                <w:color w:val="000000" w:themeColor="text1"/>
                <w:sz w:val="16"/>
                <w:szCs w:val="16"/>
              </w:rPr>
            </w:pPr>
            <w:r w:rsidRPr="007B2785">
              <w:rPr>
                <w:color w:val="000000" w:themeColor="text1"/>
                <w:sz w:val="16"/>
                <w:szCs w:val="16"/>
              </w:rPr>
              <w:t>https://www.hrw.org/tag/tigray-conflict</w:t>
            </w:r>
          </w:p>
        </w:tc>
        <w:tc>
          <w:tcPr>
            <w:tcW w:w="1701" w:type="dxa"/>
            <w:shd w:val="clear" w:color="auto" w:fill="E6E6E6"/>
          </w:tcPr>
          <w:p w14:paraId="46124339" w14:textId="77777777" w:rsidR="00BA4DBF" w:rsidRPr="007B2785" w:rsidRDefault="00BA4DBF" w:rsidP="00BA4DBF">
            <w:pPr>
              <w:spacing w:after="0"/>
              <w:rPr>
                <w:color w:val="000000" w:themeColor="text1"/>
                <w:sz w:val="16"/>
                <w:szCs w:val="16"/>
              </w:rPr>
            </w:pPr>
          </w:p>
          <w:p w14:paraId="45A9C6EF"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3.625.879 </w:t>
            </w:r>
          </w:p>
          <w:p w14:paraId="1D41A7E0" w14:textId="77777777" w:rsidR="00BA4DBF" w:rsidRPr="007B2785" w:rsidRDefault="00BA4DBF" w:rsidP="00BA4DBF">
            <w:pPr>
              <w:spacing w:after="0"/>
              <w:rPr>
                <w:color w:val="000000" w:themeColor="text1"/>
                <w:sz w:val="16"/>
                <w:szCs w:val="16"/>
              </w:rPr>
            </w:pPr>
          </w:p>
          <w:p w14:paraId="7AD2092C" w14:textId="77777777" w:rsidR="00BA4DBF" w:rsidRPr="007B2785" w:rsidRDefault="00BA4DBF" w:rsidP="00BA4DBF">
            <w:pPr>
              <w:spacing w:after="0"/>
              <w:rPr>
                <w:color w:val="000000" w:themeColor="text1"/>
                <w:sz w:val="16"/>
                <w:szCs w:val="16"/>
              </w:rPr>
            </w:pPr>
          </w:p>
          <w:p w14:paraId="66B6E427" w14:textId="77777777" w:rsidR="00BA4DBF" w:rsidRPr="007B2785" w:rsidRDefault="00BA4DBF" w:rsidP="00BA4DBF">
            <w:pPr>
              <w:spacing w:after="0"/>
              <w:rPr>
                <w:color w:val="000000" w:themeColor="text1"/>
                <w:sz w:val="16"/>
                <w:szCs w:val="16"/>
              </w:rPr>
            </w:pPr>
            <w:r w:rsidRPr="007B2785">
              <w:rPr>
                <w:color w:val="000000" w:themeColor="text1"/>
                <w:sz w:val="16"/>
                <w:szCs w:val="16"/>
              </w:rPr>
              <w:t>875,879 refugees</w:t>
            </w:r>
          </w:p>
          <w:p w14:paraId="115BA016"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2,750,000 IDPS </w:t>
            </w:r>
          </w:p>
          <w:p w14:paraId="03191F66" w14:textId="77777777" w:rsidR="00BA4DBF" w:rsidRPr="007B2785" w:rsidRDefault="00BA4DBF" w:rsidP="00BA4DBF">
            <w:pPr>
              <w:spacing w:after="0"/>
              <w:rPr>
                <w:color w:val="000000" w:themeColor="text1"/>
                <w:sz w:val="16"/>
                <w:szCs w:val="16"/>
              </w:rPr>
            </w:pPr>
          </w:p>
        </w:tc>
        <w:tc>
          <w:tcPr>
            <w:tcW w:w="1842" w:type="dxa"/>
            <w:shd w:val="clear" w:color="auto" w:fill="E6E6E6"/>
          </w:tcPr>
          <w:p w14:paraId="75D63064"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UNICEF Ethiopia Humanitarian Situation Report No. 9 – September 2022". </w:t>
            </w:r>
            <w:proofErr w:type="spellStart"/>
            <w:r w:rsidRPr="007B2785">
              <w:rPr>
                <w:color w:val="000000" w:themeColor="text1"/>
                <w:sz w:val="16"/>
                <w:szCs w:val="16"/>
              </w:rPr>
              <w:t>ReliefWeb</w:t>
            </w:r>
            <w:proofErr w:type="spellEnd"/>
            <w:r w:rsidRPr="007B2785">
              <w:rPr>
                <w:color w:val="000000" w:themeColor="text1"/>
                <w:sz w:val="16"/>
                <w:szCs w:val="16"/>
              </w:rPr>
              <w:t>. UNICEF. 29 October 2022. Archived from the original on 30</w:t>
            </w:r>
            <w:r w:rsidRPr="007B2785">
              <w:rPr>
                <w:color w:val="000000" w:themeColor="text1"/>
                <w:sz w:val="16"/>
                <w:szCs w:val="16"/>
              </w:rPr>
              <w:br/>
            </w:r>
            <w:r w:rsidRPr="007B2785">
              <w:rPr>
                <w:color w:val="000000" w:themeColor="text1"/>
                <w:sz w:val="16"/>
                <w:szCs w:val="16"/>
              </w:rPr>
              <w:lastRenderedPageBreak/>
              <w:br/>
            </w:r>
            <w:hyperlink r:id="rId220">
              <w:r w:rsidRPr="007B2785">
                <w:rPr>
                  <w:color w:val="000000" w:themeColor="text1"/>
                  <w:sz w:val="16"/>
                  <w:szCs w:val="16"/>
                  <w:u w:val="single"/>
                </w:rPr>
                <w:t>Source</w:t>
              </w:r>
            </w:hyperlink>
          </w:p>
        </w:tc>
        <w:tc>
          <w:tcPr>
            <w:tcW w:w="1843" w:type="dxa"/>
          </w:tcPr>
          <w:p w14:paraId="350B7035"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875,879 refugees</w:t>
            </w:r>
          </w:p>
          <w:p w14:paraId="12DC5FD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2,750,000 IDPS </w:t>
            </w:r>
          </w:p>
          <w:p w14:paraId="2B54C877" w14:textId="77777777" w:rsidR="00BA4DBF" w:rsidRPr="007B2785" w:rsidRDefault="00BA4DBF" w:rsidP="00BA4DBF">
            <w:pPr>
              <w:spacing w:after="0"/>
              <w:rPr>
                <w:color w:val="000000" w:themeColor="text1"/>
                <w:sz w:val="16"/>
                <w:szCs w:val="16"/>
              </w:rPr>
            </w:pPr>
          </w:p>
          <w:p w14:paraId="6E9B5A84"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"UNICEF Ethiopia Humanitarian Situation Report No. 9 – September 2022". </w:t>
            </w:r>
            <w:proofErr w:type="spellStart"/>
            <w:r w:rsidRPr="007B2785">
              <w:rPr>
                <w:color w:val="000000" w:themeColor="text1"/>
                <w:sz w:val="16"/>
                <w:szCs w:val="16"/>
              </w:rPr>
              <w:t>ReliefWeb</w:t>
            </w:r>
            <w:proofErr w:type="spellEnd"/>
            <w:r w:rsidRPr="007B2785">
              <w:rPr>
                <w:color w:val="000000" w:themeColor="text1"/>
                <w:sz w:val="16"/>
                <w:szCs w:val="16"/>
              </w:rPr>
              <w:t xml:space="preserve">. UNICEF. 29 </w:t>
            </w:r>
            <w:r w:rsidRPr="007B2785">
              <w:rPr>
                <w:color w:val="000000" w:themeColor="text1"/>
                <w:sz w:val="16"/>
                <w:szCs w:val="16"/>
              </w:rPr>
              <w:lastRenderedPageBreak/>
              <w:t>October 2022. Archived from the original on 30</w:t>
            </w:r>
          </w:p>
        </w:tc>
        <w:tc>
          <w:tcPr>
            <w:tcW w:w="1985" w:type="dxa"/>
          </w:tcPr>
          <w:p w14:paraId="0EC86848" w14:textId="77777777" w:rsidR="00BA4DBF" w:rsidRPr="007B2785" w:rsidRDefault="00BA4DBF" w:rsidP="00BA4DBF">
            <w:pPr>
              <w:spacing w:after="0"/>
              <w:rPr>
                <w:color w:val="000000" w:themeColor="text1"/>
                <w:sz w:val="16"/>
                <w:szCs w:val="16"/>
              </w:rPr>
            </w:pPr>
            <w:r w:rsidRPr="007B2785">
              <w:rPr>
                <w:color w:val="000000" w:themeColor="text1"/>
                <w:sz w:val="16"/>
                <w:szCs w:val="16"/>
              </w:rPr>
              <w:lastRenderedPageBreak/>
              <w:t>The Ethiopian government also used large-scale resettlement in its battle</w:t>
            </w:r>
          </w:p>
          <w:p w14:paraId="26B08BD3" w14:textId="731908BA" w:rsidR="00BA4DBF" w:rsidRPr="007B2785" w:rsidRDefault="00BA4DBF" w:rsidP="00BA4DBF">
            <w:pPr>
              <w:spacing w:after="0"/>
              <w:rPr>
                <w:color w:val="000000" w:themeColor="text1"/>
                <w:sz w:val="16"/>
                <w:szCs w:val="16"/>
              </w:rPr>
            </w:pPr>
            <w:r w:rsidRPr="007B2785">
              <w:rPr>
                <w:color w:val="000000" w:themeColor="text1"/>
                <w:sz w:val="16"/>
                <w:szCs w:val="16"/>
              </w:rPr>
              <w:t xml:space="preserve">To crush the guerrilla insurgency in Tigre. From 1984 To 1986, Between 700,000 And 800,000 People were uprooted and </w:t>
            </w:r>
            <w:r w:rsidRPr="007B2785">
              <w:rPr>
                <w:color w:val="000000" w:themeColor="text1"/>
                <w:sz w:val="16"/>
                <w:szCs w:val="16"/>
              </w:rPr>
              <w:lastRenderedPageBreak/>
              <w:t>relocated to government-controlled</w:t>
            </w:r>
          </w:p>
          <w:p w14:paraId="49403986" w14:textId="1B977B8D" w:rsidR="00BA4DBF" w:rsidRPr="007B2785" w:rsidRDefault="00BA4DBF" w:rsidP="00BA4DBF">
            <w:pPr>
              <w:spacing w:after="0"/>
              <w:rPr>
                <w:color w:val="000000" w:themeColor="text1"/>
                <w:sz w:val="16"/>
                <w:szCs w:val="16"/>
              </w:rPr>
            </w:pPr>
            <w:r w:rsidRPr="007B2785">
              <w:rPr>
                <w:color w:val="000000" w:themeColor="text1"/>
                <w:sz w:val="16"/>
                <w:szCs w:val="16"/>
              </w:rPr>
              <w:t>villages and camps. Between 50,000 And 200,000 Are believed to have perished (Valentino 2004, p.203).</w:t>
            </w:r>
          </w:p>
          <w:p w14:paraId="3FEB9761" w14:textId="77777777" w:rsidR="00BA4DBF" w:rsidRPr="007B2785" w:rsidRDefault="00BA4DBF" w:rsidP="00BA4DBF">
            <w:pPr>
              <w:spacing w:after="0"/>
              <w:rPr>
                <w:color w:val="000000" w:themeColor="text1"/>
                <w:sz w:val="16"/>
                <w:szCs w:val="16"/>
              </w:rPr>
            </w:pPr>
          </w:p>
          <w:p w14:paraId="19DB945A" w14:textId="3F2F2FAF" w:rsidR="00BA4DBF" w:rsidRPr="007B2785" w:rsidRDefault="00BA4DBF" w:rsidP="00BA4DBF">
            <w:pPr>
              <w:spacing w:after="0"/>
              <w:rPr>
                <w:color w:val="000000" w:themeColor="text1"/>
                <w:sz w:val="16"/>
                <w:szCs w:val="16"/>
              </w:rPr>
            </w:pPr>
            <w:r w:rsidRPr="007B2785">
              <w:rPr>
                <w:color w:val="000000" w:themeColor="text1"/>
                <w:sz w:val="16"/>
                <w:szCs w:val="16"/>
              </w:rPr>
              <w:t>Peak year: 2021. Displaced: Over 2.1 million people were internally displaced within Tigray and ~60,000 refugees fled to Sudan</w:t>
            </w:r>
          </w:p>
          <w:p w14:paraId="17D70781" w14:textId="77777777" w:rsidR="00BA4DBF" w:rsidRPr="007B2785" w:rsidRDefault="00BA4DBF" w:rsidP="00BA4DBF">
            <w:pPr>
              <w:spacing w:after="0"/>
              <w:rPr>
                <w:color w:val="000000" w:themeColor="text1"/>
                <w:sz w:val="16"/>
                <w:szCs w:val="16"/>
              </w:rPr>
            </w:pPr>
          </w:p>
        </w:tc>
      </w:tr>
      <w:tr w:rsidR="00BA4DBF" w:rsidRPr="007B2785" w14:paraId="56A4E939" w14:textId="77777777" w:rsidTr="0055457E">
        <w:tc>
          <w:tcPr>
            <w:tcW w:w="1412" w:type="dxa"/>
            <w:gridSpan w:val="2"/>
            <w:vAlign w:val="bottom"/>
          </w:tcPr>
          <w:p w14:paraId="6BA97736"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lastRenderedPageBreak/>
              <w:t>Cuban exodus II</w:t>
            </w:r>
          </w:p>
        </w:tc>
        <w:tc>
          <w:tcPr>
            <w:tcW w:w="1134" w:type="dxa"/>
            <w:vAlign w:val="bottom"/>
          </w:tcPr>
          <w:p w14:paraId="5F4F34C6" w14:textId="77777777" w:rsidR="00BA4DBF" w:rsidRPr="007B2785" w:rsidRDefault="00BA4DBF" w:rsidP="00BA4DBF">
            <w:pPr>
              <w:spacing w:after="0"/>
              <w:rPr>
                <w:color w:val="000000" w:themeColor="text1"/>
                <w:sz w:val="16"/>
                <w:szCs w:val="16"/>
              </w:rPr>
            </w:pPr>
            <w:r w:rsidRPr="007B2785">
              <w:rPr>
                <w:color w:val="000000" w:themeColor="text1"/>
                <w:sz w:val="16"/>
                <w:szCs w:val="16"/>
              </w:rPr>
              <w:t>2022-5</w:t>
            </w:r>
          </w:p>
        </w:tc>
        <w:tc>
          <w:tcPr>
            <w:tcW w:w="992" w:type="dxa"/>
            <w:vAlign w:val="bottom"/>
          </w:tcPr>
          <w:p w14:paraId="7CA867F8" w14:textId="77777777" w:rsidR="00BA4DBF" w:rsidRPr="007B2785" w:rsidRDefault="00BA4DBF" w:rsidP="00BA4DBF">
            <w:pPr>
              <w:spacing w:after="0"/>
              <w:rPr>
                <w:color w:val="000000" w:themeColor="text1"/>
                <w:sz w:val="16"/>
                <w:szCs w:val="16"/>
              </w:rPr>
            </w:pPr>
            <w:r w:rsidRPr="007B2785">
              <w:rPr>
                <w:color w:val="000000" w:themeColor="text1"/>
                <w:sz w:val="16"/>
                <w:szCs w:val="16"/>
              </w:rPr>
              <w:t>1 million</w:t>
            </w:r>
          </w:p>
          <w:p w14:paraId="63A97F57" w14:textId="77777777" w:rsidR="00BA4DBF" w:rsidRPr="007B2785" w:rsidRDefault="00BA4DBF" w:rsidP="00BA4DBF">
            <w:pPr>
              <w:spacing w:after="0"/>
              <w:rPr>
                <w:color w:val="000000" w:themeColor="text1"/>
                <w:sz w:val="16"/>
                <w:szCs w:val="16"/>
              </w:rPr>
            </w:pPr>
          </w:p>
          <w:p w14:paraId="78871C52"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Including: </w:t>
            </w:r>
          </w:p>
          <w:p w14:paraId="72566F52" w14:textId="77777777" w:rsidR="00BA4DBF" w:rsidRPr="007B2785" w:rsidRDefault="00BA4DBF" w:rsidP="00BA4DBF">
            <w:pPr>
              <w:spacing w:after="0"/>
              <w:rPr>
                <w:color w:val="000000" w:themeColor="text1"/>
                <w:sz w:val="16"/>
                <w:szCs w:val="16"/>
              </w:rPr>
            </w:pPr>
            <w:r w:rsidRPr="007B2785">
              <w:rPr>
                <w:color w:val="000000" w:themeColor="text1"/>
                <w:sz w:val="16"/>
                <w:szCs w:val="16"/>
              </w:rPr>
              <w:t>369,393 in 2022 only</w:t>
            </w:r>
          </w:p>
          <w:p w14:paraId="78F98E9A" w14:textId="77777777" w:rsidR="00BA4DBF" w:rsidRPr="007B2785" w:rsidRDefault="00BA4DBF" w:rsidP="00BA4DBF">
            <w:pPr>
              <w:spacing w:after="0"/>
              <w:rPr>
                <w:color w:val="000000" w:themeColor="text1"/>
                <w:sz w:val="16"/>
                <w:szCs w:val="16"/>
              </w:rPr>
            </w:pPr>
          </w:p>
          <w:p w14:paraId="18E0A6DA" w14:textId="77777777" w:rsidR="00BA4DBF" w:rsidRPr="007B2785" w:rsidRDefault="00BA4DBF" w:rsidP="00BA4DBF">
            <w:pPr>
              <w:spacing w:after="0"/>
              <w:rPr>
                <w:color w:val="000000" w:themeColor="text1"/>
                <w:sz w:val="16"/>
                <w:szCs w:val="16"/>
              </w:rPr>
            </w:pPr>
          </w:p>
        </w:tc>
        <w:tc>
          <w:tcPr>
            <w:tcW w:w="992" w:type="dxa"/>
          </w:tcPr>
          <w:p w14:paraId="7D6DCB3D" w14:textId="77777777" w:rsidR="00BA4DBF" w:rsidRPr="007B2785" w:rsidRDefault="00BA4DBF" w:rsidP="00BA4DBF">
            <w:pPr>
              <w:spacing w:after="0"/>
              <w:ind w:left="27"/>
              <w:rPr>
                <w:color w:val="000000" w:themeColor="text1"/>
                <w:sz w:val="16"/>
                <w:szCs w:val="16"/>
              </w:rPr>
            </w:pPr>
            <w:r w:rsidRPr="007B2785">
              <w:rPr>
                <w:color w:val="000000" w:themeColor="text1"/>
                <w:sz w:val="16"/>
                <w:szCs w:val="16"/>
              </w:rPr>
              <w:t>University of Navarra's Global Affairs report, "Cuba empties: Exodus of one million people leaving an aging population," January 8, 2025</w:t>
            </w:r>
          </w:p>
          <w:p w14:paraId="781ADF63" w14:textId="77777777" w:rsidR="00BA4DBF" w:rsidRPr="007B2785" w:rsidRDefault="00BA4DBF" w:rsidP="00BA4DBF">
            <w:pPr>
              <w:spacing w:after="0"/>
              <w:ind w:left="27"/>
              <w:rPr>
                <w:color w:val="000000" w:themeColor="text1"/>
                <w:sz w:val="16"/>
                <w:szCs w:val="16"/>
              </w:rPr>
            </w:pPr>
            <w:r w:rsidRPr="007B2785">
              <w:rPr>
                <w:color w:val="000000" w:themeColor="text1"/>
                <w:sz w:val="16"/>
                <w:szCs w:val="16"/>
              </w:rPr>
              <w:t xml:space="preserve"> Columbia University's "Horizonte Cubano" project, article titled "Cuba and its Emigration: Exit as Voice," published in </w:t>
            </w:r>
            <w:proofErr w:type="gramStart"/>
            <w:r w:rsidRPr="007B2785">
              <w:rPr>
                <w:color w:val="000000" w:themeColor="text1"/>
                <w:sz w:val="16"/>
                <w:szCs w:val="16"/>
              </w:rPr>
              <w:t>2023..</w:t>
            </w:r>
            <w:proofErr w:type="gramEnd"/>
          </w:p>
        </w:tc>
        <w:tc>
          <w:tcPr>
            <w:tcW w:w="993" w:type="dxa"/>
            <w:vAlign w:val="bottom"/>
          </w:tcPr>
          <w:p w14:paraId="39F8DF76" w14:textId="77777777" w:rsidR="00BA4DBF" w:rsidRPr="007B2785" w:rsidRDefault="00BA4DBF" w:rsidP="00BA4DBF">
            <w:pPr>
              <w:spacing w:after="0"/>
              <w:rPr>
                <w:color w:val="000000" w:themeColor="text1"/>
                <w:sz w:val="16"/>
                <w:szCs w:val="16"/>
              </w:rPr>
            </w:pPr>
            <w:r w:rsidRPr="007B2785">
              <w:rPr>
                <w:color w:val="000000" w:themeColor="text1"/>
                <w:sz w:val="16"/>
                <w:szCs w:val="16"/>
              </w:rPr>
              <w:t>1.79 million</w:t>
            </w:r>
          </w:p>
        </w:tc>
        <w:tc>
          <w:tcPr>
            <w:tcW w:w="1134" w:type="dxa"/>
          </w:tcPr>
          <w:p w14:paraId="1BA18D82" w14:textId="77777777" w:rsidR="00BA4DBF" w:rsidRPr="007B2785" w:rsidRDefault="00BA4DBF" w:rsidP="00BA4DBF">
            <w:pPr>
              <w:spacing w:after="0"/>
              <w:ind w:left="27"/>
              <w:rPr>
                <w:color w:val="000000" w:themeColor="text1"/>
                <w:sz w:val="16"/>
                <w:szCs w:val="16"/>
                <w:highlight w:val="white"/>
              </w:rPr>
            </w:pPr>
            <w:r w:rsidRPr="007B2785">
              <w:rPr>
                <w:color w:val="000000" w:themeColor="text1"/>
                <w:sz w:val="16"/>
                <w:szCs w:val="16"/>
                <w:highlight w:val="white"/>
              </w:rPr>
              <w:t>González, J. (2024, May). The Current Migrant Crisis: How US Policy Toward Latin America Has Fueled Historic Numbers of Asylum Seekers. In </w:t>
            </w:r>
            <w:r w:rsidRPr="007B2785">
              <w:rPr>
                <w:i/>
                <w:color w:val="000000" w:themeColor="text1"/>
                <w:sz w:val="16"/>
                <w:szCs w:val="16"/>
              </w:rPr>
              <w:t>New Labor Forum</w:t>
            </w:r>
            <w:r w:rsidRPr="007B2785">
              <w:rPr>
                <w:color w:val="000000" w:themeColor="text1"/>
                <w:sz w:val="16"/>
                <w:szCs w:val="16"/>
                <w:highlight w:val="white"/>
              </w:rPr>
              <w:t xml:space="preserve"> (Vol. 33, No. 2, pp. 13-24). Sage CA: Los Angeles, CA: SAGE Publications. </w:t>
            </w:r>
          </w:p>
          <w:p w14:paraId="1FBE6D53" w14:textId="77777777" w:rsidR="00BA4DBF" w:rsidRPr="007B2785" w:rsidRDefault="00BA4DBF" w:rsidP="00BA4DBF">
            <w:pPr>
              <w:spacing w:after="0"/>
              <w:ind w:left="27"/>
              <w:rPr>
                <w:color w:val="000000" w:themeColor="text1"/>
                <w:sz w:val="16"/>
                <w:szCs w:val="16"/>
                <w:highlight w:val="white"/>
              </w:rPr>
            </w:pPr>
          </w:p>
          <w:p w14:paraId="6774CC5C" w14:textId="77777777" w:rsidR="00BA4DBF" w:rsidRPr="007B2785" w:rsidRDefault="00BA4DBF" w:rsidP="00BA4DBF">
            <w:pPr>
              <w:spacing w:after="0"/>
              <w:ind w:left="27"/>
              <w:rPr>
                <w:color w:val="000000" w:themeColor="text1"/>
                <w:sz w:val="16"/>
                <w:szCs w:val="16"/>
              </w:rPr>
            </w:pPr>
            <w:r w:rsidRPr="007B2785">
              <w:rPr>
                <w:color w:val="000000" w:themeColor="text1"/>
                <w:sz w:val="16"/>
                <w:szCs w:val="16"/>
                <w:highlight w:val="white"/>
              </w:rPr>
              <w:t>(quoting Campos) Info at the end under “</w:t>
            </w:r>
            <w:hyperlink r:id="rId221">
              <w:r w:rsidRPr="007B2785">
                <w:rPr>
                  <w:color w:val="000000" w:themeColor="text1"/>
                  <w:sz w:val="16"/>
                  <w:szCs w:val="16"/>
                  <w:highlight w:val="white"/>
                  <w:u w:val="single"/>
                </w:rPr>
                <w:t>Great Exodus</w:t>
              </w:r>
            </w:hyperlink>
            <w:r w:rsidRPr="007B2785">
              <w:rPr>
                <w:color w:val="000000" w:themeColor="text1"/>
                <w:sz w:val="16"/>
                <w:szCs w:val="16"/>
                <w:highlight w:val="white"/>
              </w:rPr>
              <w:t>”</w:t>
            </w:r>
          </w:p>
        </w:tc>
        <w:tc>
          <w:tcPr>
            <w:tcW w:w="1701" w:type="dxa"/>
            <w:shd w:val="clear" w:color="auto" w:fill="E6E6E6"/>
          </w:tcPr>
          <w:p w14:paraId="06D0E301" w14:textId="77777777" w:rsidR="00BA4DBF" w:rsidRPr="007B2785" w:rsidRDefault="00BA4DBF" w:rsidP="00BA4DBF">
            <w:pPr>
              <w:spacing w:after="0"/>
              <w:rPr>
                <w:color w:val="000000" w:themeColor="text1"/>
                <w:sz w:val="16"/>
                <w:szCs w:val="16"/>
              </w:rPr>
            </w:pPr>
            <w:r w:rsidRPr="007B2785">
              <w:rPr>
                <w:color w:val="000000" w:themeColor="text1"/>
                <w:sz w:val="16"/>
                <w:szCs w:val="16"/>
              </w:rPr>
              <w:t>1.4 million</w:t>
            </w:r>
          </w:p>
        </w:tc>
        <w:tc>
          <w:tcPr>
            <w:tcW w:w="1842" w:type="dxa"/>
            <w:shd w:val="clear" w:color="auto" w:fill="E6E6E6"/>
          </w:tcPr>
          <w:p w14:paraId="16A16153"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https://www.migrationpolicy.org/article/cuban-migration-postrevolution-exodus-ebbs-and-flows#:~:text=In%201959%2C%20the%20Cuban%20Revolution,Cuba%20or%20claim%20Cuban%20ancestry.</w:t>
            </w:r>
          </w:p>
          <w:p w14:paraId="481F7D53" w14:textId="77777777" w:rsidR="00BA4DBF" w:rsidRPr="007B2785" w:rsidRDefault="00BA4DBF" w:rsidP="00BA4DBF">
            <w:pPr>
              <w:spacing w:after="0"/>
              <w:rPr>
                <w:color w:val="000000" w:themeColor="text1"/>
                <w:sz w:val="16"/>
                <w:szCs w:val="16"/>
              </w:rPr>
            </w:pPr>
          </w:p>
          <w:p w14:paraId="7B17C0A0" w14:textId="77777777" w:rsidR="00BA4DBF" w:rsidRPr="007B2785" w:rsidRDefault="00BA4DBF" w:rsidP="00BA4DBF">
            <w:pPr>
              <w:spacing w:after="0"/>
              <w:rPr>
                <w:color w:val="000000" w:themeColor="text1"/>
                <w:sz w:val="16"/>
                <w:szCs w:val="16"/>
              </w:rPr>
            </w:pPr>
          </w:p>
          <w:p w14:paraId="5945B468" w14:textId="77777777" w:rsidR="00BA4DBF" w:rsidRPr="007B2785" w:rsidRDefault="00BA4DBF" w:rsidP="00BA4DBF">
            <w:pPr>
              <w:spacing w:after="0"/>
              <w:rPr>
                <w:color w:val="000000" w:themeColor="text1"/>
                <w:sz w:val="16"/>
                <w:szCs w:val="16"/>
              </w:rPr>
            </w:pPr>
          </w:p>
          <w:p w14:paraId="6226E467" w14:textId="77777777" w:rsidR="00BA4DBF" w:rsidRPr="007B2785" w:rsidRDefault="00BA4DBF" w:rsidP="00BA4DBF">
            <w:pPr>
              <w:spacing w:after="0"/>
              <w:rPr>
                <w:color w:val="000000" w:themeColor="text1"/>
                <w:sz w:val="16"/>
                <w:szCs w:val="16"/>
              </w:rPr>
            </w:pPr>
          </w:p>
          <w:p w14:paraId="09152F78" w14:textId="77777777" w:rsidR="00BA4DBF" w:rsidRPr="007B2785" w:rsidRDefault="00BA4DBF" w:rsidP="00BA4DBF">
            <w:pPr>
              <w:spacing w:after="0"/>
              <w:rPr>
                <w:color w:val="000000" w:themeColor="text1"/>
                <w:sz w:val="16"/>
                <w:szCs w:val="16"/>
              </w:rPr>
            </w:pPr>
          </w:p>
          <w:p w14:paraId="0CCABF3A" w14:textId="77777777" w:rsidR="00BA4DBF" w:rsidRPr="007B2785" w:rsidRDefault="00BA4DBF" w:rsidP="00BA4DBF">
            <w:pPr>
              <w:spacing w:after="0"/>
              <w:rPr>
                <w:color w:val="000000" w:themeColor="text1"/>
                <w:sz w:val="16"/>
                <w:szCs w:val="16"/>
              </w:rPr>
            </w:pPr>
          </w:p>
          <w:p w14:paraId="5916C320" w14:textId="77777777" w:rsidR="00BA4DBF" w:rsidRPr="007B2785" w:rsidRDefault="00BA4DBF" w:rsidP="00BA4DBF">
            <w:pPr>
              <w:spacing w:after="0"/>
              <w:rPr>
                <w:color w:val="000000" w:themeColor="text1"/>
                <w:sz w:val="16"/>
                <w:szCs w:val="16"/>
              </w:rPr>
            </w:pPr>
          </w:p>
          <w:p w14:paraId="59487F29" w14:textId="77777777" w:rsidR="00BA4DBF" w:rsidRPr="007B2785" w:rsidRDefault="00BA4DBF" w:rsidP="00BA4DBF">
            <w:pPr>
              <w:spacing w:after="0"/>
              <w:rPr>
                <w:color w:val="000000" w:themeColor="text1"/>
                <w:sz w:val="16"/>
                <w:szCs w:val="16"/>
              </w:rPr>
            </w:pPr>
          </w:p>
        </w:tc>
        <w:tc>
          <w:tcPr>
            <w:tcW w:w="1843" w:type="dxa"/>
          </w:tcPr>
          <w:p w14:paraId="4D432E3F" w14:textId="77777777" w:rsidR="00BA4DBF" w:rsidRPr="007B2785" w:rsidRDefault="00BA4DBF" w:rsidP="00BA4DBF">
            <w:pPr>
              <w:spacing w:after="0"/>
              <w:rPr>
                <w:color w:val="000000" w:themeColor="text1"/>
                <w:sz w:val="16"/>
                <w:szCs w:val="16"/>
              </w:rPr>
            </w:pPr>
          </w:p>
        </w:tc>
        <w:tc>
          <w:tcPr>
            <w:tcW w:w="1985" w:type="dxa"/>
          </w:tcPr>
          <w:p w14:paraId="25520560"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An independent demographic study conducted by Juan Carlos Albizu-Campos, a Cuban economist and demographer but the paper is partially published cannot find it but articles quote his results  </w:t>
            </w:r>
            <w:hyperlink r:id="rId222">
              <w:r w:rsidRPr="007B2785">
                <w:rPr>
                  <w:color w:val="000000" w:themeColor="text1"/>
                  <w:sz w:val="16"/>
                  <w:szCs w:val="16"/>
                  <w:u w:val="single"/>
                </w:rPr>
                <w:t>link</w:t>
              </w:r>
            </w:hyperlink>
          </w:p>
        </w:tc>
      </w:tr>
      <w:tr w:rsidR="00BA4DBF" w:rsidRPr="007B2785" w14:paraId="0765B8BB" w14:textId="77777777" w:rsidTr="0055457E">
        <w:tc>
          <w:tcPr>
            <w:tcW w:w="1412" w:type="dxa"/>
            <w:gridSpan w:val="2"/>
            <w:vAlign w:val="bottom"/>
          </w:tcPr>
          <w:p w14:paraId="0F941623" w14:textId="77777777" w:rsidR="00BA4DBF" w:rsidRPr="007B2785" w:rsidRDefault="00BA4DBF" w:rsidP="00BA4DBF">
            <w:pPr>
              <w:spacing w:after="0"/>
              <w:rPr>
                <w:b/>
                <w:color w:val="000000" w:themeColor="text1"/>
                <w:sz w:val="16"/>
                <w:szCs w:val="16"/>
              </w:rPr>
            </w:pPr>
            <w:r w:rsidRPr="007B2785">
              <w:rPr>
                <w:b/>
                <w:color w:val="000000" w:themeColor="text1"/>
                <w:sz w:val="16"/>
                <w:szCs w:val="16"/>
              </w:rPr>
              <w:lastRenderedPageBreak/>
              <w:t>Myanmar Civil War</w:t>
            </w:r>
          </w:p>
        </w:tc>
        <w:tc>
          <w:tcPr>
            <w:tcW w:w="1134" w:type="dxa"/>
            <w:vAlign w:val="bottom"/>
          </w:tcPr>
          <w:p w14:paraId="3F21FBCE" w14:textId="77777777" w:rsidR="00BA4DBF" w:rsidRPr="007B2785" w:rsidRDefault="00BA4DBF" w:rsidP="00BA4DBF">
            <w:pPr>
              <w:spacing w:after="0"/>
              <w:rPr>
                <w:color w:val="000000" w:themeColor="text1"/>
                <w:sz w:val="16"/>
                <w:szCs w:val="16"/>
              </w:rPr>
            </w:pPr>
            <w:r w:rsidRPr="007B2785">
              <w:rPr>
                <w:color w:val="000000" w:themeColor="text1"/>
                <w:sz w:val="16"/>
                <w:szCs w:val="16"/>
              </w:rPr>
              <w:t>2021-5</w:t>
            </w:r>
          </w:p>
        </w:tc>
        <w:tc>
          <w:tcPr>
            <w:tcW w:w="992" w:type="dxa"/>
            <w:vAlign w:val="bottom"/>
          </w:tcPr>
          <w:p w14:paraId="15C5E56E" w14:textId="77777777" w:rsidR="00BA4DBF" w:rsidRPr="007B2785" w:rsidRDefault="00BA4DBF" w:rsidP="00BA4DBF">
            <w:pPr>
              <w:spacing w:after="0"/>
              <w:rPr>
                <w:color w:val="000000" w:themeColor="text1"/>
                <w:sz w:val="16"/>
                <w:szCs w:val="16"/>
              </w:rPr>
            </w:pPr>
            <w:r w:rsidRPr="007B2785">
              <w:rPr>
                <w:color w:val="000000" w:themeColor="text1"/>
                <w:sz w:val="16"/>
                <w:szCs w:val="16"/>
              </w:rPr>
              <w:t>3 Million IDPs as of May 2024</w:t>
            </w:r>
          </w:p>
        </w:tc>
        <w:tc>
          <w:tcPr>
            <w:tcW w:w="992" w:type="dxa"/>
          </w:tcPr>
          <w:p w14:paraId="63FF6D66" w14:textId="77777777" w:rsidR="00BA4DBF" w:rsidRPr="007B2785" w:rsidRDefault="00BA4DBF" w:rsidP="00BA4DBF">
            <w:pPr>
              <w:spacing w:after="0"/>
              <w:ind w:left="27"/>
              <w:rPr>
                <w:color w:val="000000" w:themeColor="text1"/>
                <w:sz w:val="16"/>
                <w:szCs w:val="16"/>
              </w:rPr>
            </w:pPr>
            <w:r w:rsidRPr="007B2785">
              <w:rPr>
                <w:color w:val="000000" w:themeColor="text1"/>
                <w:sz w:val="16"/>
                <w:szCs w:val="16"/>
              </w:rPr>
              <w:t>UNHCR Country Overview (May 1, 2024)</w:t>
            </w:r>
          </w:p>
        </w:tc>
        <w:tc>
          <w:tcPr>
            <w:tcW w:w="993" w:type="dxa"/>
            <w:vAlign w:val="bottom"/>
          </w:tcPr>
          <w:p w14:paraId="5914C3FC" w14:textId="77777777" w:rsidR="00BA4DBF" w:rsidRPr="007B2785" w:rsidRDefault="00BA4DBF" w:rsidP="00BA4DBF">
            <w:pPr>
              <w:spacing w:after="0"/>
              <w:rPr>
                <w:color w:val="000000" w:themeColor="text1"/>
                <w:sz w:val="16"/>
                <w:szCs w:val="16"/>
              </w:rPr>
            </w:pPr>
            <w:r w:rsidRPr="007B2785">
              <w:rPr>
                <w:color w:val="000000" w:themeColor="text1"/>
                <w:sz w:val="16"/>
                <w:szCs w:val="16"/>
              </w:rPr>
              <w:t>3.26 Million Internally Displaced Persons (IDPs) as of March 2025</w:t>
            </w:r>
          </w:p>
        </w:tc>
        <w:tc>
          <w:tcPr>
            <w:tcW w:w="1134" w:type="dxa"/>
          </w:tcPr>
          <w:p w14:paraId="0CAF83E6" w14:textId="77777777" w:rsidR="00BA4DBF" w:rsidRPr="007B2785" w:rsidRDefault="00BA4DBF" w:rsidP="00BA4DBF">
            <w:pPr>
              <w:spacing w:after="0"/>
              <w:ind w:left="27"/>
              <w:rPr>
                <w:color w:val="000000" w:themeColor="text1"/>
                <w:sz w:val="16"/>
                <w:szCs w:val="16"/>
                <w:highlight w:val="white"/>
              </w:rPr>
            </w:pPr>
            <w:r w:rsidRPr="007B2785">
              <w:rPr>
                <w:color w:val="000000" w:themeColor="text1"/>
                <w:sz w:val="16"/>
                <w:szCs w:val="16"/>
              </w:rPr>
              <w:t>UNHCR Emergency Overview Map (March 17, 2025)</w:t>
            </w:r>
          </w:p>
        </w:tc>
        <w:tc>
          <w:tcPr>
            <w:tcW w:w="1701" w:type="dxa"/>
            <w:shd w:val="clear" w:color="auto" w:fill="E6E6E6"/>
          </w:tcPr>
          <w:p w14:paraId="4463D0DE" w14:textId="77777777" w:rsidR="00BA4DBF" w:rsidRPr="007B2785" w:rsidRDefault="00BA4DBF" w:rsidP="00BA4DBF">
            <w:pPr>
              <w:spacing w:after="0"/>
              <w:rPr>
                <w:color w:val="000000" w:themeColor="text1"/>
                <w:sz w:val="16"/>
                <w:szCs w:val="16"/>
              </w:rPr>
            </w:pPr>
            <w:r w:rsidRPr="007B2785">
              <w:rPr>
                <w:color w:val="000000" w:themeColor="text1"/>
                <w:sz w:val="16"/>
                <w:szCs w:val="16"/>
              </w:rPr>
              <w:t xml:space="preserve">3.3 million displaced people according to U.N. News (both IDP’s and international) </w:t>
            </w:r>
          </w:p>
        </w:tc>
        <w:tc>
          <w:tcPr>
            <w:tcW w:w="1842" w:type="dxa"/>
            <w:shd w:val="clear" w:color="auto" w:fill="E6E6E6"/>
          </w:tcPr>
          <w:p w14:paraId="4450A4F9" w14:textId="77777777" w:rsidR="00BA4DBF" w:rsidRPr="007B2785" w:rsidRDefault="00BA4DBF" w:rsidP="00BA4DBF">
            <w:pPr>
              <w:spacing w:after="0"/>
              <w:rPr>
                <w:color w:val="000000" w:themeColor="text1"/>
                <w:sz w:val="16"/>
                <w:szCs w:val="16"/>
              </w:rPr>
            </w:pPr>
            <w:r w:rsidRPr="007B2785">
              <w:rPr>
                <w:color w:val="000000" w:themeColor="text1"/>
                <w:sz w:val="16"/>
                <w:szCs w:val="16"/>
              </w:rPr>
              <w:t>https://news.un.org/en/audio/2024/09/1154446</w:t>
            </w:r>
          </w:p>
        </w:tc>
        <w:tc>
          <w:tcPr>
            <w:tcW w:w="1843" w:type="dxa"/>
          </w:tcPr>
          <w:p w14:paraId="64D5B381" w14:textId="77777777" w:rsidR="00BA4DBF" w:rsidRPr="007B2785" w:rsidRDefault="00BA4DBF" w:rsidP="00BA4DBF">
            <w:pPr>
              <w:spacing w:after="0"/>
              <w:rPr>
                <w:color w:val="000000" w:themeColor="text1"/>
                <w:sz w:val="16"/>
                <w:szCs w:val="16"/>
              </w:rPr>
            </w:pPr>
            <w:r w:rsidRPr="007B2785">
              <w:rPr>
                <w:color w:val="000000" w:themeColor="text1"/>
                <w:sz w:val="16"/>
                <w:szCs w:val="16"/>
              </w:rPr>
              <w:t>No Convention Refugee data.</w:t>
            </w:r>
          </w:p>
          <w:p w14:paraId="75544DE7" w14:textId="77777777" w:rsidR="00BA4DBF" w:rsidRPr="007B2785" w:rsidRDefault="00BA4DBF" w:rsidP="00BA4DBF">
            <w:pPr>
              <w:spacing w:after="0"/>
              <w:rPr>
                <w:color w:val="000000" w:themeColor="text1"/>
                <w:sz w:val="16"/>
                <w:szCs w:val="16"/>
              </w:rPr>
            </w:pPr>
            <w:r w:rsidRPr="007B2785">
              <w:rPr>
                <w:color w:val="000000" w:themeColor="text1"/>
                <w:sz w:val="16"/>
                <w:szCs w:val="16"/>
              </w:rPr>
              <w:t>From 671,011 IDPs in 2021, 1.504.848 IDPs in 2022 to</w:t>
            </w:r>
          </w:p>
          <w:p w14:paraId="3E3D824A" w14:textId="77777777" w:rsidR="00BA4DBF" w:rsidRPr="007B2785" w:rsidRDefault="00BA4DBF" w:rsidP="00BA4DBF">
            <w:pPr>
              <w:spacing w:after="0"/>
              <w:rPr>
                <w:color w:val="000000" w:themeColor="text1"/>
                <w:sz w:val="16"/>
                <w:szCs w:val="16"/>
              </w:rPr>
            </w:pPr>
            <w:r w:rsidRPr="007B2785">
              <w:rPr>
                <w:color w:val="000000" w:themeColor="text1"/>
                <w:sz w:val="16"/>
                <w:szCs w:val="16"/>
              </w:rPr>
              <w:t>2.607.645 in 2023 to</w:t>
            </w:r>
          </w:p>
          <w:p w14:paraId="58BC35F6" w14:textId="77777777" w:rsidR="00BA4DBF" w:rsidRPr="007B2785" w:rsidRDefault="00BA4DBF" w:rsidP="00BA4DBF">
            <w:pPr>
              <w:spacing w:after="0"/>
              <w:rPr>
                <w:color w:val="000000" w:themeColor="text1"/>
                <w:sz w:val="16"/>
                <w:szCs w:val="16"/>
              </w:rPr>
            </w:pPr>
            <w:r w:rsidRPr="007B2785">
              <w:rPr>
                <w:color w:val="000000" w:themeColor="text1"/>
                <w:sz w:val="16"/>
                <w:szCs w:val="16"/>
              </w:rPr>
              <w:t>3,191,968 in 2024</w:t>
            </w:r>
          </w:p>
        </w:tc>
        <w:tc>
          <w:tcPr>
            <w:tcW w:w="1985" w:type="dxa"/>
          </w:tcPr>
          <w:p w14:paraId="476EF97B" w14:textId="77777777" w:rsidR="00BA4DBF" w:rsidRPr="007B2785" w:rsidRDefault="00BA4DBF" w:rsidP="00BA4DBF">
            <w:pPr>
              <w:spacing w:after="0"/>
              <w:rPr>
                <w:color w:val="000000" w:themeColor="text1"/>
                <w:sz w:val="16"/>
                <w:szCs w:val="16"/>
              </w:rPr>
            </w:pPr>
          </w:p>
        </w:tc>
      </w:tr>
    </w:tbl>
    <w:p w14:paraId="1BC4E843" w14:textId="39160749" w:rsidR="00167EA4" w:rsidRPr="001D3ECF" w:rsidRDefault="00167EA4" w:rsidP="00167EA4">
      <w:pPr>
        <w:spacing w:after="0" w:line="240" w:lineRule="auto"/>
        <w:rPr>
          <w:rFonts w:eastAsia="Times New Roman"/>
          <w:color w:val="000000" w:themeColor="text1"/>
          <w:sz w:val="16"/>
          <w:szCs w:val="16"/>
          <w:lang w:val="en-IN"/>
        </w:rPr>
      </w:pPr>
      <w:r w:rsidRPr="000D21C0">
        <w:rPr>
          <w:rFonts w:eastAsia="Cambria"/>
          <w:color w:val="000000" w:themeColor="text1"/>
          <w:sz w:val="16"/>
          <w:szCs w:val="16"/>
        </w:rPr>
        <w:t xml:space="preserve">Notes: Time frame for closely-successive wars (e.g. Ivory Coast Civil War I 2002-7 and Civil War II 2010-11) is merged if gap is 3 years or less.  </w:t>
      </w:r>
    </w:p>
    <w:p w14:paraId="4EE9FFCC" w14:textId="4C300192" w:rsidR="008F31F1" w:rsidRPr="000D21C0" w:rsidRDefault="008F31F1" w:rsidP="0043448C">
      <w:pPr>
        <w:spacing w:after="0"/>
        <w:rPr>
          <w:bCs/>
          <w:color w:val="000000" w:themeColor="text1"/>
          <w:sz w:val="24"/>
          <w:szCs w:val="24"/>
        </w:rPr>
      </w:pPr>
    </w:p>
    <w:p w14:paraId="68B913AE" w14:textId="1F34EBA8" w:rsidR="00167EA4" w:rsidRPr="000D21C0" w:rsidRDefault="00167EA4" w:rsidP="0043448C">
      <w:pPr>
        <w:spacing w:after="0"/>
        <w:rPr>
          <w:bCs/>
          <w:color w:val="000000" w:themeColor="text1"/>
          <w:sz w:val="24"/>
          <w:szCs w:val="24"/>
        </w:rPr>
      </w:pPr>
    </w:p>
    <w:p w14:paraId="4C413FA8" w14:textId="4E5CEC55" w:rsidR="00167EA4" w:rsidRPr="000D21C0" w:rsidRDefault="00167EA4">
      <w:pPr>
        <w:rPr>
          <w:bCs/>
          <w:color w:val="000000" w:themeColor="text1"/>
          <w:sz w:val="24"/>
          <w:szCs w:val="24"/>
        </w:rPr>
      </w:pPr>
      <w:r w:rsidRPr="000D21C0">
        <w:rPr>
          <w:bCs/>
          <w:color w:val="000000" w:themeColor="text1"/>
          <w:sz w:val="24"/>
          <w:szCs w:val="24"/>
        </w:rPr>
        <w:br w:type="page"/>
      </w:r>
    </w:p>
    <w:p w14:paraId="5DE34B39" w14:textId="77777777" w:rsidR="00167EA4" w:rsidRPr="000D21C0" w:rsidRDefault="00167EA4" w:rsidP="0043448C">
      <w:pPr>
        <w:spacing w:after="0"/>
        <w:rPr>
          <w:bCs/>
          <w:color w:val="000000" w:themeColor="text1"/>
          <w:sz w:val="24"/>
          <w:szCs w:val="24"/>
        </w:rPr>
      </w:pPr>
    </w:p>
    <w:p w14:paraId="1D6E52A4" w14:textId="2C651B19" w:rsidR="008F31F1" w:rsidRPr="000D21C0" w:rsidRDefault="008F31F1" w:rsidP="00BF4B2F">
      <w:pPr>
        <w:pStyle w:val="msonormal0"/>
        <w:tabs>
          <w:tab w:val="left" w:pos="6521"/>
        </w:tabs>
        <w:spacing w:before="0" w:beforeAutospacing="0" w:after="0" w:afterAutospacing="0" w:line="259" w:lineRule="auto"/>
        <w:rPr>
          <w:rFonts w:eastAsiaTheme="minorHAnsi"/>
          <w:bCs/>
          <w:color w:val="000000" w:themeColor="text1"/>
        </w:rPr>
      </w:pPr>
    </w:p>
    <w:p w14:paraId="4E0FAA92" w14:textId="77777777" w:rsidR="008F31F1" w:rsidRPr="000D21C0" w:rsidRDefault="008F31F1" w:rsidP="0043448C">
      <w:pPr>
        <w:spacing w:after="0"/>
        <w:rPr>
          <w:bCs/>
          <w:color w:val="000000" w:themeColor="text1"/>
          <w:sz w:val="24"/>
          <w:szCs w:val="24"/>
        </w:rPr>
      </w:pPr>
    </w:p>
    <w:p w14:paraId="15B5C449" w14:textId="40564800" w:rsidR="0043448C" w:rsidRPr="000D21C0" w:rsidRDefault="00BF4B2F" w:rsidP="0016683B">
      <w:pPr>
        <w:jc w:val="center"/>
        <w:rPr>
          <w:b/>
          <w:bCs/>
          <w:color w:val="000000" w:themeColor="text1"/>
        </w:rPr>
      </w:pPr>
      <w:r w:rsidRPr="000D21C0">
        <w:rPr>
          <w:b/>
          <w:bCs/>
          <w:color w:val="000000" w:themeColor="text1"/>
        </w:rPr>
        <w:t xml:space="preserve">Popular Coverage: </w:t>
      </w:r>
      <w:r w:rsidR="0043448C" w:rsidRPr="000D21C0">
        <w:rPr>
          <w:b/>
          <w:bCs/>
          <w:color w:val="000000" w:themeColor="text1"/>
        </w:rPr>
        <w:t>P</w:t>
      </w:r>
      <w:r w:rsidRPr="000D21C0">
        <w:rPr>
          <w:b/>
          <w:bCs/>
          <w:color w:val="000000" w:themeColor="text1"/>
        </w:rPr>
        <w:t>ro</w:t>
      </w:r>
      <w:r w:rsidR="0043448C" w:rsidRPr="000D21C0">
        <w:rPr>
          <w:b/>
          <w:bCs/>
          <w:color w:val="000000" w:themeColor="text1"/>
        </w:rPr>
        <w:t>Q</w:t>
      </w:r>
      <w:r w:rsidRPr="000D21C0">
        <w:rPr>
          <w:b/>
          <w:bCs/>
          <w:color w:val="000000" w:themeColor="text1"/>
        </w:rPr>
        <w:t>uest</w:t>
      </w:r>
      <w:r w:rsidR="0043448C" w:rsidRPr="000D21C0">
        <w:rPr>
          <w:b/>
          <w:bCs/>
          <w:color w:val="000000" w:themeColor="text1"/>
        </w:rPr>
        <w:t xml:space="preserve"> Samplin</w:t>
      </w:r>
      <w:r w:rsidRPr="000D21C0">
        <w:rPr>
          <w:b/>
          <w:bCs/>
          <w:color w:val="000000" w:themeColor="text1"/>
        </w:rPr>
        <w:t>g of Press and Opinionated Press Items</w:t>
      </w:r>
    </w:p>
    <w:p w14:paraId="5B64CEC4" w14:textId="455D1FC0" w:rsidR="008F31F1" w:rsidRPr="000D21C0" w:rsidRDefault="008F31F1" w:rsidP="008F31F1">
      <w:pPr>
        <w:rPr>
          <w:color w:val="000000" w:themeColor="text1"/>
          <w:sz w:val="24"/>
          <w:szCs w:val="24"/>
        </w:rPr>
      </w:pPr>
    </w:p>
    <w:p w14:paraId="2097EDD5" w14:textId="750AF1DE" w:rsidR="008F31F1" w:rsidRPr="000D21C0" w:rsidRDefault="00BF4B2F" w:rsidP="00FC6DD9">
      <w:pPr>
        <w:ind w:firstLine="720"/>
        <w:rPr>
          <w:color w:val="000000" w:themeColor="text1"/>
          <w:sz w:val="24"/>
          <w:szCs w:val="24"/>
        </w:rPr>
      </w:pPr>
      <w:r w:rsidRPr="000D21C0">
        <w:rPr>
          <w:color w:val="000000" w:themeColor="text1"/>
          <w:sz w:val="24"/>
          <w:szCs w:val="24"/>
        </w:rPr>
        <w:t>Samples of refugee-related press coverage (</w:t>
      </w:r>
      <w:proofErr w:type="spellStart"/>
      <w:r w:rsidRPr="000D21C0">
        <w:rPr>
          <w:color w:val="000000" w:themeColor="text1"/>
          <w:sz w:val="24"/>
          <w:szCs w:val="24"/>
        </w:rPr>
        <w:t>n</w:t>
      </w:r>
      <w:r w:rsidRPr="000D21C0">
        <w:rPr>
          <w:color w:val="000000" w:themeColor="text1"/>
          <w:sz w:val="24"/>
          <w:szCs w:val="24"/>
          <w:vertAlign w:val="superscript"/>
        </w:rPr>
        <w:t>pc</w:t>
      </w:r>
      <w:proofErr w:type="spellEnd"/>
      <w:r w:rsidRPr="000D21C0">
        <w:rPr>
          <w:color w:val="000000" w:themeColor="text1"/>
          <w:sz w:val="24"/>
          <w:szCs w:val="24"/>
        </w:rPr>
        <w:t xml:space="preserve">=2,141,590) and opinionated commentary on forced migration </w:t>
      </w:r>
      <w:bookmarkStart w:id="3" w:name="_Hlk208676588"/>
      <w:r w:rsidRPr="000D21C0">
        <w:rPr>
          <w:color w:val="000000" w:themeColor="text1"/>
          <w:sz w:val="24"/>
          <w:szCs w:val="24"/>
        </w:rPr>
        <w:t>(</w:t>
      </w:r>
      <w:proofErr w:type="spellStart"/>
      <w:r w:rsidRPr="000D21C0">
        <w:rPr>
          <w:color w:val="000000" w:themeColor="text1"/>
          <w:sz w:val="24"/>
          <w:szCs w:val="24"/>
        </w:rPr>
        <w:t>n</w:t>
      </w:r>
      <w:r w:rsidRPr="000D21C0">
        <w:rPr>
          <w:color w:val="000000" w:themeColor="text1"/>
          <w:sz w:val="24"/>
          <w:szCs w:val="24"/>
          <w:vertAlign w:val="superscript"/>
        </w:rPr>
        <w:t>op</w:t>
      </w:r>
      <w:proofErr w:type="spellEnd"/>
      <w:r w:rsidRPr="000D21C0">
        <w:rPr>
          <w:color w:val="000000" w:themeColor="text1"/>
          <w:sz w:val="24"/>
          <w:szCs w:val="24"/>
        </w:rPr>
        <w:t xml:space="preserve">=13,747) </w:t>
      </w:r>
      <w:bookmarkEnd w:id="3"/>
      <w:r w:rsidRPr="000D21C0">
        <w:rPr>
          <w:color w:val="000000" w:themeColor="text1"/>
          <w:sz w:val="24"/>
          <w:szCs w:val="24"/>
        </w:rPr>
        <w:t>in Anglophone journalism around the world between 1914 and 2025 were drawn from ProQuest with the kind assistance of their support team and a data scientist.</w:t>
      </w:r>
      <w:r w:rsidR="007811A9" w:rsidRPr="000D21C0">
        <w:rPr>
          <w:color w:val="000000" w:themeColor="text1"/>
          <w:sz w:val="24"/>
          <w:szCs w:val="24"/>
        </w:rPr>
        <w:t xml:space="preserve"> </w:t>
      </w:r>
      <w:r w:rsidR="00FC6DD9" w:rsidRPr="000D21C0">
        <w:rPr>
          <w:color w:val="000000" w:themeColor="text1"/>
          <w:sz w:val="24"/>
          <w:szCs w:val="24"/>
        </w:rPr>
        <w:t xml:space="preserve">Items come almost-entirely from Western democracies: US, Canada, Australia, New Zealand, UK, Ireland, and Israel. A marginal number appear in publications from Qatar, India, South Africa, and Hong Kong. </w:t>
      </w:r>
      <w:r w:rsidR="007811A9" w:rsidRPr="000D21C0">
        <w:rPr>
          <w:color w:val="000000" w:themeColor="text1"/>
          <w:sz w:val="24"/>
          <w:szCs w:val="24"/>
        </w:rPr>
        <w:t xml:space="preserve">All items mentioning at least one of the following synonyms </w:t>
      </w:r>
      <w:r w:rsidR="0016683B" w:rsidRPr="000D21C0">
        <w:rPr>
          <w:color w:val="000000" w:themeColor="text1"/>
          <w:sz w:val="24"/>
          <w:szCs w:val="24"/>
        </w:rPr>
        <w:t xml:space="preserve">in titles, by-lines, abstracts or text bodies </w:t>
      </w:r>
      <w:r w:rsidR="007811A9" w:rsidRPr="000D21C0">
        <w:rPr>
          <w:color w:val="000000" w:themeColor="text1"/>
          <w:sz w:val="24"/>
          <w:szCs w:val="24"/>
        </w:rPr>
        <w:t>were included:</w:t>
      </w:r>
    </w:p>
    <w:p w14:paraId="04DA73B7" w14:textId="03469F77" w:rsidR="0016683B" w:rsidRPr="000D21C0" w:rsidRDefault="007811A9" w:rsidP="007811A9">
      <w:pPr>
        <w:rPr>
          <w:b/>
          <w:bCs/>
          <w:color w:val="000000" w:themeColor="text1"/>
          <w:sz w:val="24"/>
          <w:szCs w:val="24"/>
        </w:rPr>
      </w:pPr>
      <w:r w:rsidRPr="000D21C0">
        <w:rPr>
          <w:b/>
          <w:bCs/>
          <w:color w:val="000000" w:themeColor="text1"/>
          <w:sz w:val="24"/>
          <w:szCs w:val="24"/>
        </w:rPr>
        <w:t>“refugee” OR “refugees” OR “expatriates” OR “émigré” OR “émigrés” OR “forced migrant” OR “forced migrants” OR “forced migration” OR “deportee” OR “deportees” OR “evacuee” OR “evacuees” OR “displaced person” OR “displaced persons” OR “displaced people” OR “asylum” OR “asylee” OR “asylees” OR “internally displaced” OR “IDP” OR “IDPs” OR “exiles” OR “returnees” OR “repatriation” OR “repatriated” OR “resettled migrants” OR “resettled people” or “resettled civilians” OR “exile” OR “exiles”</w:t>
      </w:r>
    </w:p>
    <w:p w14:paraId="71FB6FD2" w14:textId="77777777" w:rsidR="00812D5A" w:rsidRPr="000D21C0" w:rsidRDefault="00FC6DD9" w:rsidP="00812D5A">
      <w:pPr>
        <w:spacing w:after="0"/>
        <w:rPr>
          <w:color w:val="000000" w:themeColor="text1"/>
          <w:sz w:val="24"/>
          <w:szCs w:val="24"/>
        </w:rPr>
      </w:pPr>
      <w:r w:rsidRPr="000D21C0">
        <w:rPr>
          <w:color w:val="000000" w:themeColor="text1"/>
          <w:sz w:val="24"/>
          <w:szCs w:val="24"/>
        </w:rPr>
        <w:t>When ProQuest search engine did not automatically explore plurals, they were added mechanically or as separate search terms. For “deportee,” “displaced” and “resettled” terms, additional derivative terms “deportation," "displacement," and "resettlement" were searched individually and compared to former results for overlap. This overwhelmed the results with refugee-irrelevant items, but also did help include hundreds of items (i.e. the non-overlapping ones) that were not captured by the nouns.</w:t>
      </w:r>
      <w:r w:rsidR="00812D5A" w:rsidRPr="000D21C0">
        <w:rPr>
          <w:color w:val="000000" w:themeColor="text1"/>
          <w:sz w:val="24"/>
          <w:szCs w:val="24"/>
        </w:rPr>
        <w:t xml:space="preserve"> </w:t>
      </w:r>
    </w:p>
    <w:p w14:paraId="00AEB4E8" w14:textId="77777777" w:rsidR="00812D5A" w:rsidRPr="000D21C0" w:rsidRDefault="00812D5A" w:rsidP="00812D5A">
      <w:pPr>
        <w:spacing w:after="0"/>
        <w:rPr>
          <w:color w:val="000000" w:themeColor="text1"/>
          <w:sz w:val="24"/>
          <w:szCs w:val="24"/>
        </w:rPr>
      </w:pPr>
    </w:p>
    <w:p w14:paraId="36CF441A" w14:textId="77777777" w:rsidR="002B1C1F" w:rsidRPr="002B1C1F" w:rsidRDefault="00812D5A" w:rsidP="002B1C1F">
      <w:pPr>
        <w:spacing w:after="0"/>
        <w:rPr>
          <w:color w:val="000000" w:themeColor="text1"/>
          <w:sz w:val="24"/>
          <w:szCs w:val="24"/>
        </w:rPr>
      </w:pPr>
      <w:r w:rsidRPr="000D21C0">
        <w:rPr>
          <w:color w:val="000000" w:themeColor="text1"/>
          <w:sz w:val="24"/>
          <w:szCs w:val="24"/>
        </w:rPr>
        <w:t xml:space="preserve">The </w:t>
      </w:r>
      <w:r w:rsidRPr="000D21C0">
        <w:rPr>
          <w:i/>
          <w:iCs/>
          <w:color w:val="000000" w:themeColor="text1"/>
          <w:sz w:val="24"/>
          <w:szCs w:val="24"/>
        </w:rPr>
        <w:t>date range</w:t>
      </w:r>
      <w:r w:rsidRPr="000D21C0">
        <w:rPr>
          <w:color w:val="000000" w:themeColor="text1"/>
          <w:sz w:val="24"/>
          <w:szCs w:val="24"/>
        </w:rPr>
        <w:t xml:space="preserve"> was set to 110 years: January 1</w:t>
      </w:r>
      <w:r w:rsidRPr="000D21C0">
        <w:rPr>
          <w:color w:val="000000" w:themeColor="text1"/>
          <w:sz w:val="24"/>
          <w:szCs w:val="24"/>
          <w:vertAlign w:val="superscript"/>
        </w:rPr>
        <w:t>st</w:t>
      </w:r>
      <w:r w:rsidRPr="000D21C0">
        <w:rPr>
          <w:color w:val="000000" w:themeColor="text1"/>
          <w:sz w:val="24"/>
          <w:szCs w:val="24"/>
        </w:rPr>
        <w:t>, 1914 – January 1</w:t>
      </w:r>
      <w:r w:rsidRPr="000D21C0">
        <w:rPr>
          <w:color w:val="000000" w:themeColor="text1"/>
          <w:sz w:val="24"/>
          <w:szCs w:val="24"/>
          <w:vertAlign w:val="superscript"/>
        </w:rPr>
        <w:t>st</w:t>
      </w:r>
      <w:r w:rsidRPr="000D21C0">
        <w:rPr>
          <w:color w:val="000000" w:themeColor="text1"/>
          <w:sz w:val="24"/>
          <w:szCs w:val="24"/>
        </w:rPr>
        <w:t xml:space="preserve">, 2025. The </w:t>
      </w:r>
      <w:r w:rsidRPr="000D21C0">
        <w:rPr>
          <w:i/>
          <w:iCs/>
          <w:color w:val="000000" w:themeColor="text1"/>
          <w:sz w:val="24"/>
          <w:szCs w:val="24"/>
        </w:rPr>
        <w:t xml:space="preserve">source type </w:t>
      </w:r>
      <w:r w:rsidRPr="000D21C0">
        <w:rPr>
          <w:color w:val="000000" w:themeColor="text1"/>
          <w:sz w:val="24"/>
          <w:szCs w:val="24"/>
        </w:rPr>
        <w:t xml:space="preserve">specifications in ProQuest were set to: Historical Newspapers, Historical Periodicals, Magazines, Newspapers, and Blogs/Podcasts/Websites. </w:t>
      </w:r>
      <w:r w:rsidR="0016683B" w:rsidRPr="000D21C0">
        <w:rPr>
          <w:color w:val="000000" w:themeColor="text1"/>
          <w:sz w:val="24"/>
          <w:szCs w:val="24"/>
        </w:rPr>
        <w:t xml:space="preserve">Excluding duplicates, </w:t>
      </w:r>
      <w:r w:rsidR="0016683B" w:rsidRPr="000D21C0">
        <w:rPr>
          <w:color w:val="000000" w:themeColor="text1"/>
        </w:rPr>
        <w:t xml:space="preserve">trimming special characters out, </w:t>
      </w:r>
      <w:r w:rsidR="0016683B" w:rsidRPr="000D21C0">
        <w:rPr>
          <w:color w:val="000000" w:themeColor="text1"/>
          <w:sz w:val="24"/>
          <w:szCs w:val="24"/>
        </w:rPr>
        <w:t xml:space="preserve">and cutting various errors/noise (mostly due to poor digitization), within this sample we retrieved (a) a </w:t>
      </w:r>
      <w:r w:rsidR="0016683B" w:rsidRPr="000D21C0">
        <w:rPr>
          <w:color w:val="000000" w:themeColor="text1"/>
        </w:rPr>
        <w:t xml:space="preserve">comprehensive, inductive list of all prefixes (words and phrases immediately preceding these keywords) and (b) the 100 characters preceding and trailing the mention of each keyword. Full-text articles were always available for context. </w:t>
      </w:r>
      <w:r w:rsidR="0043448C" w:rsidRPr="000D21C0">
        <w:rPr>
          <w:color w:val="000000" w:themeColor="text1"/>
          <w:sz w:val="24"/>
          <w:szCs w:val="24"/>
        </w:rPr>
        <w:t xml:space="preserve">For prospective coverage, in addition to a manual inspection of the prefixes that inductively appeared in immediate proximity of the keywords (e.g. thousands of mentions of “for refugees,” “a deportee,” “Rwandan refugees” and “African deportee” appear in the filter automatically, the latter two obviously relevant for cases), an additional search of case-specific phrases in 100-word proximity of keywords was done to make sure texts with obscure, implicit, indirect or otherwise unusual references are also captured (e.g. “Kinyarwanda” appears 50 words away from </w:t>
      </w:r>
      <w:r w:rsidR="0043448C" w:rsidRPr="000D21C0">
        <w:rPr>
          <w:color w:val="000000" w:themeColor="text1"/>
          <w:sz w:val="24"/>
          <w:szCs w:val="24"/>
        </w:rPr>
        <w:lastRenderedPageBreak/>
        <w:t>“fleeing” in an article about Rwandan refugees that does not explicitly refer to them as such, but is revealed as relevant for Rwanda case). In addition, singular phrases that could clearly refer to only one case – e.g. “</w:t>
      </w:r>
      <w:proofErr w:type="spellStart"/>
      <w:r w:rsidR="0043448C" w:rsidRPr="000D21C0">
        <w:rPr>
          <w:color w:val="000000" w:themeColor="text1"/>
          <w:sz w:val="24"/>
          <w:szCs w:val="24"/>
        </w:rPr>
        <w:t>Marielitos</w:t>
      </w:r>
      <w:proofErr w:type="spellEnd"/>
      <w:r w:rsidR="0043448C" w:rsidRPr="000D21C0">
        <w:rPr>
          <w:color w:val="000000" w:themeColor="text1"/>
          <w:sz w:val="24"/>
          <w:szCs w:val="24"/>
        </w:rPr>
        <w:t xml:space="preserve">” for 1980 Cuban refugees or “fleeing Red Guards” for Mao’s 1960s Chinese IDPs – were searched in ProQuest </w:t>
      </w:r>
      <w:r w:rsidR="0043448C" w:rsidRPr="000D21C0">
        <w:rPr>
          <w:i/>
          <w:color w:val="000000" w:themeColor="text1"/>
          <w:sz w:val="24"/>
          <w:szCs w:val="24"/>
        </w:rPr>
        <w:t xml:space="preserve">without </w:t>
      </w:r>
      <w:r w:rsidR="0043448C" w:rsidRPr="000D21C0">
        <w:rPr>
          <w:color w:val="000000" w:themeColor="text1"/>
          <w:sz w:val="24"/>
          <w:szCs w:val="24"/>
        </w:rPr>
        <w:t xml:space="preserve">refugee keywords to scan for relevant coverage that might have slipped through the cracks, so to speak. </w:t>
      </w:r>
      <w:r w:rsidR="002B1C1F" w:rsidRPr="002B1C1F">
        <w:rPr>
          <w:color w:val="000000" w:themeColor="text1"/>
          <w:sz w:val="24"/>
          <w:szCs w:val="24"/>
        </w:rPr>
        <w:t>On rare occasions, it was impossible to tell even from context of full text: e.g. “</w:t>
      </w:r>
      <w:proofErr w:type="spellStart"/>
      <w:r w:rsidR="002B1C1F" w:rsidRPr="002B1C1F">
        <w:rPr>
          <w:color w:val="000000" w:themeColor="text1"/>
          <w:sz w:val="24"/>
          <w:szCs w:val="24"/>
        </w:rPr>
        <w:t>Amienn</w:t>
      </w:r>
      <w:proofErr w:type="spellEnd"/>
      <w:r w:rsidR="002B1C1F" w:rsidRPr="002B1C1F">
        <w:rPr>
          <w:color w:val="000000" w:themeColor="text1"/>
          <w:sz w:val="24"/>
          <w:szCs w:val="24"/>
        </w:rPr>
        <w:t xml:space="preserve"> refugee” may be misspelling of “Armenian” or a refugee from Amiens in France, a locality that received considerable coverage of its displacement.</w:t>
      </w:r>
    </w:p>
    <w:p w14:paraId="29317AB5" w14:textId="30E3ADC6" w:rsidR="00B007C4" w:rsidRPr="000D21C0" w:rsidRDefault="00B007C4" w:rsidP="0016683B">
      <w:pPr>
        <w:spacing w:after="0"/>
        <w:rPr>
          <w:color w:val="000000" w:themeColor="text1"/>
          <w:sz w:val="24"/>
          <w:szCs w:val="24"/>
        </w:rPr>
      </w:pPr>
    </w:p>
    <w:p w14:paraId="6F60F9E1" w14:textId="25765D5D" w:rsidR="00B007C4" w:rsidRPr="000D21C0" w:rsidRDefault="00B007C4" w:rsidP="00B007C4">
      <w:pPr>
        <w:spacing w:after="0"/>
        <w:rPr>
          <w:color w:val="000000" w:themeColor="text1"/>
          <w:sz w:val="24"/>
          <w:szCs w:val="24"/>
        </w:rPr>
      </w:pPr>
      <w:r w:rsidRPr="000D21C0">
        <w:rPr>
          <w:color w:val="000000" w:themeColor="text1"/>
          <w:sz w:val="24"/>
          <w:szCs w:val="24"/>
        </w:rPr>
        <w:t>This contextual approach allows for significantly-improved indications compared to existing media approaches, which largely fail to distinguish casual, irrelevant mentions of keywords from substantive coverage of refugees. One opinionated press item I encountered, for example, made claims about the good refugee/bad refugee dynamic using a typically-flawed technique from online media monitoring company Meltwater:</w:t>
      </w:r>
    </w:p>
    <w:p w14:paraId="48E886B6" w14:textId="77777777" w:rsidR="00B007C4" w:rsidRPr="000D21C0" w:rsidRDefault="00B007C4" w:rsidP="00B007C4">
      <w:pPr>
        <w:spacing w:after="0"/>
        <w:rPr>
          <w:color w:val="000000" w:themeColor="text1"/>
          <w:sz w:val="24"/>
          <w:szCs w:val="24"/>
        </w:rPr>
      </w:pPr>
    </w:p>
    <w:p w14:paraId="765F2119" w14:textId="77777777" w:rsidR="00B007C4" w:rsidRPr="000D21C0" w:rsidRDefault="00B007C4" w:rsidP="00B007C4">
      <w:pPr>
        <w:ind w:left="1134" w:right="1336"/>
        <w:rPr>
          <w:color w:val="000000" w:themeColor="text1"/>
          <w:sz w:val="24"/>
          <w:szCs w:val="24"/>
        </w:rPr>
      </w:pPr>
      <w:r w:rsidRPr="000D21C0">
        <w:rPr>
          <w:color w:val="000000" w:themeColor="text1"/>
          <w:sz w:val="24"/>
          <w:szCs w:val="24"/>
        </w:rPr>
        <w:t>In 2022, some 375,000 articles were written in the English-language media about the world's 10 most neglected displacement crises […] In comparison,1.98 million articles were written about the displacement from Ukraine during the same period. If you're reading this article, your attention is a statistical anomaly. [2827409092]</w:t>
      </w:r>
    </w:p>
    <w:p w14:paraId="42BF487C" w14:textId="5B8F23B7" w:rsidR="00B007C4" w:rsidRDefault="00B007C4" w:rsidP="00B007C4">
      <w:pPr>
        <w:rPr>
          <w:color w:val="000000" w:themeColor="text1"/>
          <w:sz w:val="24"/>
          <w:szCs w:val="24"/>
        </w:rPr>
      </w:pPr>
      <w:r w:rsidRPr="000D21C0">
        <w:rPr>
          <w:color w:val="000000" w:themeColor="text1"/>
          <w:sz w:val="24"/>
          <w:szCs w:val="24"/>
        </w:rPr>
        <w:t xml:space="preserve">While the last sentence is unfortunately true of </w:t>
      </w:r>
      <w:r w:rsidRPr="000D21C0">
        <w:rPr>
          <w:i/>
          <w:iCs/>
          <w:color w:val="000000" w:themeColor="text1"/>
          <w:sz w:val="24"/>
          <w:szCs w:val="24"/>
        </w:rPr>
        <w:t xml:space="preserve">any </w:t>
      </w:r>
      <w:r w:rsidRPr="000D21C0">
        <w:rPr>
          <w:color w:val="000000" w:themeColor="text1"/>
          <w:sz w:val="24"/>
          <w:szCs w:val="24"/>
        </w:rPr>
        <w:t xml:space="preserve">refugee-related content, the first stated finding is dangerously exaggerated. The “statistics” cited by the Norwegian Refugee Council in annual reports (NRC 2023, 2024, 2025) are based on opaque methodology, so how they managed to arrive at these figures is mysterious. But surely part of the distortion is due to the extremely crude sampling strategy: “To capture news stories focused on displacement, the search terms ‘displaced OR displacement OR refuge’ were used in conjunction with the country name” (2025). To illustrate how invalid this is: in ProQuest for 2024, this method generates 323,675 results for Ukraine (with supposedly excessive coverage), but 322,459 for Venezuela and 319,966 for Sudan (two of the NRC’s “most neglected”). Far from the 5:1 ratio of [Ukraine: top-10-neglected-countries combined], we have parity! This highlights the value of our more-careful content analysis, multiple sampling and subsampling strategies to verify conclusions, and – perhaps most importantly – skepticism about the hype of AI-led searches of the sort that Meltwater sold to NRC. </w:t>
      </w:r>
    </w:p>
    <w:p w14:paraId="32765C7A" w14:textId="1C175953" w:rsidR="0043448C" w:rsidRPr="000D21C0" w:rsidRDefault="0043448C" w:rsidP="0016683B">
      <w:pPr>
        <w:spacing w:after="0"/>
        <w:rPr>
          <w:color w:val="000000" w:themeColor="text1"/>
          <w:sz w:val="24"/>
          <w:szCs w:val="24"/>
        </w:rPr>
      </w:pPr>
      <w:r w:rsidRPr="000D21C0">
        <w:rPr>
          <w:color w:val="000000" w:themeColor="text1"/>
          <w:sz w:val="24"/>
          <w:szCs w:val="24"/>
        </w:rPr>
        <w:t xml:space="preserve">Case-specific phrases </w:t>
      </w:r>
      <w:r w:rsidR="00F84A7A" w:rsidRPr="000D21C0">
        <w:rPr>
          <w:color w:val="000000" w:themeColor="text1"/>
          <w:sz w:val="24"/>
          <w:szCs w:val="24"/>
        </w:rPr>
        <w:t xml:space="preserve">for (unopinionated) press coverage </w:t>
      </w:r>
      <w:r w:rsidRPr="000D21C0">
        <w:rPr>
          <w:color w:val="000000" w:themeColor="text1"/>
          <w:sz w:val="24"/>
          <w:szCs w:val="24"/>
        </w:rPr>
        <w:t xml:space="preserve">are listed in </w:t>
      </w:r>
      <w:r w:rsidR="0016683B" w:rsidRPr="000D21C0">
        <w:rPr>
          <w:color w:val="000000" w:themeColor="text1"/>
          <w:sz w:val="24"/>
          <w:szCs w:val="24"/>
        </w:rPr>
        <w:t>Table 2.</w:t>
      </w:r>
      <w:r w:rsidR="00F84A7A" w:rsidRPr="000D21C0">
        <w:rPr>
          <w:color w:val="000000" w:themeColor="text1"/>
          <w:sz w:val="24"/>
          <w:szCs w:val="24"/>
        </w:rPr>
        <w:t xml:space="preserve"> For simplicity, recurrent Haitian expulsions (four episodes) are treated as a single case, but Rohingya (three) and Gaza Wars (five) separately.</w:t>
      </w:r>
    </w:p>
    <w:p w14:paraId="01C68938" w14:textId="77777777" w:rsidR="0043448C" w:rsidRPr="000D21C0" w:rsidRDefault="0043448C" w:rsidP="0043448C">
      <w:pPr>
        <w:spacing w:after="0"/>
        <w:rPr>
          <w:color w:val="000000" w:themeColor="text1"/>
        </w:rPr>
      </w:pPr>
    </w:p>
    <w:p w14:paraId="388AD51A" w14:textId="2855BBF2" w:rsidR="0043448C" w:rsidRPr="000D21C0" w:rsidRDefault="0043448C" w:rsidP="00D115D8">
      <w:pPr>
        <w:pStyle w:val="Heading2"/>
        <w:rPr>
          <w:color w:val="000000" w:themeColor="text1"/>
        </w:rPr>
      </w:pPr>
      <w:r w:rsidRPr="000D21C0">
        <w:rPr>
          <w:color w:val="000000" w:themeColor="text1"/>
        </w:rPr>
        <w:lastRenderedPageBreak/>
        <w:t xml:space="preserve">Table </w:t>
      </w:r>
      <w:r w:rsidR="0016683B" w:rsidRPr="000D21C0">
        <w:rPr>
          <w:color w:val="000000" w:themeColor="text1"/>
        </w:rPr>
        <w:t>2</w:t>
      </w:r>
      <w:r w:rsidRPr="000D21C0">
        <w:rPr>
          <w:color w:val="000000" w:themeColor="text1"/>
        </w:rPr>
        <w:t>. ProQuest Sampling</w:t>
      </w:r>
      <w:r w:rsidR="00BF4B2F" w:rsidRPr="000D21C0">
        <w:rPr>
          <w:color w:val="000000" w:themeColor="text1"/>
        </w:rPr>
        <w:t xml:space="preserve"> Search Terms and Date Ranges for Refugee Episodes (</w:t>
      </w:r>
      <w:r w:rsidRPr="000D21C0">
        <w:rPr>
          <w:color w:val="000000" w:themeColor="text1"/>
        </w:rPr>
        <w:t>n=</w:t>
      </w:r>
      <w:r w:rsidR="00BF4B2F" w:rsidRPr="000D21C0">
        <w:rPr>
          <w:color w:val="000000" w:themeColor="text1"/>
        </w:rPr>
        <w:t>95</w:t>
      </w:r>
      <w:r w:rsidRPr="000D21C0">
        <w:rPr>
          <w:color w:val="000000" w:themeColor="text1"/>
        </w:rPr>
        <w:t>)</w:t>
      </w:r>
      <w:r w:rsidR="00BF4B2F" w:rsidRPr="000D21C0">
        <w:rPr>
          <w:color w:val="000000" w:themeColor="text1"/>
        </w:rPr>
        <w:t>, Prospective and Retrospective</w:t>
      </w:r>
    </w:p>
    <w:tbl>
      <w:tblPr>
        <w:tblStyle w:val="TableGrid"/>
        <w:tblW w:w="12950" w:type="dxa"/>
        <w:tblLayout w:type="fixed"/>
        <w:tblLook w:val="04A0" w:firstRow="1" w:lastRow="0" w:firstColumn="1" w:lastColumn="0" w:noHBand="0" w:noVBand="1"/>
      </w:tblPr>
      <w:tblGrid>
        <w:gridCol w:w="1709"/>
        <w:gridCol w:w="910"/>
        <w:gridCol w:w="3316"/>
        <w:gridCol w:w="810"/>
        <w:gridCol w:w="6205"/>
      </w:tblGrid>
      <w:tr w:rsidR="0043448C" w:rsidRPr="000D21C0" w14:paraId="6F856991" w14:textId="77777777" w:rsidTr="008F31F1">
        <w:trPr>
          <w:trHeight w:val="351"/>
        </w:trPr>
        <w:tc>
          <w:tcPr>
            <w:tcW w:w="1709" w:type="dxa"/>
          </w:tcPr>
          <w:p w14:paraId="411E2349" w14:textId="77777777" w:rsidR="0043448C" w:rsidRPr="000D21C0" w:rsidRDefault="0043448C" w:rsidP="0043448C">
            <w:pPr>
              <w:spacing w:line="259" w:lineRule="auto"/>
              <w:rPr>
                <w:color w:val="000000" w:themeColor="text1"/>
              </w:rPr>
            </w:pPr>
          </w:p>
        </w:tc>
        <w:tc>
          <w:tcPr>
            <w:tcW w:w="4226" w:type="dxa"/>
            <w:gridSpan w:val="2"/>
          </w:tcPr>
          <w:p w14:paraId="3C3C7406" w14:textId="77777777" w:rsidR="0043448C" w:rsidRPr="000D21C0" w:rsidRDefault="0043448C" w:rsidP="0043448C">
            <w:pPr>
              <w:spacing w:line="259" w:lineRule="auto"/>
              <w:jc w:val="center"/>
              <w:rPr>
                <w:color w:val="000000" w:themeColor="text1"/>
              </w:rPr>
            </w:pPr>
            <w:r w:rsidRPr="000D21C0">
              <w:rPr>
                <w:color w:val="000000" w:themeColor="text1"/>
              </w:rPr>
              <w:t>Prospective Coverage</w:t>
            </w:r>
          </w:p>
        </w:tc>
        <w:tc>
          <w:tcPr>
            <w:tcW w:w="7015" w:type="dxa"/>
            <w:gridSpan w:val="2"/>
          </w:tcPr>
          <w:p w14:paraId="763BCF1C" w14:textId="77777777" w:rsidR="0043448C" w:rsidRPr="000D21C0" w:rsidRDefault="0043448C" w:rsidP="0043448C">
            <w:pPr>
              <w:spacing w:line="259" w:lineRule="auto"/>
              <w:jc w:val="center"/>
              <w:rPr>
                <w:color w:val="000000" w:themeColor="text1"/>
              </w:rPr>
            </w:pPr>
            <w:r w:rsidRPr="000D21C0">
              <w:rPr>
                <w:color w:val="000000" w:themeColor="text1"/>
              </w:rPr>
              <w:t>Retrospective Coverage</w:t>
            </w:r>
          </w:p>
        </w:tc>
      </w:tr>
      <w:tr w:rsidR="0043448C" w:rsidRPr="000D21C0" w14:paraId="18CA68B4" w14:textId="77777777" w:rsidTr="008F31F1">
        <w:tc>
          <w:tcPr>
            <w:tcW w:w="1709" w:type="dxa"/>
          </w:tcPr>
          <w:p w14:paraId="6C2FDE61" w14:textId="77777777" w:rsidR="0043448C" w:rsidRPr="000D21C0" w:rsidRDefault="0043448C" w:rsidP="0043448C">
            <w:pPr>
              <w:spacing w:line="259" w:lineRule="auto"/>
              <w:rPr>
                <w:color w:val="000000" w:themeColor="text1"/>
              </w:rPr>
            </w:pPr>
            <w:r w:rsidRPr="000D21C0">
              <w:rPr>
                <w:color w:val="000000" w:themeColor="text1"/>
              </w:rPr>
              <w:t>Sampling</w:t>
            </w:r>
          </w:p>
        </w:tc>
        <w:tc>
          <w:tcPr>
            <w:tcW w:w="4226" w:type="dxa"/>
            <w:gridSpan w:val="2"/>
          </w:tcPr>
          <w:p w14:paraId="03730F13" w14:textId="77777777" w:rsidR="0043448C" w:rsidRPr="000D21C0" w:rsidRDefault="0043448C" w:rsidP="0043448C">
            <w:pPr>
              <w:spacing w:line="259" w:lineRule="auto"/>
              <w:jc w:val="center"/>
              <w:rPr>
                <w:color w:val="000000" w:themeColor="text1"/>
              </w:rPr>
            </w:pPr>
            <w:r w:rsidRPr="000D21C0">
              <w:rPr>
                <w:color w:val="000000" w:themeColor="text1"/>
              </w:rPr>
              <w:t xml:space="preserve">Comprehensive: any coverage from onset to conclusion of conflict and/or forced migration. </w:t>
            </w:r>
          </w:p>
        </w:tc>
        <w:tc>
          <w:tcPr>
            <w:tcW w:w="7015" w:type="dxa"/>
            <w:gridSpan w:val="2"/>
          </w:tcPr>
          <w:p w14:paraId="70160BAA" w14:textId="58419234" w:rsidR="0043448C" w:rsidRPr="000D21C0" w:rsidRDefault="0043448C" w:rsidP="0043448C">
            <w:pPr>
              <w:spacing w:line="259" w:lineRule="auto"/>
              <w:jc w:val="center"/>
              <w:rPr>
                <w:color w:val="000000" w:themeColor="text1"/>
              </w:rPr>
            </w:pPr>
            <w:r w:rsidRPr="000D21C0">
              <w:rPr>
                <w:color w:val="000000" w:themeColor="text1"/>
              </w:rPr>
              <w:t>Targeted: only coverage explicitly evoking the war/episode in question after conclusion, up to 2025.</w:t>
            </w:r>
          </w:p>
        </w:tc>
      </w:tr>
      <w:tr w:rsidR="0043448C" w:rsidRPr="000D21C0" w14:paraId="664E1ADD" w14:textId="77777777" w:rsidTr="008F31F1">
        <w:tc>
          <w:tcPr>
            <w:tcW w:w="1709" w:type="dxa"/>
          </w:tcPr>
          <w:p w14:paraId="281F8341" w14:textId="77777777" w:rsidR="0043448C" w:rsidRPr="000D21C0" w:rsidRDefault="0043448C" w:rsidP="0043448C">
            <w:pPr>
              <w:spacing w:line="259" w:lineRule="auto"/>
              <w:rPr>
                <w:color w:val="000000" w:themeColor="text1"/>
              </w:rPr>
            </w:pPr>
            <w:r w:rsidRPr="000D21C0">
              <w:rPr>
                <w:color w:val="000000" w:themeColor="text1"/>
              </w:rPr>
              <w:t>Rationale</w:t>
            </w:r>
          </w:p>
        </w:tc>
        <w:tc>
          <w:tcPr>
            <w:tcW w:w="4226" w:type="dxa"/>
            <w:gridSpan w:val="2"/>
          </w:tcPr>
          <w:p w14:paraId="5BFB217D" w14:textId="64A32B6E" w:rsidR="0043448C" w:rsidRPr="000D21C0" w:rsidRDefault="0043448C" w:rsidP="0043448C">
            <w:pPr>
              <w:spacing w:line="259" w:lineRule="auto"/>
              <w:jc w:val="center"/>
              <w:rPr>
                <w:color w:val="000000" w:themeColor="text1"/>
              </w:rPr>
            </w:pPr>
            <w:r w:rsidRPr="000D21C0">
              <w:rPr>
                <w:color w:val="000000" w:themeColor="text1"/>
              </w:rPr>
              <w:t>To capture extent and nature of coverage in real time, during forced migration.</w:t>
            </w:r>
          </w:p>
        </w:tc>
        <w:tc>
          <w:tcPr>
            <w:tcW w:w="7015" w:type="dxa"/>
            <w:gridSpan w:val="2"/>
          </w:tcPr>
          <w:p w14:paraId="4C40A02F" w14:textId="5FA64A22" w:rsidR="0043448C" w:rsidRPr="000D21C0" w:rsidRDefault="0043448C" w:rsidP="0043448C">
            <w:pPr>
              <w:spacing w:line="259" w:lineRule="auto"/>
              <w:jc w:val="center"/>
              <w:rPr>
                <w:color w:val="000000" w:themeColor="text1"/>
              </w:rPr>
            </w:pPr>
            <w:r w:rsidRPr="000D21C0">
              <w:rPr>
                <w:color w:val="000000" w:themeColor="text1"/>
              </w:rPr>
              <w:t>To capture which refugees, when, and in what context, are evoked with the benefit of historical hindsight.</w:t>
            </w:r>
          </w:p>
        </w:tc>
      </w:tr>
      <w:tr w:rsidR="0043448C" w:rsidRPr="000D21C0" w14:paraId="06F40E2C" w14:textId="77777777" w:rsidTr="008F31F1">
        <w:tc>
          <w:tcPr>
            <w:tcW w:w="1709" w:type="dxa"/>
          </w:tcPr>
          <w:p w14:paraId="5D6990C9" w14:textId="77777777" w:rsidR="0043448C" w:rsidRPr="000D21C0" w:rsidRDefault="0043448C" w:rsidP="0043448C">
            <w:pPr>
              <w:spacing w:line="259" w:lineRule="auto"/>
              <w:rPr>
                <w:color w:val="000000" w:themeColor="text1"/>
              </w:rPr>
            </w:pPr>
            <w:r w:rsidRPr="000D21C0">
              <w:rPr>
                <w:color w:val="000000" w:themeColor="text1"/>
              </w:rPr>
              <w:t>Search Terms</w:t>
            </w:r>
          </w:p>
        </w:tc>
        <w:tc>
          <w:tcPr>
            <w:tcW w:w="910" w:type="dxa"/>
          </w:tcPr>
          <w:p w14:paraId="35E45C91" w14:textId="77777777" w:rsidR="0043448C" w:rsidRPr="000D21C0" w:rsidRDefault="0043448C" w:rsidP="0043448C">
            <w:pPr>
              <w:spacing w:line="259" w:lineRule="auto"/>
              <w:rPr>
                <w:color w:val="000000" w:themeColor="text1"/>
              </w:rPr>
            </w:pPr>
            <w:r w:rsidRPr="000D21C0">
              <w:rPr>
                <w:color w:val="000000" w:themeColor="text1"/>
              </w:rPr>
              <w:t>Period</w:t>
            </w:r>
          </w:p>
        </w:tc>
        <w:tc>
          <w:tcPr>
            <w:tcW w:w="3316" w:type="dxa"/>
          </w:tcPr>
          <w:p w14:paraId="14BFEF95" w14:textId="77777777" w:rsidR="0043448C" w:rsidRPr="000D21C0" w:rsidRDefault="0043448C" w:rsidP="0043448C">
            <w:pPr>
              <w:spacing w:line="259" w:lineRule="auto"/>
              <w:rPr>
                <w:color w:val="000000" w:themeColor="text1"/>
              </w:rPr>
            </w:pPr>
            <w:r w:rsidRPr="000D21C0">
              <w:rPr>
                <w:color w:val="000000" w:themeColor="text1"/>
              </w:rPr>
              <w:t xml:space="preserve">Search Terms </w:t>
            </w:r>
          </w:p>
          <w:p w14:paraId="2256F6DB" w14:textId="77777777" w:rsidR="0043448C" w:rsidRPr="000D21C0" w:rsidRDefault="0043448C" w:rsidP="0043448C">
            <w:pPr>
              <w:spacing w:line="259" w:lineRule="auto"/>
              <w:rPr>
                <w:color w:val="000000" w:themeColor="text1"/>
              </w:rPr>
            </w:pPr>
            <w:r w:rsidRPr="000D21C0">
              <w:rPr>
                <w:color w:val="000000" w:themeColor="text1"/>
              </w:rPr>
              <w:t>(inductive and exploratory, if appearing in proximity)</w:t>
            </w:r>
          </w:p>
        </w:tc>
        <w:tc>
          <w:tcPr>
            <w:tcW w:w="810" w:type="dxa"/>
          </w:tcPr>
          <w:p w14:paraId="7D48ED39" w14:textId="77777777" w:rsidR="0043448C" w:rsidRPr="000D21C0" w:rsidRDefault="0043448C" w:rsidP="0043448C">
            <w:pPr>
              <w:spacing w:line="259" w:lineRule="auto"/>
              <w:rPr>
                <w:color w:val="000000" w:themeColor="text1"/>
              </w:rPr>
            </w:pPr>
            <w:r w:rsidRPr="000D21C0">
              <w:rPr>
                <w:color w:val="000000" w:themeColor="text1"/>
              </w:rPr>
              <w:t>Period</w:t>
            </w:r>
          </w:p>
        </w:tc>
        <w:tc>
          <w:tcPr>
            <w:tcW w:w="6205" w:type="dxa"/>
          </w:tcPr>
          <w:p w14:paraId="71C1905A" w14:textId="77777777" w:rsidR="0043448C" w:rsidRPr="000D21C0" w:rsidRDefault="0043448C" w:rsidP="0043448C">
            <w:pPr>
              <w:spacing w:line="259" w:lineRule="auto"/>
              <w:rPr>
                <w:color w:val="000000" w:themeColor="text1"/>
              </w:rPr>
            </w:pPr>
            <w:r w:rsidRPr="000D21C0">
              <w:rPr>
                <w:color w:val="000000" w:themeColor="text1"/>
              </w:rPr>
              <w:t xml:space="preserve">Search Terms </w:t>
            </w:r>
          </w:p>
          <w:p w14:paraId="29CBB539" w14:textId="77777777" w:rsidR="0043448C" w:rsidRPr="000D21C0" w:rsidRDefault="0043448C" w:rsidP="0043448C">
            <w:pPr>
              <w:spacing w:line="259" w:lineRule="auto"/>
              <w:rPr>
                <w:color w:val="000000" w:themeColor="text1"/>
              </w:rPr>
            </w:pPr>
            <w:r w:rsidRPr="000D21C0">
              <w:rPr>
                <w:color w:val="000000" w:themeColor="text1"/>
              </w:rPr>
              <w:t>(deductive and necessary, must include these phrases anywhere in title, abstract, text or index)</w:t>
            </w:r>
          </w:p>
        </w:tc>
      </w:tr>
      <w:tr w:rsidR="0043448C" w:rsidRPr="000D21C0" w14:paraId="1924A0F8" w14:textId="77777777" w:rsidTr="008F31F1">
        <w:trPr>
          <w:trHeight w:val="1403"/>
        </w:trPr>
        <w:tc>
          <w:tcPr>
            <w:tcW w:w="1709" w:type="dxa"/>
            <w:vAlign w:val="bottom"/>
          </w:tcPr>
          <w:p w14:paraId="5BD065E1" w14:textId="77777777" w:rsidR="0043448C" w:rsidRPr="000D21C0" w:rsidRDefault="0043448C" w:rsidP="0043448C">
            <w:pPr>
              <w:spacing w:line="259" w:lineRule="auto"/>
              <w:rPr>
                <w:color w:val="000000" w:themeColor="text1"/>
              </w:rPr>
            </w:pPr>
            <w:bookmarkStart w:id="4" w:name="_Hlk191625470"/>
            <w:r w:rsidRPr="000D21C0">
              <w:rPr>
                <w:color w:val="000000" w:themeColor="text1"/>
              </w:rPr>
              <w:t xml:space="preserve">World War I </w:t>
            </w:r>
          </w:p>
          <w:p w14:paraId="64E155E8" w14:textId="77777777" w:rsidR="0043448C" w:rsidRPr="000D21C0" w:rsidRDefault="0043448C" w:rsidP="0043448C">
            <w:pPr>
              <w:spacing w:line="259" w:lineRule="auto"/>
              <w:rPr>
                <w:color w:val="000000" w:themeColor="text1"/>
              </w:rPr>
            </w:pPr>
          </w:p>
          <w:p w14:paraId="33A99813" w14:textId="77777777" w:rsidR="0043448C" w:rsidRPr="000D21C0" w:rsidRDefault="0043448C" w:rsidP="0043448C">
            <w:pPr>
              <w:spacing w:line="259" w:lineRule="auto"/>
              <w:rPr>
                <w:color w:val="000000" w:themeColor="text1"/>
              </w:rPr>
            </w:pPr>
          </w:p>
          <w:p w14:paraId="0C3BCEDF" w14:textId="77777777" w:rsidR="0043448C" w:rsidRPr="000D21C0" w:rsidRDefault="0043448C" w:rsidP="0043448C">
            <w:pPr>
              <w:spacing w:line="259" w:lineRule="auto"/>
              <w:rPr>
                <w:color w:val="000000" w:themeColor="text1"/>
              </w:rPr>
            </w:pPr>
          </w:p>
          <w:p w14:paraId="6D7BFCCD" w14:textId="77777777" w:rsidR="0043448C" w:rsidRPr="000D21C0" w:rsidRDefault="0043448C" w:rsidP="0043448C">
            <w:pPr>
              <w:spacing w:line="259" w:lineRule="auto"/>
              <w:rPr>
                <w:color w:val="000000" w:themeColor="text1"/>
              </w:rPr>
            </w:pPr>
          </w:p>
          <w:p w14:paraId="489E42BA" w14:textId="77777777" w:rsidR="0043448C" w:rsidRPr="000D21C0" w:rsidRDefault="0043448C" w:rsidP="0043448C">
            <w:pPr>
              <w:spacing w:line="259" w:lineRule="auto"/>
              <w:rPr>
                <w:color w:val="000000" w:themeColor="text1"/>
              </w:rPr>
            </w:pPr>
          </w:p>
        </w:tc>
        <w:tc>
          <w:tcPr>
            <w:tcW w:w="910" w:type="dxa"/>
          </w:tcPr>
          <w:p w14:paraId="7A72B5F4" w14:textId="77777777" w:rsidR="0043448C" w:rsidRPr="000D21C0" w:rsidRDefault="0043448C" w:rsidP="0043448C">
            <w:pPr>
              <w:spacing w:line="259" w:lineRule="auto"/>
              <w:rPr>
                <w:color w:val="000000" w:themeColor="text1"/>
              </w:rPr>
            </w:pPr>
            <w:r w:rsidRPr="000D21C0">
              <w:rPr>
                <w:color w:val="000000" w:themeColor="text1"/>
              </w:rPr>
              <w:t>1914-23</w:t>
            </w:r>
          </w:p>
        </w:tc>
        <w:tc>
          <w:tcPr>
            <w:tcW w:w="3316" w:type="dxa"/>
            <w:vAlign w:val="bottom"/>
          </w:tcPr>
          <w:p w14:paraId="1DBB506C" w14:textId="77777777" w:rsidR="0043448C" w:rsidRPr="000D21C0" w:rsidRDefault="0043448C" w:rsidP="0043448C">
            <w:pPr>
              <w:spacing w:line="259" w:lineRule="auto"/>
              <w:rPr>
                <w:color w:val="000000" w:themeColor="text1"/>
              </w:rPr>
            </w:pPr>
            <w:r w:rsidRPr="000D21C0">
              <w:rPr>
                <w:bCs/>
                <w:color w:val="000000" w:themeColor="text1"/>
              </w:rPr>
              <w:t>Armenian</w:t>
            </w:r>
            <w:r w:rsidRPr="000D21C0">
              <w:rPr>
                <w:color w:val="000000" w:themeColor="text1"/>
              </w:rPr>
              <w:t xml:space="preserve">, </w:t>
            </w:r>
            <w:r w:rsidRPr="000D21C0">
              <w:rPr>
                <w:bCs/>
                <w:color w:val="000000" w:themeColor="text1"/>
              </w:rPr>
              <w:t>Turkish, Ottoman</w:t>
            </w:r>
            <w:r w:rsidRPr="000D21C0">
              <w:rPr>
                <w:color w:val="000000" w:themeColor="text1"/>
              </w:rPr>
              <w:t xml:space="preserve"> </w:t>
            </w:r>
            <w:proofErr w:type="spellStart"/>
            <w:r w:rsidRPr="000D21C0">
              <w:rPr>
                <w:color w:val="000000" w:themeColor="text1"/>
              </w:rPr>
              <w:t>kurds</w:t>
            </w:r>
            <w:proofErr w:type="spellEnd"/>
            <w:r w:rsidRPr="000D21C0">
              <w:rPr>
                <w:color w:val="000000" w:themeColor="text1"/>
              </w:rPr>
              <w:t>/</w:t>
            </w:r>
            <w:proofErr w:type="spellStart"/>
            <w:r w:rsidRPr="000D21C0">
              <w:rPr>
                <w:color w:val="000000" w:themeColor="text1"/>
              </w:rPr>
              <w:t>kurdish</w:t>
            </w:r>
            <w:proofErr w:type="spellEnd"/>
            <w:r w:rsidRPr="000D21C0">
              <w:rPr>
                <w:color w:val="000000" w:themeColor="text1"/>
              </w:rPr>
              <w:t xml:space="preserve">, </w:t>
            </w:r>
            <w:proofErr w:type="spellStart"/>
            <w:r w:rsidRPr="000D21C0">
              <w:rPr>
                <w:color w:val="000000" w:themeColor="text1"/>
              </w:rPr>
              <w:t>russian</w:t>
            </w:r>
            <w:proofErr w:type="spellEnd"/>
            <w:r w:rsidRPr="000D21C0">
              <w:rPr>
                <w:color w:val="000000" w:themeColor="text1"/>
              </w:rPr>
              <w:t xml:space="preserve">, white </w:t>
            </w:r>
            <w:proofErr w:type="spellStart"/>
            <w:r w:rsidRPr="000D21C0">
              <w:rPr>
                <w:color w:val="000000" w:themeColor="text1"/>
              </w:rPr>
              <w:t>russian</w:t>
            </w:r>
            <w:proofErr w:type="spellEnd"/>
            <w:r w:rsidRPr="000D21C0">
              <w:rPr>
                <w:color w:val="000000" w:themeColor="text1"/>
              </w:rPr>
              <w:t xml:space="preserve">, soviet, </w:t>
            </w:r>
            <w:proofErr w:type="spellStart"/>
            <w:r w:rsidRPr="000D21C0">
              <w:rPr>
                <w:bCs/>
                <w:color w:val="000000" w:themeColor="text1"/>
              </w:rPr>
              <w:t>greek</w:t>
            </w:r>
            <w:proofErr w:type="spellEnd"/>
            <w:r w:rsidRPr="000D21C0">
              <w:rPr>
                <w:color w:val="000000" w:themeColor="text1"/>
              </w:rPr>
              <w:t xml:space="preserve">, French, </w:t>
            </w:r>
            <w:proofErr w:type="spellStart"/>
            <w:r w:rsidRPr="000D21C0">
              <w:rPr>
                <w:color w:val="000000" w:themeColor="text1"/>
              </w:rPr>
              <w:t>german</w:t>
            </w:r>
            <w:proofErr w:type="spellEnd"/>
            <w:r w:rsidRPr="000D21C0">
              <w:rPr>
                <w:color w:val="000000" w:themeColor="text1"/>
              </w:rPr>
              <w:t xml:space="preserve">, </w:t>
            </w:r>
            <w:proofErr w:type="spellStart"/>
            <w:r w:rsidRPr="000D21C0">
              <w:rPr>
                <w:color w:val="000000" w:themeColor="text1"/>
              </w:rPr>
              <w:t>austrian</w:t>
            </w:r>
            <w:proofErr w:type="spellEnd"/>
            <w:r w:rsidRPr="000D21C0">
              <w:rPr>
                <w:color w:val="000000" w:themeColor="text1"/>
              </w:rPr>
              <w:t xml:space="preserve">, </w:t>
            </w:r>
            <w:proofErr w:type="spellStart"/>
            <w:r w:rsidRPr="000D21C0">
              <w:rPr>
                <w:color w:val="000000" w:themeColor="text1"/>
              </w:rPr>
              <w:t>austro-hungarian</w:t>
            </w:r>
            <w:proofErr w:type="spellEnd"/>
            <w:r w:rsidRPr="000D21C0">
              <w:rPr>
                <w:color w:val="000000" w:themeColor="text1"/>
              </w:rPr>
              <w:t xml:space="preserve">, </w:t>
            </w:r>
            <w:proofErr w:type="spellStart"/>
            <w:r w:rsidRPr="000D21C0">
              <w:rPr>
                <w:bCs/>
                <w:iCs/>
                <w:color w:val="000000" w:themeColor="text1"/>
              </w:rPr>
              <w:t>belgian</w:t>
            </w:r>
            <w:proofErr w:type="spellEnd"/>
            <w:r w:rsidRPr="000D21C0">
              <w:rPr>
                <w:bCs/>
                <w:iCs/>
                <w:color w:val="000000" w:themeColor="text1"/>
              </w:rPr>
              <w:t xml:space="preserve">, </w:t>
            </w:r>
            <w:proofErr w:type="spellStart"/>
            <w:r w:rsidRPr="000D21C0">
              <w:rPr>
                <w:bCs/>
                <w:iCs/>
                <w:color w:val="000000" w:themeColor="text1"/>
              </w:rPr>
              <w:t>serbian</w:t>
            </w:r>
            <w:proofErr w:type="spellEnd"/>
            <w:r w:rsidRPr="000D21C0">
              <w:rPr>
                <w:bCs/>
                <w:iCs/>
                <w:color w:val="000000" w:themeColor="text1"/>
              </w:rPr>
              <w:t>/</w:t>
            </w:r>
            <w:proofErr w:type="spellStart"/>
            <w:r w:rsidRPr="000D21C0">
              <w:rPr>
                <w:bCs/>
                <w:iCs/>
                <w:color w:val="000000" w:themeColor="text1"/>
              </w:rPr>
              <w:t>serbs</w:t>
            </w:r>
            <w:proofErr w:type="spellEnd"/>
            <w:r w:rsidRPr="000D21C0">
              <w:rPr>
                <w:color w:val="000000" w:themeColor="text1"/>
              </w:rPr>
              <w:t xml:space="preserve">, </w:t>
            </w:r>
            <w:proofErr w:type="spellStart"/>
            <w:r w:rsidRPr="000D21C0">
              <w:rPr>
                <w:color w:val="000000" w:themeColor="text1"/>
              </w:rPr>
              <w:t>caucasus</w:t>
            </w:r>
            <w:proofErr w:type="spellEnd"/>
          </w:p>
        </w:tc>
        <w:tc>
          <w:tcPr>
            <w:tcW w:w="810" w:type="dxa"/>
          </w:tcPr>
          <w:p w14:paraId="3608FF99" w14:textId="77777777" w:rsidR="0043448C" w:rsidRPr="000D21C0" w:rsidRDefault="0043448C" w:rsidP="0043448C">
            <w:pPr>
              <w:spacing w:line="259" w:lineRule="auto"/>
              <w:rPr>
                <w:color w:val="000000" w:themeColor="text1"/>
              </w:rPr>
            </w:pPr>
            <w:r w:rsidRPr="000D21C0">
              <w:rPr>
                <w:color w:val="000000" w:themeColor="text1"/>
              </w:rPr>
              <w:t>1923-2025</w:t>
            </w:r>
          </w:p>
        </w:tc>
        <w:tc>
          <w:tcPr>
            <w:tcW w:w="6205" w:type="dxa"/>
          </w:tcPr>
          <w:p w14:paraId="12426B8C" w14:textId="77777777" w:rsidR="0043448C" w:rsidRPr="000D21C0" w:rsidRDefault="0043448C" w:rsidP="0043448C">
            <w:pPr>
              <w:spacing w:line="259" w:lineRule="auto"/>
              <w:rPr>
                <w:color w:val="000000" w:themeColor="text1"/>
              </w:rPr>
            </w:pPr>
            <w:r w:rsidRPr="000D21C0">
              <w:rPr>
                <w:color w:val="000000" w:themeColor="text1"/>
              </w:rPr>
              <w:t>“World War 1” or “World War I” or “Great War” [capitalized] or “1</w:t>
            </w:r>
            <w:r w:rsidRPr="000D21C0">
              <w:rPr>
                <w:color w:val="000000" w:themeColor="text1"/>
                <w:vertAlign w:val="superscript"/>
              </w:rPr>
              <w:t>st</w:t>
            </w:r>
            <w:r w:rsidRPr="000D21C0">
              <w:rPr>
                <w:color w:val="000000" w:themeColor="text1"/>
              </w:rPr>
              <w:t xml:space="preserve"> world war” or “first world war” or “WWI” “1914 war” or “1918 war”</w:t>
            </w:r>
          </w:p>
        </w:tc>
      </w:tr>
      <w:tr w:rsidR="0043448C" w:rsidRPr="000D21C0" w14:paraId="034E1645" w14:textId="77777777" w:rsidTr="008F31F1">
        <w:tc>
          <w:tcPr>
            <w:tcW w:w="1709" w:type="dxa"/>
            <w:vAlign w:val="bottom"/>
          </w:tcPr>
          <w:p w14:paraId="2D400C08" w14:textId="77777777" w:rsidR="0043448C" w:rsidRPr="000D21C0" w:rsidRDefault="0043448C" w:rsidP="0043448C">
            <w:pPr>
              <w:spacing w:line="259" w:lineRule="auto"/>
              <w:rPr>
                <w:color w:val="000000" w:themeColor="text1"/>
              </w:rPr>
            </w:pPr>
            <w:r w:rsidRPr="000D21C0">
              <w:rPr>
                <w:color w:val="000000" w:themeColor="text1"/>
              </w:rPr>
              <w:t>Abyssinian War</w:t>
            </w:r>
          </w:p>
          <w:p w14:paraId="0D1A62C1" w14:textId="77777777" w:rsidR="0043448C" w:rsidRPr="000D21C0" w:rsidRDefault="0043448C" w:rsidP="0043448C">
            <w:pPr>
              <w:spacing w:line="259" w:lineRule="auto"/>
              <w:rPr>
                <w:color w:val="000000" w:themeColor="text1"/>
              </w:rPr>
            </w:pPr>
          </w:p>
          <w:p w14:paraId="484B4368" w14:textId="77777777" w:rsidR="0043448C" w:rsidRPr="000D21C0" w:rsidRDefault="0043448C" w:rsidP="0043448C">
            <w:pPr>
              <w:spacing w:line="259" w:lineRule="auto"/>
              <w:rPr>
                <w:color w:val="000000" w:themeColor="text1"/>
              </w:rPr>
            </w:pPr>
          </w:p>
        </w:tc>
        <w:tc>
          <w:tcPr>
            <w:tcW w:w="910" w:type="dxa"/>
          </w:tcPr>
          <w:p w14:paraId="0A65B697" w14:textId="77777777" w:rsidR="0043448C" w:rsidRPr="000D21C0" w:rsidRDefault="0043448C" w:rsidP="0043448C">
            <w:pPr>
              <w:spacing w:line="259" w:lineRule="auto"/>
              <w:rPr>
                <w:color w:val="000000" w:themeColor="text1"/>
              </w:rPr>
            </w:pPr>
            <w:r w:rsidRPr="000D21C0">
              <w:rPr>
                <w:color w:val="000000" w:themeColor="text1"/>
              </w:rPr>
              <w:t>1935-7</w:t>
            </w:r>
          </w:p>
          <w:p w14:paraId="7B1A6F1B" w14:textId="77777777" w:rsidR="0043448C" w:rsidRPr="000D21C0" w:rsidRDefault="0043448C" w:rsidP="0043448C">
            <w:pPr>
              <w:spacing w:line="259" w:lineRule="auto"/>
              <w:rPr>
                <w:color w:val="000000" w:themeColor="text1"/>
              </w:rPr>
            </w:pPr>
          </w:p>
        </w:tc>
        <w:tc>
          <w:tcPr>
            <w:tcW w:w="3316" w:type="dxa"/>
          </w:tcPr>
          <w:p w14:paraId="40255E1D"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Abyssinian, Ethiopian, Oromo, Amhara, Tigray, Somali, Royalists, Muslim, Christian, Italo-Ethiopian, colonial, patriots, resistance, anti-fascist, anti-fascists, loyalists, imperial loyalists, Shewan, </w:t>
            </w:r>
            <w:proofErr w:type="spellStart"/>
            <w:r w:rsidRPr="000D21C0">
              <w:rPr>
                <w:color w:val="000000" w:themeColor="text1"/>
              </w:rPr>
              <w:t>Galla</w:t>
            </w:r>
            <w:proofErr w:type="spellEnd"/>
            <w:r w:rsidRPr="000D21C0">
              <w:rPr>
                <w:color w:val="000000" w:themeColor="text1"/>
              </w:rPr>
              <w:t xml:space="preserve"> or Highlanders</w:t>
            </w:r>
          </w:p>
        </w:tc>
        <w:tc>
          <w:tcPr>
            <w:tcW w:w="810" w:type="dxa"/>
          </w:tcPr>
          <w:p w14:paraId="74984963" w14:textId="77777777" w:rsidR="0043448C" w:rsidRPr="000D21C0" w:rsidRDefault="0043448C" w:rsidP="0043448C">
            <w:pPr>
              <w:spacing w:line="259" w:lineRule="auto"/>
              <w:rPr>
                <w:color w:val="000000" w:themeColor="text1"/>
              </w:rPr>
            </w:pPr>
            <w:r w:rsidRPr="000D21C0">
              <w:rPr>
                <w:color w:val="000000" w:themeColor="text1"/>
              </w:rPr>
              <w:t>1937-2025</w:t>
            </w:r>
          </w:p>
        </w:tc>
        <w:tc>
          <w:tcPr>
            <w:tcW w:w="6205" w:type="dxa"/>
          </w:tcPr>
          <w:p w14:paraId="1144466A" w14:textId="77777777" w:rsidR="0043448C" w:rsidRPr="000D21C0" w:rsidRDefault="0043448C" w:rsidP="0043448C">
            <w:pPr>
              <w:spacing w:line="259" w:lineRule="auto"/>
              <w:rPr>
                <w:color w:val="000000" w:themeColor="text1"/>
              </w:rPr>
            </w:pPr>
            <w:r w:rsidRPr="000D21C0">
              <w:rPr>
                <w:color w:val="000000" w:themeColor="text1"/>
              </w:rPr>
              <w:t>“Mussolini’s war in Ethiopia” or “Italy’s war in Ethiopia” or “Mussolini’s invasion of Ethiopia” or “Abyssinian war” or (“1935” and “Abyssinia(n)”) or “Second Italo-Ethiopian war” or “Abyssinian crisis” or “Italian invasion of Ethiopia” or “Ethiopian-Italian war”</w:t>
            </w:r>
          </w:p>
        </w:tc>
      </w:tr>
      <w:tr w:rsidR="0043448C" w:rsidRPr="000D21C0" w14:paraId="07E57FCC" w14:textId="77777777" w:rsidTr="008F31F1">
        <w:tc>
          <w:tcPr>
            <w:tcW w:w="1709" w:type="dxa"/>
            <w:vAlign w:val="bottom"/>
          </w:tcPr>
          <w:p w14:paraId="65B90CA9" w14:textId="77777777" w:rsidR="0043448C" w:rsidRPr="000D21C0" w:rsidRDefault="0043448C" w:rsidP="0043448C">
            <w:pPr>
              <w:spacing w:line="259" w:lineRule="auto"/>
              <w:rPr>
                <w:color w:val="000000" w:themeColor="text1"/>
              </w:rPr>
            </w:pPr>
            <w:r w:rsidRPr="000D21C0">
              <w:rPr>
                <w:color w:val="000000" w:themeColor="text1"/>
              </w:rPr>
              <w:t xml:space="preserve">Spanish Civil War </w:t>
            </w:r>
          </w:p>
        </w:tc>
        <w:tc>
          <w:tcPr>
            <w:tcW w:w="910" w:type="dxa"/>
            <w:vAlign w:val="bottom"/>
          </w:tcPr>
          <w:p w14:paraId="0727A710" w14:textId="77777777" w:rsidR="0043448C" w:rsidRPr="000D21C0" w:rsidRDefault="0043448C" w:rsidP="0043448C">
            <w:pPr>
              <w:spacing w:line="259" w:lineRule="auto"/>
              <w:rPr>
                <w:color w:val="000000" w:themeColor="text1"/>
              </w:rPr>
            </w:pPr>
            <w:r w:rsidRPr="000D21C0">
              <w:rPr>
                <w:color w:val="000000" w:themeColor="text1"/>
              </w:rPr>
              <w:t>1936-9</w:t>
            </w:r>
          </w:p>
        </w:tc>
        <w:tc>
          <w:tcPr>
            <w:tcW w:w="3316" w:type="dxa"/>
            <w:vAlign w:val="bottom"/>
          </w:tcPr>
          <w:p w14:paraId="1740B801"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Spanish, Falangist, socialist, anti-fascist, </w:t>
            </w:r>
            <w:proofErr w:type="spellStart"/>
            <w:r w:rsidRPr="000D21C0">
              <w:rPr>
                <w:color w:val="000000" w:themeColor="text1"/>
              </w:rPr>
              <w:t>Carlistas</w:t>
            </w:r>
            <w:proofErr w:type="spellEnd"/>
            <w:r w:rsidRPr="000D21C0">
              <w:rPr>
                <w:color w:val="000000" w:themeColor="text1"/>
              </w:rPr>
              <w:t>, monarchist, Francoist, Stalinist, “</w:t>
            </w:r>
            <w:proofErr w:type="spellStart"/>
            <w:r w:rsidRPr="000D21C0">
              <w:rPr>
                <w:color w:val="000000" w:themeColor="text1"/>
              </w:rPr>
              <w:t>mujeres</w:t>
            </w:r>
            <w:proofErr w:type="spellEnd"/>
            <w:r w:rsidRPr="000D21C0">
              <w:rPr>
                <w:color w:val="000000" w:themeColor="text1"/>
              </w:rPr>
              <w:t xml:space="preserve"> </w:t>
            </w:r>
            <w:proofErr w:type="spellStart"/>
            <w:r w:rsidRPr="000D21C0">
              <w:rPr>
                <w:color w:val="000000" w:themeColor="text1"/>
              </w:rPr>
              <w:t>refugiadas</w:t>
            </w:r>
            <w:proofErr w:type="spellEnd"/>
            <w:r w:rsidRPr="000D21C0">
              <w:rPr>
                <w:color w:val="000000" w:themeColor="text1"/>
              </w:rPr>
              <w:t xml:space="preserve">,” volunteers, foreign volunteer, Loyalist, Communist, </w:t>
            </w:r>
            <w:proofErr w:type="spellStart"/>
            <w:r w:rsidRPr="000D21C0">
              <w:rPr>
                <w:color w:val="000000" w:themeColor="text1"/>
              </w:rPr>
              <w:t>Milicianos</w:t>
            </w:r>
            <w:proofErr w:type="spellEnd"/>
            <w:r w:rsidRPr="000D21C0">
              <w:rPr>
                <w:color w:val="000000" w:themeColor="text1"/>
              </w:rPr>
              <w:t>, “</w:t>
            </w:r>
            <w:proofErr w:type="spellStart"/>
            <w:r w:rsidRPr="000D21C0">
              <w:rPr>
                <w:color w:val="000000" w:themeColor="text1"/>
              </w:rPr>
              <w:t>Refugiados</w:t>
            </w:r>
            <w:proofErr w:type="spellEnd"/>
            <w:r w:rsidRPr="000D21C0">
              <w:rPr>
                <w:color w:val="000000" w:themeColor="text1"/>
              </w:rPr>
              <w:t xml:space="preserve"> </w:t>
            </w:r>
            <w:proofErr w:type="spellStart"/>
            <w:r w:rsidRPr="000D21C0">
              <w:rPr>
                <w:color w:val="000000" w:themeColor="text1"/>
              </w:rPr>
              <w:t>republicanos</w:t>
            </w:r>
            <w:proofErr w:type="spellEnd"/>
            <w:r w:rsidRPr="000D21C0">
              <w:rPr>
                <w:color w:val="000000" w:themeColor="text1"/>
              </w:rPr>
              <w:t xml:space="preserve">,” brigadiers, International Brigadiers, Republicans Nationalists Red (i.e. </w:t>
            </w:r>
            <w:r w:rsidRPr="000D21C0">
              <w:rPr>
                <w:color w:val="000000" w:themeColor="text1"/>
              </w:rPr>
              <w:lastRenderedPageBreak/>
              <w:t xml:space="preserve">“Red Refugees” or permutations), anarchist, Catalan, Catalonian, Basque  </w:t>
            </w:r>
          </w:p>
        </w:tc>
        <w:tc>
          <w:tcPr>
            <w:tcW w:w="810" w:type="dxa"/>
          </w:tcPr>
          <w:p w14:paraId="28DFB1C4" w14:textId="77777777" w:rsidR="0043448C" w:rsidRPr="000D21C0" w:rsidRDefault="0043448C" w:rsidP="0043448C">
            <w:pPr>
              <w:spacing w:line="259" w:lineRule="auto"/>
              <w:rPr>
                <w:color w:val="000000" w:themeColor="text1"/>
              </w:rPr>
            </w:pPr>
            <w:r w:rsidRPr="000D21C0">
              <w:rPr>
                <w:color w:val="000000" w:themeColor="text1"/>
              </w:rPr>
              <w:lastRenderedPageBreak/>
              <w:t>1939-2025</w:t>
            </w:r>
          </w:p>
        </w:tc>
        <w:tc>
          <w:tcPr>
            <w:tcW w:w="6205" w:type="dxa"/>
          </w:tcPr>
          <w:p w14:paraId="28B376E9" w14:textId="77777777" w:rsidR="0043448C" w:rsidRPr="000D21C0" w:rsidRDefault="0043448C" w:rsidP="0043448C">
            <w:pPr>
              <w:spacing w:line="259" w:lineRule="auto"/>
              <w:rPr>
                <w:color w:val="000000" w:themeColor="text1"/>
              </w:rPr>
            </w:pPr>
            <w:r w:rsidRPr="000D21C0">
              <w:rPr>
                <w:color w:val="000000" w:themeColor="text1"/>
              </w:rPr>
              <w:t>“Spanish civil war” or [“</w:t>
            </w:r>
            <w:proofErr w:type="spellStart"/>
            <w:r w:rsidRPr="000D21C0">
              <w:rPr>
                <w:color w:val="000000" w:themeColor="text1"/>
              </w:rPr>
              <w:t>spain</w:t>
            </w:r>
            <w:proofErr w:type="spellEnd"/>
            <w:r w:rsidRPr="000D21C0">
              <w:rPr>
                <w:color w:val="000000" w:themeColor="text1"/>
              </w:rPr>
              <w:t xml:space="preserve">” AND “1930s war”] or war for </w:t>
            </w:r>
            <w:proofErr w:type="spellStart"/>
            <w:r w:rsidRPr="000D21C0">
              <w:rPr>
                <w:color w:val="000000" w:themeColor="text1"/>
              </w:rPr>
              <w:t>spain</w:t>
            </w:r>
            <w:proofErr w:type="spellEnd"/>
            <w:r w:rsidRPr="000D21C0">
              <w:rPr>
                <w:color w:val="000000" w:themeColor="text1"/>
              </w:rPr>
              <w:t xml:space="preserve">” or “la </w:t>
            </w:r>
            <w:proofErr w:type="spellStart"/>
            <w:r w:rsidRPr="000D21C0">
              <w:rPr>
                <w:color w:val="000000" w:themeColor="text1"/>
              </w:rPr>
              <w:t>guerra</w:t>
            </w:r>
            <w:proofErr w:type="spellEnd"/>
            <w:r w:rsidRPr="000D21C0">
              <w:rPr>
                <w:color w:val="000000" w:themeColor="text1"/>
              </w:rPr>
              <w:t xml:space="preserve"> civil </w:t>
            </w:r>
            <w:proofErr w:type="spellStart"/>
            <w:r w:rsidRPr="000D21C0">
              <w:rPr>
                <w:color w:val="000000" w:themeColor="text1"/>
              </w:rPr>
              <w:t>espanola</w:t>
            </w:r>
            <w:proofErr w:type="spellEnd"/>
            <w:r w:rsidRPr="000D21C0">
              <w:rPr>
                <w:color w:val="000000" w:themeColor="text1"/>
              </w:rPr>
              <w:t>” or “</w:t>
            </w:r>
            <w:proofErr w:type="spellStart"/>
            <w:r w:rsidRPr="000D21C0">
              <w:rPr>
                <w:color w:val="000000" w:themeColor="text1"/>
              </w:rPr>
              <w:t>franco’s</w:t>
            </w:r>
            <w:proofErr w:type="spellEnd"/>
            <w:r w:rsidRPr="000D21C0">
              <w:rPr>
                <w:color w:val="000000" w:themeColor="text1"/>
              </w:rPr>
              <w:t xml:space="preserve"> war” or “civil war in </w:t>
            </w:r>
            <w:proofErr w:type="spellStart"/>
            <w:r w:rsidRPr="000D21C0">
              <w:rPr>
                <w:color w:val="000000" w:themeColor="text1"/>
              </w:rPr>
              <w:t>spain</w:t>
            </w:r>
            <w:proofErr w:type="spellEnd"/>
            <w:r w:rsidRPr="000D21C0">
              <w:rPr>
                <w:color w:val="000000" w:themeColor="text1"/>
              </w:rPr>
              <w:t>”</w:t>
            </w:r>
          </w:p>
        </w:tc>
      </w:tr>
      <w:tr w:rsidR="0043448C" w:rsidRPr="000D21C0" w14:paraId="25291ED8" w14:textId="77777777" w:rsidTr="008F31F1">
        <w:tc>
          <w:tcPr>
            <w:tcW w:w="1709" w:type="dxa"/>
            <w:vAlign w:val="bottom"/>
          </w:tcPr>
          <w:p w14:paraId="0A645C9A" w14:textId="77777777" w:rsidR="0043448C" w:rsidRPr="000D21C0" w:rsidRDefault="0043448C" w:rsidP="0043448C">
            <w:pPr>
              <w:spacing w:line="259" w:lineRule="auto"/>
              <w:rPr>
                <w:color w:val="000000" w:themeColor="text1"/>
              </w:rPr>
            </w:pPr>
            <w:r w:rsidRPr="000D21C0">
              <w:rPr>
                <w:color w:val="000000" w:themeColor="text1"/>
              </w:rPr>
              <w:t xml:space="preserve">World War II </w:t>
            </w:r>
          </w:p>
        </w:tc>
        <w:tc>
          <w:tcPr>
            <w:tcW w:w="910" w:type="dxa"/>
            <w:vAlign w:val="bottom"/>
          </w:tcPr>
          <w:p w14:paraId="474128DB" w14:textId="77777777" w:rsidR="0043448C" w:rsidRPr="000D21C0" w:rsidRDefault="0043448C" w:rsidP="0043448C">
            <w:pPr>
              <w:spacing w:line="259" w:lineRule="auto"/>
              <w:rPr>
                <w:color w:val="000000" w:themeColor="text1"/>
              </w:rPr>
            </w:pPr>
            <w:r w:rsidRPr="000D21C0">
              <w:rPr>
                <w:color w:val="000000" w:themeColor="text1"/>
              </w:rPr>
              <w:t>1933-45</w:t>
            </w:r>
          </w:p>
        </w:tc>
        <w:tc>
          <w:tcPr>
            <w:tcW w:w="3316" w:type="dxa"/>
          </w:tcPr>
          <w:p w14:paraId="29C93A25"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German, </w:t>
            </w:r>
            <w:proofErr w:type="spellStart"/>
            <w:r w:rsidRPr="000D21C0">
              <w:rPr>
                <w:color w:val="000000" w:themeColor="text1"/>
              </w:rPr>
              <w:t>Reichsdeutsche</w:t>
            </w:r>
            <w:proofErr w:type="spellEnd"/>
            <w:r w:rsidRPr="000D21C0">
              <w:rPr>
                <w:color w:val="000000" w:themeColor="text1"/>
              </w:rPr>
              <w:t xml:space="preserve">, Nazi, East Prussian, Sudeten, Volksdeutsche, Hitler’s, Stalin’s, Dresden, Nagasaki, Hiroshima, Stalingrad, Kursk, Nanking, Nanjing, Wuhan, Jewish, French, Polish, Yugoslav, Greek, Soviet, European, Belgian, Allied, Axis, </w:t>
            </w:r>
          </w:p>
        </w:tc>
        <w:tc>
          <w:tcPr>
            <w:tcW w:w="810" w:type="dxa"/>
          </w:tcPr>
          <w:p w14:paraId="27C85617" w14:textId="77777777" w:rsidR="0043448C" w:rsidRPr="000D21C0" w:rsidRDefault="0043448C" w:rsidP="0043448C">
            <w:pPr>
              <w:spacing w:line="259" w:lineRule="auto"/>
              <w:rPr>
                <w:color w:val="000000" w:themeColor="text1"/>
              </w:rPr>
            </w:pPr>
            <w:r w:rsidRPr="000D21C0">
              <w:rPr>
                <w:color w:val="000000" w:themeColor="text1"/>
              </w:rPr>
              <w:t>1949-2025</w:t>
            </w:r>
          </w:p>
        </w:tc>
        <w:tc>
          <w:tcPr>
            <w:tcW w:w="6205" w:type="dxa"/>
          </w:tcPr>
          <w:p w14:paraId="4B9B701E" w14:textId="77777777" w:rsidR="0043448C" w:rsidRPr="000D21C0" w:rsidRDefault="0043448C" w:rsidP="0043448C">
            <w:pPr>
              <w:spacing w:line="259" w:lineRule="auto"/>
              <w:rPr>
                <w:color w:val="000000" w:themeColor="text1"/>
              </w:rPr>
            </w:pPr>
            <w:r w:rsidRPr="000D21C0">
              <w:rPr>
                <w:color w:val="000000" w:themeColor="text1"/>
              </w:rPr>
              <w:t>“Second world war” or “world war 2” or “WWII” or “World war II” or “war against fascism”</w:t>
            </w:r>
          </w:p>
        </w:tc>
      </w:tr>
      <w:tr w:rsidR="0043448C" w:rsidRPr="000D21C0" w14:paraId="1B6F91D9" w14:textId="77777777" w:rsidTr="008F31F1">
        <w:tc>
          <w:tcPr>
            <w:tcW w:w="1709" w:type="dxa"/>
            <w:vAlign w:val="bottom"/>
          </w:tcPr>
          <w:p w14:paraId="3591062F" w14:textId="77777777" w:rsidR="0043448C" w:rsidRPr="000D21C0" w:rsidRDefault="0043448C" w:rsidP="0043448C">
            <w:pPr>
              <w:spacing w:line="259" w:lineRule="auto"/>
              <w:rPr>
                <w:color w:val="000000" w:themeColor="text1"/>
                <w:sz w:val="20"/>
                <w:szCs w:val="20"/>
              </w:rPr>
            </w:pPr>
            <w:r w:rsidRPr="000D21C0">
              <w:rPr>
                <w:color w:val="000000" w:themeColor="text1"/>
                <w:sz w:val="20"/>
                <w:szCs w:val="20"/>
              </w:rPr>
              <w:t>Chinese Civil War</w:t>
            </w:r>
          </w:p>
          <w:p w14:paraId="17A6F804" w14:textId="77777777" w:rsidR="0043448C" w:rsidRPr="000D21C0" w:rsidRDefault="0043448C" w:rsidP="0043448C">
            <w:pPr>
              <w:spacing w:line="259" w:lineRule="auto"/>
              <w:rPr>
                <w:color w:val="000000" w:themeColor="text1"/>
              </w:rPr>
            </w:pPr>
          </w:p>
        </w:tc>
        <w:tc>
          <w:tcPr>
            <w:tcW w:w="910" w:type="dxa"/>
          </w:tcPr>
          <w:p w14:paraId="7B857B1B" w14:textId="77777777" w:rsidR="0043448C" w:rsidRPr="000D21C0" w:rsidRDefault="0043448C" w:rsidP="0043448C">
            <w:pPr>
              <w:spacing w:line="259" w:lineRule="auto"/>
              <w:rPr>
                <w:color w:val="000000" w:themeColor="text1"/>
                <w:sz w:val="20"/>
                <w:szCs w:val="20"/>
              </w:rPr>
            </w:pPr>
          </w:p>
          <w:p w14:paraId="4AD0A9DA" w14:textId="77777777" w:rsidR="0043448C" w:rsidRPr="000D21C0" w:rsidRDefault="0043448C" w:rsidP="0043448C">
            <w:pPr>
              <w:spacing w:line="259" w:lineRule="auto"/>
              <w:rPr>
                <w:color w:val="000000" w:themeColor="text1"/>
              </w:rPr>
            </w:pPr>
            <w:r w:rsidRPr="000D21C0">
              <w:rPr>
                <w:color w:val="000000" w:themeColor="text1"/>
                <w:sz w:val="20"/>
                <w:szCs w:val="20"/>
              </w:rPr>
              <w:t>1945-9</w:t>
            </w:r>
          </w:p>
        </w:tc>
        <w:tc>
          <w:tcPr>
            <w:tcW w:w="3316" w:type="dxa"/>
          </w:tcPr>
          <w:p w14:paraId="4210F187"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Chinese, Manchuria, Manchukuo, Nanjing, Wuhan, Shanghai, Beijing, </w:t>
            </w:r>
            <w:proofErr w:type="spellStart"/>
            <w:r w:rsidRPr="000D21C0">
              <w:rPr>
                <w:color w:val="000000" w:themeColor="text1"/>
              </w:rPr>
              <w:t>Tainjin</w:t>
            </w:r>
            <w:proofErr w:type="spellEnd"/>
            <w:r w:rsidRPr="000D21C0">
              <w:rPr>
                <w:color w:val="000000" w:themeColor="text1"/>
              </w:rPr>
              <w:t xml:space="preserve">, Hangzhou, Hong Kong, Mao, Maoist, CCP, Kuomintang, KMT, </w:t>
            </w:r>
            <w:proofErr w:type="spellStart"/>
            <w:r w:rsidRPr="000D21C0">
              <w:rPr>
                <w:color w:val="000000" w:themeColor="text1"/>
              </w:rPr>
              <w:t>Shek</w:t>
            </w:r>
            <w:proofErr w:type="spellEnd"/>
            <w:r w:rsidRPr="000D21C0">
              <w:rPr>
                <w:color w:val="000000" w:themeColor="text1"/>
              </w:rPr>
              <w:t>, Chang, Nanking</w:t>
            </w:r>
          </w:p>
        </w:tc>
        <w:tc>
          <w:tcPr>
            <w:tcW w:w="810" w:type="dxa"/>
          </w:tcPr>
          <w:p w14:paraId="1F0EA003" w14:textId="77777777" w:rsidR="0043448C" w:rsidRPr="000D21C0" w:rsidRDefault="0043448C" w:rsidP="0043448C">
            <w:pPr>
              <w:spacing w:line="259" w:lineRule="auto"/>
              <w:rPr>
                <w:color w:val="000000" w:themeColor="text1"/>
              </w:rPr>
            </w:pPr>
          </w:p>
        </w:tc>
        <w:tc>
          <w:tcPr>
            <w:tcW w:w="6205" w:type="dxa"/>
          </w:tcPr>
          <w:p w14:paraId="0F1D5003" w14:textId="77777777" w:rsidR="0043448C" w:rsidRPr="000D21C0" w:rsidRDefault="0043448C" w:rsidP="0043448C">
            <w:pPr>
              <w:spacing w:line="259" w:lineRule="auto"/>
              <w:rPr>
                <w:color w:val="000000" w:themeColor="text1"/>
              </w:rPr>
            </w:pPr>
            <w:r w:rsidRPr="000D21C0">
              <w:rPr>
                <w:color w:val="000000" w:themeColor="text1"/>
              </w:rPr>
              <w:t>Chinese civil war</w:t>
            </w:r>
          </w:p>
          <w:p w14:paraId="72932A0D" w14:textId="77777777" w:rsidR="0043448C" w:rsidRPr="000D21C0" w:rsidRDefault="0043448C" w:rsidP="0043448C">
            <w:pPr>
              <w:spacing w:line="259" w:lineRule="auto"/>
              <w:rPr>
                <w:color w:val="000000" w:themeColor="text1"/>
              </w:rPr>
            </w:pPr>
            <w:r w:rsidRPr="000D21C0">
              <w:rPr>
                <w:color w:val="000000" w:themeColor="text1"/>
              </w:rPr>
              <w:t>Civil war in china</w:t>
            </w:r>
          </w:p>
          <w:p w14:paraId="12C11FF3" w14:textId="77777777" w:rsidR="0043448C" w:rsidRPr="000D21C0" w:rsidRDefault="0043448C" w:rsidP="0043448C">
            <w:pPr>
              <w:spacing w:line="259" w:lineRule="auto"/>
              <w:rPr>
                <w:color w:val="000000" w:themeColor="text1"/>
              </w:rPr>
            </w:pPr>
            <w:r w:rsidRPr="000D21C0">
              <w:rPr>
                <w:color w:val="000000" w:themeColor="text1"/>
              </w:rPr>
              <w:t xml:space="preserve">Between </w:t>
            </w:r>
            <w:proofErr w:type="spellStart"/>
            <w:r w:rsidRPr="000D21C0">
              <w:rPr>
                <w:color w:val="000000" w:themeColor="text1"/>
              </w:rPr>
              <w:t>mao</w:t>
            </w:r>
            <w:proofErr w:type="spellEnd"/>
            <w:r w:rsidRPr="000D21C0">
              <w:rPr>
                <w:color w:val="000000" w:themeColor="text1"/>
              </w:rPr>
              <w:t xml:space="preserve"> and </w:t>
            </w:r>
            <w:proofErr w:type="spellStart"/>
            <w:r w:rsidRPr="000D21C0">
              <w:rPr>
                <w:color w:val="000000" w:themeColor="text1"/>
              </w:rPr>
              <w:t>chang</w:t>
            </w:r>
            <w:proofErr w:type="spellEnd"/>
          </w:p>
          <w:p w14:paraId="15F35E0F" w14:textId="77777777" w:rsidR="0043448C" w:rsidRPr="000D21C0" w:rsidRDefault="0043448C" w:rsidP="0043448C">
            <w:pPr>
              <w:spacing w:line="259" w:lineRule="auto"/>
              <w:rPr>
                <w:color w:val="000000" w:themeColor="text1"/>
              </w:rPr>
            </w:pPr>
            <w:r w:rsidRPr="000D21C0">
              <w:rPr>
                <w:color w:val="000000" w:themeColor="text1"/>
              </w:rPr>
              <w:t xml:space="preserve">Between </w:t>
            </w:r>
            <w:proofErr w:type="spellStart"/>
            <w:r w:rsidRPr="000D21C0">
              <w:rPr>
                <w:color w:val="000000" w:themeColor="text1"/>
              </w:rPr>
              <w:t>chang</w:t>
            </w:r>
            <w:proofErr w:type="spellEnd"/>
            <w:r w:rsidRPr="000D21C0">
              <w:rPr>
                <w:color w:val="000000" w:themeColor="text1"/>
              </w:rPr>
              <w:t xml:space="preserve"> and </w:t>
            </w:r>
            <w:proofErr w:type="spellStart"/>
            <w:r w:rsidRPr="000D21C0">
              <w:rPr>
                <w:color w:val="000000" w:themeColor="text1"/>
              </w:rPr>
              <w:t>mao</w:t>
            </w:r>
            <w:proofErr w:type="spellEnd"/>
          </w:p>
          <w:p w14:paraId="346C2271" w14:textId="77777777" w:rsidR="0043448C" w:rsidRPr="000D21C0" w:rsidRDefault="0043448C" w:rsidP="0043448C">
            <w:pPr>
              <w:spacing w:line="259" w:lineRule="auto"/>
              <w:rPr>
                <w:color w:val="000000" w:themeColor="text1"/>
              </w:rPr>
            </w:pPr>
            <w:r w:rsidRPr="000D21C0">
              <w:rPr>
                <w:color w:val="000000" w:themeColor="text1"/>
              </w:rPr>
              <w:t>Chinese nationalists and communists</w:t>
            </w:r>
          </w:p>
          <w:p w14:paraId="33721D59" w14:textId="77777777" w:rsidR="0043448C" w:rsidRPr="000D21C0" w:rsidRDefault="0043448C" w:rsidP="0043448C">
            <w:pPr>
              <w:spacing w:line="259" w:lineRule="auto"/>
              <w:rPr>
                <w:color w:val="000000" w:themeColor="text1"/>
              </w:rPr>
            </w:pPr>
            <w:r w:rsidRPr="000D21C0">
              <w:rPr>
                <w:color w:val="000000" w:themeColor="text1"/>
              </w:rPr>
              <w:t>Chinese communists and nationalists</w:t>
            </w:r>
          </w:p>
          <w:p w14:paraId="3BDCA012" w14:textId="77777777" w:rsidR="0043448C" w:rsidRPr="000D21C0" w:rsidRDefault="0043448C" w:rsidP="0043448C">
            <w:pPr>
              <w:spacing w:line="259" w:lineRule="auto"/>
              <w:rPr>
                <w:color w:val="000000" w:themeColor="text1"/>
              </w:rPr>
            </w:pPr>
            <w:r w:rsidRPr="000D21C0">
              <w:rPr>
                <w:color w:val="000000" w:themeColor="text1"/>
              </w:rPr>
              <w:t>Maoists and nationalists</w:t>
            </w:r>
          </w:p>
          <w:p w14:paraId="19F5A9FC" w14:textId="77777777" w:rsidR="0043448C" w:rsidRPr="000D21C0" w:rsidRDefault="0043448C" w:rsidP="0043448C">
            <w:pPr>
              <w:spacing w:line="259" w:lineRule="auto"/>
              <w:rPr>
                <w:color w:val="000000" w:themeColor="text1"/>
              </w:rPr>
            </w:pPr>
            <w:proofErr w:type="spellStart"/>
            <w:r w:rsidRPr="000D21C0">
              <w:rPr>
                <w:color w:val="000000" w:themeColor="text1"/>
              </w:rPr>
              <w:t>kmt</w:t>
            </w:r>
            <w:proofErr w:type="spellEnd"/>
          </w:p>
          <w:p w14:paraId="0086DB0E" w14:textId="77777777" w:rsidR="0043448C" w:rsidRPr="000D21C0" w:rsidRDefault="0043448C" w:rsidP="0043448C">
            <w:pPr>
              <w:spacing w:line="259" w:lineRule="auto"/>
              <w:rPr>
                <w:color w:val="000000" w:themeColor="text1"/>
              </w:rPr>
            </w:pPr>
            <w:r w:rsidRPr="000D21C0">
              <w:rPr>
                <w:color w:val="000000" w:themeColor="text1"/>
              </w:rPr>
              <w:t>Kuomintang</w:t>
            </w:r>
          </w:p>
          <w:p w14:paraId="508E4588" w14:textId="77777777" w:rsidR="0043448C" w:rsidRPr="000D21C0" w:rsidRDefault="0043448C" w:rsidP="0043448C">
            <w:pPr>
              <w:spacing w:line="259" w:lineRule="auto"/>
              <w:rPr>
                <w:color w:val="000000" w:themeColor="text1"/>
              </w:rPr>
            </w:pPr>
            <w:r w:rsidRPr="000D21C0">
              <w:rPr>
                <w:color w:val="000000" w:themeColor="text1"/>
              </w:rPr>
              <w:t xml:space="preserve">Chang Kai </w:t>
            </w:r>
            <w:proofErr w:type="spellStart"/>
            <w:r w:rsidRPr="000D21C0">
              <w:rPr>
                <w:color w:val="000000" w:themeColor="text1"/>
              </w:rPr>
              <w:t>Shek</w:t>
            </w:r>
            <w:proofErr w:type="spellEnd"/>
          </w:p>
          <w:p w14:paraId="7D0E5B01" w14:textId="77777777" w:rsidR="0043448C" w:rsidRPr="000D21C0" w:rsidRDefault="0043448C" w:rsidP="0043448C">
            <w:pPr>
              <w:spacing w:line="259" w:lineRule="auto"/>
              <w:rPr>
                <w:color w:val="000000" w:themeColor="text1"/>
              </w:rPr>
            </w:pPr>
            <w:r w:rsidRPr="000D21C0">
              <w:rPr>
                <w:color w:val="000000" w:themeColor="text1"/>
              </w:rPr>
              <w:t>1948 fall of the nationalists</w:t>
            </w:r>
          </w:p>
          <w:p w14:paraId="2AC6308C" w14:textId="77777777" w:rsidR="0043448C" w:rsidRPr="000D21C0" w:rsidRDefault="0043448C" w:rsidP="0043448C">
            <w:pPr>
              <w:spacing w:line="259" w:lineRule="auto"/>
              <w:rPr>
                <w:color w:val="000000" w:themeColor="text1"/>
              </w:rPr>
            </w:pPr>
            <w:r w:rsidRPr="000D21C0">
              <w:rPr>
                <w:color w:val="000000" w:themeColor="text1"/>
              </w:rPr>
              <w:t>communist victory in china</w:t>
            </w:r>
          </w:p>
          <w:p w14:paraId="10413604" w14:textId="77777777" w:rsidR="0043448C" w:rsidRPr="000D21C0" w:rsidRDefault="0043448C" w:rsidP="0043448C">
            <w:pPr>
              <w:spacing w:line="259" w:lineRule="auto"/>
              <w:rPr>
                <w:color w:val="000000" w:themeColor="text1"/>
              </w:rPr>
            </w:pPr>
            <w:proofErr w:type="spellStart"/>
            <w:r w:rsidRPr="000D21C0">
              <w:rPr>
                <w:color w:val="000000" w:themeColor="text1"/>
              </w:rPr>
              <w:t>mao’s</w:t>
            </w:r>
            <w:proofErr w:type="spellEnd"/>
            <w:r w:rsidRPr="000D21C0">
              <w:rPr>
                <w:color w:val="000000" w:themeColor="text1"/>
              </w:rPr>
              <w:t xml:space="preserve"> victory in china</w:t>
            </w:r>
          </w:p>
          <w:p w14:paraId="30C1F20C" w14:textId="77777777" w:rsidR="0043448C" w:rsidRPr="000D21C0" w:rsidRDefault="0043448C" w:rsidP="0043448C">
            <w:pPr>
              <w:spacing w:line="259" w:lineRule="auto"/>
              <w:rPr>
                <w:color w:val="000000" w:themeColor="text1"/>
              </w:rPr>
            </w:pPr>
            <w:proofErr w:type="spellStart"/>
            <w:r w:rsidRPr="000D21C0">
              <w:rPr>
                <w:color w:val="000000" w:themeColor="text1"/>
              </w:rPr>
              <w:t>mao’s</w:t>
            </w:r>
            <w:proofErr w:type="spellEnd"/>
            <w:r w:rsidRPr="000D21C0">
              <w:rPr>
                <w:color w:val="000000" w:themeColor="text1"/>
              </w:rPr>
              <w:t xml:space="preserve"> rise to power</w:t>
            </w:r>
          </w:p>
        </w:tc>
      </w:tr>
      <w:tr w:rsidR="0043448C" w:rsidRPr="000D21C0" w14:paraId="198A980A" w14:textId="77777777" w:rsidTr="008F31F1">
        <w:tc>
          <w:tcPr>
            <w:tcW w:w="1709" w:type="dxa"/>
            <w:vAlign w:val="bottom"/>
          </w:tcPr>
          <w:p w14:paraId="223B035B" w14:textId="77777777" w:rsidR="0043448C" w:rsidRPr="000D21C0" w:rsidRDefault="0043448C" w:rsidP="0043448C">
            <w:pPr>
              <w:spacing w:line="259" w:lineRule="auto"/>
              <w:rPr>
                <w:color w:val="000000" w:themeColor="text1"/>
              </w:rPr>
            </w:pPr>
            <w:r w:rsidRPr="000D21C0">
              <w:rPr>
                <w:color w:val="000000" w:themeColor="text1"/>
              </w:rPr>
              <w:t xml:space="preserve">India-Pakistan partition </w:t>
            </w:r>
          </w:p>
        </w:tc>
        <w:tc>
          <w:tcPr>
            <w:tcW w:w="910" w:type="dxa"/>
            <w:vAlign w:val="bottom"/>
          </w:tcPr>
          <w:p w14:paraId="4CFC8583" w14:textId="77777777" w:rsidR="0043448C" w:rsidRPr="000D21C0" w:rsidRDefault="0043448C" w:rsidP="0043448C">
            <w:pPr>
              <w:spacing w:line="259" w:lineRule="auto"/>
              <w:rPr>
                <w:color w:val="000000" w:themeColor="text1"/>
              </w:rPr>
            </w:pPr>
            <w:r w:rsidRPr="000D21C0">
              <w:rPr>
                <w:color w:val="000000" w:themeColor="text1"/>
              </w:rPr>
              <w:t>1947</w:t>
            </w:r>
          </w:p>
        </w:tc>
        <w:tc>
          <w:tcPr>
            <w:tcW w:w="3316" w:type="dxa"/>
          </w:tcPr>
          <w:p w14:paraId="0E9AC90F" w14:textId="77777777" w:rsidR="0043448C" w:rsidRPr="000D21C0" w:rsidRDefault="0043448C" w:rsidP="0043448C">
            <w:pPr>
              <w:spacing w:line="259" w:lineRule="auto"/>
              <w:rPr>
                <w:color w:val="000000" w:themeColor="text1"/>
              </w:rPr>
            </w:pPr>
            <w:r w:rsidRPr="000D21C0">
              <w:rPr>
                <w:color w:val="000000" w:themeColor="text1"/>
              </w:rPr>
              <w:t xml:space="preserve">Hindu, Muslim, Sikh, Partition, Punjab, Bengali, Sindhi, Sindhi-Hindu, Sindhi-Hindu Muhajirs </w:t>
            </w:r>
          </w:p>
          <w:p w14:paraId="63200F73" w14:textId="77777777" w:rsidR="0043448C" w:rsidRPr="000D21C0" w:rsidRDefault="0043448C" w:rsidP="0043448C">
            <w:pPr>
              <w:tabs>
                <w:tab w:val="left" w:pos="5550"/>
              </w:tabs>
              <w:spacing w:line="259" w:lineRule="auto"/>
              <w:rPr>
                <w:color w:val="000000" w:themeColor="text1"/>
              </w:rPr>
            </w:pPr>
            <w:r w:rsidRPr="000D21C0">
              <w:rPr>
                <w:color w:val="000000" w:themeColor="text1"/>
              </w:rPr>
              <w:t>train, Radcliffe, Radcliffe Line, Zamindars, Delhi</w:t>
            </w:r>
          </w:p>
        </w:tc>
        <w:tc>
          <w:tcPr>
            <w:tcW w:w="810" w:type="dxa"/>
          </w:tcPr>
          <w:p w14:paraId="5FFDA829" w14:textId="77777777" w:rsidR="0043448C" w:rsidRPr="000D21C0" w:rsidRDefault="0043448C" w:rsidP="0043448C">
            <w:pPr>
              <w:spacing w:line="259" w:lineRule="auto"/>
              <w:rPr>
                <w:color w:val="000000" w:themeColor="text1"/>
              </w:rPr>
            </w:pPr>
            <w:r w:rsidRPr="000D21C0">
              <w:rPr>
                <w:color w:val="000000" w:themeColor="text1"/>
              </w:rPr>
              <w:t>1947-2025</w:t>
            </w:r>
          </w:p>
        </w:tc>
        <w:tc>
          <w:tcPr>
            <w:tcW w:w="6205" w:type="dxa"/>
          </w:tcPr>
          <w:p w14:paraId="212910A0"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india-pakistan</w:t>
            </w:r>
            <w:proofErr w:type="spellEnd"/>
            <w:r w:rsidRPr="000D21C0">
              <w:rPr>
                <w:color w:val="000000" w:themeColor="text1"/>
              </w:rPr>
              <w:t xml:space="preserve"> partition” or “1947 partition” or “Indian partition” or “</w:t>
            </w:r>
            <w:proofErr w:type="spellStart"/>
            <w:r w:rsidRPr="000D21C0">
              <w:rPr>
                <w:color w:val="000000" w:themeColor="text1"/>
              </w:rPr>
              <w:t>radcliffe</w:t>
            </w:r>
            <w:proofErr w:type="spellEnd"/>
            <w:r w:rsidRPr="000D21C0">
              <w:rPr>
                <w:color w:val="000000" w:themeColor="text1"/>
              </w:rPr>
              <w:t xml:space="preserve"> line partition” or </w:t>
            </w:r>
          </w:p>
          <w:p w14:paraId="3F6F9AE6" w14:textId="77777777" w:rsidR="0043448C" w:rsidRPr="000D21C0" w:rsidRDefault="0043448C" w:rsidP="0043448C">
            <w:pPr>
              <w:spacing w:line="259" w:lineRule="auto"/>
              <w:rPr>
                <w:color w:val="000000" w:themeColor="text1"/>
              </w:rPr>
            </w:pPr>
            <w:r w:rsidRPr="000D21C0">
              <w:rPr>
                <w:color w:val="000000" w:themeColor="text1"/>
              </w:rPr>
              <w:t xml:space="preserve">“partition of </w:t>
            </w:r>
            <w:proofErr w:type="spellStart"/>
            <w:r w:rsidRPr="000D21C0">
              <w:rPr>
                <w:color w:val="000000" w:themeColor="text1"/>
              </w:rPr>
              <w:t>british</w:t>
            </w:r>
            <w:proofErr w:type="spellEnd"/>
            <w:r w:rsidRPr="000D21C0">
              <w:rPr>
                <w:color w:val="000000" w:themeColor="text1"/>
              </w:rPr>
              <w:t xml:space="preserve"> </w:t>
            </w:r>
            <w:proofErr w:type="spellStart"/>
            <w:r w:rsidRPr="000D21C0">
              <w:rPr>
                <w:color w:val="000000" w:themeColor="text1"/>
              </w:rPr>
              <w:t>india</w:t>
            </w:r>
            <w:proofErr w:type="spellEnd"/>
            <w:r w:rsidRPr="000D21C0">
              <w:rPr>
                <w:color w:val="000000" w:themeColor="text1"/>
              </w:rPr>
              <w:t>”</w:t>
            </w:r>
          </w:p>
          <w:p w14:paraId="37963C0D" w14:textId="77777777" w:rsidR="0043448C" w:rsidRPr="000D21C0" w:rsidRDefault="0043448C" w:rsidP="0043448C">
            <w:pPr>
              <w:spacing w:line="259" w:lineRule="auto"/>
              <w:rPr>
                <w:color w:val="000000" w:themeColor="text1"/>
              </w:rPr>
            </w:pPr>
          </w:p>
        </w:tc>
      </w:tr>
      <w:tr w:rsidR="0043448C" w:rsidRPr="000D21C0" w14:paraId="0F37157F" w14:textId="77777777" w:rsidTr="008F31F1">
        <w:tc>
          <w:tcPr>
            <w:tcW w:w="1709" w:type="dxa"/>
            <w:vAlign w:val="bottom"/>
          </w:tcPr>
          <w:p w14:paraId="74F77EE3" w14:textId="77777777" w:rsidR="0043448C" w:rsidRPr="000D21C0" w:rsidRDefault="0043448C" w:rsidP="0043448C">
            <w:pPr>
              <w:spacing w:line="259" w:lineRule="auto"/>
              <w:rPr>
                <w:color w:val="000000" w:themeColor="text1"/>
              </w:rPr>
            </w:pPr>
            <w:r w:rsidRPr="000D21C0">
              <w:rPr>
                <w:color w:val="000000" w:themeColor="text1"/>
              </w:rPr>
              <w:t xml:space="preserve">Palestinian Exodus </w:t>
            </w:r>
          </w:p>
        </w:tc>
        <w:tc>
          <w:tcPr>
            <w:tcW w:w="910" w:type="dxa"/>
            <w:vAlign w:val="bottom"/>
          </w:tcPr>
          <w:p w14:paraId="55CBC0B3" w14:textId="77777777" w:rsidR="0043448C" w:rsidRPr="000D21C0" w:rsidRDefault="0043448C" w:rsidP="0043448C">
            <w:pPr>
              <w:spacing w:line="259" w:lineRule="auto"/>
              <w:rPr>
                <w:color w:val="000000" w:themeColor="text1"/>
              </w:rPr>
            </w:pPr>
            <w:r w:rsidRPr="000D21C0">
              <w:rPr>
                <w:color w:val="000000" w:themeColor="text1"/>
              </w:rPr>
              <w:t>1948</w:t>
            </w:r>
          </w:p>
        </w:tc>
        <w:tc>
          <w:tcPr>
            <w:tcW w:w="3316" w:type="dxa"/>
          </w:tcPr>
          <w:p w14:paraId="04AC8526" w14:textId="77777777" w:rsidR="0043448C" w:rsidRPr="000D21C0" w:rsidRDefault="0043448C" w:rsidP="0043448C">
            <w:pPr>
              <w:spacing w:line="259" w:lineRule="auto"/>
              <w:rPr>
                <w:color w:val="000000" w:themeColor="text1"/>
              </w:rPr>
            </w:pPr>
            <w:r w:rsidRPr="000D21C0">
              <w:rPr>
                <w:color w:val="000000" w:themeColor="text1"/>
              </w:rPr>
              <w:t xml:space="preserve">Palestinian, Nakba, Gaza, West Bank, Jaffa, “Lod and </w:t>
            </w:r>
            <w:proofErr w:type="spellStart"/>
            <w:r w:rsidRPr="000D21C0">
              <w:rPr>
                <w:color w:val="000000" w:themeColor="text1"/>
              </w:rPr>
              <w:t>Ramle</w:t>
            </w:r>
            <w:proofErr w:type="spellEnd"/>
            <w:r w:rsidRPr="000D21C0">
              <w:rPr>
                <w:color w:val="000000" w:themeColor="text1"/>
              </w:rPr>
              <w:t>,”</w:t>
            </w:r>
          </w:p>
          <w:p w14:paraId="697CA86B" w14:textId="77777777" w:rsidR="0043448C" w:rsidRPr="000D21C0" w:rsidRDefault="0043448C" w:rsidP="0043448C">
            <w:pPr>
              <w:spacing w:line="259" w:lineRule="auto"/>
              <w:rPr>
                <w:color w:val="000000" w:themeColor="text1"/>
              </w:rPr>
            </w:pPr>
            <w:r w:rsidRPr="000D21C0">
              <w:rPr>
                <w:color w:val="000000" w:themeColor="text1"/>
              </w:rPr>
              <w:lastRenderedPageBreak/>
              <w:t>“from Mandate,” “from mandate Palestine,” “from Palestine,” Arabs, Muslims</w:t>
            </w:r>
          </w:p>
        </w:tc>
        <w:tc>
          <w:tcPr>
            <w:tcW w:w="810" w:type="dxa"/>
          </w:tcPr>
          <w:p w14:paraId="6E55F1C0" w14:textId="77777777" w:rsidR="0043448C" w:rsidRPr="000D21C0" w:rsidRDefault="0043448C" w:rsidP="0043448C">
            <w:pPr>
              <w:spacing w:line="259" w:lineRule="auto"/>
              <w:rPr>
                <w:color w:val="000000" w:themeColor="text1"/>
              </w:rPr>
            </w:pPr>
            <w:r w:rsidRPr="000D21C0">
              <w:rPr>
                <w:color w:val="000000" w:themeColor="text1"/>
              </w:rPr>
              <w:lastRenderedPageBreak/>
              <w:t>1948-2025</w:t>
            </w:r>
          </w:p>
        </w:tc>
        <w:tc>
          <w:tcPr>
            <w:tcW w:w="6205" w:type="dxa"/>
          </w:tcPr>
          <w:p w14:paraId="72284DA1"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nakba</w:t>
            </w:r>
            <w:proofErr w:type="spellEnd"/>
            <w:r w:rsidRPr="000D21C0">
              <w:rPr>
                <w:color w:val="000000" w:themeColor="text1"/>
              </w:rPr>
              <w:t>” or “1948” or “</w:t>
            </w:r>
            <w:proofErr w:type="spellStart"/>
            <w:r w:rsidRPr="000D21C0">
              <w:rPr>
                <w:color w:val="000000" w:themeColor="text1"/>
              </w:rPr>
              <w:t>israeli</w:t>
            </w:r>
            <w:proofErr w:type="spellEnd"/>
            <w:r w:rsidRPr="000D21C0">
              <w:rPr>
                <w:color w:val="000000" w:themeColor="text1"/>
              </w:rPr>
              <w:t xml:space="preserve"> war of independence” or “1948 Arab-</w:t>
            </w:r>
            <w:proofErr w:type="spellStart"/>
            <w:r w:rsidRPr="000D21C0">
              <w:rPr>
                <w:color w:val="000000" w:themeColor="text1"/>
              </w:rPr>
              <w:t>Isareli</w:t>
            </w:r>
            <w:proofErr w:type="spellEnd"/>
            <w:r w:rsidRPr="000D21C0">
              <w:rPr>
                <w:color w:val="000000" w:themeColor="text1"/>
              </w:rPr>
              <w:t xml:space="preserve"> war” or “1948 Israel-Arab” </w:t>
            </w:r>
          </w:p>
        </w:tc>
      </w:tr>
      <w:tr w:rsidR="0043448C" w:rsidRPr="000D21C0" w14:paraId="0A27AB2F" w14:textId="77777777" w:rsidTr="008F31F1">
        <w:tc>
          <w:tcPr>
            <w:tcW w:w="1709" w:type="dxa"/>
            <w:vAlign w:val="bottom"/>
          </w:tcPr>
          <w:p w14:paraId="4F40744A" w14:textId="77777777" w:rsidR="0043448C" w:rsidRPr="000D21C0" w:rsidRDefault="0043448C" w:rsidP="0043448C">
            <w:pPr>
              <w:spacing w:line="259" w:lineRule="auto"/>
              <w:rPr>
                <w:color w:val="000000" w:themeColor="text1"/>
              </w:rPr>
            </w:pPr>
            <w:r w:rsidRPr="000D21C0">
              <w:rPr>
                <w:color w:val="000000" w:themeColor="text1"/>
              </w:rPr>
              <w:t>Tibetan Exodus</w:t>
            </w:r>
          </w:p>
        </w:tc>
        <w:tc>
          <w:tcPr>
            <w:tcW w:w="910" w:type="dxa"/>
            <w:vAlign w:val="bottom"/>
          </w:tcPr>
          <w:p w14:paraId="76BA1BD6" w14:textId="77777777" w:rsidR="0043448C" w:rsidRPr="000D21C0" w:rsidRDefault="0043448C" w:rsidP="0043448C">
            <w:pPr>
              <w:spacing w:line="259" w:lineRule="auto"/>
              <w:rPr>
                <w:color w:val="000000" w:themeColor="text1"/>
              </w:rPr>
            </w:pPr>
            <w:r w:rsidRPr="000D21C0">
              <w:rPr>
                <w:color w:val="000000" w:themeColor="text1"/>
              </w:rPr>
              <w:t>1958-62;</w:t>
            </w:r>
          </w:p>
          <w:p w14:paraId="5CCAE297" w14:textId="77777777" w:rsidR="0043448C" w:rsidRPr="000D21C0" w:rsidRDefault="0043448C" w:rsidP="0043448C">
            <w:pPr>
              <w:spacing w:line="259" w:lineRule="auto"/>
              <w:rPr>
                <w:color w:val="000000" w:themeColor="text1"/>
              </w:rPr>
            </w:pPr>
            <w:r w:rsidRPr="000D21C0">
              <w:rPr>
                <w:color w:val="000000" w:themeColor="text1"/>
              </w:rPr>
              <w:t>1986-96</w:t>
            </w:r>
          </w:p>
        </w:tc>
        <w:tc>
          <w:tcPr>
            <w:tcW w:w="3316" w:type="dxa"/>
          </w:tcPr>
          <w:p w14:paraId="6E63B2D0" w14:textId="77777777" w:rsidR="0043448C" w:rsidRPr="000D21C0" w:rsidRDefault="0043448C" w:rsidP="0043448C">
            <w:pPr>
              <w:spacing w:line="259" w:lineRule="auto"/>
              <w:rPr>
                <w:color w:val="000000" w:themeColor="text1"/>
              </w:rPr>
            </w:pPr>
            <w:r w:rsidRPr="000D21C0">
              <w:rPr>
                <w:color w:val="000000" w:themeColor="text1"/>
              </w:rPr>
              <w:t xml:space="preserve">Tibetan, “Dalai Lama,” Himalayan, Dharmshala, Ladakhi, Arunachal, Buddhist, </w:t>
            </w:r>
            <w:proofErr w:type="spellStart"/>
            <w:r w:rsidRPr="000D21C0">
              <w:rPr>
                <w:color w:val="000000" w:themeColor="text1"/>
              </w:rPr>
              <w:t>Drokpa</w:t>
            </w:r>
            <w:proofErr w:type="spellEnd"/>
            <w:r w:rsidRPr="000D21C0">
              <w:rPr>
                <w:color w:val="000000" w:themeColor="text1"/>
              </w:rPr>
              <w:t xml:space="preserve">, </w:t>
            </w:r>
            <w:proofErr w:type="spellStart"/>
            <w:r w:rsidRPr="000D21C0">
              <w:rPr>
                <w:color w:val="000000" w:themeColor="text1"/>
              </w:rPr>
              <w:t>Khampa</w:t>
            </w:r>
            <w:proofErr w:type="spellEnd"/>
            <w:r w:rsidRPr="000D21C0">
              <w:rPr>
                <w:color w:val="000000" w:themeColor="text1"/>
              </w:rPr>
              <w:t xml:space="preserve">, </w:t>
            </w:r>
            <w:proofErr w:type="spellStart"/>
            <w:r w:rsidRPr="000D21C0">
              <w:rPr>
                <w:color w:val="000000" w:themeColor="text1"/>
              </w:rPr>
              <w:t>Amdoan</w:t>
            </w:r>
            <w:proofErr w:type="spellEnd"/>
            <w:r w:rsidRPr="000D21C0">
              <w:rPr>
                <w:color w:val="000000" w:themeColor="text1"/>
              </w:rPr>
              <w:t>, U-Tsang</w:t>
            </w:r>
          </w:p>
          <w:p w14:paraId="01CFCE5A" w14:textId="77777777" w:rsidR="0043448C" w:rsidRPr="000D21C0" w:rsidRDefault="0043448C" w:rsidP="0043448C">
            <w:pPr>
              <w:spacing w:line="259" w:lineRule="auto"/>
              <w:rPr>
                <w:color w:val="000000" w:themeColor="text1"/>
              </w:rPr>
            </w:pPr>
          </w:p>
        </w:tc>
        <w:tc>
          <w:tcPr>
            <w:tcW w:w="810" w:type="dxa"/>
          </w:tcPr>
          <w:p w14:paraId="1C2BFEAE" w14:textId="77777777" w:rsidR="0043448C" w:rsidRPr="000D21C0" w:rsidRDefault="0043448C" w:rsidP="0043448C">
            <w:pPr>
              <w:spacing w:line="259" w:lineRule="auto"/>
              <w:rPr>
                <w:color w:val="000000" w:themeColor="text1"/>
              </w:rPr>
            </w:pPr>
            <w:r w:rsidRPr="000D21C0">
              <w:rPr>
                <w:color w:val="000000" w:themeColor="text1"/>
              </w:rPr>
              <w:t>1958-2025</w:t>
            </w:r>
          </w:p>
        </w:tc>
        <w:tc>
          <w:tcPr>
            <w:tcW w:w="6205" w:type="dxa"/>
          </w:tcPr>
          <w:p w14:paraId="5ED62497" w14:textId="77777777" w:rsidR="0043448C" w:rsidRPr="000D21C0" w:rsidRDefault="0043448C" w:rsidP="0043448C">
            <w:pPr>
              <w:spacing w:line="259" w:lineRule="auto"/>
              <w:rPr>
                <w:color w:val="000000" w:themeColor="text1"/>
              </w:rPr>
            </w:pPr>
            <w:r w:rsidRPr="000D21C0">
              <w:rPr>
                <w:color w:val="000000" w:themeColor="text1"/>
              </w:rPr>
              <w:t>Tibetan exodus</w:t>
            </w:r>
          </w:p>
          <w:p w14:paraId="58469B5B" w14:textId="77777777" w:rsidR="0043448C" w:rsidRPr="000D21C0" w:rsidRDefault="0043448C" w:rsidP="0043448C">
            <w:pPr>
              <w:spacing w:line="259" w:lineRule="auto"/>
              <w:rPr>
                <w:color w:val="000000" w:themeColor="text1"/>
              </w:rPr>
            </w:pPr>
            <w:r w:rsidRPr="000D21C0">
              <w:rPr>
                <w:color w:val="000000" w:themeColor="text1"/>
              </w:rPr>
              <w:t>Persecution of Tibetans</w:t>
            </w:r>
          </w:p>
          <w:p w14:paraId="27C2DE7B" w14:textId="77777777" w:rsidR="0043448C" w:rsidRPr="000D21C0" w:rsidRDefault="0043448C" w:rsidP="0043448C">
            <w:pPr>
              <w:spacing w:line="259" w:lineRule="auto"/>
              <w:rPr>
                <w:color w:val="000000" w:themeColor="text1"/>
              </w:rPr>
            </w:pPr>
            <w:r w:rsidRPr="000D21C0">
              <w:rPr>
                <w:color w:val="000000" w:themeColor="text1"/>
              </w:rPr>
              <w:t>Tibetan exiles</w:t>
            </w:r>
          </w:p>
          <w:p w14:paraId="79DDE827" w14:textId="77777777" w:rsidR="0043448C" w:rsidRPr="000D21C0" w:rsidRDefault="0043448C" w:rsidP="0043448C">
            <w:pPr>
              <w:spacing w:line="259" w:lineRule="auto"/>
              <w:rPr>
                <w:color w:val="000000" w:themeColor="text1"/>
              </w:rPr>
            </w:pPr>
            <w:r w:rsidRPr="000D21C0">
              <w:rPr>
                <w:color w:val="000000" w:themeColor="text1"/>
              </w:rPr>
              <w:t>Dalai lama</w:t>
            </w:r>
          </w:p>
          <w:p w14:paraId="51200758" w14:textId="77777777" w:rsidR="0043448C" w:rsidRPr="000D21C0" w:rsidRDefault="0043448C" w:rsidP="0043448C">
            <w:pPr>
              <w:spacing w:line="259" w:lineRule="auto"/>
              <w:rPr>
                <w:color w:val="000000" w:themeColor="text1"/>
              </w:rPr>
            </w:pPr>
            <w:r w:rsidRPr="000D21C0">
              <w:rPr>
                <w:color w:val="000000" w:themeColor="text1"/>
              </w:rPr>
              <w:t>Tibetans in china</w:t>
            </w:r>
          </w:p>
          <w:p w14:paraId="54C69974" w14:textId="77777777" w:rsidR="0043448C" w:rsidRPr="000D21C0" w:rsidRDefault="0043448C" w:rsidP="0043448C">
            <w:pPr>
              <w:spacing w:line="259" w:lineRule="auto"/>
              <w:rPr>
                <w:color w:val="000000" w:themeColor="text1"/>
              </w:rPr>
            </w:pPr>
            <w:r w:rsidRPr="000D21C0">
              <w:rPr>
                <w:color w:val="000000" w:themeColor="text1"/>
              </w:rPr>
              <w:t>Chinese Tibetans</w:t>
            </w:r>
          </w:p>
          <w:p w14:paraId="61F9D2DA" w14:textId="77777777" w:rsidR="0043448C" w:rsidRPr="000D21C0" w:rsidRDefault="0043448C" w:rsidP="0043448C">
            <w:pPr>
              <w:spacing w:line="259" w:lineRule="auto"/>
              <w:rPr>
                <w:color w:val="000000" w:themeColor="text1"/>
              </w:rPr>
            </w:pPr>
            <w:r w:rsidRPr="000D21C0">
              <w:rPr>
                <w:color w:val="000000" w:themeColor="text1"/>
              </w:rPr>
              <w:t>Against Tibet</w:t>
            </w:r>
          </w:p>
          <w:p w14:paraId="481ADB9F" w14:textId="77777777" w:rsidR="0043448C" w:rsidRPr="000D21C0" w:rsidRDefault="0043448C" w:rsidP="0043448C">
            <w:pPr>
              <w:spacing w:line="259" w:lineRule="auto"/>
              <w:rPr>
                <w:color w:val="000000" w:themeColor="text1"/>
              </w:rPr>
            </w:pPr>
            <w:r w:rsidRPr="000D21C0">
              <w:rPr>
                <w:color w:val="000000" w:themeColor="text1"/>
              </w:rPr>
              <w:t>Anti-</w:t>
            </w:r>
            <w:proofErr w:type="spellStart"/>
            <w:r w:rsidRPr="000D21C0">
              <w:rPr>
                <w:color w:val="000000" w:themeColor="text1"/>
              </w:rPr>
              <w:t>tibetan</w:t>
            </w:r>
            <w:proofErr w:type="spellEnd"/>
          </w:p>
          <w:p w14:paraId="49684837" w14:textId="77777777" w:rsidR="0043448C" w:rsidRPr="000D21C0" w:rsidRDefault="0043448C" w:rsidP="0043448C">
            <w:pPr>
              <w:spacing w:line="259" w:lineRule="auto"/>
              <w:rPr>
                <w:color w:val="000000" w:themeColor="text1"/>
              </w:rPr>
            </w:pPr>
            <w:r w:rsidRPr="000D21C0">
              <w:rPr>
                <w:color w:val="000000" w:themeColor="text1"/>
              </w:rPr>
              <w:t>Tibetan separatists</w:t>
            </w:r>
          </w:p>
          <w:p w14:paraId="40A73D92" w14:textId="77777777" w:rsidR="0043448C" w:rsidRPr="000D21C0" w:rsidRDefault="0043448C" w:rsidP="0043448C">
            <w:pPr>
              <w:spacing w:line="259" w:lineRule="auto"/>
              <w:rPr>
                <w:color w:val="000000" w:themeColor="text1"/>
              </w:rPr>
            </w:pPr>
            <w:r w:rsidRPr="000D21C0">
              <w:rPr>
                <w:color w:val="000000" w:themeColor="text1"/>
              </w:rPr>
              <w:t>Tibetan separatism</w:t>
            </w:r>
          </w:p>
          <w:p w14:paraId="6AF1F0D7" w14:textId="77777777" w:rsidR="0043448C" w:rsidRPr="000D21C0" w:rsidRDefault="0043448C" w:rsidP="0043448C">
            <w:pPr>
              <w:spacing w:line="259" w:lineRule="auto"/>
              <w:rPr>
                <w:color w:val="000000" w:themeColor="text1"/>
              </w:rPr>
            </w:pPr>
            <w:r w:rsidRPr="000D21C0">
              <w:rPr>
                <w:color w:val="000000" w:themeColor="text1"/>
              </w:rPr>
              <w:t>Crackdown on Tibet</w:t>
            </w:r>
          </w:p>
          <w:p w14:paraId="5EB14A09" w14:textId="77777777" w:rsidR="0043448C" w:rsidRPr="000D21C0" w:rsidRDefault="0043448C" w:rsidP="0043448C">
            <w:pPr>
              <w:spacing w:line="259" w:lineRule="auto"/>
              <w:rPr>
                <w:color w:val="000000" w:themeColor="text1"/>
              </w:rPr>
            </w:pPr>
            <w:r w:rsidRPr="000D21C0">
              <w:rPr>
                <w:color w:val="000000" w:themeColor="text1"/>
              </w:rPr>
              <w:t>Genocide in Tibet</w:t>
            </w:r>
          </w:p>
          <w:p w14:paraId="527224B1" w14:textId="77777777" w:rsidR="0043448C" w:rsidRPr="000D21C0" w:rsidRDefault="0043448C" w:rsidP="0043448C">
            <w:pPr>
              <w:spacing w:line="259" w:lineRule="auto"/>
              <w:rPr>
                <w:color w:val="000000" w:themeColor="text1"/>
              </w:rPr>
            </w:pPr>
            <w:r w:rsidRPr="000D21C0">
              <w:rPr>
                <w:color w:val="000000" w:themeColor="text1"/>
              </w:rPr>
              <w:t>Tibetan diaspora</w:t>
            </w:r>
          </w:p>
          <w:p w14:paraId="7FF689F1" w14:textId="77777777" w:rsidR="0043448C" w:rsidRPr="000D21C0" w:rsidRDefault="0043448C" w:rsidP="0043448C">
            <w:pPr>
              <w:spacing w:line="259" w:lineRule="auto"/>
              <w:rPr>
                <w:color w:val="000000" w:themeColor="text1"/>
              </w:rPr>
            </w:pPr>
            <w:r w:rsidRPr="000D21C0">
              <w:rPr>
                <w:color w:val="000000" w:themeColor="text1"/>
              </w:rPr>
              <w:t>Relocation of Tibetans</w:t>
            </w:r>
          </w:p>
          <w:p w14:paraId="3016D51E" w14:textId="77777777" w:rsidR="0043448C" w:rsidRPr="000D21C0" w:rsidRDefault="0043448C" w:rsidP="0043448C">
            <w:pPr>
              <w:spacing w:line="259" w:lineRule="auto"/>
              <w:rPr>
                <w:color w:val="000000" w:themeColor="text1"/>
              </w:rPr>
            </w:pPr>
            <w:r w:rsidRPr="000D21C0">
              <w:rPr>
                <w:color w:val="000000" w:themeColor="text1"/>
              </w:rPr>
              <w:t>Colonialism in Tibet</w:t>
            </w:r>
          </w:p>
          <w:p w14:paraId="76FAAF65" w14:textId="77777777" w:rsidR="0043448C" w:rsidRPr="000D21C0" w:rsidRDefault="0043448C" w:rsidP="0043448C">
            <w:pPr>
              <w:spacing w:line="259" w:lineRule="auto"/>
              <w:rPr>
                <w:color w:val="000000" w:themeColor="text1"/>
              </w:rPr>
            </w:pPr>
            <w:r w:rsidRPr="000D21C0">
              <w:rPr>
                <w:color w:val="000000" w:themeColor="text1"/>
              </w:rPr>
              <w:t>Tibetan crisis</w:t>
            </w:r>
          </w:p>
        </w:tc>
      </w:tr>
      <w:tr w:rsidR="0043448C" w:rsidRPr="000D21C0" w14:paraId="28DF8586" w14:textId="77777777" w:rsidTr="008F31F1">
        <w:tc>
          <w:tcPr>
            <w:tcW w:w="1709" w:type="dxa"/>
            <w:vAlign w:val="bottom"/>
          </w:tcPr>
          <w:p w14:paraId="2EDED65C" w14:textId="77777777" w:rsidR="0043448C" w:rsidRPr="000D21C0" w:rsidRDefault="0043448C" w:rsidP="0043448C">
            <w:pPr>
              <w:spacing w:line="259" w:lineRule="auto"/>
              <w:rPr>
                <w:color w:val="000000" w:themeColor="text1"/>
              </w:rPr>
            </w:pPr>
            <w:r w:rsidRPr="000D21C0">
              <w:rPr>
                <w:color w:val="000000" w:themeColor="text1"/>
              </w:rPr>
              <w:t>Korean War</w:t>
            </w:r>
          </w:p>
        </w:tc>
        <w:tc>
          <w:tcPr>
            <w:tcW w:w="910" w:type="dxa"/>
            <w:vAlign w:val="bottom"/>
          </w:tcPr>
          <w:p w14:paraId="35D24850" w14:textId="77777777" w:rsidR="0043448C" w:rsidRPr="000D21C0" w:rsidRDefault="0043448C" w:rsidP="0043448C">
            <w:pPr>
              <w:spacing w:line="259" w:lineRule="auto"/>
              <w:rPr>
                <w:color w:val="000000" w:themeColor="text1"/>
              </w:rPr>
            </w:pPr>
            <w:r w:rsidRPr="000D21C0">
              <w:rPr>
                <w:color w:val="000000" w:themeColor="text1"/>
              </w:rPr>
              <w:t>1950-3</w:t>
            </w:r>
          </w:p>
        </w:tc>
        <w:tc>
          <w:tcPr>
            <w:tcW w:w="3316" w:type="dxa"/>
          </w:tcPr>
          <w:p w14:paraId="5F2CE413" w14:textId="77777777" w:rsidR="0043448C" w:rsidRPr="000D21C0" w:rsidRDefault="0043448C" w:rsidP="0043448C">
            <w:pPr>
              <w:spacing w:line="259" w:lineRule="auto"/>
              <w:rPr>
                <w:color w:val="000000" w:themeColor="text1"/>
              </w:rPr>
            </w:pPr>
            <w:r w:rsidRPr="000D21C0">
              <w:rPr>
                <w:color w:val="000000" w:themeColor="text1"/>
              </w:rPr>
              <w:t xml:space="preserve">Korea, Incheon, Hamhung, Wonsan, Seoul, </w:t>
            </w:r>
            <w:proofErr w:type="spellStart"/>
            <w:r w:rsidRPr="000D21C0">
              <w:rPr>
                <w:color w:val="000000" w:themeColor="text1"/>
              </w:rPr>
              <w:t>Penninsula</w:t>
            </w:r>
            <w:proofErr w:type="spellEnd"/>
            <w:r w:rsidRPr="000D21C0">
              <w:rPr>
                <w:color w:val="000000" w:themeColor="text1"/>
              </w:rPr>
              <w:t>, Yalu, Pusan</w:t>
            </w:r>
          </w:p>
        </w:tc>
        <w:tc>
          <w:tcPr>
            <w:tcW w:w="810" w:type="dxa"/>
          </w:tcPr>
          <w:p w14:paraId="5836A3E3" w14:textId="77777777" w:rsidR="0043448C" w:rsidRPr="000D21C0" w:rsidRDefault="0043448C" w:rsidP="0043448C">
            <w:pPr>
              <w:spacing w:line="259" w:lineRule="auto"/>
              <w:rPr>
                <w:color w:val="000000" w:themeColor="text1"/>
              </w:rPr>
            </w:pPr>
            <w:r w:rsidRPr="000D21C0">
              <w:rPr>
                <w:color w:val="000000" w:themeColor="text1"/>
              </w:rPr>
              <w:t>1950-2025</w:t>
            </w:r>
          </w:p>
        </w:tc>
        <w:tc>
          <w:tcPr>
            <w:tcW w:w="6205" w:type="dxa"/>
          </w:tcPr>
          <w:p w14:paraId="433A2663" w14:textId="77777777" w:rsidR="0043448C" w:rsidRPr="000D21C0" w:rsidRDefault="0043448C" w:rsidP="0043448C">
            <w:pPr>
              <w:spacing w:line="259" w:lineRule="auto"/>
              <w:rPr>
                <w:color w:val="000000" w:themeColor="text1"/>
              </w:rPr>
            </w:pPr>
            <w:r w:rsidRPr="000D21C0">
              <w:rPr>
                <w:color w:val="000000" w:themeColor="text1"/>
              </w:rPr>
              <w:t xml:space="preserve">Korean War, </w:t>
            </w:r>
          </w:p>
        </w:tc>
      </w:tr>
      <w:tr w:rsidR="0043448C" w:rsidRPr="000D21C0" w14:paraId="30BD2828" w14:textId="77777777" w:rsidTr="008F31F1">
        <w:tc>
          <w:tcPr>
            <w:tcW w:w="1709" w:type="dxa"/>
            <w:vAlign w:val="bottom"/>
          </w:tcPr>
          <w:p w14:paraId="22122C30" w14:textId="77777777" w:rsidR="0043448C" w:rsidRPr="000D21C0" w:rsidRDefault="0043448C" w:rsidP="0043448C">
            <w:pPr>
              <w:spacing w:line="259" w:lineRule="auto"/>
              <w:rPr>
                <w:color w:val="000000" w:themeColor="text1"/>
              </w:rPr>
            </w:pPr>
            <w:r w:rsidRPr="000D21C0">
              <w:rPr>
                <w:color w:val="000000" w:themeColor="text1"/>
              </w:rPr>
              <w:t xml:space="preserve">China’s Cultural Revolution </w:t>
            </w:r>
          </w:p>
        </w:tc>
        <w:tc>
          <w:tcPr>
            <w:tcW w:w="910" w:type="dxa"/>
            <w:vAlign w:val="bottom"/>
          </w:tcPr>
          <w:p w14:paraId="2E36045B" w14:textId="77777777" w:rsidR="0043448C" w:rsidRPr="000D21C0" w:rsidRDefault="0043448C" w:rsidP="0043448C">
            <w:pPr>
              <w:spacing w:line="259" w:lineRule="auto"/>
              <w:rPr>
                <w:color w:val="000000" w:themeColor="text1"/>
              </w:rPr>
            </w:pPr>
            <w:r w:rsidRPr="000D21C0">
              <w:rPr>
                <w:color w:val="000000" w:themeColor="text1"/>
              </w:rPr>
              <w:t>1966-76</w:t>
            </w:r>
          </w:p>
        </w:tc>
        <w:tc>
          <w:tcPr>
            <w:tcW w:w="3316" w:type="dxa"/>
            <w:vAlign w:val="bottom"/>
          </w:tcPr>
          <w:p w14:paraId="6951E582" w14:textId="77777777" w:rsidR="0043448C" w:rsidRPr="000D21C0" w:rsidRDefault="0043448C" w:rsidP="0043448C">
            <w:pPr>
              <w:spacing w:line="259" w:lineRule="auto"/>
              <w:rPr>
                <w:color w:val="000000" w:themeColor="text1"/>
              </w:rPr>
            </w:pPr>
            <w:r w:rsidRPr="000D21C0">
              <w:rPr>
                <w:color w:val="000000" w:themeColor="text1"/>
              </w:rPr>
              <w:t>“Red guard,” guard, “Cultural revolution,” Rightist, “land reform,” purged, “from Maoist purges,” bourgeois, landlord, counter-revolutionaries, “purged” or “purged party,” “class enemy” OR “class enemies,” Mao, Maoist, “from Mao,” landowners, “displaced landowners,” “sent-down,” “sent-down youth,”</w:t>
            </w:r>
          </w:p>
          <w:p w14:paraId="05DE8CE3" w14:textId="77777777" w:rsidR="0043448C" w:rsidRPr="000D21C0" w:rsidRDefault="0043448C" w:rsidP="0043448C">
            <w:pPr>
              <w:tabs>
                <w:tab w:val="left" w:pos="5550"/>
              </w:tabs>
              <w:spacing w:line="259" w:lineRule="auto"/>
              <w:rPr>
                <w:color w:val="000000" w:themeColor="text1"/>
              </w:rPr>
            </w:pPr>
            <w:r w:rsidRPr="000D21C0">
              <w:rPr>
                <w:color w:val="000000" w:themeColor="text1"/>
              </w:rPr>
              <w:t>“rusticated,” “rusticated youth”</w:t>
            </w:r>
          </w:p>
        </w:tc>
        <w:tc>
          <w:tcPr>
            <w:tcW w:w="810" w:type="dxa"/>
          </w:tcPr>
          <w:p w14:paraId="45CFA014" w14:textId="77777777" w:rsidR="0043448C" w:rsidRPr="000D21C0" w:rsidRDefault="0043448C" w:rsidP="0043448C">
            <w:pPr>
              <w:spacing w:line="259" w:lineRule="auto"/>
              <w:rPr>
                <w:color w:val="000000" w:themeColor="text1"/>
              </w:rPr>
            </w:pPr>
            <w:r w:rsidRPr="000D21C0">
              <w:rPr>
                <w:color w:val="000000" w:themeColor="text1"/>
              </w:rPr>
              <w:t>1967-2025</w:t>
            </w:r>
          </w:p>
        </w:tc>
        <w:tc>
          <w:tcPr>
            <w:tcW w:w="6205" w:type="dxa"/>
          </w:tcPr>
          <w:p w14:paraId="493D0146" w14:textId="77777777" w:rsidR="0043448C" w:rsidRPr="000D21C0" w:rsidRDefault="0043448C" w:rsidP="0043448C">
            <w:pPr>
              <w:spacing w:line="259" w:lineRule="auto"/>
              <w:rPr>
                <w:color w:val="000000" w:themeColor="text1"/>
              </w:rPr>
            </w:pPr>
            <w:r w:rsidRPr="000D21C0">
              <w:rPr>
                <w:color w:val="000000" w:themeColor="text1"/>
              </w:rPr>
              <w:t>[“Cultural revolution” and “</w:t>
            </w:r>
            <w:proofErr w:type="spellStart"/>
            <w:r w:rsidRPr="000D21C0">
              <w:rPr>
                <w:color w:val="000000" w:themeColor="text1"/>
              </w:rPr>
              <w:t>mao</w:t>
            </w:r>
            <w:proofErr w:type="spellEnd"/>
            <w:r w:rsidRPr="000D21C0">
              <w:rPr>
                <w:color w:val="000000" w:themeColor="text1"/>
              </w:rPr>
              <w:t>”] or “Chinese cultural revolution” or capitalized “Cultural Revolution”</w:t>
            </w:r>
          </w:p>
          <w:p w14:paraId="4466A462" w14:textId="77777777" w:rsidR="0043448C" w:rsidRPr="000D21C0" w:rsidRDefault="0043448C" w:rsidP="0043448C">
            <w:pPr>
              <w:spacing w:line="259" w:lineRule="auto"/>
              <w:rPr>
                <w:color w:val="000000" w:themeColor="text1"/>
              </w:rPr>
            </w:pPr>
          </w:p>
        </w:tc>
      </w:tr>
      <w:tr w:rsidR="0043448C" w:rsidRPr="000D21C0" w14:paraId="665DC8C6" w14:textId="77777777" w:rsidTr="008F31F1">
        <w:tc>
          <w:tcPr>
            <w:tcW w:w="1709" w:type="dxa"/>
            <w:vAlign w:val="bottom"/>
          </w:tcPr>
          <w:p w14:paraId="63BA573A" w14:textId="77777777" w:rsidR="0043448C" w:rsidRPr="000D21C0" w:rsidRDefault="0043448C" w:rsidP="0043448C">
            <w:pPr>
              <w:spacing w:line="259" w:lineRule="auto"/>
              <w:rPr>
                <w:color w:val="000000" w:themeColor="text1"/>
              </w:rPr>
            </w:pPr>
            <w:r w:rsidRPr="000D21C0">
              <w:rPr>
                <w:color w:val="000000" w:themeColor="text1"/>
              </w:rPr>
              <w:lastRenderedPageBreak/>
              <w:t xml:space="preserve">Hungary’s Soviet invasion </w:t>
            </w:r>
          </w:p>
        </w:tc>
        <w:tc>
          <w:tcPr>
            <w:tcW w:w="910" w:type="dxa"/>
            <w:vAlign w:val="bottom"/>
          </w:tcPr>
          <w:p w14:paraId="7EB13DF5" w14:textId="77777777" w:rsidR="0043448C" w:rsidRPr="000D21C0" w:rsidRDefault="0043448C" w:rsidP="0043448C">
            <w:pPr>
              <w:spacing w:line="259" w:lineRule="auto"/>
              <w:rPr>
                <w:color w:val="000000" w:themeColor="text1"/>
              </w:rPr>
            </w:pPr>
            <w:r w:rsidRPr="000D21C0">
              <w:rPr>
                <w:color w:val="000000" w:themeColor="text1"/>
              </w:rPr>
              <w:t>1956</w:t>
            </w:r>
          </w:p>
        </w:tc>
        <w:tc>
          <w:tcPr>
            <w:tcW w:w="3316" w:type="dxa"/>
          </w:tcPr>
          <w:p w14:paraId="70A2E3CD" w14:textId="77777777" w:rsidR="0043448C" w:rsidRPr="000D21C0" w:rsidRDefault="0043448C" w:rsidP="0043448C">
            <w:pPr>
              <w:spacing w:line="259" w:lineRule="auto"/>
              <w:rPr>
                <w:color w:val="000000" w:themeColor="text1"/>
              </w:rPr>
            </w:pPr>
            <w:r w:rsidRPr="000D21C0">
              <w:rPr>
                <w:color w:val="000000" w:themeColor="text1"/>
              </w:rPr>
              <w:t xml:space="preserve">Hungarian, Magyar, 1956, Soviet, “soviet invasion,” “Soviet crackdown,” dissident, anti-communist, Budapest </w:t>
            </w:r>
          </w:p>
          <w:p w14:paraId="340A1CCB" w14:textId="77777777" w:rsidR="0043448C" w:rsidRPr="000D21C0" w:rsidRDefault="0043448C" w:rsidP="0043448C">
            <w:pPr>
              <w:tabs>
                <w:tab w:val="left" w:pos="5550"/>
              </w:tabs>
              <w:spacing w:line="259" w:lineRule="auto"/>
              <w:rPr>
                <w:color w:val="000000" w:themeColor="text1"/>
              </w:rPr>
            </w:pPr>
          </w:p>
        </w:tc>
        <w:tc>
          <w:tcPr>
            <w:tcW w:w="810" w:type="dxa"/>
          </w:tcPr>
          <w:p w14:paraId="02FF7230" w14:textId="77777777" w:rsidR="0043448C" w:rsidRPr="000D21C0" w:rsidRDefault="0043448C" w:rsidP="0043448C">
            <w:pPr>
              <w:spacing w:line="259" w:lineRule="auto"/>
              <w:rPr>
                <w:color w:val="000000" w:themeColor="text1"/>
              </w:rPr>
            </w:pPr>
            <w:r w:rsidRPr="000D21C0">
              <w:rPr>
                <w:color w:val="000000" w:themeColor="text1"/>
              </w:rPr>
              <w:t>1956-2025</w:t>
            </w:r>
          </w:p>
        </w:tc>
        <w:tc>
          <w:tcPr>
            <w:tcW w:w="6205" w:type="dxa"/>
          </w:tcPr>
          <w:p w14:paraId="1CCC5822" w14:textId="77777777" w:rsidR="0043448C" w:rsidRPr="000D21C0" w:rsidRDefault="0043448C" w:rsidP="0043448C">
            <w:pPr>
              <w:spacing w:line="259" w:lineRule="auto"/>
              <w:rPr>
                <w:color w:val="000000" w:themeColor="text1"/>
              </w:rPr>
            </w:pPr>
            <w:r w:rsidRPr="000D21C0">
              <w:rPr>
                <w:color w:val="000000" w:themeColor="text1"/>
              </w:rPr>
              <w:t>[“1956” and “Hungary”] or “1956 soviet invasion” or “soviet invasion in 1956”</w:t>
            </w:r>
          </w:p>
        </w:tc>
      </w:tr>
      <w:tr w:rsidR="0043448C" w:rsidRPr="000D21C0" w14:paraId="00FCAE25" w14:textId="77777777" w:rsidTr="008F31F1">
        <w:tc>
          <w:tcPr>
            <w:tcW w:w="1709" w:type="dxa"/>
            <w:vAlign w:val="bottom"/>
          </w:tcPr>
          <w:p w14:paraId="36EC3C28" w14:textId="77777777" w:rsidR="0043448C" w:rsidRPr="000D21C0" w:rsidRDefault="0043448C" w:rsidP="0043448C">
            <w:pPr>
              <w:spacing w:line="259" w:lineRule="auto"/>
              <w:rPr>
                <w:color w:val="000000" w:themeColor="text1"/>
              </w:rPr>
            </w:pPr>
            <w:r w:rsidRPr="000D21C0">
              <w:rPr>
                <w:color w:val="000000" w:themeColor="text1"/>
              </w:rPr>
              <w:t xml:space="preserve">Algerian revolution </w:t>
            </w:r>
          </w:p>
        </w:tc>
        <w:tc>
          <w:tcPr>
            <w:tcW w:w="910" w:type="dxa"/>
            <w:vAlign w:val="bottom"/>
          </w:tcPr>
          <w:p w14:paraId="1FCC9769" w14:textId="77777777" w:rsidR="0043448C" w:rsidRPr="000D21C0" w:rsidRDefault="0043448C" w:rsidP="0043448C">
            <w:pPr>
              <w:spacing w:line="259" w:lineRule="auto"/>
              <w:rPr>
                <w:color w:val="000000" w:themeColor="text1"/>
              </w:rPr>
            </w:pPr>
            <w:r w:rsidRPr="000D21C0">
              <w:rPr>
                <w:color w:val="000000" w:themeColor="text1"/>
              </w:rPr>
              <w:t>1954-62</w:t>
            </w:r>
          </w:p>
        </w:tc>
        <w:tc>
          <w:tcPr>
            <w:tcW w:w="3316" w:type="dxa"/>
          </w:tcPr>
          <w:p w14:paraId="06D95890" w14:textId="77777777" w:rsidR="0043448C" w:rsidRPr="000D21C0" w:rsidRDefault="0043448C" w:rsidP="0043448C">
            <w:pPr>
              <w:spacing w:line="259" w:lineRule="auto"/>
              <w:rPr>
                <w:color w:val="000000" w:themeColor="text1"/>
              </w:rPr>
            </w:pPr>
            <w:r w:rsidRPr="000D21C0">
              <w:rPr>
                <w:color w:val="000000" w:themeColor="text1"/>
              </w:rPr>
              <w:t xml:space="preserve">Algerian Revolution, “from the revolution,” “from Algerian revolution,” </w:t>
            </w:r>
            <w:proofErr w:type="spellStart"/>
            <w:r w:rsidRPr="000D21C0">
              <w:rPr>
                <w:color w:val="000000" w:themeColor="text1"/>
                <w:lang w:val="fr-FR"/>
              </w:rPr>
              <w:t>Loyalists</w:t>
            </w:r>
            <w:proofErr w:type="spellEnd"/>
            <w:r w:rsidRPr="000D21C0">
              <w:rPr>
                <w:color w:val="000000" w:themeColor="text1"/>
                <w:lang w:val="fr-FR"/>
              </w:rPr>
              <w:t>,</w:t>
            </w:r>
            <w:r w:rsidRPr="000D21C0">
              <w:rPr>
                <w:color w:val="000000" w:themeColor="text1"/>
              </w:rPr>
              <w:t xml:space="preserve"> </w:t>
            </w:r>
            <w:proofErr w:type="spellStart"/>
            <w:r w:rsidRPr="000D21C0">
              <w:rPr>
                <w:color w:val="000000" w:themeColor="text1"/>
                <w:lang w:val="fr-FR"/>
              </w:rPr>
              <w:t>decolonization</w:t>
            </w:r>
            <w:proofErr w:type="spellEnd"/>
            <w:r w:rsidRPr="000D21C0">
              <w:rPr>
                <w:color w:val="000000" w:themeColor="text1"/>
              </w:rPr>
              <w:t xml:space="preserve">, </w:t>
            </w:r>
            <w:r w:rsidRPr="000D21C0">
              <w:rPr>
                <w:color w:val="000000" w:themeColor="text1"/>
                <w:lang w:val="fr-FR"/>
              </w:rPr>
              <w:t>FLN, Front de Libération Nationale</w:t>
            </w:r>
            <w:r w:rsidRPr="000D21C0">
              <w:rPr>
                <w:color w:val="000000" w:themeColor="text1"/>
              </w:rPr>
              <w:t xml:space="preserve">, </w:t>
            </w:r>
            <w:proofErr w:type="spellStart"/>
            <w:r w:rsidRPr="000D21C0">
              <w:rPr>
                <w:color w:val="000000" w:themeColor="text1"/>
              </w:rPr>
              <w:t>Pieds</w:t>
            </w:r>
            <w:proofErr w:type="spellEnd"/>
            <w:r w:rsidRPr="000D21C0">
              <w:rPr>
                <w:color w:val="000000" w:themeColor="text1"/>
              </w:rPr>
              <w:t xml:space="preserve">-Noirs, “Algerian </w:t>
            </w:r>
            <w:proofErr w:type="spellStart"/>
            <w:r w:rsidRPr="000D21C0">
              <w:rPr>
                <w:color w:val="000000" w:themeColor="text1"/>
              </w:rPr>
              <w:t>muslim</w:t>
            </w:r>
            <w:proofErr w:type="spellEnd"/>
            <w:r w:rsidRPr="000D21C0">
              <w:rPr>
                <w:color w:val="000000" w:themeColor="text1"/>
              </w:rPr>
              <w:t xml:space="preserve">,” French, “French settler,” Mujahideen, </w:t>
            </w:r>
            <w:proofErr w:type="spellStart"/>
            <w:r w:rsidRPr="000D21C0">
              <w:rPr>
                <w:color w:val="000000" w:themeColor="text1"/>
              </w:rPr>
              <w:t>Harki</w:t>
            </w:r>
            <w:proofErr w:type="spellEnd"/>
            <w:r w:rsidRPr="000D21C0">
              <w:rPr>
                <w:color w:val="000000" w:themeColor="text1"/>
              </w:rPr>
              <w:t xml:space="preserve">, </w:t>
            </w:r>
            <w:proofErr w:type="spellStart"/>
            <w:r w:rsidRPr="000D21C0">
              <w:rPr>
                <w:color w:val="000000" w:themeColor="text1"/>
              </w:rPr>
              <w:t>Harkis</w:t>
            </w:r>
            <w:proofErr w:type="spellEnd"/>
            <w:r w:rsidRPr="000D21C0">
              <w:rPr>
                <w:color w:val="000000" w:themeColor="text1"/>
              </w:rPr>
              <w:t>, “from the bled,” Berber</w:t>
            </w:r>
          </w:p>
        </w:tc>
        <w:tc>
          <w:tcPr>
            <w:tcW w:w="810" w:type="dxa"/>
          </w:tcPr>
          <w:p w14:paraId="5B272F61" w14:textId="77777777" w:rsidR="0043448C" w:rsidRPr="000D21C0" w:rsidRDefault="0043448C" w:rsidP="0043448C">
            <w:pPr>
              <w:spacing w:line="259" w:lineRule="auto"/>
              <w:rPr>
                <w:color w:val="000000" w:themeColor="text1"/>
              </w:rPr>
            </w:pPr>
            <w:r w:rsidRPr="000D21C0">
              <w:rPr>
                <w:color w:val="000000" w:themeColor="text1"/>
              </w:rPr>
              <w:t>1962-2025</w:t>
            </w:r>
          </w:p>
        </w:tc>
        <w:tc>
          <w:tcPr>
            <w:tcW w:w="6205" w:type="dxa"/>
          </w:tcPr>
          <w:p w14:paraId="09517661" w14:textId="77777777" w:rsidR="0043448C" w:rsidRPr="000D21C0" w:rsidRDefault="0043448C" w:rsidP="0043448C">
            <w:pPr>
              <w:spacing w:line="259" w:lineRule="auto"/>
              <w:rPr>
                <w:color w:val="000000" w:themeColor="text1"/>
              </w:rPr>
            </w:pPr>
            <w:r w:rsidRPr="000D21C0">
              <w:rPr>
                <w:color w:val="000000" w:themeColor="text1"/>
              </w:rPr>
              <w:t>“Algerian revolution” or “Algerian war” or “Algerian war of independence” or “war of Algerian independence” or “</w:t>
            </w:r>
            <w:proofErr w:type="spellStart"/>
            <w:r w:rsidRPr="000D21C0">
              <w:rPr>
                <w:color w:val="000000" w:themeColor="text1"/>
              </w:rPr>
              <w:t>fln</w:t>
            </w:r>
            <w:proofErr w:type="spellEnd"/>
            <w:r w:rsidRPr="000D21C0">
              <w:rPr>
                <w:color w:val="000000" w:themeColor="text1"/>
              </w:rPr>
              <w:t xml:space="preserve"> revolution” or “war in </w:t>
            </w:r>
            <w:proofErr w:type="spellStart"/>
            <w:r w:rsidRPr="000D21C0">
              <w:rPr>
                <w:color w:val="000000" w:themeColor="text1"/>
              </w:rPr>
              <w:t>algeria</w:t>
            </w:r>
            <w:proofErr w:type="spellEnd"/>
            <w:r w:rsidRPr="000D21C0">
              <w:rPr>
                <w:color w:val="000000" w:themeColor="text1"/>
              </w:rPr>
              <w:t>” or [“</w:t>
            </w:r>
            <w:proofErr w:type="spellStart"/>
            <w:r w:rsidRPr="000D21C0">
              <w:rPr>
                <w:color w:val="000000" w:themeColor="text1"/>
              </w:rPr>
              <w:t>algeria</w:t>
            </w:r>
            <w:proofErr w:type="spellEnd"/>
            <w:r w:rsidRPr="000D21C0">
              <w:rPr>
                <w:color w:val="000000" w:themeColor="text1"/>
              </w:rPr>
              <w:t>” AND “war of national liberation”] or “Algerian decolonization”</w:t>
            </w:r>
          </w:p>
          <w:p w14:paraId="15372E6C" w14:textId="77777777" w:rsidR="0043448C" w:rsidRPr="000D21C0" w:rsidRDefault="0043448C" w:rsidP="0043448C">
            <w:pPr>
              <w:spacing w:line="259" w:lineRule="auto"/>
              <w:rPr>
                <w:color w:val="000000" w:themeColor="text1"/>
              </w:rPr>
            </w:pPr>
          </w:p>
        </w:tc>
      </w:tr>
      <w:tr w:rsidR="0043448C" w:rsidRPr="000D21C0" w14:paraId="02723718" w14:textId="77777777" w:rsidTr="008F31F1">
        <w:tc>
          <w:tcPr>
            <w:tcW w:w="1709" w:type="dxa"/>
            <w:vAlign w:val="bottom"/>
          </w:tcPr>
          <w:p w14:paraId="78B16ACC" w14:textId="77777777" w:rsidR="0043448C" w:rsidRPr="000D21C0" w:rsidRDefault="0043448C" w:rsidP="0043448C">
            <w:pPr>
              <w:spacing w:line="259" w:lineRule="auto"/>
              <w:rPr>
                <w:color w:val="000000" w:themeColor="text1"/>
              </w:rPr>
            </w:pPr>
            <w:r w:rsidRPr="000D21C0">
              <w:rPr>
                <w:color w:val="000000" w:themeColor="text1"/>
              </w:rPr>
              <w:t xml:space="preserve">Indochina wars </w:t>
            </w:r>
          </w:p>
          <w:p w14:paraId="495B1E81" w14:textId="77777777" w:rsidR="0043448C" w:rsidRPr="000D21C0" w:rsidRDefault="0043448C" w:rsidP="0043448C">
            <w:pPr>
              <w:spacing w:line="259" w:lineRule="auto"/>
              <w:rPr>
                <w:color w:val="000000" w:themeColor="text1"/>
              </w:rPr>
            </w:pPr>
            <w:r w:rsidRPr="000D21C0">
              <w:rPr>
                <w:color w:val="000000" w:themeColor="text1"/>
              </w:rPr>
              <w:t xml:space="preserve">(Vietnam, Laos and </w:t>
            </w:r>
            <w:r w:rsidRPr="000D21C0">
              <w:rPr>
                <w:i/>
                <w:iCs/>
                <w:color w:val="000000" w:themeColor="text1"/>
              </w:rPr>
              <w:t>pre</w:t>
            </w:r>
            <w:r w:rsidRPr="000D21C0">
              <w:rPr>
                <w:color w:val="000000" w:themeColor="text1"/>
              </w:rPr>
              <w:t>-1975 Cambodia)</w:t>
            </w:r>
          </w:p>
          <w:p w14:paraId="47AE0CC2" w14:textId="77777777" w:rsidR="0043448C" w:rsidRPr="000D21C0" w:rsidRDefault="0043448C" w:rsidP="0043448C">
            <w:pPr>
              <w:spacing w:line="259" w:lineRule="auto"/>
              <w:rPr>
                <w:color w:val="000000" w:themeColor="text1"/>
              </w:rPr>
            </w:pPr>
          </w:p>
          <w:p w14:paraId="7B2C5CC5" w14:textId="77777777" w:rsidR="0043448C" w:rsidRPr="000D21C0" w:rsidRDefault="0043448C" w:rsidP="0043448C">
            <w:pPr>
              <w:spacing w:line="259" w:lineRule="auto"/>
              <w:rPr>
                <w:color w:val="000000" w:themeColor="text1"/>
              </w:rPr>
            </w:pPr>
          </w:p>
        </w:tc>
        <w:tc>
          <w:tcPr>
            <w:tcW w:w="910" w:type="dxa"/>
            <w:vAlign w:val="bottom"/>
          </w:tcPr>
          <w:p w14:paraId="6FEFD9CA" w14:textId="77777777" w:rsidR="0043448C" w:rsidRPr="000D21C0" w:rsidRDefault="0043448C" w:rsidP="0043448C">
            <w:pPr>
              <w:spacing w:line="259" w:lineRule="auto"/>
              <w:rPr>
                <w:color w:val="000000" w:themeColor="text1"/>
              </w:rPr>
            </w:pPr>
            <w:r w:rsidRPr="000D21C0">
              <w:rPr>
                <w:color w:val="000000" w:themeColor="text1"/>
              </w:rPr>
              <w:t>1956-1975</w:t>
            </w:r>
          </w:p>
          <w:p w14:paraId="5F830DB2" w14:textId="77777777" w:rsidR="0043448C" w:rsidRPr="000D21C0" w:rsidRDefault="0043448C" w:rsidP="0043448C">
            <w:pPr>
              <w:spacing w:line="259" w:lineRule="auto"/>
              <w:rPr>
                <w:color w:val="000000" w:themeColor="text1"/>
              </w:rPr>
            </w:pPr>
          </w:p>
          <w:p w14:paraId="41B1547C" w14:textId="77777777" w:rsidR="0043448C" w:rsidRPr="000D21C0" w:rsidRDefault="0043448C" w:rsidP="0043448C">
            <w:pPr>
              <w:spacing w:line="259" w:lineRule="auto"/>
              <w:rPr>
                <w:color w:val="000000" w:themeColor="text1"/>
              </w:rPr>
            </w:pPr>
          </w:p>
          <w:p w14:paraId="4B02E553" w14:textId="77777777" w:rsidR="0043448C" w:rsidRPr="000D21C0" w:rsidRDefault="0043448C" w:rsidP="0043448C">
            <w:pPr>
              <w:spacing w:line="259" w:lineRule="auto"/>
              <w:rPr>
                <w:color w:val="000000" w:themeColor="text1"/>
              </w:rPr>
            </w:pPr>
          </w:p>
          <w:p w14:paraId="4924778B" w14:textId="77777777" w:rsidR="0043448C" w:rsidRPr="000D21C0" w:rsidRDefault="0043448C" w:rsidP="0043448C">
            <w:pPr>
              <w:spacing w:line="259" w:lineRule="auto"/>
              <w:rPr>
                <w:color w:val="000000" w:themeColor="text1"/>
              </w:rPr>
            </w:pPr>
          </w:p>
        </w:tc>
        <w:tc>
          <w:tcPr>
            <w:tcW w:w="3316" w:type="dxa"/>
            <w:vAlign w:val="bottom"/>
          </w:tcPr>
          <w:p w14:paraId="170AF9E6" w14:textId="77777777" w:rsidR="0043448C" w:rsidRPr="000D21C0" w:rsidRDefault="0043448C" w:rsidP="0043448C">
            <w:pPr>
              <w:spacing w:line="259" w:lineRule="auto"/>
              <w:rPr>
                <w:color w:val="000000" w:themeColor="text1"/>
              </w:rPr>
            </w:pPr>
            <w:r w:rsidRPr="000D21C0">
              <w:rPr>
                <w:color w:val="000000" w:themeColor="text1"/>
              </w:rPr>
              <w:t xml:space="preserve">“refugees,” “Mekong delta,” </w:t>
            </w:r>
            <w:proofErr w:type="spellStart"/>
            <w:r w:rsidRPr="000D21C0">
              <w:rPr>
                <w:color w:val="000000" w:themeColor="text1"/>
              </w:rPr>
              <w:t>tet</w:t>
            </w:r>
            <w:proofErr w:type="spellEnd"/>
            <w:r w:rsidRPr="000D21C0">
              <w:rPr>
                <w:color w:val="000000" w:themeColor="text1"/>
              </w:rPr>
              <w:t>, “</w:t>
            </w:r>
            <w:proofErr w:type="spellStart"/>
            <w:r w:rsidRPr="000D21C0">
              <w:rPr>
                <w:color w:val="000000" w:themeColor="text1"/>
              </w:rPr>
              <w:t>tet</w:t>
            </w:r>
            <w:proofErr w:type="spellEnd"/>
            <w:r w:rsidRPr="000D21C0">
              <w:rPr>
                <w:color w:val="000000" w:themeColor="text1"/>
              </w:rPr>
              <w:t xml:space="preserve"> offensive,” “</w:t>
            </w:r>
            <w:proofErr w:type="spellStart"/>
            <w:r w:rsidRPr="000D21C0">
              <w:rPr>
                <w:color w:val="000000" w:themeColor="text1"/>
              </w:rPr>
              <w:t>Dien</w:t>
            </w:r>
            <w:proofErr w:type="spellEnd"/>
            <w:r w:rsidRPr="000D21C0">
              <w:rPr>
                <w:color w:val="000000" w:themeColor="text1"/>
              </w:rPr>
              <w:t xml:space="preserve"> bien </w:t>
            </w:r>
            <w:proofErr w:type="spellStart"/>
            <w:r w:rsidRPr="000D21C0">
              <w:rPr>
                <w:color w:val="000000" w:themeColor="text1"/>
              </w:rPr>
              <w:t>phu</w:t>
            </w:r>
            <w:proofErr w:type="spellEnd"/>
            <w:r w:rsidRPr="000D21C0">
              <w:rPr>
                <w:color w:val="000000" w:themeColor="text1"/>
              </w:rPr>
              <w:t>,” Vietnam, Vietnamese, “Boat people,” Saigon, anti-communist, communist, Viet-</w:t>
            </w:r>
            <w:proofErr w:type="spellStart"/>
            <w:r w:rsidRPr="000D21C0">
              <w:rPr>
                <w:color w:val="000000" w:themeColor="text1"/>
              </w:rPr>
              <w:t>minh</w:t>
            </w:r>
            <w:proofErr w:type="spellEnd"/>
            <w:r w:rsidRPr="000D21C0">
              <w:rPr>
                <w:color w:val="000000" w:themeColor="text1"/>
              </w:rPr>
              <w:t>, Vietcong, Viet-</w:t>
            </w:r>
            <w:proofErr w:type="spellStart"/>
            <w:r w:rsidRPr="000D21C0">
              <w:rPr>
                <w:color w:val="000000" w:themeColor="text1"/>
              </w:rPr>
              <w:t>cong</w:t>
            </w:r>
            <w:proofErr w:type="spellEnd"/>
            <w:r w:rsidRPr="000D21C0">
              <w:rPr>
                <w:color w:val="000000" w:themeColor="text1"/>
              </w:rPr>
              <w:t xml:space="preserve">, </w:t>
            </w:r>
            <w:proofErr w:type="spellStart"/>
            <w:r w:rsidRPr="000D21C0">
              <w:rPr>
                <w:color w:val="000000" w:themeColor="text1"/>
              </w:rPr>
              <w:t>montaghard</w:t>
            </w:r>
            <w:proofErr w:type="spellEnd"/>
            <w:r w:rsidRPr="000D21C0">
              <w:rPr>
                <w:color w:val="000000" w:themeColor="text1"/>
              </w:rPr>
              <w:t xml:space="preserve">, Cambodia, </w:t>
            </w:r>
            <w:proofErr w:type="spellStart"/>
            <w:r w:rsidRPr="000D21C0">
              <w:rPr>
                <w:color w:val="000000" w:themeColor="text1"/>
              </w:rPr>
              <w:t>cham</w:t>
            </w:r>
            <w:proofErr w:type="spellEnd"/>
            <w:r w:rsidRPr="000D21C0">
              <w:rPr>
                <w:color w:val="000000" w:themeColor="text1"/>
              </w:rPr>
              <w:t xml:space="preserve">, Khmer </w:t>
            </w:r>
          </w:p>
        </w:tc>
        <w:tc>
          <w:tcPr>
            <w:tcW w:w="810" w:type="dxa"/>
          </w:tcPr>
          <w:p w14:paraId="1B219D56" w14:textId="77777777" w:rsidR="0043448C" w:rsidRPr="000D21C0" w:rsidRDefault="0043448C" w:rsidP="0043448C">
            <w:pPr>
              <w:spacing w:line="259" w:lineRule="auto"/>
              <w:rPr>
                <w:color w:val="000000" w:themeColor="text1"/>
              </w:rPr>
            </w:pPr>
            <w:r w:rsidRPr="000D21C0">
              <w:rPr>
                <w:color w:val="000000" w:themeColor="text1"/>
              </w:rPr>
              <w:t>1956-2025</w:t>
            </w:r>
          </w:p>
        </w:tc>
        <w:tc>
          <w:tcPr>
            <w:tcW w:w="6205" w:type="dxa"/>
          </w:tcPr>
          <w:p w14:paraId="739DA93B" w14:textId="77777777" w:rsidR="0043448C" w:rsidRPr="000D21C0" w:rsidRDefault="0043448C" w:rsidP="0043448C">
            <w:pPr>
              <w:spacing w:line="259" w:lineRule="auto"/>
              <w:rPr>
                <w:color w:val="000000" w:themeColor="text1"/>
              </w:rPr>
            </w:pPr>
            <w:r w:rsidRPr="000D21C0">
              <w:rPr>
                <w:color w:val="000000" w:themeColor="text1"/>
              </w:rPr>
              <w:t xml:space="preserve">“Indochina war(s)” or “Vietnam war(s)” or “war in Cambodia” or “Cambodian war” or “war in </w:t>
            </w:r>
            <w:proofErr w:type="spellStart"/>
            <w:r w:rsidRPr="000D21C0">
              <w:rPr>
                <w:color w:val="000000" w:themeColor="text1"/>
              </w:rPr>
              <w:t>laos</w:t>
            </w:r>
            <w:proofErr w:type="spellEnd"/>
            <w:r w:rsidRPr="000D21C0">
              <w:rPr>
                <w:color w:val="000000" w:themeColor="text1"/>
              </w:rPr>
              <w:t>” or “Laotian war”</w:t>
            </w:r>
          </w:p>
        </w:tc>
      </w:tr>
      <w:tr w:rsidR="0043448C" w:rsidRPr="000D21C0" w14:paraId="63F2B29B" w14:textId="77777777" w:rsidTr="008F31F1">
        <w:tc>
          <w:tcPr>
            <w:tcW w:w="1709" w:type="dxa"/>
            <w:vAlign w:val="bottom"/>
          </w:tcPr>
          <w:p w14:paraId="72B85487" w14:textId="77777777" w:rsidR="0043448C" w:rsidRPr="000D21C0" w:rsidRDefault="0043448C" w:rsidP="0043448C">
            <w:pPr>
              <w:spacing w:line="259" w:lineRule="auto"/>
              <w:rPr>
                <w:color w:val="000000" w:themeColor="text1"/>
              </w:rPr>
            </w:pPr>
            <w:r w:rsidRPr="000D21C0">
              <w:rPr>
                <w:color w:val="000000" w:themeColor="text1"/>
              </w:rPr>
              <w:t>Chad Wars</w:t>
            </w:r>
          </w:p>
        </w:tc>
        <w:tc>
          <w:tcPr>
            <w:tcW w:w="910" w:type="dxa"/>
            <w:vAlign w:val="bottom"/>
          </w:tcPr>
          <w:p w14:paraId="248FC3D2" w14:textId="77777777" w:rsidR="0043448C" w:rsidRPr="000D21C0" w:rsidRDefault="0043448C" w:rsidP="0043448C">
            <w:pPr>
              <w:spacing w:line="259" w:lineRule="auto"/>
              <w:rPr>
                <w:color w:val="000000" w:themeColor="text1"/>
              </w:rPr>
            </w:pPr>
            <w:r w:rsidRPr="000D21C0">
              <w:rPr>
                <w:color w:val="000000" w:themeColor="text1"/>
              </w:rPr>
              <w:t>1965-79;</w:t>
            </w:r>
          </w:p>
          <w:p w14:paraId="3A5814C0" w14:textId="77777777" w:rsidR="0043448C" w:rsidRPr="000D21C0" w:rsidRDefault="0043448C" w:rsidP="0043448C">
            <w:pPr>
              <w:spacing w:line="259" w:lineRule="auto"/>
              <w:rPr>
                <w:color w:val="000000" w:themeColor="text1"/>
              </w:rPr>
            </w:pPr>
          </w:p>
          <w:p w14:paraId="6020CBD6" w14:textId="77777777" w:rsidR="0043448C" w:rsidRPr="000D21C0" w:rsidRDefault="0043448C" w:rsidP="0043448C">
            <w:pPr>
              <w:spacing w:line="259" w:lineRule="auto"/>
              <w:rPr>
                <w:color w:val="000000" w:themeColor="text1"/>
              </w:rPr>
            </w:pPr>
            <w:r w:rsidRPr="000D21C0">
              <w:rPr>
                <w:color w:val="000000" w:themeColor="text1"/>
              </w:rPr>
              <w:t>2005-10</w:t>
            </w:r>
          </w:p>
        </w:tc>
        <w:tc>
          <w:tcPr>
            <w:tcW w:w="3316" w:type="dxa"/>
            <w:vAlign w:val="bottom"/>
          </w:tcPr>
          <w:p w14:paraId="6538B286" w14:textId="77777777" w:rsidR="0043448C" w:rsidRPr="000D21C0" w:rsidRDefault="0043448C" w:rsidP="0043448C">
            <w:pPr>
              <w:spacing w:line="259" w:lineRule="auto"/>
              <w:rPr>
                <w:color w:val="000000" w:themeColor="text1"/>
              </w:rPr>
            </w:pPr>
            <w:r w:rsidRPr="000D21C0">
              <w:rPr>
                <w:color w:val="000000" w:themeColor="text1"/>
              </w:rPr>
              <w:t xml:space="preserve">Chadian, from Chad, Chadian war, Chadian civil war, Tchad, </w:t>
            </w:r>
            <w:proofErr w:type="spellStart"/>
            <w:r w:rsidRPr="000D21C0">
              <w:rPr>
                <w:color w:val="000000" w:themeColor="text1"/>
              </w:rPr>
              <w:t>Tchadian</w:t>
            </w:r>
            <w:proofErr w:type="spellEnd"/>
            <w:r w:rsidRPr="000D21C0">
              <w:rPr>
                <w:color w:val="000000" w:themeColor="text1"/>
              </w:rPr>
              <w:t xml:space="preserve">, </w:t>
            </w:r>
            <w:proofErr w:type="spellStart"/>
            <w:r w:rsidRPr="000D21C0">
              <w:rPr>
                <w:color w:val="000000" w:themeColor="text1"/>
              </w:rPr>
              <w:t>Tombalbaye</w:t>
            </w:r>
            <w:proofErr w:type="spellEnd"/>
            <w:r w:rsidRPr="000D21C0">
              <w:rPr>
                <w:color w:val="000000" w:themeColor="text1"/>
              </w:rPr>
              <w:t xml:space="preserve">, FROLINAT, FROLINAT-affected, Chad’s proxy war, </w:t>
            </w:r>
            <w:proofErr w:type="spellStart"/>
            <w:r w:rsidRPr="000D21C0">
              <w:rPr>
                <w:color w:val="000000" w:themeColor="text1"/>
              </w:rPr>
              <w:t>Déby</w:t>
            </w:r>
            <w:proofErr w:type="spellEnd"/>
            <w:r w:rsidRPr="000D21C0">
              <w:rPr>
                <w:color w:val="000000" w:themeColor="text1"/>
              </w:rPr>
              <w:t xml:space="preserve">, Ndjamena, N’djamena, Chad-Sudan, Chad-Sudan border, chad camp, </w:t>
            </w:r>
            <w:proofErr w:type="spellStart"/>
            <w:r w:rsidRPr="000D21C0">
              <w:rPr>
                <w:color w:val="000000" w:themeColor="text1"/>
              </w:rPr>
              <w:t>Goz</w:t>
            </w:r>
            <w:proofErr w:type="spellEnd"/>
            <w:r w:rsidRPr="000D21C0">
              <w:rPr>
                <w:color w:val="000000" w:themeColor="text1"/>
              </w:rPr>
              <w:t xml:space="preserve"> </w:t>
            </w:r>
            <w:proofErr w:type="spellStart"/>
            <w:r w:rsidRPr="000D21C0">
              <w:rPr>
                <w:color w:val="000000" w:themeColor="text1"/>
              </w:rPr>
              <w:t>Beïda</w:t>
            </w:r>
            <w:proofErr w:type="spellEnd"/>
            <w:r w:rsidRPr="000D21C0">
              <w:rPr>
                <w:color w:val="000000" w:themeColor="text1"/>
              </w:rPr>
              <w:t xml:space="preserve">, </w:t>
            </w:r>
            <w:proofErr w:type="spellStart"/>
            <w:r w:rsidRPr="000D21C0">
              <w:rPr>
                <w:color w:val="000000" w:themeColor="text1"/>
              </w:rPr>
              <w:t>Farchana</w:t>
            </w:r>
            <w:proofErr w:type="spellEnd"/>
            <w:r w:rsidRPr="000D21C0">
              <w:rPr>
                <w:color w:val="000000" w:themeColor="text1"/>
              </w:rPr>
              <w:t>.</w:t>
            </w:r>
          </w:p>
          <w:p w14:paraId="4B259A18" w14:textId="77777777" w:rsidR="0043448C" w:rsidRPr="000D21C0" w:rsidRDefault="0043448C" w:rsidP="0043448C">
            <w:pPr>
              <w:spacing w:line="259" w:lineRule="auto"/>
              <w:rPr>
                <w:color w:val="000000" w:themeColor="text1"/>
              </w:rPr>
            </w:pPr>
          </w:p>
        </w:tc>
        <w:tc>
          <w:tcPr>
            <w:tcW w:w="810" w:type="dxa"/>
          </w:tcPr>
          <w:p w14:paraId="7C955545" w14:textId="77777777" w:rsidR="0043448C" w:rsidRPr="000D21C0" w:rsidRDefault="0043448C" w:rsidP="0043448C">
            <w:pPr>
              <w:spacing w:line="259" w:lineRule="auto"/>
              <w:rPr>
                <w:color w:val="000000" w:themeColor="text1"/>
              </w:rPr>
            </w:pPr>
            <w:r w:rsidRPr="000D21C0">
              <w:rPr>
                <w:color w:val="000000" w:themeColor="text1"/>
              </w:rPr>
              <w:t>1965-2025</w:t>
            </w:r>
          </w:p>
        </w:tc>
        <w:tc>
          <w:tcPr>
            <w:tcW w:w="6205" w:type="dxa"/>
          </w:tcPr>
          <w:p w14:paraId="07F52E02" w14:textId="77777777" w:rsidR="0043448C" w:rsidRPr="000D21C0" w:rsidRDefault="0043448C" w:rsidP="0043448C">
            <w:pPr>
              <w:spacing w:line="259" w:lineRule="auto"/>
              <w:rPr>
                <w:color w:val="000000" w:themeColor="text1"/>
              </w:rPr>
            </w:pPr>
            <w:r w:rsidRPr="000D21C0">
              <w:rPr>
                <w:color w:val="000000" w:themeColor="text1"/>
              </w:rPr>
              <w:t xml:space="preserve">Chadian war, war in chad, first Chadian civil war, first chad war, chad war I, first Chadian war, second Chadian civil war, second chad war, chad war II, insurgency in southern chad, FROLINAT, Front de </w:t>
            </w:r>
            <w:proofErr w:type="spellStart"/>
            <w:r w:rsidRPr="000D21C0">
              <w:rPr>
                <w:color w:val="000000" w:themeColor="text1"/>
              </w:rPr>
              <w:t>Libération</w:t>
            </w:r>
            <w:proofErr w:type="spellEnd"/>
            <w:r w:rsidRPr="000D21C0">
              <w:rPr>
                <w:color w:val="000000" w:themeColor="text1"/>
              </w:rPr>
              <w:t xml:space="preserve"> </w:t>
            </w:r>
            <w:proofErr w:type="spellStart"/>
            <w:r w:rsidRPr="000D21C0">
              <w:rPr>
                <w:color w:val="000000" w:themeColor="text1"/>
              </w:rPr>
              <w:t>Nationale</w:t>
            </w:r>
            <w:proofErr w:type="spellEnd"/>
            <w:r w:rsidRPr="000D21C0">
              <w:rPr>
                <w:color w:val="000000" w:themeColor="text1"/>
              </w:rPr>
              <w:t xml:space="preserve"> du Tchad, chad’s internal conflict, strife in chad, chad’s post-colonial, Chadian insurgency, </w:t>
            </w:r>
            <w:proofErr w:type="spellStart"/>
            <w:r w:rsidRPr="000D21C0">
              <w:rPr>
                <w:color w:val="000000" w:themeColor="text1"/>
              </w:rPr>
              <w:t>Tombalbaye</w:t>
            </w:r>
            <w:proofErr w:type="spellEnd"/>
            <w:r w:rsidRPr="000D21C0">
              <w:rPr>
                <w:color w:val="000000" w:themeColor="text1"/>
              </w:rPr>
              <w:t xml:space="preserve">, proxy war in chad, </w:t>
            </w:r>
            <w:proofErr w:type="spellStart"/>
            <w:r w:rsidRPr="000D21C0">
              <w:rPr>
                <w:color w:val="000000" w:themeColor="text1"/>
              </w:rPr>
              <w:t>Déby</w:t>
            </w:r>
            <w:proofErr w:type="spellEnd"/>
            <w:r w:rsidRPr="000D21C0">
              <w:rPr>
                <w:color w:val="000000" w:themeColor="text1"/>
              </w:rPr>
              <w:t xml:space="preserve">, Chad-Sudan conflict, Chad-Sudan war, Chad-Sudan crisis, rebellion in eastern chad, Darfur spillover conflict, Chadian rebel offensive, Chadian offensive, Ndjamena, N’Djamena, instability in Chad, war between chad and </w:t>
            </w:r>
            <w:proofErr w:type="spellStart"/>
            <w:r w:rsidRPr="000D21C0">
              <w:rPr>
                <w:color w:val="000000" w:themeColor="text1"/>
              </w:rPr>
              <w:t>sudan</w:t>
            </w:r>
            <w:proofErr w:type="spellEnd"/>
            <w:r w:rsidRPr="000D21C0">
              <w:rPr>
                <w:color w:val="000000" w:themeColor="text1"/>
              </w:rPr>
              <w:t xml:space="preserve">, </w:t>
            </w:r>
            <w:proofErr w:type="spellStart"/>
            <w:r w:rsidRPr="000D21C0">
              <w:rPr>
                <w:color w:val="000000" w:themeColor="text1"/>
              </w:rPr>
              <w:t>Goz</w:t>
            </w:r>
            <w:proofErr w:type="spellEnd"/>
            <w:r w:rsidRPr="000D21C0">
              <w:rPr>
                <w:color w:val="000000" w:themeColor="text1"/>
              </w:rPr>
              <w:t xml:space="preserve"> </w:t>
            </w:r>
            <w:proofErr w:type="spellStart"/>
            <w:r w:rsidRPr="000D21C0">
              <w:rPr>
                <w:color w:val="000000" w:themeColor="text1"/>
              </w:rPr>
              <w:t>Beïda</w:t>
            </w:r>
            <w:proofErr w:type="spellEnd"/>
            <w:r w:rsidRPr="000D21C0">
              <w:rPr>
                <w:color w:val="000000" w:themeColor="text1"/>
              </w:rPr>
              <w:t xml:space="preserve">, </w:t>
            </w:r>
            <w:proofErr w:type="spellStart"/>
            <w:r w:rsidRPr="000D21C0">
              <w:rPr>
                <w:color w:val="000000" w:themeColor="text1"/>
              </w:rPr>
              <w:t>Farchana</w:t>
            </w:r>
            <w:proofErr w:type="spellEnd"/>
          </w:p>
        </w:tc>
      </w:tr>
      <w:tr w:rsidR="0043448C" w:rsidRPr="000D21C0" w14:paraId="3BAA6B6B" w14:textId="77777777" w:rsidTr="008F31F1">
        <w:tc>
          <w:tcPr>
            <w:tcW w:w="1709" w:type="dxa"/>
            <w:vAlign w:val="bottom"/>
          </w:tcPr>
          <w:p w14:paraId="70BAC0C4" w14:textId="77777777" w:rsidR="0043448C" w:rsidRPr="000D21C0" w:rsidRDefault="0043448C" w:rsidP="0043448C">
            <w:pPr>
              <w:spacing w:line="259" w:lineRule="auto"/>
              <w:rPr>
                <w:color w:val="000000" w:themeColor="text1"/>
                <w:sz w:val="20"/>
                <w:szCs w:val="20"/>
              </w:rPr>
            </w:pPr>
            <w:r w:rsidRPr="000D21C0">
              <w:rPr>
                <w:color w:val="000000" w:themeColor="text1"/>
                <w:sz w:val="20"/>
                <w:szCs w:val="20"/>
              </w:rPr>
              <w:t>Pol Pot and Cambodia Civil War</w:t>
            </w:r>
          </w:p>
          <w:p w14:paraId="478224F3" w14:textId="77777777" w:rsidR="0043448C" w:rsidRPr="000D21C0" w:rsidRDefault="0043448C" w:rsidP="0043448C">
            <w:pPr>
              <w:spacing w:line="259" w:lineRule="auto"/>
              <w:rPr>
                <w:color w:val="000000" w:themeColor="text1"/>
                <w:sz w:val="20"/>
                <w:szCs w:val="20"/>
              </w:rPr>
            </w:pPr>
          </w:p>
          <w:p w14:paraId="66D060F5" w14:textId="77777777" w:rsidR="0043448C" w:rsidRPr="000D21C0" w:rsidRDefault="0043448C" w:rsidP="0043448C">
            <w:pPr>
              <w:spacing w:line="259" w:lineRule="auto"/>
              <w:rPr>
                <w:color w:val="000000" w:themeColor="text1"/>
              </w:rPr>
            </w:pPr>
          </w:p>
        </w:tc>
        <w:tc>
          <w:tcPr>
            <w:tcW w:w="910" w:type="dxa"/>
          </w:tcPr>
          <w:p w14:paraId="6324794F" w14:textId="77777777" w:rsidR="0043448C" w:rsidRPr="000D21C0" w:rsidRDefault="0043448C" w:rsidP="0043448C">
            <w:pPr>
              <w:spacing w:line="259" w:lineRule="auto"/>
              <w:rPr>
                <w:color w:val="000000" w:themeColor="text1"/>
              </w:rPr>
            </w:pPr>
            <w:r w:rsidRPr="000D21C0">
              <w:rPr>
                <w:color w:val="000000" w:themeColor="text1"/>
                <w:sz w:val="20"/>
                <w:szCs w:val="20"/>
              </w:rPr>
              <w:lastRenderedPageBreak/>
              <w:t>1975-97</w:t>
            </w:r>
          </w:p>
        </w:tc>
        <w:tc>
          <w:tcPr>
            <w:tcW w:w="3316" w:type="dxa"/>
            <w:vAlign w:val="bottom"/>
          </w:tcPr>
          <w:p w14:paraId="094EB188" w14:textId="77777777" w:rsidR="0043448C" w:rsidRPr="000D21C0" w:rsidRDefault="0043448C" w:rsidP="0043448C">
            <w:pPr>
              <w:spacing w:line="259" w:lineRule="auto"/>
              <w:rPr>
                <w:color w:val="000000" w:themeColor="text1"/>
              </w:rPr>
            </w:pPr>
            <w:r w:rsidRPr="000D21C0">
              <w:rPr>
                <w:color w:val="000000" w:themeColor="text1"/>
              </w:rPr>
              <w:t>Khmer, “Khmer Rouge,” Kampuchean, Kampuchea, “Pol Pot”</w:t>
            </w:r>
          </w:p>
          <w:p w14:paraId="2AFD5C1D" w14:textId="77777777" w:rsidR="0043448C" w:rsidRPr="000D21C0" w:rsidRDefault="0043448C" w:rsidP="0043448C">
            <w:pPr>
              <w:spacing w:line="259" w:lineRule="auto"/>
              <w:rPr>
                <w:color w:val="000000" w:themeColor="text1"/>
              </w:rPr>
            </w:pPr>
          </w:p>
        </w:tc>
        <w:tc>
          <w:tcPr>
            <w:tcW w:w="810" w:type="dxa"/>
          </w:tcPr>
          <w:p w14:paraId="54C396BB" w14:textId="77777777" w:rsidR="0043448C" w:rsidRPr="000D21C0" w:rsidRDefault="0043448C" w:rsidP="0043448C">
            <w:pPr>
              <w:spacing w:line="259" w:lineRule="auto"/>
              <w:rPr>
                <w:color w:val="000000" w:themeColor="text1"/>
              </w:rPr>
            </w:pPr>
            <w:r w:rsidRPr="000D21C0">
              <w:rPr>
                <w:color w:val="000000" w:themeColor="text1"/>
              </w:rPr>
              <w:lastRenderedPageBreak/>
              <w:t>1975-2025</w:t>
            </w:r>
          </w:p>
        </w:tc>
        <w:tc>
          <w:tcPr>
            <w:tcW w:w="6205" w:type="dxa"/>
          </w:tcPr>
          <w:p w14:paraId="6E7A67BC" w14:textId="77777777" w:rsidR="0043448C" w:rsidRPr="000D21C0" w:rsidRDefault="0043448C" w:rsidP="0043448C">
            <w:pPr>
              <w:spacing w:line="259" w:lineRule="auto"/>
              <w:rPr>
                <w:color w:val="000000" w:themeColor="text1"/>
              </w:rPr>
            </w:pPr>
            <w:r w:rsidRPr="000D21C0">
              <w:rPr>
                <w:color w:val="000000" w:themeColor="text1"/>
              </w:rPr>
              <w:t>Khmer, “Khmer Rouge,” Kampuchean, Kampuchea, “Pol Pot”</w:t>
            </w:r>
          </w:p>
          <w:p w14:paraId="68EA9566" w14:textId="77777777" w:rsidR="0043448C" w:rsidRPr="000D21C0" w:rsidRDefault="0043448C" w:rsidP="0043448C">
            <w:pPr>
              <w:spacing w:line="259" w:lineRule="auto"/>
              <w:rPr>
                <w:color w:val="000000" w:themeColor="text1"/>
              </w:rPr>
            </w:pPr>
            <w:r w:rsidRPr="000D21C0">
              <w:rPr>
                <w:color w:val="000000" w:themeColor="text1"/>
              </w:rPr>
              <w:t>Pol pot</w:t>
            </w:r>
          </w:p>
          <w:p w14:paraId="0A725EDF" w14:textId="77777777" w:rsidR="0043448C" w:rsidRPr="000D21C0" w:rsidRDefault="0043448C" w:rsidP="0043448C">
            <w:pPr>
              <w:spacing w:line="259" w:lineRule="auto"/>
              <w:rPr>
                <w:color w:val="000000" w:themeColor="text1"/>
              </w:rPr>
            </w:pPr>
            <w:r w:rsidRPr="000D21C0">
              <w:rPr>
                <w:color w:val="000000" w:themeColor="text1"/>
              </w:rPr>
              <w:t>Killing fields of Cambodia</w:t>
            </w:r>
          </w:p>
          <w:p w14:paraId="60AE4B4E" w14:textId="77777777" w:rsidR="0043448C" w:rsidRPr="000D21C0" w:rsidRDefault="0043448C" w:rsidP="0043448C">
            <w:pPr>
              <w:spacing w:line="259" w:lineRule="auto"/>
              <w:rPr>
                <w:color w:val="000000" w:themeColor="text1"/>
              </w:rPr>
            </w:pPr>
            <w:r w:rsidRPr="000D21C0">
              <w:rPr>
                <w:color w:val="000000" w:themeColor="text1"/>
              </w:rPr>
              <w:lastRenderedPageBreak/>
              <w:t>Cambodian killing fields</w:t>
            </w:r>
          </w:p>
          <w:p w14:paraId="198BD551" w14:textId="77777777" w:rsidR="0043448C" w:rsidRPr="000D21C0" w:rsidRDefault="0043448C" w:rsidP="0043448C">
            <w:pPr>
              <w:spacing w:line="259" w:lineRule="auto"/>
              <w:rPr>
                <w:color w:val="000000" w:themeColor="text1"/>
              </w:rPr>
            </w:pPr>
            <w:r w:rsidRPr="000D21C0">
              <w:rPr>
                <w:color w:val="000000" w:themeColor="text1"/>
              </w:rPr>
              <w:t>Cambodian genocide</w:t>
            </w:r>
          </w:p>
          <w:p w14:paraId="24834012" w14:textId="77777777" w:rsidR="0043448C" w:rsidRPr="000D21C0" w:rsidRDefault="0043448C" w:rsidP="0043448C">
            <w:pPr>
              <w:spacing w:line="259" w:lineRule="auto"/>
              <w:rPr>
                <w:color w:val="000000" w:themeColor="text1"/>
              </w:rPr>
            </w:pPr>
            <w:r w:rsidRPr="000D21C0">
              <w:rPr>
                <w:color w:val="000000" w:themeColor="text1"/>
              </w:rPr>
              <w:t>Cambodian civil war</w:t>
            </w:r>
          </w:p>
          <w:p w14:paraId="5A3DBC7E" w14:textId="77777777" w:rsidR="0043448C" w:rsidRPr="000D21C0" w:rsidRDefault="0043448C" w:rsidP="0043448C">
            <w:pPr>
              <w:spacing w:line="259" w:lineRule="auto"/>
              <w:rPr>
                <w:color w:val="000000" w:themeColor="text1"/>
              </w:rPr>
            </w:pPr>
            <w:r w:rsidRPr="000D21C0">
              <w:rPr>
                <w:color w:val="000000" w:themeColor="text1"/>
              </w:rPr>
              <w:t>Civil war in Cambodia</w:t>
            </w:r>
          </w:p>
          <w:p w14:paraId="0D751255" w14:textId="77777777" w:rsidR="0043448C" w:rsidRPr="000D21C0" w:rsidRDefault="0043448C" w:rsidP="0043448C">
            <w:pPr>
              <w:spacing w:line="259" w:lineRule="auto"/>
              <w:rPr>
                <w:color w:val="000000" w:themeColor="text1"/>
              </w:rPr>
            </w:pPr>
            <w:r w:rsidRPr="000D21C0">
              <w:rPr>
                <w:color w:val="000000" w:themeColor="text1"/>
              </w:rPr>
              <w:t>War between Vietnam and Cambodia</w:t>
            </w:r>
          </w:p>
          <w:p w14:paraId="5F4CF136" w14:textId="77777777" w:rsidR="0043448C" w:rsidRPr="000D21C0" w:rsidRDefault="0043448C" w:rsidP="0043448C">
            <w:pPr>
              <w:spacing w:line="259" w:lineRule="auto"/>
              <w:rPr>
                <w:color w:val="000000" w:themeColor="text1"/>
              </w:rPr>
            </w:pPr>
            <w:r w:rsidRPr="000D21C0">
              <w:rPr>
                <w:color w:val="000000" w:themeColor="text1"/>
              </w:rPr>
              <w:t xml:space="preserve">War between Cambodia and </w:t>
            </w:r>
            <w:r w:rsidRPr="000D21C0">
              <w:rPr>
                <w:color w:val="000000" w:themeColor="text1"/>
              </w:rPr>
              <w:pgNum/>
            </w:r>
            <w:proofErr w:type="spellStart"/>
            <w:r w:rsidRPr="000D21C0">
              <w:rPr>
                <w:color w:val="000000" w:themeColor="text1"/>
              </w:rPr>
              <w:t>olombi</w:t>
            </w:r>
            <w:proofErr w:type="spellEnd"/>
          </w:p>
          <w:p w14:paraId="25CE9683" w14:textId="77777777" w:rsidR="0043448C" w:rsidRPr="000D21C0" w:rsidRDefault="0043448C" w:rsidP="0043448C">
            <w:pPr>
              <w:spacing w:line="259" w:lineRule="auto"/>
              <w:rPr>
                <w:color w:val="000000" w:themeColor="text1"/>
              </w:rPr>
            </w:pPr>
            <w:r w:rsidRPr="000D21C0">
              <w:rPr>
                <w:color w:val="000000" w:themeColor="text1"/>
              </w:rPr>
              <w:t xml:space="preserve">Khmer Rouge </w:t>
            </w:r>
          </w:p>
          <w:p w14:paraId="0170D6AB" w14:textId="77777777" w:rsidR="0043448C" w:rsidRPr="000D21C0" w:rsidRDefault="0043448C" w:rsidP="0043448C">
            <w:pPr>
              <w:spacing w:line="259" w:lineRule="auto"/>
              <w:rPr>
                <w:color w:val="000000" w:themeColor="text1"/>
              </w:rPr>
            </w:pPr>
            <w:r w:rsidRPr="000D21C0">
              <w:rPr>
                <w:color w:val="000000" w:themeColor="text1"/>
              </w:rPr>
              <w:t xml:space="preserve">Kampuchean </w:t>
            </w:r>
          </w:p>
          <w:p w14:paraId="60E7FEA3" w14:textId="77777777" w:rsidR="0043448C" w:rsidRPr="000D21C0" w:rsidRDefault="0043448C" w:rsidP="0043448C">
            <w:pPr>
              <w:spacing w:line="259" w:lineRule="auto"/>
              <w:rPr>
                <w:color w:val="000000" w:themeColor="text1"/>
              </w:rPr>
            </w:pPr>
            <w:r w:rsidRPr="000D21C0">
              <w:rPr>
                <w:color w:val="000000" w:themeColor="text1"/>
              </w:rPr>
              <w:t>Kampuchea</w:t>
            </w:r>
          </w:p>
          <w:p w14:paraId="3F20ACFA" w14:textId="77777777" w:rsidR="0043448C" w:rsidRPr="000D21C0" w:rsidRDefault="0043448C" w:rsidP="0043448C">
            <w:pPr>
              <w:spacing w:line="259" w:lineRule="auto"/>
              <w:rPr>
                <w:color w:val="000000" w:themeColor="text1"/>
              </w:rPr>
            </w:pPr>
            <w:r w:rsidRPr="000D21C0">
              <w:rPr>
                <w:color w:val="000000" w:themeColor="text1"/>
              </w:rPr>
              <w:t>Vietnamese invasion of Cambodia</w:t>
            </w:r>
          </w:p>
          <w:p w14:paraId="6398B821" w14:textId="77777777" w:rsidR="0043448C" w:rsidRPr="000D21C0" w:rsidRDefault="0043448C" w:rsidP="0043448C">
            <w:pPr>
              <w:spacing w:line="259" w:lineRule="auto"/>
              <w:rPr>
                <w:color w:val="000000" w:themeColor="text1"/>
              </w:rPr>
            </w:pPr>
            <w:r w:rsidRPr="000D21C0">
              <w:rPr>
                <w:color w:val="000000" w:themeColor="text1"/>
              </w:rPr>
              <w:t>Communists in Cambodia</w:t>
            </w:r>
          </w:p>
          <w:p w14:paraId="74DCA480" w14:textId="77777777" w:rsidR="0043448C" w:rsidRPr="000D21C0" w:rsidRDefault="0043448C" w:rsidP="0043448C">
            <w:pPr>
              <w:spacing w:line="259" w:lineRule="auto"/>
              <w:rPr>
                <w:color w:val="000000" w:themeColor="text1"/>
              </w:rPr>
            </w:pPr>
            <w:r w:rsidRPr="000D21C0">
              <w:rPr>
                <w:color w:val="000000" w:themeColor="text1"/>
              </w:rPr>
              <w:t>Genocide in Cambodia</w:t>
            </w:r>
          </w:p>
          <w:p w14:paraId="4F9FAC86" w14:textId="77777777" w:rsidR="0043448C" w:rsidRPr="000D21C0" w:rsidRDefault="0043448C" w:rsidP="0043448C">
            <w:pPr>
              <w:spacing w:line="259" w:lineRule="auto"/>
              <w:rPr>
                <w:color w:val="000000" w:themeColor="text1"/>
              </w:rPr>
            </w:pPr>
            <w:r w:rsidRPr="000D21C0">
              <w:rPr>
                <w:color w:val="000000" w:themeColor="text1"/>
              </w:rPr>
              <w:t>Collectivization in Cambodia</w:t>
            </w:r>
          </w:p>
        </w:tc>
      </w:tr>
      <w:tr w:rsidR="0043448C" w:rsidRPr="000D21C0" w14:paraId="05AFBFA6" w14:textId="77777777" w:rsidTr="008F31F1">
        <w:tc>
          <w:tcPr>
            <w:tcW w:w="1709" w:type="dxa"/>
            <w:vAlign w:val="bottom"/>
          </w:tcPr>
          <w:p w14:paraId="13E7C070" w14:textId="77777777" w:rsidR="0043448C" w:rsidRPr="000D21C0" w:rsidRDefault="0043448C" w:rsidP="0043448C">
            <w:pPr>
              <w:spacing w:line="259" w:lineRule="auto"/>
              <w:rPr>
                <w:color w:val="000000" w:themeColor="text1"/>
                <w:sz w:val="20"/>
                <w:szCs w:val="20"/>
              </w:rPr>
            </w:pPr>
            <w:r w:rsidRPr="000D21C0">
              <w:rPr>
                <w:color w:val="000000" w:themeColor="text1"/>
              </w:rPr>
              <w:lastRenderedPageBreak/>
              <w:t xml:space="preserve">Israel’s six-day war </w:t>
            </w:r>
          </w:p>
        </w:tc>
        <w:tc>
          <w:tcPr>
            <w:tcW w:w="910" w:type="dxa"/>
            <w:vAlign w:val="bottom"/>
          </w:tcPr>
          <w:p w14:paraId="3CCE56FD" w14:textId="77777777" w:rsidR="0043448C" w:rsidRPr="000D21C0" w:rsidRDefault="0043448C" w:rsidP="0043448C">
            <w:pPr>
              <w:spacing w:line="259" w:lineRule="auto"/>
              <w:rPr>
                <w:color w:val="000000" w:themeColor="text1"/>
                <w:sz w:val="20"/>
                <w:szCs w:val="20"/>
              </w:rPr>
            </w:pPr>
            <w:r w:rsidRPr="000D21C0">
              <w:rPr>
                <w:color w:val="000000" w:themeColor="text1"/>
              </w:rPr>
              <w:t>1967</w:t>
            </w:r>
          </w:p>
        </w:tc>
        <w:tc>
          <w:tcPr>
            <w:tcW w:w="3316" w:type="dxa"/>
          </w:tcPr>
          <w:p w14:paraId="52EBFAA1" w14:textId="77777777" w:rsidR="0043448C" w:rsidRPr="000D21C0" w:rsidRDefault="0043448C" w:rsidP="0043448C">
            <w:pPr>
              <w:spacing w:line="259" w:lineRule="auto"/>
              <w:rPr>
                <w:color w:val="000000" w:themeColor="text1"/>
              </w:rPr>
            </w:pPr>
            <w:proofErr w:type="spellStart"/>
            <w:r w:rsidRPr="000D21C0">
              <w:rPr>
                <w:color w:val="000000" w:themeColor="text1"/>
              </w:rPr>
              <w:t>gaza</w:t>
            </w:r>
            <w:proofErr w:type="spellEnd"/>
            <w:r w:rsidRPr="000D21C0">
              <w:rPr>
                <w:color w:val="000000" w:themeColor="text1"/>
              </w:rPr>
              <w:t>, “</w:t>
            </w:r>
            <w:proofErr w:type="spellStart"/>
            <w:r w:rsidRPr="000D21C0">
              <w:rPr>
                <w:color w:val="000000" w:themeColor="text1"/>
              </w:rPr>
              <w:t>gaza</w:t>
            </w:r>
            <w:proofErr w:type="spellEnd"/>
            <w:r w:rsidRPr="000D21C0">
              <w:rPr>
                <w:color w:val="000000" w:themeColor="text1"/>
              </w:rPr>
              <w:t xml:space="preserve"> strip,” Palestinian, Arab, “</w:t>
            </w:r>
            <w:proofErr w:type="spellStart"/>
            <w:r w:rsidRPr="000D21C0">
              <w:rPr>
                <w:color w:val="000000" w:themeColor="text1"/>
              </w:rPr>
              <w:t>golan</w:t>
            </w:r>
            <w:proofErr w:type="spellEnd"/>
            <w:r w:rsidRPr="000D21C0">
              <w:rPr>
                <w:color w:val="000000" w:themeColor="text1"/>
              </w:rPr>
              <w:t xml:space="preserve"> heights,” Jordanian,</w:t>
            </w:r>
          </w:p>
          <w:p w14:paraId="41FAE0B5" w14:textId="77777777" w:rsidR="0043448C" w:rsidRPr="000D21C0" w:rsidRDefault="0043448C" w:rsidP="0043448C">
            <w:pPr>
              <w:spacing w:line="259" w:lineRule="auto"/>
              <w:rPr>
                <w:color w:val="000000" w:themeColor="text1"/>
              </w:rPr>
            </w:pPr>
            <w:r w:rsidRPr="000D21C0">
              <w:rPr>
                <w:color w:val="000000" w:themeColor="text1"/>
              </w:rPr>
              <w:t xml:space="preserve">Bedouin, East Jerusalem, “from Jerusalem,” “Arab-Israeli,” “second wave of </w:t>
            </w:r>
            <w:proofErr w:type="spellStart"/>
            <w:r w:rsidRPr="000D21C0">
              <w:rPr>
                <w:color w:val="000000" w:themeColor="text1"/>
              </w:rPr>
              <w:t>nakhba</w:t>
            </w:r>
            <w:proofErr w:type="spellEnd"/>
            <w:r w:rsidRPr="000D21C0">
              <w:rPr>
                <w:color w:val="000000" w:themeColor="text1"/>
              </w:rPr>
              <w:t xml:space="preserve">,” </w:t>
            </w:r>
            <w:proofErr w:type="spellStart"/>
            <w:r w:rsidRPr="000D21C0">
              <w:rPr>
                <w:color w:val="000000" w:themeColor="text1"/>
              </w:rPr>
              <w:t>sinai</w:t>
            </w:r>
            <w:proofErr w:type="spellEnd"/>
            <w:r w:rsidRPr="000D21C0">
              <w:rPr>
                <w:color w:val="000000" w:themeColor="text1"/>
              </w:rPr>
              <w:t>, “from the peninsula”</w:t>
            </w:r>
          </w:p>
          <w:p w14:paraId="508B6103" w14:textId="77777777" w:rsidR="0043448C" w:rsidRPr="000D21C0" w:rsidRDefault="0043448C" w:rsidP="0043448C">
            <w:pPr>
              <w:spacing w:line="259" w:lineRule="auto"/>
              <w:rPr>
                <w:color w:val="000000" w:themeColor="text1"/>
              </w:rPr>
            </w:pPr>
            <w:r w:rsidRPr="000D21C0">
              <w:rPr>
                <w:color w:val="000000" w:themeColor="text1"/>
              </w:rPr>
              <w:t>“west bank”</w:t>
            </w:r>
          </w:p>
        </w:tc>
        <w:tc>
          <w:tcPr>
            <w:tcW w:w="810" w:type="dxa"/>
          </w:tcPr>
          <w:p w14:paraId="0E158117" w14:textId="77777777" w:rsidR="0043448C" w:rsidRPr="000D21C0" w:rsidRDefault="0043448C" w:rsidP="0043448C">
            <w:pPr>
              <w:spacing w:line="259" w:lineRule="auto"/>
              <w:rPr>
                <w:color w:val="000000" w:themeColor="text1"/>
              </w:rPr>
            </w:pPr>
            <w:r w:rsidRPr="000D21C0">
              <w:rPr>
                <w:color w:val="000000" w:themeColor="text1"/>
              </w:rPr>
              <w:t>1967-2025</w:t>
            </w:r>
          </w:p>
        </w:tc>
        <w:tc>
          <w:tcPr>
            <w:tcW w:w="6205" w:type="dxa"/>
          </w:tcPr>
          <w:p w14:paraId="6A061064" w14:textId="77777777" w:rsidR="0043448C" w:rsidRPr="000D21C0" w:rsidRDefault="0043448C" w:rsidP="0043448C">
            <w:pPr>
              <w:spacing w:line="259" w:lineRule="auto"/>
              <w:rPr>
                <w:color w:val="000000" w:themeColor="text1"/>
              </w:rPr>
            </w:pPr>
            <w:r w:rsidRPr="000D21C0">
              <w:rPr>
                <w:color w:val="000000" w:themeColor="text1"/>
              </w:rPr>
              <w:t>“</w:t>
            </w:r>
            <w:proofErr w:type="gramStart"/>
            <w:r w:rsidRPr="000D21C0">
              <w:rPr>
                <w:color w:val="000000" w:themeColor="text1"/>
              </w:rPr>
              <w:t>six day</w:t>
            </w:r>
            <w:proofErr w:type="gramEnd"/>
            <w:r w:rsidRPr="000D21C0">
              <w:rPr>
                <w:color w:val="000000" w:themeColor="text1"/>
              </w:rPr>
              <w:t xml:space="preserve"> war” or (“Israel” and “1967”) or “1967 war”</w:t>
            </w:r>
          </w:p>
        </w:tc>
      </w:tr>
      <w:tr w:rsidR="0043448C" w:rsidRPr="000D21C0" w14:paraId="54B0C09C" w14:textId="77777777" w:rsidTr="008F31F1">
        <w:tc>
          <w:tcPr>
            <w:tcW w:w="1709" w:type="dxa"/>
            <w:vAlign w:val="bottom"/>
          </w:tcPr>
          <w:p w14:paraId="4257E553" w14:textId="77777777" w:rsidR="0043448C" w:rsidRPr="000D21C0" w:rsidRDefault="0043448C" w:rsidP="0043448C">
            <w:pPr>
              <w:spacing w:line="259" w:lineRule="auto"/>
              <w:rPr>
                <w:bCs/>
                <w:color w:val="000000" w:themeColor="text1"/>
              </w:rPr>
            </w:pPr>
            <w:r w:rsidRPr="000D21C0">
              <w:rPr>
                <w:bCs/>
                <w:color w:val="000000" w:themeColor="text1"/>
              </w:rPr>
              <w:t xml:space="preserve">Ugandan purges </w:t>
            </w:r>
          </w:p>
          <w:p w14:paraId="41056676" w14:textId="77777777" w:rsidR="0043448C" w:rsidRPr="000D21C0" w:rsidRDefault="0043448C" w:rsidP="0043448C">
            <w:pPr>
              <w:spacing w:line="259" w:lineRule="auto"/>
              <w:rPr>
                <w:bCs/>
                <w:color w:val="000000" w:themeColor="text1"/>
              </w:rPr>
            </w:pPr>
          </w:p>
          <w:p w14:paraId="07389762" w14:textId="77777777" w:rsidR="0043448C" w:rsidRPr="000D21C0" w:rsidRDefault="0043448C" w:rsidP="0043448C">
            <w:pPr>
              <w:spacing w:line="259" w:lineRule="auto"/>
              <w:rPr>
                <w:bCs/>
                <w:color w:val="000000" w:themeColor="text1"/>
              </w:rPr>
            </w:pPr>
          </w:p>
          <w:p w14:paraId="21144E44" w14:textId="77777777" w:rsidR="0043448C" w:rsidRPr="000D21C0" w:rsidRDefault="0043448C" w:rsidP="0043448C">
            <w:pPr>
              <w:spacing w:line="259" w:lineRule="auto"/>
              <w:rPr>
                <w:bCs/>
                <w:color w:val="000000" w:themeColor="text1"/>
              </w:rPr>
            </w:pPr>
          </w:p>
          <w:p w14:paraId="230B3B01" w14:textId="77777777" w:rsidR="0043448C" w:rsidRPr="000D21C0" w:rsidRDefault="0043448C" w:rsidP="0043448C">
            <w:pPr>
              <w:spacing w:line="259" w:lineRule="auto"/>
              <w:rPr>
                <w:bCs/>
                <w:color w:val="000000" w:themeColor="text1"/>
              </w:rPr>
            </w:pPr>
          </w:p>
        </w:tc>
        <w:tc>
          <w:tcPr>
            <w:tcW w:w="910" w:type="dxa"/>
            <w:vAlign w:val="bottom"/>
          </w:tcPr>
          <w:p w14:paraId="00E366F7" w14:textId="77777777" w:rsidR="0043448C" w:rsidRPr="000D21C0" w:rsidRDefault="0043448C" w:rsidP="0043448C">
            <w:pPr>
              <w:spacing w:line="259" w:lineRule="auto"/>
              <w:rPr>
                <w:bCs/>
                <w:color w:val="000000" w:themeColor="text1"/>
              </w:rPr>
            </w:pPr>
            <w:r w:rsidRPr="000D21C0">
              <w:rPr>
                <w:bCs/>
                <w:color w:val="000000" w:themeColor="text1"/>
              </w:rPr>
              <w:t>1972</w:t>
            </w:r>
          </w:p>
          <w:p w14:paraId="2EF1BDCA" w14:textId="77777777" w:rsidR="0043448C" w:rsidRPr="000D21C0" w:rsidRDefault="0043448C" w:rsidP="0043448C">
            <w:pPr>
              <w:spacing w:line="259" w:lineRule="auto"/>
              <w:rPr>
                <w:bCs/>
                <w:color w:val="000000" w:themeColor="text1"/>
              </w:rPr>
            </w:pPr>
          </w:p>
          <w:p w14:paraId="0B0AC0BC" w14:textId="77777777" w:rsidR="0043448C" w:rsidRPr="000D21C0" w:rsidRDefault="0043448C" w:rsidP="0043448C">
            <w:pPr>
              <w:spacing w:line="259" w:lineRule="auto"/>
              <w:rPr>
                <w:bCs/>
                <w:color w:val="000000" w:themeColor="text1"/>
              </w:rPr>
            </w:pPr>
          </w:p>
          <w:p w14:paraId="36909CD0" w14:textId="77777777" w:rsidR="0043448C" w:rsidRPr="000D21C0" w:rsidRDefault="0043448C" w:rsidP="0043448C">
            <w:pPr>
              <w:spacing w:line="259" w:lineRule="auto"/>
              <w:rPr>
                <w:bCs/>
                <w:color w:val="000000" w:themeColor="text1"/>
              </w:rPr>
            </w:pPr>
          </w:p>
        </w:tc>
        <w:tc>
          <w:tcPr>
            <w:tcW w:w="3316" w:type="dxa"/>
          </w:tcPr>
          <w:p w14:paraId="64DCB5B5" w14:textId="77777777" w:rsidR="0043448C" w:rsidRPr="000D21C0" w:rsidRDefault="0043448C" w:rsidP="0043448C">
            <w:pPr>
              <w:spacing w:line="259" w:lineRule="auto"/>
              <w:rPr>
                <w:bCs/>
                <w:color w:val="000000" w:themeColor="text1"/>
              </w:rPr>
            </w:pPr>
            <w:r w:rsidRPr="000D21C0">
              <w:rPr>
                <w:bCs/>
                <w:color w:val="000000" w:themeColor="text1"/>
              </w:rPr>
              <w:t xml:space="preserve">Buganda, </w:t>
            </w:r>
            <w:proofErr w:type="spellStart"/>
            <w:r w:rsidRPr="000D21C0">
              <w:rPr>
                <w:bCs/>
                <w:color w:val="000000" w:themeColor="text1"/>
              </w:rPr>
              <w:t>Baganda</w:t>
            </w:r>
            <w:proofErr w:type="spellEnd"/>
            <w:r w:rsidRPr="000D21C0">
              <w:rPr>
                <w:bCs/>
                <w:color w:val="000000" w:themeColor="text1"/>
              </w:rPr>
              <w:t xml:space="preserve">, Buganda, loyalists, </w:t>
            </w:r>
            <w:proofErr w:type="spellStart"/>
            <w:r w:rsidRPr="000D21C0">
              <w:rPr>
                <w:bCs/>
                <w:color w:val="000000" w:themeColor="text1"/>
              </w:rPr>
              <w:t>Baganda</w:t>
            </w:r>
            <w:proofErr w:type="spellEnd"/>
            <w:r w:rsidRPr="000D21C0">
              <w:rPr>
                <w:bCs/>
                <w:color w:val="000000" w:themeColor="text1"/>
              </w:rPr>
              <w:t xml:space="preserve"> loyalists, </w:t>
            </w:r>
            <w:proofErr w:type="spellStart"/>
            <w:r w:rsidRPr="000D21C0">
              <w:rPr>
                <w:bCs/>
                <w:color w:val="000000" w:themeColor="text1"/>
              </w:rPr>
              <w:t>Banyankole</w:t>
            </w:r>
            <w:proofErr w:type="spellEnd"/>
            <w:r w:rsidRPr="000D21C0">
              <w:rPr>
                <w:bCs/>
                <w:color w:val="000000" w:themeColor="text1"/>
              </w:rPr>
              <w:t xml:space="preserve"> Obote, “Obote’s purges,” </w:t>
            </w:r>
            <w:proofErr w:type="spellStart"/>
            <w:r w:rsidRPr="000D21C0">
              <w:rPr>
                <w:bCs/>
                <w:color w:val="000000" w:themeColor="text1"/>
              </w:rPr>
              <w:t>Banywarwanda</w:t>
            </w:r>
            <w:proofErr w:type="spellEnd"/>
          </w:p>
          <w:p w14:paraId="0233D6B2" w14:textId="77777777" w:rsidR="0043448C" w:rsidRPr="000D21C0" w:rsidRDefault="0043448C" w:rsidP="0043448C">
            <w:pPr>
              <w:spacing w:line="259" w:lineRule="auto"/>
              <w:rPr>
                <w:bCs/>
                <w:color w:val="000000" w:themeColor="text1"/>
              </w:rPr>
            </w:pPr>
            <w:r w:rsidRPr="000D21C0">
              <w:rPr>
                <w:bCs/>
                <w:color w:val="000000" w:themeColor="text1"/>
              </w:rPr>
              <w:t xml:space="preserve">Monarchist, </w:t>
            </w:r>
            <w:proofErr w:type="spellStart"/>
            <w:r w:rsidRPr="000D21C0">
              <w:rPr>
                <w:bCs/>
                <w:color w:val="000000" w:themeColor="text1"/>
              </w:rPr>
              <w:t>Kabaka</w:t>
            </w:r>
            <w:proofErr w:type="spellEnd"/>
            <w:r w:rsidRPr="000D21C0">
              <w:rPr>
                <w:bCs/>
                <w:color w:val="000000" w:themeColor="text1"/>
              </w:rPr>
              <w:t>, Asians, “Ugandan Asians,” Idi Amin, Indians</w:t>
            </w:r>
          </w:p>
          <w:p w14:paraId="19C01A65" w14:textId="77777777" w:rsidR="0043448C" w:rsidRPr="000D21C0" w:rsidRDefault="0043448C" w:rsidP="0043448C">
            <w:pPr>
              <w:tabs>
                <w:tab w:val="left" w:pos="5550"/>
              </w:tabs>
              <w:spacing w:line="259" w:lineRule="auto"/>
              <w:rPr>
                <w:bCs/>
                <w:color w:val="000000" w:themeColor="text1"/>
              </w:rPr>
            </w:pPr>
          </w:p>
        </w:tc>
        <w:tc>
          <w:tcPr>
            <w:tcW w:w="810" w:type="dxa"/>
          </w:tcPr>
          <w:p w14:paraId="79C16337" w14:textId="77777777" w:rsidR="0043448C" w:rsidRPr="000D21C0" w:rsidRDefault="0043448C" w:rsidP="0043448C">
            <w:pPr>
              <w:spacing w:line="259" w:lineRule="auto"/>
              <w:rPr>
                <w:bCs/>
                <w:color w:val="000000" w:themeColor="text1"/>
              </w:rPr>
            </w:pPr>
            <w:r w:rsidRPr="000D21C0">
              <w:rPr>
                <w:bCs/>
                <w:color w:val="000000" w:themeColor="text1"/>
              </w:rPr>
              <w:t>1972-2025</w:t>
            </w:r>
          </w:p>
        </w:tc>
        <w:tc>
          <w:tcPr>
            <w:tcW w:w="6205" w:type="dxa"/>
          </w:tcPr>
          <w:p w14:paraId="0B08339D" w14:textId="77777777" w:rsidR="0043448C" w:rsidRPr="000D21C0" w:rsidRDefault="0043448C" w:rsidP="0043448C">
            <w:pPr>
              <w:spacing w:line="259" w:lineRule="auto"/>
              <w:rPr>
                <w:bCs/>
                <w:color w:val="000000" w:themeColor="text1"/>
              </w:rPr>
            </w:pPr>
            <w:r w:rsidRPr="000D21C0">
              <w:rPr>
                <w:bCs/>
                <w:color w:val="000000" w:themeColor="text1"/>
              </w:rPr>
              <w:t>[“1972” and “Uganda”], “Ugandan Asians,” “Asians from Uganda,” “Idi Amin’s purges,” “Ugandan Indians,” “Indians from Uganda”</w:t>
            </w:r>
          </w:p>
        </w:tc>
      </w:tr>
      <w:tr w:rsidR="0043448C" w:rsidRPr="000D21C0" w14:paraId="53AE1A1B" w14:textId="77777777" w:rsidTr="008F31F1">
        <w:tc>
          <w:tcPr>
            <w:tcW w:w="1709" w:type="dxa"/>
            <w:vAlign w:val="bottom"/>
          </w:tcPr>
          <w:p w14:paraId="1BDA11D1" w14:textId="77777777" w:rsidR="0043448C" w:rsidRPr="000D21C0" w:rsidRDefault="0043448C" w:rsidP="0043448C">
            <w:pPr>
              <w:spacing w:line="259" w:lineRule="auto"/>
              <w:rPr>
                <w:color w:val="000000" w:themeColor="text1"/>
              </w:rPr>
            </w:pPr>
            <w:r w:rsidRPr="000D21C0">
              <w:rPr>
                <w:color w:val="000000" w:themeColor="text1"/>
              </w:rPr>
              <w:t xml:space="preserve">Biafra war </w:t>
            </w:r>
          </w:p>
        </w:tc>
        <w:tc>
          <w:tcPr>
            <w:tcW w:w="910" w:type="dxa"/>
            <w:vAlign w:val="bottom"/>
          </w:tcPr>
          <w:p w14:paraId="17EA3D0B" w14:textId="77777777" w:rsidR="0043448C" w:rsidRPr="000D21C0" w:rsidRDefault="0043448C" w:rsidP="0043448C">
            <w:pPr>
              <w:spacing w:line="259" w:lineRule="auto"/>
              <w:rPr>
                <w:color w:val="000000" w:themeColor="text1"/>
              </w:rPr>
            </w:pPr>
            <w:r w:rsidRPr="000D21C0">
              <w:rPr>
                <w:color w:val="000000" w:themeColor="text1"/>
              </w:rPr>
              <w:t>1967-70</w:t>
            </w:r>
          </w:p>
        </w:tc>
        <w:tc>
          <w:tcPr>
            <w:tcW w:w="3316" w:type="dxa"/>
            <w:vAlign w:val="bottom"/>
          </w:tcPr>
          <w:p w14:paraId="103498BB" w14:textId="77777777" w:rsidR="0043448C" w:rsidRPr="000D21C0" w:rsidRDefault="0043448C" w:rsidP="0043448C">
            <w:pPr>
              <w:spacing w:line="259" w:lineRule="auto"/>
              <w:rPr>
                <w:color w:val="000000" w:themeColor="text1"/>
              </w:rPr>
            </w:pPr>
            <w:r w:rsidRPr="000D21C0">
              <w:rPr>
                <w:color w:val="000000" w:themeColor="text1"/>
              </w:rPr>
              <w:t>Biafra, Biafran, Igbo, Eastern, Nigerian, Delta or “</w:t>
            </w:r>
            <w:proofErr w:type="spellStart"/>
            <w:r w:rsidRPr="000D21C0">
              <w:rPr>
                <w:color w:val="000000" w:themeColor="text1"/>
              </w:rPr>
              <w:t>niger</w:t>
            </w:r>
            <w:proofErr w:type="spellEnd"/>
            <w:r w:rsidRPr="000D21C0">
              <w:rPr>
                <w:color w:val="000000" w:themeColor="text1"/>
              </w:rPr>
              <w:t xml:space="preserve"> delta,”</w:t>
            </w:r>
          </w:p>
          <w:p w14:paraId="4CD3E738" w14:textId="77777777" w:rsidR="0043448C" w:rsidRPr="000D21C0" w:rsidRDefault="0043448C" w:rsidP="0043448C">
            <w:pPr>
              <w:spacing w:line="259" w:lineRule="auto"/>
              <w:rPr>
                <w:color w:val="000000" w:themeColor="text1"/>
              </w:rPr>
            </w:pPr>
            <w:r w:rsidRPr="000D21C0">
              <w:rPr>
                <w:color w:val="000000" w:themeColor="text1"/>
              </w:rPr>
              <w:t>Secessionist, “from secession,”</w:t>
            </w:r>
          </w:p>
          <w:p w14:paraId="785A2C67" w14:textId="77777777" w:rsidR="0043448C" w:rsidRPr="000D21C0" w:rsidRDefault="0043448C" w:rsidP="0043448C">
            <w:pPr>
              <w:spacing w:line="259" w:lineRule="auto"/>
              <w:rPr>
                <w:color w:val="000000" w:themeColor="text1"/>
              </w:rPr>
            </w:pPr>
            <w:r w:rsidRPr="000D21C0">
              <w:rPr>
                <w:color w:val="000000" w:themeColor="text1"/>
              </w:rPr>
              <w:t xml:space="preserve">Separatist, “from separatism,” Enugu, “from </w:t>
            </w:r>
            <w:proofErr w:type="spellStart"/>
            <w:r w:rsidRPr="000D21C0">
              <w:rPr>
                <w:color w:val="000000" w:themeColor="text1"/>
              </w:rPr>
              <w:t>enugu</w:t>
            </w:r>
            <w:proofErr w:type="spellEnd"/>
            <w:proofErr w:type="gramStart"/>
            <w:r w:rsidRPr="000D21C0">
              <w:rPr>
                <w:color w:val="000000" w:themeColor="text1"/>
              </w:rPr>
              <w:t>,”starvation</w:t>
            </w:r>
            <w:proofErr w:type="gramEnd"/>
            <w:r w:rsidRPr="000D21C0">
              <w:rPr>
                <w:color w:val="000000" w:themeColor="text1"/>
              </w:rPr>
              <w:t>, famine, “from famine”</w:t>
            </w:r>
          </w:p>
        </w:tc>
        <w:tc>
          <w:tcPr>
            <w:tcW w:w="810" w:type="dxa"/>
          </w:tcPr>
          <w:p w14:paraId="36665C30" w14:textId="77777777" w:rsidR="0043448C" w:rsidRPr="000D21C0" w:rsidRDefault="0043448C" w:rsidP="0043448C">
            <w:pPr>
              <w:spacing w:line="259" w:lineRule="auto"/>
              <w:rPr>
                <w:color w:val="000000" w:themeColor="text1"/>
              </w:rPr>
            </w:pPr>
            <w:r w:rsidRPr="000D21C0">
              <w:rPr>
                <w:color w:val="000000" w:themeColor="text1"/>
              </w:rPr>
              <w:t>1970-2025</w:t>
            </w:r>
          </w:p>
        </w:tc>
        <w:tc>
          <w:tcPr>
            <w:tcW w:w="6205" w:type="dxa"/>
          </w:tcPr>
          <w:p w14:paraId="0FEB5F27" w14:textId="77777777" w:rsidR="0043448C" w:rsidRPr="000D21C0" w:rsidRDefault="0043448C" w:rsidP="0043448C">
            <w:pPr>
              <w:spacing w:line="259" w:lineRule="auto"/>
              <w:rPr>
                <w:color w:val="000000" w:themeColor="text1"/>
              </w:rPr>
            </w:pPr>
            <w:r w:rsidRPr="000D21C0">
              <w:rPr>
                <w:color w:val="000000" w:themeColor="text1"/>
              </w:rPr>
              <w:t>“Nigerian civil war” or “Biafra war” or (“1967-70 war” and “Nigeria”)</w:t>
            </w:r>
          </w:p>
        </w:tc>
      </w:tr>
      <w:tr w:rsidR="0043448C" w:rsidRPr="000D21C0" w14:paraId="099AA52E" w14:textId="77777777" w:rsidTr="008F31F1">
        <w:tc>
          <w:tcPr>
            <w:tcW w:w="1709" w:type="dxa"/>
            <w:vAlign w:val="bottom"/>
          </w:tcPr>
          <w:p w14:paraId="592C6DD3" w14:textId="77777777" w:rsidR="0043448C" w:rsidRPr="000D21C0" w:rsidRDefault="0043448C" w:rsidP="0043448C">
            <w:pPr>
              <w:spacing w:line="259" w:lineRule="auto"/>
              <w:rPr>
                <w:color w:val="000000" w:themeColor="text1"/>
              </w:rPr>
            </w:pPr>
            <w:r w:rsidRPr="000D21C0">
              <w:rPr>
                <w:color w:val="000000" w:themeColor="text1"/>
              </w:rPr>
              <w:lastRenderedPageBreak/>
              <w:t xml:space="preserve">Czechoslovakia’s Soviet invasion </w:t>
            </w:r>
          </w:p>
        </w:tc>
        <w:tc>
          <w:tcPr>
            <w:tcW w:w="910" w:type="dxa"/>
            <w:vAlign w:val="bottom"/>
          </w:tcPr>
          <w:p w14:paraId="187E26B3" w14:textId="77777777" w:rsidR="0043448C" w:rsidRPr="000D21C0" w:rsidRDefault="0043448C" w:rsidP="0043448C">
            <w:pPr>
              <w:spacing w:line="259" w:lineRule="auto"/>
              <w:rPr>
                <w:color w:val="000000" w:themeColor="text1"/>
              </w:rPr>
            </w:pPr>
            <w:r w:rsidRPr="000D21C0">
              <w:rPr>
                <w:color w:val="000000" w:themeColor="text1"/>
              </w:rPr>
              <w:t>1968</w:t>
            </w:r>
          </w:p>
        </w:tc>
        <w:tc>
          <w:tcPr>
            <w:tcW w:w="3316" w:type="dxa"/>
          </w:tcPr>
          <w:p w14:paraId="3A9F5BD9" w14:textId="77777777" w:rsidR="0043448C" w:rsidRPr="000D21C0" w:rsidRDefault="0043448C" w:rsidP="0043448C">
            <w:pPr>
              <w:spacing w:line="259" w:lineRule="auto"/>
              <w:rPr>
                <w:color w:val="000000" w:themeColor="text1"/>
              </w:rPr>
            </w:pPr>
            <w:r w:rsidRPr="000D21C0">
              <w:rPr>
                <w:color w:val="000000" w:themeColor="text1"/>
              </w:rPr>
              <w:t>Prague, spring, “Prague Spring,” Anti-communist, Dissident, Czech, Slovak, Warsaw Pact</w:t>
            </w:r>
          </w:p>
          <w:p w14:paraId="0E935DDD" w14:textId="77777777" w:rsidR="0043448C" w:rsidRPr="000D21C0" w:rsidRDefault="0043448C" w:rsidP="0043448C">
            <w:pPr>
              <w:tabs>
                <w:tab w:val="left" w:pos="5550"/>
              </w:tabs>
              <w:spacing w:line="259" w:lineRule="auto"/>
              <w:rPr>
                <w:color w:val="000000" w:themeColor="text1"/>
              </w:rPr>
            </w:pPr>
          </w:p>
        </w:tc>
        <w:tc>
          <w:tcPr>
            <w:tcW w:w="810" w:type="dxa"/>
          </w:tcPr>
          <w:p w14:paraId="4684AC72" w14:textId="77777777" w:rsidR="0043448C" w:rsidRPr="000D21C0" w:rsidRDefault="0043448C" w:rsidP="0043448C">
            <w:pPr>
              <w:spacing w:line="259" w:lineRule="auto"/>
              <w:rPr>
                <w:color w:val="000000" w:themeColor="text1"/>
              </w:rPr>
            </w:pPr>
            <w:r w:rsidRPr="000D21C0">
              <w:rPr>
                <w:color w:val="000000" w:themeColor="text1"/>
              </w:rPr>
              <w:t>1968-2025</w:t>
            </w:r>
          </w:p>
        </w:tc>
        <w:tc>
          <w:tcPr>
            <w:tcW w:w="6205" w:type="dxa"/>
          </w:tcPr>
          <w:p w14:paraId="6AD85DFD" w14:textId="77777777" w:rsidR="0043448C" w:rsidRPr="000D21C0" w:rsidRDefault="0043448C" w:rsidP="0043448C">
            <w:pPr>
              <w:spacing w:line="259" w:lineRule="auto"/>
              <w:rPr>
                <w:color w:val="000000" w:themeColor="text1"/>
              </w:rPr>
            </w:pPr>
            <w:r w:rsidRPr="000D21C0">
              <w:rPr>
                <w:color w:val="000000" w:themeColor="text1"/>
              </w:rPr>
              <w:t xml:space="preserve">“Czechoslovakia” or [“1968” and “Soviet”] or “Prague Spring” or </w:t>
            </w:r>
          </w:p>
        </w:tc>
      </w:tr>
      <w:tr w:rsidR="0043448C" w:rsidRPr="000D21C0" w14:paraId="40AA5735" w14:textId="77777777" w:rsidTr="008F31F1">
        <w:tc>
          <w:tcPr>
            <w:tcW w:w="1709" w:type="dxa"/>
            <w:vAlign w:val="bottom"/>
          </w:tcPr>
          <w:p w14:paraId="0CBF8957" w14:textId="77777777" w:rsidR="0043448C" w:rsidRPr="000D21C0" w:rsidRDefault="0043448C" w:rsidP="0043448C">
            <w:pPr>
              <w:spacing w:line="259" w:lineRule="auto"/>
              <w:rPr>
                <w:color w:val="000000" w:themeColor="text1"/>
              </w:rPr>
            </w:pPr>
            <w:r w:rsidRPr="000D21C0">
              <w:rPr>
                <w:color w:val="000000" w:themeColor="text1"/>
              </w:rPr>
              <w:t xml:space="preserve">Bangladesh secession </w:t>
            </w:r>
          </w:p>
        </w:tc>
        <w:tc>
          <w:tcPr>
            <w:tcW w:w="910" w:type="dxa"/>
            <w:vAlign w:val="bottom"/>
          </w:tcPr>
          <w:p w14:paraId="2B0487DA" w14:textId="77777777" w:rsidR="0043448C" w:rsidRPr="000D21C0" w:rsidRDefault="0043448C" w:rsidP="0043448C">
            <w:pPr>
              <w:spacing w:line="259" w:lineRule="auto"/>
              <w:rPr>
                <w:color w:val="000000" w:themeColor="text1"/>
              </w:rPr>
            </w:pPr>
            <w:r w:rsidRPr="000D21C0">
              <w:rPr>
                <w:color w:val="000000" w:themeColor="text1"/>
              </w:rPr>
              <w:t>1971</w:t>
            </w:r>
          </w:p>
        </w:tc>
        <w:tc>
          <w:tcPr>
            <w:tcW w:w="3316" w:type="dxa"/>
          </w:tcPr>
          <w:p w14:paraId="67DC8757" w14:textId="77777777" w:rsidR="0043448C" w:rsidRPr="000D21C0" w:rsidRDefault="0043448C" w:rsidP="0043448C">
            <w:pPr>
              <w:spacing w:line="259" w:lineRule="auto"/>
              <w:rPr>
                <w:color w:val="000000" w:themeColor="text1"/>
              </w:rPr>
            </w:pPr>
            <w:r w:rsidRPr="000D21C0">
              <w:rPr>
                <w:color w:val="000000" w:themeColor="text1"/>
              </w:rPr>
              <w:t xml:space="preserve">Bangladeshi, Bangladeshis, </w:t>
            </w:r>
            <w:proofErr w:type="spellStart"/>
            <w:r w:rsidRPr="000D21C0">
              <w:rPr>
                <w:color w:val="000000" w:themeColor="text1"/>
              </w:rPr>
              <w:t>Sharanarthi</w:t>
            </w:r>
            <w:proofErr w:type="spellEnd"/>
            <w:r w:rsidRPr="000D21C0">
              <w:rPr>
                <w:color w:val="000000" w:themeColor="text1"/>
              </w:rPr>
              <w:t xml:space="preserve">, “Mukti </w:t>
            </w:r>
            <w:proofErr w:type="spellStart"/>
            <w:r w:rsidRPr="000D21C0">
              <w:rPr>
                <w:color w:val="000000" w:themeColor="text1"/>
              </w:rPr>
              <w:t>bahini</w:t>
            </w:r>
            <w:proofErr w:type="spellEnd"/>
            <w:r w:rsidRPr="000D21C0">
              <w:rPr>
                <w:color w:val="000000" w:themeColor="text1"/>
              </w:rPr>
              <w:t>,” “East Bengali,” “exodus to India,”</w:t>
            </w:r>
          </w:p>
          <w:p w14:paraId="124109F2" w14:textId="77777777" w:rsidR="0043448C" w:rsidRPr="000D21C0" w:rsidRDefault="0043448C" w:rsidP="0043448C">
            <w:pPr>
              <w:spacing w:line="259" w:lineRule="auto"/>
              <w:rPr>
                <w:color w:val="000000" w:themeColor="text1"/>
              </w:rPr>
            </w:pPr>
            <w:r w:rsidRPr="000D21C0">
              <w:rPr>
                <w:color w:val="000000" w:themeColor="text1"/>
              </w:rPr>
              <w:t>“east Pakistan crisis,”</w:t>
            </w:r>
          </w:p>
          <w:p w14:paraId="64274D9F" w14:textId="77777777" w:rsidR="0043448C" w:rsidRPr="000D21C0" w:rsidRDefault="0043448C" w:rsidP="0043448C">
            <w:pPr>
              <w:spacing w:line="259" w:lineRule="auto"/>
              <w:rPr>
                <w:color w:val="000000" w:themeColor="text1"/>
              </w:rPr>
            </w:pPr>
            <w:r w:rsidRPr="000D21C0">
              <w:rPr>
                <w:color w:val="000000" w:themeColor="text1"/>
              </w:rPr>
              <w:t>cross-border</w:t>
            </w:r>
          </w:p>
          <w:p w14:paraId="52D9BC41" w14:textId="77777777" w:rsidR="0043448C" w:rsidRPr="000D21C0" w:rsidRDefault="0043448C" w:rsidP="0043448C">
            <w:pPr>
              <w:tabs>
                <w:tab w:val="left" w:pos="5550"/>
              </w:tabs>
              <w:spacing w:line="259" w:lineRule="auto"/>
              <w:rPr>
                <w:color w:val="000000" w:themeColor="text1"/>
              </w:rPr>
            </w:pPr>
          </w:p>
        </w:tc>
        <w:tc>
          <w:tcPr>
            <w:tcW w:w="810" w:type="dxa"/>
          </w:tcPr>
          <w:p w14:paraId="0617EE3F" w14:textId="77777777" w:rsidR="0043448C" w:rsidRPr="000D21C0" w:rsidRDefault="0043448C" w:rsidP="0043448C">
            <w:pPr>
              <w:spacing w:line="259" w:lineRule="auto"/>
              <w:rPr>
                <w:color w:val="000000" w:themeColor="text1"/>
              </w:rPr>
            </w:pPr>
            <w:r w:rsidRPr="000D21C0">
              <w:rPr>
                <w:color w:val="000000" w:themeColor="text1"/>
              </w:rPr>
              <w:t>1971-2025</w:t>
            </w:r>
          </w:p>
        </w:tc>
        <w:tc>
          <w:tcPr>
            <w:tcW w:w="6205" w:type="dxa"/>
          </w:tcPr>
          <w:p w14:paraId="5F1B9830" w14:textId="77777777" w:rsidR="0043448C" w:rsidRPr="000D21C0" w:rsidRDefault="0043448C" w:rsidP="0043448C">
            <w:pPr>
              <w:spacing w:line="259" w:lineRule="auto"/>
              <w:rPr>
                <w:color w:val="000000" w:themeColor="text1"/>
              </w:rPr>
            </w:pPr>
            <w:r w:rsidRPr="000D21C0">
              <w:rPr>
                <w:color w:val="000000" w:themeColor="text1"/>
              </w:rPr>
              <w:t>“Bangladesh” and “war of independence” or “</w:t>
            </w:r>
            <w:proofErr w:type="spellStart"/>
            <w:r w:rsidRPr="000D21C0">
              <w:rPr>
                <w:color w:val="000000" w:themeColor="text1"/>
              </w:rPr>
              <w:t>Muktijuddho</w:t>
            </w:r>
            <w:proofErr w:type="spellEnd"/>
            <w:r w:rsidRPr="000D21C0">
              <w:rPr>
                <w:color w:val="000000" w:themeColor="text1"/>
              </w:rPr>
              <w:t>” or “Bangladesh genocide” or “operation searchlight” or “Pakistani civil war”</w:t>
            </w:r>
          </w:p>
        </w:tc>
      </w:tr>
      <w:tr w:rsidR="0043448C" w:rsidRPr="000D21C0" w14:paraId="1B1CC70C" w14:textId="77777777" w:rsidTr="008F31F1">
        <w:tc>
          <w:tcPr>
            <w:tcW w:w="1709" w:type="dxa"/>
            <w:vAlign w:val="bottom"/>
          </w:tcPr>
          <w:p w14:paraId="61E06A10" w14:textId="77777777" w:rsidR="0043448C" w:rsidRPr="000D21C0" w:rsidRDefault="0043448C" w:rsidP="0043448C">
            <w:pPr>
              <w:spacing w:line="259" w:lineRule="auto"/>
              <w:rPr>
                <w:color w:val="000000" w:themeColor="text1"/>
              </w:rPr>
            </w:pPr>
            <w:r w:rsidRPr="000D21C0">
              <w:rPr>
                <w:color w:val="000000" w:themeColor="text1"/>
              </w:rPr>
              <w:t>Chile Coup</w:t>
            </w:r>
          </w:p>
        </w:tc>
        <w:tc>
          <w:tcPr>
            <w:tcW w:w="910" w:type="dxa"/>
            <w:vAlign w:val="bottom"/>
          </w:tcPr>
          <w:p w14:paraId="7951D188" w14:textId="77777777" w:rsidR="0043448C" w:rsidRPr="000D21C0" w:rsidRDefault="0043448C" w:rsidP="0043448C">
            <w:pPr>
              <w:spacing w:line="259" w:lineRule="auto"/>
              <w:rPr>
                <w:color w:val="000000" w:themeColor="text1"/>
              </w:rPr>
            </w:pPr>
            <w:r w:rsidRPr="000D21C0">
              <w:rPr>
                <w:color w:val="000000" w:themeColor="text1"/>
              </w:rPr>
              <w:t>1973</w:t>
            </w:r>
          </w:p>
        </w:tc>
        <w:tc>
          <w:tcPr>
            <w:tcW w:w="3316" w:type="dxa"/>
          </w:tcPr>
          <w:p w14:paraId="52E059EC" w14:textId="77777777" w:rsidR="0043448C" w:rsidRPr="000D21C0" w:rsidRDefault="0043448C" w:rsidP="0043448C">
            <w:pPr>
              <w:spacing w:line="259" w:lineRule="auto"/>
              <w:rPr>
                <w:color w:val="000000" w:themeColor="text1"/>
              </w:rPr>
            </w:pPr>
            <w:r w:rsidRPr="000D21C0">
              <w:rPr>
                <w:color w:val="000000" w:themeColor="text1"/>
              </w:rPr>
              <w:t xml:space="preserve">Chilean, Chilean political, </w:t>
            </w:r>
            <w:proofErr w:type="spellStart"/>
            <w:r w:rsidRPr="000D21C0">
              <w:rPr>
                <w:color w:val="000000" w:themeColor="text1"/>
              </w:rPr>
              <w:t>allende</w:t>
            </w:r>
            <w:proofErr w:type="spellEnd"/>
            <w:r w:rsidRPr="000D21C0">
              <w:rPr>
                <w:color w:val="000000" w:themeColor="text1"/>
              </w:rPr>
              <w:t xml:space="preserve">, Pinochet, Pinochet regime, Chilean coup, chile coup, chile’s military coup, Chilean military coup, 1973, 11 </w:t>
            </w:r>
            <w:proofErr w:type="spellStart"/>
            <w:r w:rsidRPr="000D21C0">
              <w:rPr>
                <w:color w:val="000000" w:themeColor="text1"/>
              </w:rPr>
              <w:t>september</w:t>
            </w:r>
            <w:proofErr w:type="spellEnd"/>
            <w:r w:rsidRPr="000D21C0">
              <w:rPr>
                <w:color w:val="000000" w:themeColor="text1"/>
              </w:rPr>
              <w:t xml:space="preserve">, Chilean junta, </w:t>
            </w:r>
            <w:proofErr w:type="spellStart"/>
            <w:r w:rsidRPr="000D21C0">
              <w:rPr>
                <w:color w:val="000000" w:themeColor="text1"/>
              </w:rPr>
              <w:t>unidad</w:t>
            </w:r>
            <w:proofErr w:type="spellEnd"/>
            <w:r w:rsidRPr="000D21C0">
              <w:rPr>
                <w:color w:val="000000" w:themeColor="text1"/>
              </w:rPr>
              <w:t xml:space="preserve"> popular, </w:t>
            </w:r>
            <w:proofErr w:type="spellStart"/>
            <w:r w:rsidRPr="000D21C0">
              <w:rPr>
                <w:color w:val="000000" w:themeColor="text1"/>
              </w:rPr>
              <w:t>allende</w:t>
            </w:r>
            <w:proofErr w:type="spellEnd"/>
            <w:r w:rsidRPr="000D21C0">
              <w:rPr>
                <w:color w:val="000000" w:themeColor="text1"/>
              </w:rPr>
              <w:t xml:space="preserve"> supporters, </w:t>
            </w:r>
          </w:p>
        </w:tc>
        <w:tc>
          <w:tcPr>
            <w:tcW w:w="810" w:type="dxa"/>
          </w:tcPr>
          <w:p w14:paraId="03E694F8" w14:textId="77777777" w:rsidR="0043448C" w:rsidRPr="000D21C0" w:rsidRDefault="0043448C" w:rsidP="0043448C">
            <w:pPr>
              <w:spacing w:line="259" w:lineRule="auto"/>
              <w:rPr>
                <w:color w:val="000000" w:themeColor="text1"/>
              </w:rPr>
            </w:pPr>
            <w:r w:rsidRPr="000D21C0">
              <w:rPr>
                <w:color w:val="000000" w:themeColor="text1"/>
              </w:rPr>
              <w:t>1973-2025</w:t>
            </w:r>
          </w:p>
        </w:tc>
        <w:tc>
          <w:tcPr>
            <w:tcW w:w="6205" w:type="dxa"/>
          </w:tcPr>
          <w:p w14:paraId="3FEDA697" w14:textId="77777777" w:rsidR="0043448C" w:rsidRPr="000D21C0" w:rsidRDefault="0043448C" w:rsidP="0043448C">
            <w:pPr>
              <w:spacing w:line="259" w:lineRule="auto"/>
              <w:rPr>
                <w:color w:val="000000" w:themeColor="text1"/>
              </w:rPr>
            </w:pPr>
            <w:r w:rsidRPr="000D21C0">
              <w:rPr>
                <w:color w:val="000000" w:themeColor="text1"/>
              </w:rPr>
              <w:t xml:space="preserve">Chilean coup, Pinochet, </w:t>
            </w:r>
            <w:proofErr w:type="spellStart"/>
            <w:r w:rsidRPr="000D21C0">
              <w:rPr>
                <w:color w:val="000000" w:themeColor="text1"/>
              </w:rPr>
              <w:t>allende</w:t>
            </w:r>
            <w:proofErr w:type="spellEnd"/>
            <w:r w:rsidRPr="000D21C0">
              <w:rPr>
                <w:color w:val="000000" w:themeColor="text1"/>
              </w:rPr>
              <w:t xml:space="preserve">, coup in chile, 1973 in chile, chile in 1973, Chilean military coup, 1973 </w:t>
            </w:r>
            <w:proofErr w:type="spellStart"/>
            <w:r w:rsidRPr="000D21C0">
              <w:rPr>
                <w:color w:val="000000" w:themeColor="text1"/>
              </w:rPr>
              <w:t>chilean</w:t>
            </w:r>
            <w:proofErr w:type="spellEnd"/>
            <w:r w:rsidRPr="000D21C0">
              <w:rPr>
                <w:color w:val="000000" w:themeColor="text1"/>
              </w:rPr>
              <w:t xml:space="preserve">, fall of Chilean democracy, 11 </w:t>
            </w:r>
            <w:proofErr w:type="spellStart"/>
            <w:r w:rsidRPr="000D21C0">
              <w:rPr>
                <w:color w:val="000000" w:themeColor="text1"/>
              </w:rPr>
              <w:t>september</w:t>
            </w:r>
            <w:proofErr w:type="spellEnd"/>
            <w:r w:rsidRPr="000D21C0">
              <w:rPr>
                <w:color w:val="000000" w:themeColor="text1"/>
              </w:rPr>
              <w:t xml:space="preserve"> coup, el golpe del 11, coup of September 11, coup against </w:t>
            </w:r>
            <w:proofErr w:type="spellStart"/>
            <w:r w:rsidRPr="000D21C0">
              <w:rPr>
                <w:color w:val="000000" w:themeColor="text1"/>
              </w:rPr>
              <w:t>unidad</w:t>
            </w:r>
            <w:proofErr w:type="spellEnd"/>
            <w:r w:rsidRPr="000D21C0">
              <w:rPr>
                <w:color w:val="000000" w:themeColor="text1"/>
              </w:rPr>
              <w:t xml:space="preserve"> popular, Chilean junta, junta in chile</w:t>
            </w:r>
          </w:p>
        </w:tc>
      </w:tr>
      <w:tr w:rsidR="0043448C" w:rsidRPr="000D21C0" w14:paraId="41385B39" w14:textId="77777777" w:rsidTr="008F31F1">
        <w:tc>
          <w:tcPr>
            <w:tcW w:w="1709" w:type="dxa"/>
            <w:vAlign w:val="bottom"/>
          </w:tcPr>
          <w:p w14:paraId="3A0CE92F" w14:textId="77777777" w:rsidR="0043448C" w:rsidRPr="000D21C0" w:rsidRDefault="0043448C" w:rsidP="0043448C">
            <w:pPr>
              <w:spacing w:line="259" w:lineRule="auto"/>
              <w:rPr>
                <w:color w:val="000000" w:themeColor="text1"/>
              </w:rPr>
            </w:pPr>
            <w:r w:rsidRPr="000D21C0">
              <w:rPr>
                <w:color w:val="000000" w:themeColor="text1"/>
              </w:rPr>
              <w:t>Cyprus War</w:t>
            </w:r>
          </w:p>
        </w:tc>
        <w:tc>
          <w:tcPr>
            <w:tcW w:w="910" w:type="dxa"/>
            <w:vAlign w:val="bottom"/>
          </w:tcPr>
          <w:p w14:paraId="1C5A710A" w14:textId="77777777" w:rsidR="0043448C" w:rsidRPr="000D21C0" w:rsidRDefault="0043448C" w:rsidP="0043448C">
            <w:pPr>
              <w:spacing w:line="259" w:lineRule="auto"/>
              <w:rPr>
                <w:color w:val="000000" w:themeColor="text1"/>
              </w:rPr>
            </w:pPr>
            <w:r w:rsidRPr="000D21C0">
              <w:rPr>
                <w:color w:val="000000" w:themeColor="text1"/>
              </w:rPr>
              <w:t>1974-5</w:t>
            </w:r>
          </w:p>
        </w:tc>
        <w:tc>
          <w:tcPr>
            <w:tcW w:w="3316" w:type="dxa"/>
          </w:tcPr>
          <w:p w14:paraId="54AF529D" w14:textId="77777777" w:rsidR="0043448C" w:rsidRPr="000D21C0" w:rsidRDefault="0043448C" w:rsidP="0043448C">
            <w:pPr>
              <w:spacing w:line="259" w:lineRule="auto"/>
              <w:rPr>
                <w:color w:val="000000" w:themeColor="text1"/>
              </w:rPr>
            </w:pPr>
            <w:r w:rsidRPr="000D21C0">
              <w:rPr>
                <w:color w:val="000000" w:themeColor="text1"/>
              </w:rPr>
              <w:t xml:space="preserve">Cyprus, Cypriot, Cyprian, Greek, Turkish, </w:t>
            </w:r>
            <w:proofErr w:type="spellStart"/>
            <w:r w:rsidRPr="000D21C0">
              <w:rPr>
                <w:color w:val="000000" w:themeColor="text1"/>
              </w:rPr>
              <w:t>Kyrenia</w:t>
            </w:r>
            <w:proofErr w:type="spellEnd"/>
            <w:r w:rsidRPr="000D21C0">
              <w:rPr>
                <w:color w:val="000000" w:themeColor="text1"/>
              </w:rPr>
              <w:t xml:space="preserve">, Famagusta, </w:t>
            </w:r>
            <w:proofErr w:type="spellStart"/>
            <w:r w:rsidRPr="000D21C0">
              <w:rPr>
                <w:color w:val="000000" w:themeColor="text1"/>
              </w:rPr>
              <w:t>Morphou</w:t>
            </w:r>
            <w:proofErr w:type="spellEnd"/>
          </w:p>
        </w:tc>
        <w:tc>
          <w:tcPr>
            <w:tcW w:w="810" w:type="dxa"/>
          </w:tcPr>
          <w:p w14:paraId="650143E6" w14:textId="77777777" w:rsidR="0043448C" w:rsidRPr="000D21C0" w:rsidRDefault="0043448C" w:rsidP="0043448C">
            <w:pPr>
              <w:spacing w:line="259" w:lineRule="auto"/>
              <w:rPr>
                <w:color w:val="000000" w:themeColor="text1"/>
              </w:rPr>
            </w:pPr>
            <w:r w:rsidRPr="000D21C0">
              <w:rPr>
                <w:color w:val="000000" w:themeColor="text1"/>
              </w:rPr>
              <w:t>1974-25</w:t>
            </w:r>
          </w:p>
        </w:tc>
        <w:tc>
          <w:tcPr>
            <w:tcW w:w="6205" w:type="dxa"/>
          </w:tcPr>
          <w:p w14:paraId="7C96B9D9" w14:textId="77777777" w:rsidR="0043448C" w:rsidRPr="000D21C0" w:rsidRDefault="0043448C" w:rsidP="0043448C">
            <w:pPr>
              <w:spacing w:line="259" w:lineRule="auto"/>
              <w:rPr>
                <w:color w:val="000000" w:themeColor="text1"/>
              </w:rPr>
            </w:pPr>
            <w:r w:rsidRPr="000D21C0">
              <w:rPr>
                <w:color w:val="000000" w:themeColor="text1"/>
              </w:rPr>
              <w:t>Cyprus war</w:t>
            </w:r>
          </w:p>
          <w:p w14:paraId="3D64BE3B" w14:textId="77777777" w:rsidR="0043448C" w:rsidRPr="000D21C0" w:rsidRDefault="0043448C" w:rsidP="0043448C">
            <w:pPr>
              <w:spacing w:line="259" w:lineRule="auto"/>
              <w:rPr>
                <w:color w:val="000000" w:themeColor="text1"/>
              </w:rPr>
            </w:pPr>
            <w:r w:rsidRPr="000D21C0">
              <w:rPr>
                <w:color w:val="000000" w:themeColor="text1"/>
              </w:rPr>
              <w:t xml:space="preserve">War over </w:t>
            </w:r>
            <w:proofErr w:type="spellStart"/>
            <w:r w:rsidRPr="000D21C0">
              <w:rPr>
                <w:color w:val="000000" w:themeColor="text1"/>
              </w:rPr>
              <w:t>cyprus</w:t>
            </w:r>
            <w:proofErr w:type="spellEnd"/>
          </w:p>
          <w:p w14:paraId="5CE2B5C6" w14:textId="77777777" w:rsidR="0043448C" w:rsidRPr="000D21C0" w:rsidRDefault="0043448C" w:rsidP="0043448C">
            <w:pPr>
              <w:spacing w:line="259" w:lineRule="auto"/>
              <w:rPr>
                <w:color w:val="000000" w:themeColor="text1"/>
              </w:rPr>
            </w:pPr>
            <w:r w:rsidRPr="000D21C0">
              <w:rPr>
                <w:color w:val="000000" w:themeColor="text1"/>
              </w:rPr>
              <w:t xml:space="preserve">Invasion of </w:t>
            </w:r>
            <w:proofErr w:type="spellStart"/>
            <w:r w:rsidRPr="000D21C0">
              <w:rPr>
                <w:color w:val="000000" w:themeColor="text1"/>
              </w:rPr>
              <w:t>cyprus</w:t>
            </w:r>
            <w:proofErr w:type="spellEnd"/>
          </w:p>
          <w:p w14:paraId="00644CB1" w14:textId="77777777" w:rsidR="0043448C" w:rsidRPr="000D21C0" w:rsidRDefault="0043448C" w:rsidP="0043448C">
            <w:pPr>
              <w:spacing w:line="259" w:lineRule="auto"/>
              <w:rPr>
                <w:color w:val="000000" w:themeColor="text1"/>
              </w:rPr>
            </w:pPr>
            <w:r w:rsidRPr="000D21C0">
              <w:rPr>
                <w:color w:val="000000" w:themeColor="text1"/>
              </w:rPr>
              <w:t>Cyprus in 1974</w:t>
            </w:r>
          </w:p>
          <w:p w14:paraId="22DEDB06" w14:textId="77777777" w:rsidR="0043448C" w:rsidRPr="000D21C0" w:rsidRDefault="0043448C" w:rsidP="0043448C">
            <w:pPr>
              <w:spacing w:line="259" w:lineRule="auto"/>
              <w:rPr>
                <w:color w:val="000000" w:themeColor="text1"/>
              </w:rPr>
            </w:pPr>
            <w:r w:rsidRPr="000D21C0">
              <w:rPr>
                <w:color w:val="000000" w:themeColor="text1"/>
              </w:rPr>
              <w:t>Turkey’s 1974 invasion</w:t>
            </w:r>
          </w:p>
          <w:p w14:paraId="5A853BEA" w14:textId="77777777" w:rsidR="0043448C" w:rsidRPr="000D21C0" w:rsidRDefault="0043448C" w:rsidP="0043448C">
            <w:pPr>
              <w:spacing w:line="259" w:lineRule="auto"/>
              <w:rPr>
                <w:color w:val="000000" w:themeColor="text1"/>
              </w:rPr>
            </w:pPr>
            <w:r w:rsidRPr="000D21C0">
              <w:rPr>
                <w:color w:val="000000" w:themeColor="text1"/>
              </w:rPr>
              <w:t>Invasion by turkey in 1974</w:t>
            </w:r>
          </w:p>
          <w:p w14:paraId="445853DA" w14:textId="77777777" w:rsidR="0043448C" w:rsidRPr="000D21C0" w:rsidRDefault="0043448C" w:rsidP="0043448C">
            <w:pPr>
              <w:spacing w:line="259" w:lineRule="auto"/>
              <w:rPr>
                <w:color w:val="000000" w:themeColor="text1"/>
              </w:rPr>
            </w:pPr>
            <w:r w:rsidRPr="000D21C0">
              <w:rPr>
                <w:color w:val="000000" w:themeColor="text1"/>
              </w:rPr>
              <w:t>Turkish invasion in 1974</w:t>
            </w:r>
          </w:p>
          <w:p w14:paraId="0B95B5DA" w14:textId="77777777" w:rsidR="0043448C" w:rsidRPr="000D21C0" w:rsidRDefault="0043448C" w:rsidP="0043448C">
            <w:pPr>
              <w:spacing w:line="259" w:lineRule="auto"/>
              <w:rPr>
                <w:color w:val="000000" w:themeColor="text1"/>
              </w:rPr>
            </w:pPr>
            <w:r w:rsidRPr="000D21C0">
              <w:rPr>
                <w:color w:val="000000" w:themeColor="text1"/>
              </w:rPr>
              <w:t>Crisis of 1974</w:t>
            </w:r>
          </w:p>
          <w:p w14:paraId="096E3601" w14:textId="77777777" w:rsidR="0043448C" w:rsidRPr="000D21C0" w:rsidRDefault="0043448C" w:rsidP="0043448C">
            <w:pPr>
              <w:spacing w:line="259" w:lineRule="auto"/>
              <w:rPr>
                <w:color w:val="000000" w:themeColor="text1"/>
              </w:rPr>
            </w:pPr>
            <w:r w:rsidRPr="000D21C0">
              <w:rPr>
                <w:color w:val="000000" w:themeColor="text1"/>
              </w:rPr>
              <w:t>1974 crisis</w:t>
            </w:r>
          </w:p>
          <w:p w14:paraId="641A749D" w14:textId="77777777" w:rsidR="0043448C" w:rsidRPr="000D21C0" w:rsidRDefault="0043448C" w:rsidP="0043448C">
            <w:pPr>
              <w:spacing w:line="259" w:lineRule="auto"/>
              <w:rPr>
                <w:color w:val="000000" w:themeColor="text1"/>
              </w:rPr>
            </w:pPr>
            <w:r w:rsidRPr="000D21C0">
              <w:rPr>
                <w:color w:val="000000" w:themeColor="text1"/>
              </w:rPr>
              <w:t>Cyprus crisis</w:t>
            </w:r>
          </w:p>
          <w:p w14:paraId="65F8AA56" w14:textId="77777777" w:rsidR="0043448C" w:rsidRPr="000D21C0" w:rsidRDefault="0043448C" w:rsidP="0043448C">
            <w:pPr>
              <w:spacing w:line="259" w:lineRule="auto"/>
              <w:rPr>
                <w:color w:val="000000" w:themeColor="text1"/>
              </w:rPr>
            </w:pPr>
            <w:r w:rsidRPr="000D21C0">
              <w:rPr>
                <w:color w:val="000000" w:themeColor="text1"/>
              </w:rPr>
              <w:t>Operation Attila</w:t>
            </w:r>
          </w:p>
          <w:p w14:paraId="0FAB9663" w14:textId="77777777" w:rsidR="0043448C" w:rsidRPr="000D21C0" w:rsidRDefault="0043448C" w:rsidP="0043448C">
            <w:pPr>
              <w:spacing w:line="259" w:lineRule="auto"/>
              <w:rPr>
                <w:color w:val="000000" w:themeColor="text1"/>
              </w:rPr>
            </w:pPr>
            <w:r w:rsidRPr="000D21C0">
              <w:rPr>
                <w:color w:val="000000" w:themeColor="text1"/>
              </w:rPr>
              <w:t>Cyprus conflict</w:t>
            </w:r>
          </w:p>
          <w:p w14:paraId="44B51215" w14:textId="77777777" w:rsidR="0043448C" w:rsidRPr="000D21C0" w:rsidRDefault="0043448C" w:rsidP="0043448C">
            <w:pPr>
              <w:spacing w:line="259" w:lineRule="auto"/>
              <w:rPr>
                <w:color w:val="000000" w:themeColor="text1"/>
              </w:rPr>
            </w:pPr>
            <w:r w:rsidRPr="000D21C0">
              <w:rPr>
                <w:color w:val="000000" w:themeColor="text1"/>
              </w:rPr>
              <w:t>Cyprus division</w:t>
            </w:r>
          </w:p>
          <w:p w14:paraId="7183795B" w14:textId="77777777" w:rsidR="0043448C" w:rsidRPr="000D21C0" w:rsidRDefault="0043448C" w:rsidP="0043448C">
            <w:pPr>
              <w:spacing w:line="259" w:lineRule="auto"/>
              <w:rPr>
                <w:color w:val="000000" w:themeColor="text1"/>
              </w:rPr>
            </w:pPr>
            <w:r w:rsidRPr="000D21C0">
              <w:rPr>
                <w:color w:val="000000" w:themeColor="text1"/>
              </w:rPr>
              <w:t xml:space="preserve">Division of </w:t>
            </w:r>
            <w:proofErr w:type="spellStart"/>
            <w:r w:rsidRPr="000D21C0">
              <w:rPr>
                <w:color w:val="000000" w:themeColor="text1"/>
              </w:rPr>
              <w:t>cyprus</w:t>
            </w:r>
            <w:proofErr w:type="spellEnd"/>
          </w:p>
          <w:p w14:paraId="5BD38E12" w14:textId="77777777" w:rsidR="0043448C" w:rsidRPr="000D21C0" w:rsidRDefault="0043448C" w:rsidP="0043448C">
            <w:pPr>
              <w:spacing w:line="259" w:lineRule="auto"/>
              <w:rPr>
                <w:color w:val="000000" w:themeColor="text1"/>
              </w:rPr>
            </w:pPr>
            <w:r w:rsidRPr="000D21C0">
              <w:rPr>
                <w:color w:val="000000" w:themeColor="text1"/>
              </w:rPr>
              <w:t>Cyprus coup</w:t>
            </w:r>
          </w:p>
          <w:p w14:paraId="5DFE25AC" w14:textId="77777777" w:rsidR="0043448C" w:rsidRPr="000D21C0" w:rsidRDefault="0043448C" w:rsidP="0043448C">
            <w:pPr>
              <w:spacing w:line="259" w:lineRule="auto"/>
              <w:rPr>
                <w:color w:val="000000" w:themeColor="text1"/>
              </w:rPr>
            </w:pPr>
            <w:r w:rsidRPr="000D21C0">
              <w:rPr>
                <w:color w:val="000000" w:themeColor="text1"/>
              </w:rPr>
              <w:t>Cyprus operation</w:t>
            </w:r>
          </w:p>
          <w:p w14:paraId="79F82F37" w14:textId="77777777" w:rsidR="0043448C" w:rsidRPr="000D21C0" w:rsidRDefault="0043448C" w:rsidP="0043448C">
            <w:pPr>
              <w:spacing w:line="259" w:lineRule="auto"/>
              <w:rPr>
                <w:color w:val="000000" w:themeColor="text1"/>
              </w:rPr>
            </w:pPr>
            <w:r w:rsidRPr="000D21C0">
              <w:rPr>
                <w:color w:val="000000" w:themeColor="text1"/>
              </w:rPr>
              <w:t>Cyprus intervention</w:t>
            </w:r>
          </w:p>
        </w:tc>
      </w:tr>
      <w:tr w:rsidR="0043448C" w:rsidRPr="000D21C0" w14:paraId="22F6FD71" w14:textId="77777777" w:rsidTr="008F31F1">
        <w:tc>
          <w:tcPr>
            <w:tcW w:w="1709" w:type="dxa"/>
            <w:vAlign w:val="bottom"/>
          </w:tcPr>
          <w:p w14:paraId="2A10787E" w14:textId="77777777" w:rsidR="0043448C" w:rsidRPr="000D21C0" w:rsidRDefault="0043448C" w:rsidP="0043448C">
            <w:pPr>
              <w:spacing w:line="259" w:lineRule="auto"/>
              <w:rPr>
                <w:color w:val="000000" w:themeColor="text1"/>
              </w:rPr>
            </w:pPr>
            <w:r w:rsidRPr="000D21C0">
              <w:rPr>
                <w:color w:val="000000" w:themeColor="text1"/>
              </w:rPr>
              <w:lastRenderedPageBreak/>
              <w:t>Western Sahara War</w:t>
            </w:r>
          </w:p>
        </w:tc>
        <w:tc>
          <w:tcPr>
            <w:tcW w:w="910" w:type="dxa"/>
            <w:vAlign w:val="bottom"/>
          </w:tcPr>
          <w:p w14:paraId="54EB4AFF" w14:textId="77777777" w:rsidR="0043448C" w:rsidRPr="000D21C0" w:rsidRDefault="0043448C" w:rsidP="0043448C">
            <w:pPr>
              <w:spacing w:line="259" w:lineRule="auto"/>
              <w:rPr>
                <w:color w:val="000000" w:themeColor="text1"/>
              </w:rPr>
            </w:pPr>
            <w:r w:rsidRPr="000D21C0">
              <w:rPr>
                <w:color w:val="000000" w:themeColor="text1"/>
              </w:rPr>
              <w:t>1975-91</w:t>
            </w:r>
          </w:p>
        </w:tc>
        <w:tc>
          <w:tcPr>
            <w:tcW w:w="3316" w:type="dxa"/>
          </w:tcPr>
          <w:p w14:paraId="61A8EE94" w14:textId="77777777" w:rsidR="0043448C" w:rsidRPr="000D21C0" w:rsidRDefault="0043448C" w:rsidP="0043448C">
            <w:pPr>
              <w:spacing w:line="259" w:lineRule="auto"/>
              <w:rPr>
                <w:color w:val="000000" w:themeColor="text1"/>
              </w:rPr>
            </w:pPr>
            <w:r w:rsidRPr="000D21C0">
              <w:rPr>
                <w:color w:val="000000" w:themeColor="text1"/>
              </w:rPr>
              <w:t xml:space="preserve">Sahrawi, western Saharan, west Saharan, from western </w:t>
            </w:r>
            <w:proofErr w:type="spellStart"/>
            <w:r w:rsidRPr="000D21C0">
              <w:rPr>
                <w:color w:val="000000" w:themeColor="text1"/>
              </w:rPr>
              <w:t>sahara</w:t>
            </w:r>
            <w:proofErr w:type="spellEnd"/>
            <w:r w:rsidRPr="000D21C0">
              <w:rPr>
                <w:color w:val="000000" w:themeColor="text1"/>
              </w:rPr>
              <w:t xml:space="preserve">, </w:t>
            </w:r>
            <w:proofErr w:type="spellStart"/>
            <w:r w:rsidRPr="000D21C0">
              <w:rPr>
                <w:color w:val="000000" w:themeColor="text1"/>
              </w:rPr>
              <w:t>polisario</w:t>
            </w:r>
            <w:proofErr w:type="spellEnd"/>
            <w:r w:rsidRPr="000D21C0">
              <w:rPr>
                <w:color w:val="000000" w:themeColor="text1"/>
              </w:rPr>
              <w:t xml:space="preserve">, </w:t>
            </w:r>
            <w:proofErr w:type="spellStart"/>
            <w:r w:rsidRPr="000D21C0">
              <w:rPr>
                <w:color w:val="000000" w:themeColor="text1"/>
              </w:rPr>
              <w:t>polisario</w:t>
            </w:r>
            <w:proofErr w:type="spellEnd"/>
            <w:r w:rsidRPr="000D21C0">
              <w:rPr>
                <w:color w:val="000000" w:themeColor="text1"/>
              </w:rPr>
              <w:t xml:space="preserve">-morocco, </w:t>
            </w:r>
            <w:proofErr w:type="spellStart"/>
            <w:r w:rsidRPr="000D21C0">
              <w:rPr>
                <w:color w:val="000000" w:themeColor="text1"/>
              </w:rPr>
              <w:t>Tindouf</w:t>
            </w:r>
            <w:proofErr w:type="spellEnd"/>
          </w:p>
        </w:tc>
        <w:tc>
          <w:tcPr>
            <w:tcW w:w="810" w:type="dxa"/>
          </w:tcPr>
          <w:p w14:paraId="28D58AB8" w14:textId="77777777" w:rsidR="0043448C" w:rsidRPr="000D21C0" w:rsidRDefault="0043448C" w:rsidP="0043448C">
            <w:pPr>
              <w:spacing w:line="259" w:lineRule="auto"/>
              <w:rPr>
                <w:color w:val="000000" w:themeColor="text1"/>
              </w:rPr>
            </w:pPr>
            <w:r w:rsidRPr="000D21C0">
              <w:rPr>
                <w:color w:val="000000" w:themeColor="text1"/>
              </w:rPr>
              <w:t>1975-25</w:t>
            </w:r>
          </w:p>
        </w:tc>
        <w:tc>
          <w:tcPr>
            <w:tcW w:w="6205" w:type="dxa"/>
          </w:tcPr>
          <w:p w14:paraId="23377E5A" w14:textId="77777777" w:rsidR="0043448C" w:rsidRPr="000D21C0" w:rsidRDefault="0043448C" w:rsidP="0043448C">
            <w:pPr>
              <w:spacing w:line="259" w:lineRule="auto"/>
              <w:rPr>
                <w:color w:val="000000" w:themeColor="text1"/>
              </w:rPr>
            </w:pPr>
            <w:r w:rsidRPr="000D21C0">
              <w:rPr>
                <w:color w:val="000000" w:themeColor="text1"/>
              </w:rPr>
              <w:t xml:space="preserve">Sahrawi, Sahrawis, western </w:t>
            </w:r>
            <w:proofErr w:type="spellStart"/>
            <w:r w:rsidRPr="000D21C0">
              <w:rPr>
                <w:color w:val="000000" w:themeColor="text1"/>
              </w:rPr>
              <w:t>sahara</w:t>
            </w:r>
            <w:proofErr w:type="spellEnd"/>
            <w:r w:rsidRPr="000D21C0">
              <w:rPr>
                <w:color w:val="000000" w:themeColor="text1"/>
              </w:rPr>
              <w:t xml:space="preserve">, UN’s longest-running forgotten war, UN’s longest-running war, </w:t>
            </w:r>
            <w:proofErr w:type="spellStart"/>
            <w:r w:rsidRPr="000D21C0">
              <w:rPr>
                <w:color w:val="000000" w:themeColor="text1"/>
              </w:rPr>
              <w:t>polisario</w:t>
            </w:r>
            <w:proofErr w:type="spellEnd"/>
            <w:r w:rsidRPr="000D21C0">
              <w:rPr>
                <w:color w:val="000000" w:themeColor="text1"/>
              </w:rPr>
              <w:t xml:space="preserve">-morocco, Saharan insurgency, </w:t>
            </w:r>
            <w:proofErr w:type="spellStart"/>
            <w:r w:rsidRPr="000D21C0">
              <w:rPr>
                <w:color w:val="000000" w:themeColor="text1"/>
              </w:rPr>
              <w:t>polisario</w:t>
            </w:r>
            <w:proofErr w:type="spellEnd"/>
            <w:r w:rsidRPr="000D21C0">
              <w:rPr>
                <w:color w:val="000000" w:themeColor="text1"/>
              </w:rPr>
              <w:t xml:space="preserve">, longest-running conflict in Africa, </w:t>
            </w:r>
            <w:proofErr w:type="spellStart"/>
            <w:r w:rsidRPr="000D21C0">
              <w:rPr>
                <w:color w:val="000000" w:themeColor="text1"/>
              </w:rPr>
              <w:t>tindouf</w:t>
            </w:r>
            <w:proofErr w:type="spellEnd"/>
            <w:r w:rsidRPr="000D21C0">
              <w:rPr>
                <w:color w:val="000000" w:themeColor="text1"/>
              </w:rPr>
              <w:t xml:space="preserve"> camp, </w:t>
            </w:r>
            <w:proofErr w:type="spellStart"/>
            <w:r w:rsidRPr="000D21C0">
              <w:rPr>
                <w:color w:val="000000" w:themeColor="text1"/>
              </w:rPr>
              <w:t>tindouf</w:t>
            </w:r>
            <w:proofErr w:type="spellEnd"/>
            <w:r w:rsidRPr="000D21C0">
              <w:rPr>
                <w:color w:val="000000" w:themeColor="text1"/>
              </w:rPr>
              <w:t xml:space="preserve"> camps, victims of the western </w:t>
            </w:r>
            <w:proofErr w:type="spellStart"/>
            <w:r w:rsidRPr="000D21C0">
              <w:rPr>
                <w:color w:val="000000" w:themeColor="text1"/>
              </w:rPr>
              <w:t>sahara</w:t>
            </w:r>
            <w:proofErr w:type="spellEnd"/>
            <w:r w:rsidRPr="000D21C0">
              <w:rPr>
                <w:color w:val="000000" w:themeColor="text1"/>
              </w:rPr>
              <w:t xml:space="preserve">, victims of western </w:t>
            </w:r>
            <w:proofErr w:type="spellStart"/>
            <w:r w:rsidRPr="000D21C0">
              <w:rPr>
                <w:color w:val="000000" w:themeColor="text1"/>
              </w:rPr>
              <w:t>saharan</w:t>
            </w:r>
            <w:proofErr w:type="spellEnd"/>
          </w:p>
        </w:tc>
      </w:tr>
      <w:tr w:rsidR="0043448C" w:rsidRPr="000D21C0" w14:paraId="4FA0CA49" w14:textId="77777777" w:rsidTr="008F31F1">
        <w:tc>
          <w:tcPr>
            <w:tcW w:w="1709" w:type="dxa"/>
            <w:vAlign w:val="bottom"/>
          </w:tcPr>
          <w:p w14:paraId="78659B1C" w14:textId="77777777" w:rsidR="0043448C" w:rsidRPr="000D21C0" w:rsidRDefault="0043448C" w:rsidP="0043448C">
            <w:pPr>
              <w:spacing w:line="259" w:lineRule="auto"/>
              <w:rPr>
                <w:color w:val="000000" w:themeColor="text1"/>
              </w:rPr>
            </w:pPr>
            <w:r w:rsidRPr="000D21C0">
              <w:rPr>
                <w:color w:val="000000" w:themeColor="text1"/>
              </w:rPr>
              <w:t>Angola War</w:t>
            </w:r>
          </w:p>
        </w:tc>
        <w:tc>
          <w:tcPr>
            <w:tcW w:w="910" w:type="dxa"/>
            <w:vAlign w:val="bottom"/>
          </w:tcPr>
          <w:p w14:paraId="6CFC70D0" w14:textId="77777777" w:rsidR="0043448C" w:rsidRPr="000D21C0" w:rsidRDefault="0043448C" w:rsidP="0043448C">
            <w:pPr>
              <w:spacing w:line="259" w:lineRule="auto"/>
              <w:rPr>
                <w:color w:val="000000" w:themeColor="text1"/>
              </w:rPr>
            </w:pPr>
            <w:r w:rsidRPr="000D21C0">
              <w:rPr>
                <w:color w:val="000000" w:themeColor="text1"/>
              </w:rPr>
              <w:t>1975-2002</w:t>
            </w:r>
          </w:p>
        </w:tc>
        <w:tc>
          <w:tcPr>
            <w:tcW w:w="3316" w:type="dxa"/>
          </w:tcPr>
          <w:p w14:paraId="2B80CE47" w14:textId="77777777" w:rsidR="0043448C" w:rsidRPr="000D21C0" w:rsidRDefault="0043448C" w:rsidP="0043448C">
            <w:pPr>
              <w:spacing w:line="259" w:lineRule="auto"/>
              <w:rPr>
                <w:color w:val="000000" w:themeColor="text1"/>
              </w:rPr>
            </w:pPr>
            <w:proofErr w:type="spellStart"/>
            <w:r w:rsidRPr="000D21C0">
              <w:rPr>
                <w:color w:val="000000" w:themeColor="text1"/>
              </w:rPr>
              <w:t>Cazombo</w:t>
            </w:r>
            <w:proofErr w:type="spellEnd"/>
            <w:r w:rsidRPr="000D21C0">
              <w:rPr>
                <w:color w:val="000000" w:themeColor="text1"/>
              </w:rPr>
              <w:t xml:space="preserve">, Angola, Huambo, UNITA, MPLA, Benguela, Luanda, </w:t>
            </w:r>
            <w:proofErr w:type="spellStart"/>
            <w:r w:rsidRPr="000D21C0">
              <w:rPr>
                <w:color w:val="000000" w:themeColor="text1"/>
              </w:rPr>
              <w:t>Cuando</w:t>
            </w:r>
            <w:proofErr w:type="spellEnd"/>
            <w:r w:rsidRPr="000D21C0">
              <w:rPr>
                <w:color w:val="000000" w:themeColor="text1"/>
              </w:rPr>
              <w:t xml:space="preserve">, Viana, </w:t>
            </w:r>
            <w:proofErr w:type="spellStart"/>
            <w:r w:rsidRPr="000D21C0">
              <w:rPr>
                <w:color w:val="000000" w:themeColor="text1"/>
              </w:rPr>
              <w:t>Cacanda</w:t>
            </w:r>
            <w:proofErr w:type="spellEnd"/>
            <w:r w:rsidRPr="000D21C0">
              <w:rPr>
                <w:color w:val="000000" w:themeColor="text1"/>
              </w:rPr>
              <w:t xml:space="preserve">, </w:t>
            </w:r>
            <w:proofErr w:type="spellStart"/>
            <w:r w:rsidRPr="000D21C0">
              <w:rPr>
                <w:color w:val="000000" w:themeColor="text1"/>
              </w:rPr>
              <w:t>Huamba</w:t>
            </w:r>
            <w:proofErr w:type="spellEnd"/>
            <w:r w:rsidRPr="000D21C0">
              <w:rPr>
                <w:color w:val="000000" w:themeColor="text1"/>
              </w:rPr>
              <w:t xml:space="preserve">, </w:t>
            </w:r>
            <w:proofErr w:type="spellStart"/>
            <w:r w:rsidRPr="000D21C0">
              <w:rPr>
                <w:color w:val="000000" w:themeColor="text1"/>
              </w:rPr>
              <w:t>Cubango</w:t>
            </w:r>
            <w:proofErr w:type="spellEnd"/>
            <w:r w:rsidRPr="000D21C0">
              <w:rPr>
                <w:color w:val="000000" w:themeColor="text1"/>
              </w:rPr>
              <w:t xml:space="preserve">, Huila, </w:t>
            </w:r>
            <w:proofErr w:type="spellStart"/>
            <w:r w:rsidRPr="000D21C0">
              <w:rPr>
                <w:color w:val="000000" w:themeColor="text1"/>
              </w:rPr>
              <w:t>Moxico</w:t>
            </w:r>
            <w:proofErr w:type="spellEnd"/>
            <w:r w:rsidRPr="000D21C0">
              <w:rPr>
                <w:color w:val="000000" w:themeColor="text1"/>
              </w:rPr>
              <w:t xml:space="preserve">, Cunene, </w:t>
            </w:r>
            <w:proofErr w:type="spellStart"/>
            <w:r w:rsidRPr="000D21C0">
              <w:rPr>
                <w:color w:val="000000" w:themeColor="text1"/>
              </w:rPr>
              <w:t>Bie</w:t>
            </w:r>
            <w:proofErr w:type="spellEnd"/>
          </w:p>
        </w:tc>
        <w:tc>
          <w:tcPr>
            <w:tcW w:w="810" w:type="dxa"/>
          </w:tcPr>
          <w:p w14:paraId="0776573B" w14:textId="77777777" w:rsidR="0043448C" w:rsidRPr="000D21C0" w:rsidRDefault="0043448C" w:rsidP="0043448C">
            <w:pPr>
              <w:spacing w:line="259" w:lineRule="auto"/>
              <w:rPr>
                <w:color w:val="000000" w:themeColor="text1"/>
              </w:rPr>
            </w:pPr>
            <w:r w:rsidRPr="000D21C0">
              <w:rPr>
                <w:color w:val="000000" w:themeColor="text1"/>
              </w:rPr>
              <w:t>1975-2025</w:t>
            </w:r>
          </w:p>
        </w:tc>
        <w:tc>
          <w:tcPr>
            <w:tcW w:w="6205" w:type="dxa"/>
          </w:tcPr>
          <w:p w14:paraId="61FD3950" w14:textId="77777777" w:rsidR="0043448C" w:rsidRPr="000D21C0" w:rsidRDefault="0043448C" w:rsidP="0043448C">
            <w:pPr>
              <w:spacing w:line="259" w:lineRule="auto"/>
              <w:rPr>
                <w:color w:val="000000" w:themeColor="text1"/>
              </w:rPr>
            </w:pPr>
            <w:r w:rsidRPr="000D21C0">
              <w:rPr>
                <w:color w:val="000000" w:themeColor="text1"/>
              </w:rPr>
              <w:t>Angola war</w:t>
            </w:r>
          </w:p>
          <w:p w14:paraId="4A8CABD2" w14:textId="77777777" w:rsidR="0043448C" w:rsidRPr="000D21C0" w:rsidRDefault="0043448C" w:rsidP="0043448C">
            <w:pPr>
              <w:spacing w:line="259" w:lineRule="auto"/>
              <w:rPr>
                <w:color w:val="000000" w:themeColor="text1"/>
              </w:rPr>
            </w:pPr>
            <w:r w:rsidRPr="000D21C0">
              <w:rPr>
                <w:color w:val="000000" w:themeColor="text1"/>
              </w:rPr>
              <w:t>Angolan civil war</w:t>
            </w:r>
          </w:p>
          <w:p w14:paraId="11A87780" w14:textId="77777777" w:rsidR="0043448C" w:rsidRPr="000D21C0" w:rsidRDefault="0043448C" w:rsidP="0043448C">
            <w:pPr>
              <w:spacing w:line="259" w:lineRule="auto"/>
              <w:rPr>
                <w:color w:val="000000" w:themeColor="text1"/>
              </w:rPr>
            </w:pPr>
            <w:r w:rsidRPr="000D21C0">
              <w:rPr>
                <w:color w:val="000000" w:themeColor="text1"/>
              </w:rPr>
              <w:t>Angolan bloody</w:t>
            </w:r>
          </w:p>
          <w:p w14:paraId="06FD25AC" w14:textId="77777777" w:rsidR="0043448C" w:rsidRPr="000D21C0" w:rsidRDefault="0043448C" w:rsidP="0043448C">
            <w:pPr>
              <w:spacing w:line="259" w:lineRule="auto"/>
              <w:rPr>
                <w:color w:val="000000" w:themeColor="text1"/>
              </w:rPr>
            </w:pPr>
            <w:r w:rsidRPr="000D21C0">
              <w:rPr>
                <w:color w:val="000000" w:themeColor="text1"/>
              </w:rPr>
              <w:t>Angola’s civil war</w:t>
            </w:r>
          </w:p>
          <w:p w14:paraId="389AE57E" w14:textId="77777777" w:rsidR="0043448C" w:rsidRPr="000D21C0" w:rsidRDefault="0043448C" w:rsidP="0043448C">
            <w:pPr>
              <w:spacing w:line="259" w:lineRule="auto"/>
              <w:rPr>
                <w:color w:val="000000" w:themeColor="text1"/>
              </w:rPr>
            </w:pPr>
            <w:r w:rsidRPr="000D21C0">
              <w:rPr>
                <w:color w:val="000000" w:themeColor="text1"/>
              </w:rPr>
              <w:t xml:space="preserve">War in </w:t>
            </w:r>
            <w:proofErr w:type="spellStart"/>
            <w:r w:rsidRPr="000D21C0">
              <w:rPr>
                <w:color w:val="000000" w:themeColor="text1"/>
              </w:rPr>
              <w:t>angola</w:t>
            </w:r>
            <w:proofErr w:type="spellEnd"/>
          </w:p>
          <w:p w14:paraId="2962DA7B" w14:textId="77777777" w:rsidR="0043448C" w:rsidRPr="000D21C0" w:rsidRDefault="0043448C" w:rsidP="0043448C">
            <w:pPr>
              <w:spacing w:line="259" w:lineRule="auto"/>
              <w:rPr>
                <w:color w:val="000000" w:themeColor="text1"/>
              </w:rPr>
            </w:pPr>
            <w:r w:rsidRPr="000D21C0">
              <w:rPr>
                <w:color w:val="000000" w:themeColor="text1"/>
              </w:rPr>
              <w:t xml:space="preserve">Civil war in </w:t>
            </w:r>
            <w:proofErr w:type="spellStart"/>
            <w:r w:rsidRPr="000D21C0">
              <w:rPr>
                <w:color w:val="000000" w:themeColor="text1"/>
              </w:rPr>
              <w:t>angola</w:t>
            </w:r>
            <w:proofErr w:type="spellEnd"/>
          </w:p>
          <w:p w14:paraId="50647401" w14:textId="77777777" w:rsidR="0043448C" w:rsidRPr="000D21C0" w:rsidRDefault="0043448C" w:rsidP="0043448C">
            <w:pPr>
              <w:spacing w:line="259" w:lineRule="auto"/>
              <w:rPr>
                <w:color w:val="000000" w:themeColor="text1"/>
              </w:rPr>
            </w:pPr>
            <w:r w:rsidRPr="000D21C0">
              <w:rPr>
                <w:color w:val="000000" w:themeColor="text1"/>
              </w:rPr>
              <w:t>UNITA</w:t>
            </w:r>
          </w:p>
          <w:p w14:paraId="38C3239B" w14:textId="77777777" w:rsidR="0043448C" w:rsidRPr="000D21C0" w:rsidRDefault="0043448C" w:rsidP="0043448C">
            <w:pPr>
              <w:spacing w:line="259" w:lineRule="auto"/>
              <w:rPr>
                <w:color w:val="000000" w:themeColor="text1"/>
              </w:rPr>
            </w:pPr>
            <w:r w:rsidRPr="000D21C0">
              <w:rPr>
                <w:color w:val="000000" w:themeColor="text1"/>
              </w:rPr>
              <w:t>MPLA</w:t>
            </w:r>
          </w:p>
          <w:p w14:paraId="3139B199" w14:textId="77777777" w:rsidR="0043448C" w:rsidRPr="000D21C0" w:rsidRDefault="0043448C" w:rsidP="0043448C">
            <w:pPr>
              <w:spacing w:line="259" w:lineRule="auto"/>
              <w:rPr>
                <w:color w:val="000000" w:themeColor="text1"/>
              </w:rPr>
            </w:pPr>
            <w:r w:rsidRPr="000D21C0">
              <w:rPr>
                <w:color w:val="000000" w:themeColor="text1"/>
              </w:rPr>
              <w:t>Angolan proxy war</w:t>
            </w:r>
          </w:p>
          <w:p w14:paraId="0D5F0E94" w14:textId="77777777" w:rsidR="0043448C" w:rsidRPr="000D21C0" w:rsidRDefault="0043448C" w:rsidP="0043448C">
            <w:pPr>
              <w:spacing w:line="259" w:lineRule="auto"/>
              <w:rPr>
                <w:color w:val="000000" w:themeColor="text1"/>
              </w:rPr>
            </w:pPr>
            <w:r w:rsidRPr="000D21C0">
              <w:rPr>
                <w:color w:val="000000" w:themeColor="text1"/>
              </w:rPr>
              <w:t xml:space="preserve">Post-independence </w:t>
            </w:r>
            <w:proofErr w:type="spellStart"/>
            <w:r w:rsidRPr="000D21C0">
              <w:rPr>
                <w:color w:val="000000" w:themeColor="text1"/>
              </w:rPr>
              <w:t>angola</w:t>
            </w:r>
            <w:proofErr w:type="spellEnd"/>
          </w:p>
          <w:p w14:paraId="12BF0EFF" w14:textId="77777777" w:rsidR="0043448C" w:rsidRPr="000D21C0" w:rsidRDefault="0043448C" w:rsidP="0043448C">
            <w:pPr>
              <w:spacing w:line="259" w:lineRule="auto"/>
              <w:rPr>
                <w:color w:val="000000" w:themeColor="text1"/>
              </w:rPr>
            </w:pPr>
            <w:r w:rsidRPr="000D21C0">
              <w:rPr>
                <w:color w:val="000000" w:themeColor="text1"/>
              </w:rPr>
              <w:t>Operation Carlota</w:t>
            </w:r>
          </w:p>
          <w:p w14:paraId="46AF0E33" w14:textId="77777777" w:rsidR="0043448C" w:rsidRPr="000D21C0" w:rsidRDefault="0043448C" w:rsidP="0043448C">
            <w:pPr>
              <w:spacing w:line="259" w:lineRule="auto"/>
              <w:rPr>
                <w:color w:val="000000" w:themeColor="text1"/>
              </w:rPr>
            </w:pPr>
            <w:r w:rsidRPr="000D21C0">
              <w:rPr>
                <w:color w:val="000000" w:themeColor="text1"/>
              </w:rPr>
              <w:t>Operation savannah</w:t>
            </w:r>
          </w:p>
          <w:p w14:paraId="44C091E5" w14:textId="77777777" w:rsidR="0043448C" w:rsidRPr="000D21C0" w:rsidRDefault="0043448C" w:rsidP="0043448C">
            <w:pPr>
              <w:spacing w:line="259" w:lineRule="auto"/>
              <w:rPr>
                <w:color w:val="000000" w:themeColor="text1"/>
              </w:rPr>
            </w:pPr>
            <w:proofErr w:type="spellStart"/>
            <w:r w:rsidRPr="000D21C0">
              <w:rPr>
                <w:color w:val="000000" w:themeColor="text1"/>
              </w:rPr>
              <w:t>Savimbi’s</w:t>
            </w:r>
            <w:proofErr w:type="spellEnd"/>
            <w:r w:rsidRPr="000D21C0">
              <w:rPr>
                <w:color w:val="000000" w:themeColor="text1"/>
              </w:rPr>
              <w:t xml:space="preserve"> rebellion</w:t>
            </w:r>
          </w:p>
          <w:p w14:paraId="2AA9D017" w14:textId="77777777" w:rsidR="0043448C" w:rsidRPr="000D21C0" w:rsidRDefault="0043448C" w:rsidP="0043448C">
            <w:pPr>
              <w:spacing w:line="259" w:lineRule="auto"/>
              <w:rPr>
                <w:color w:val="000000" w:themeColor="text1"/>
              </w:rPr>
            </w:pPr>
            <w:proofErr w:type="spellStart"/>
            <w:r w:rsidRPr="000D21C0">
              <w:rPr>
                <w:color w:val="000000" w:themeColor="text1"/>
              </w:rPr>
              <w:t>Luena</w:t>
            </w:r>
            <w:proofErr w:type="spellEnd"/>
            <w:r w:rsidRPr="000D21C0">
              <w:rPr>
                <w:color w:val="000000" w:themeColor="text1"/>
              </w:rPr>
              <w:t xml:space="preserve"> peace accord</w:t>
            </w:r>
          </w:p>
        </w:tc>
      </w:tr>
      <w:tr w:rsidR="0043448C" w:rsidRPr="000D21C0" w14:paraId="31D62C24" w14:textId="77777777" w:rsidTr="008F31F1">
        <w:tc>
          <w:tcPr>
            <w:tcW w:w="1709" w:type="dxa"/>
            <w:vAlign w:val="bottom"/>
          </w:tcPr>
          <w:p w14:paraId="667D3ABE" w14:textId="77777777" w:rsidR="0043448C" w:rsidRPr="000D21C0" w:rsidRDefault="0043448C" w:rsidP="0043448C">
            <w:pPr>
              <w:spacing w:line="259" w:lineRule="auto"/>
              <w:rPr>
                <w:color w:val="000000" w:themeColor="text1"/>
              </w:rPr>
            </w:pPr>
            <w:r w:rsidRPr="000D21C0">
              <w:rPr>
                <w:color w:val="000000" w:themeColor="text1"/>
              </w:rPr>
              <w:t xml:space="preserve">Mozambique war </w:t>
            </w:r>
          </w:p>
        </w:tc>
        <w:tc>
          <w:tcPr>
            <w:tcW w:w="910" w:type="dxa"/>
            <w:vAlign w:val="bottom"/>
          </w:tcPr>
          <w:p w14:paraId="6D437E43" w14:textId="77777777" w:rsidR="0043448C" w:rsidRPr="000D21C0" w:rsidRDefault="0043448C" w:rsidP="0043448C">
            <w:pPr>
              <w:spacing w:line="259" w:lineRule="auto"/>
              <w:rPr>
                <w:color w:val="000000" w:themeColor="text1"/>
              </w:rPr>
            </w:pPr>
            <w:r w:rsidRPr="000D21C0">
              <w:rPr>
                <w:color w:val="000000" w:themeColor="text1"/>
              </w:rPr>
              <w:t>1976-1992</w:t>
            </w:r>
          </w:p>
        </w:tc>
        <w:tc>
          <w:tcPr>
            <w:tcW w:w="3316" w:type="dxa"/>
            <w:vAlign w:val="bottom"/>
          </w:tcPr>
          <w:p w14:paraId="514FB81D" w14:textId="77777777" w:rsidR="0043448C" w:rsidRPr="000D21C0" w:rsidRDefault="0043448C" w:rsidP="0043448C">
            <w:pPr>
              <w:spacing w:line="259" w:lineRule="auto"/>
              <w:rPr>
                <w:color w:val="000000" w:themeColor="text1"/>
              </w:rPr>
            </w:pPr>
            <w:r w:rsidRPr="000D21C0">
              <w:rPr>
                <w:color w:val="000000" w:themeColor="text1"/>
              </w:rPr>
              <w:t>“to Zimbabwe”</w:t>
            </w:r>
          </w:p>
          <w:p w14:paraId="7A572066"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sena</w:t>
            </w:r>
            <w:proofErr w:type="spellEnd"/>
            <w:r w:rsidRPr="000D21C0">
              <w:rPr>
                <w:color w:val="000000" w:themeColor="text1"/>
              </w:rPr>
              <w:t xml:space="preserve">” or “ethnic </w:t>
            </w:r>
            <w:proofErr w:type="spellStart"/>
            <w:r w:rsidRPr="000D21C0">
              <w:rPr>
                <w:color w:val="000000" w:themeColor="text1"/>
              </w:rPr>
              <w:t>sena</w:t>
            </w:r>
            <w:proofErr w:type="spellEnd"/>
            <w:r w:rsidRPr="000D21C0">
              <w:rPr>
                <w:color w:val="000000" w:themeColor="text1"/>
              </w:rPr>
              <w:t>”</w:t>
            </w:r>
          </w:p>
          <w:p w14:paraId="7B82F086"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shona</w:t>
            </w:r>
            <w:proofErr w:type="spellEnd"/>
            <w:r w:rsidRPr="000D21C0">
              <w:rPr>
                <w:color w:val="000000" w:themeColor="text1"/>
              </w:rPr>
              <w:t>-speaking”</w:t>
            </w:r>
          </w:p>
          <w:p w14:paraId="69522E1A" w14:textId="77777777" w:rsidR="0043448C" w:rsidRPr="000D21C0" w:rsidRDefault="0043448C" w:rsidP="0043448C">
            <w:pPr>
              <w:spacing w:line="259" w:lineRule="auto"/>
              <w:rPr>
                <w:color w:val="000000" w:themeColor="text1"/>
              </w:rPr>
            </w:pPr>
            <w:r w:rsidRPr="000D21C0">
              <w:rPr>
                <w:color w:val="000000" w:themeColor="text1"/>
              </w:rPr>
              <w:t>Makonde</w:t>
            </w:r>
          </w:p>
          <w:p w14:paraId="10BF8B2B" w14:textId="77777777" w:rsidR="0043448C" w:rsidRPr="000D21C0" w:rsidRDefault="0043448C" w:rsidP="0043448C">
            <w:pPr>
              <w:spacing w:line="259" w:lineRule="auto"/>
              <w:rPr>
                <w:color w:val="000000" w:themeColor="text1"/>
              </w:rPr>
            </w:pPr>
            <w:r w:rsidRPr="000D21C0">
              <w:rPr>
                <w:color w:val="000000" w:themeColor="text1"/>
              </w:rPr>
              <w:t>“to Malawi”</w:t>
            </w:r>
          </w:p>
          <w:p w14:paraId="1F4A9D6E" w14:textId="77777777" w:rsidR="0043448C" w:rsidRPr="000D21C0" w:rsidRDefault="0043448C" w:rsidP="0043448C">
            <w:pPr>
              <w:spacing w:line="259" w:lineRule="auto"/>
              <w:rPr>
                <w:color w:val="000000" w:themeColor="text1"/>
              </w:rPr>
            </w:pPr>
            <w:r w:rsidRPr="000D21C0">
              <w:rPr>
                <w:color w:val="000000" w:themeColor="text1"/>
              </w:rPr>
              <w:t>Mozambican</w:t>
            </w:r>
          </w:p>
          <w:p w14:paraId="0C865044" w14:textId="77777777" w:rsidR="0043448C" w:rsidRPr="000D21C0" w:rsidRDefault="0043448C" w:rsidP="0043448C">
            <w:pPr>
              <w:spacing w:line="259" w:lineRule="auto"/>
              <w:rPr>
                <w:color w:val="000000" w:themeColor="text1"/>
              </w:rPr>
            </w:pPr>
            <w:r w:rsidRPr="000D21C0">
              <w:rPr>
                <w:color w:val="000000" w:themeColor="text1"/>
              </w:rPr>
              <w:t>Mozambique</w:t>
            </w:r>
          </w:p>
          <w:p w14:paraId="17C2093D"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frelino-renamo</w:t>
            </w:r>
            <w:proofErr w:type="spellEnd"/>
            <w:r w:rsidRPr="000D21C0">
              <w:rPr>
                <w:color w:val="000000" w:themeColor="text1"/>
              </w:rPr>
              <w:t>”</w:t>
            </w:r>
          </w:p>
          <w:p w14:paraId="09E9160C" w14:textId="77777777" w:rsidR="0043448C" w:rsidRPr="000D21C0" w:rsidRDefault="0043448C" w:rsidP="0043448C">
            <w:pPr>
              <w:spacing w:line="259" w:lineRule="auto"/>
              <w:rPr>
                <w:color w:val="000000" w:themeColor="text1"/>
              </w:rPr>
            </w:pPr>
            <w:r w:rsidRPr="000D21C0">
              <w:rPr>
                <w:color w:val="000000" w:themeColor="text1"/>
              </w:rPr>
              <w:t>“</w:t>
            </w:r>
            <w:r w:rsidRPr="000D21C0">
              <w:rPr>
                <w:color w:val="000000" w:themeColor="text1"/>
              </w:rPr>
              <w:pgNum/>
            </w:r>
            <w:r w:rsidRPr="000D21C0">
              <w:rPr>
                <w:color w:val="000000" w:themeColor="text1"/>
              </w:rPr>
              <w:pgNum/>
            </w:r>
            <w:proofErr w:type="spellStart"/>
            <w:r w:rsidRPr="000D21C0">
              <w:rPr>
                <w:color w:val="000000" w:themeColor="text1"/>
              </w:rPr>
              <w:t>olom</w:t>
            </w:r>
            <w:proofErr w:type="spellEnd"/>
            <w:r w:rsidRPr="000D21C0">
              <w:rPr>
                <w:color w:val="000000" w:themeColor="text1"/>
              </w:rPr>
              <w:t>”</w:t>
            </w:r>
          </w:p>
          <w:p w14:paraId="4DFF7644" w14:textId="77777777" w:rsidR="0043448C" w:rsidRPr="000D21C0" w:rsidRDefault="0043448C" w:rsidP="0043448C">
            <w:pPr>
              <w:tabs>
                <w:tab w:val="left" w:pos="5550"/>
              </w:tabs>
              <w:spacing w:line="259" w:lineRule="auto"/>
              <w:rPr>
                <w:color w:val="000000" w:themeColor="text1"/>
              </w:rPr>
            </w:pPr>
            <w:r w:rsidRPr="000D21C0">
              <w:rPr>
                <w:color w:val="000000" w:themeColor="text1"/>
              </w:rPr>
              <w:t>“</w:t>
            </w:r>
            <w:proofErr w:type="spellStart"/>
            <w:r w:rsidRPr="000D21C0">
              <w:rPr>
                <w:color w:val="000000" w:themeColor="text1"/>
              </w:rPr>
              <w:t>tete</w:t>
            </w:r>
            <w:proofErr w:type="spellEnd"/>
            <w:r w:rsidRPr="000D21C0">
              <w:rPr>
                <w:color w:val="000000" w:themeColor="text1"/>
              </w:rPr>
              <w:t xml:space="preserve"> province”</w:t>
            </w:r>
          </w:p>
        </w:tc>
        <w:tc>
          <w:tcPr>
            <w:tcW w:w="810" w:type="dxa"/>
          </w:tcPr>
          <w:p w14:paraId="5C68F979" w14:textId="77777777" w:rsidR="0043448C" w:rsidRPr="000D21C0" w:rsidRDefault="0043448C" w:rsidP="0043448C">
            <w:pPr>
              <w:spacing w:line="259" w:lineRule="auto"/>
              <w:rPr>
                <w:color w:val="000000" w:themeColor="text1"/>
              </w:rPr>
            </w:pPr>
            <w:r w:rsidRPr="000D21C0">
              <w:rPr>
                <w:color w:val="000000" w:themeColor="text1"/>
              </w:rPr>
              <w:t>1992-2025</w:t>
            </w:r>
          </w:p>
        </w:tc>
        <w:tc>
          <w:tcPr>
            <w:tcW w:w="6205" w:type="dxa"/>
          </w:tcPr>
          <w:p w14:paraId="423790F1" w14:textId="77777777" w:rsidR="0043448C" w:rsidRPr="000D21C0" w:rsidRDefault="0043448C" w:rsidP="0043448C">
            <w:pPr>
              <w:spacing w:line="259" w:lineRule="auto"/>
              <w:rPr>
                <w:color w:val="000000" w:themeColor="text1"/>
              </w:rPr>
            </w:pPr>
            <w:r w:rsidRPr="000D21C0">
              <w:rPr>
                <w:color w:val="000000" w:themeColor="text1"/>
              </w:rPr>
              <w:t>“Mozambique” and one of the following:</w:t>
            </w:r>
          </w:p>
          <w:p w14:paraId="68C03C4C" w14:textId="77777777" w:rsidR="0043448C" w:rsidRPr="000D21C0" w:rsidRDefault="0043448C" w:rsidP="0043448C">
            <w:pPr>
              <w:spacing w:line="259" w:lineRule="auto"/>
              <w:rPr>
                <w:color w:val="000000" w:themeColor="text1"/>
              </w:rPr>
            </w:pPr>
            <w:r w:rsidRPr="000D21C0">
              <w:rPr>
                <w:color w:val="000000" w:themeColor="text1"/>
              </w:rPr>
              <w:t>“civil war” or “guerrilla war” or “civil strife” or “</w:t>
            </w:r>
            <w:proofErr w:type="spellStart"/>
            <w:r w:rsidRPr="000D21C0">
              <w:rPr>
                <w:color w:val="000000" w:themeColor="text1"/>
              </w:rPr>
              <w:t>Renamo</w:t>
            </w:r>
            <w:proofErr w:type="spellEnd"/>
            <w:r w:rsidRPr="000D21C0">
              <w:rPr>
                <w:color w:val="000000" w:themeColor="text1"/>
              </w:rPr>
              <w:t xml:space="preserve"> insurgency” or Frelimo-</w:t>
            </w:r>
            <w:proofErr w:type="spellStart"/>
            <w:r w:rsidRPr="000D21C0">
              <w:rPr>
                <w:color w:val="000000" w:themeColor="text1"/>
              </w:rPr>
              <w:t>Renamo</w:t>
            </w:r>
            <w:proofErr w:type="spellEnd"/>
            <w:r w:rsidRPr="000D21C0">
              <w:rPr>
                <w:color w:val="000000" w:themeColor="text1"/>
              </w:rPr>
              <w:t xml:space="preserve"> “post-independence war”</w:t>
            </w:r>
          </w:p>
        </w:tc>
      </w:tr>
      <w:tr w:rsidR="0043448C" w:rsidRPr="000D21C0" w14:paraId="59F80D1A" w14:textId="77777777" w:rsidTr="008F31F1">
        <w:tc>
          <w:tcPr>
            <w:tcW w:w="1709" w:type="dxa"/>
            <w:vAlign w:val="bottom"/>
          </w:tcPr>
          <w:p w14:paraId="00683693" w14:textId="77777777" w:rsidR="0043448C" w:rsidRPr="000D21C0" w:rsidRDefault="0043448C" w:rsidP="0043448C">
            <w:pPr>
              <w:spacing w:line="259" w:lineRule="auto"/>
              <w:rPr>
                <w:color w:val="000000" w:themeColor="text1"/>
              </w:rPr>
            </w:pPr>
            <w:r w:rsidRPr="000D21C0">
              <w:rPr>
                <w:color w:val="000000" w:themeColor="text1"/>
              </w:rPr>
              <w:t xml:space="preserve">Somali-Ethiopia war </w:t>
            </w:r>
          </w:p>
        </w:tc>
        <w:tc>
          <w:tcPr>
            <w:tcW w:w="910" w:type="dxa"/>
            <w:vAlign w:val="bottom"/>
          </w:tcPr>
          <w:p w14:paraId="3902628B" w14:textId="77777777" w:rsidR="0043448C" w:rsidRPr="000D21C0" w:rsidRDefault="0043448C" w:rsidP="0043448C">
            <w:pPr>
              <w:spacing w:line="259" w:lineRule="auto"/>
              <w:rPr>
                <w:color w:val="000000" w:themeColor="text1"/>
              </w:rPr>
            </w:pPr>
            <w:r w:rsidRPr="000D21C0">
              <w:rPr>
                <w:color w:val="000000" w:themeColor="text1"/>
              </w:rPr>
              <w:t>1977-9</w:t>
            </w:r>
          </w:p>
        </w:tc>
        <w:tc>
          <w:tcPr>
            <w:tcW w:w="3316" w:type="dxa"/>
          </w:tcPr>
          <w:p w14:paraId="2B8B50BB" w14:textId="77777777" w:rsidR="0043448C" w:rsidRPr="000D21C0" w:rsidRDefault="0043448C" w:rsidP="0043448C">
            <w:pPr>
              <w:spacing w:line="259" w:lineRule="auto"/>
              <w:rPr>
                <w:color w:val="000000" w:themeColor="text1"/>
              </w:rPr>
            </w:pPr>
            <w:proofErr w:type="spellStart"/>
            <w:r w:rsidRPr="000D21C0">
              <w:rPr>
                <w:color w:val="000000" w:themeColor="text1"/>
              </w:rPr>
              <w:t>Ogaden</w:t>
            </w:r>
            <w:proofErr w:type="spellEnd"/>
          </w:p>
          <w:p w14:paraId="1AA4DCD2" w14:textId="77777777" w:rsidR="0043448C" w:rsidRPr="000D21C0" w:rsidRDefault="0043448C" w:rsidP="0043448C">
            <w:pPr>
              <w:spacing w:line="259" w:lineRule="auto"/>
              <w:rPr>
                <w:color w:val="000000" w:themeColor="text1"/>
              </w:rPr>
            </w:pPr>
            <w:proofErr w:type="spellStart"/>
            <w:r w:rsidRPr="000D21C0">
              <w:rPr>
                <w:color w:val="000000" w:themeColor="text1"/>
              </w:rPr>
              <w:t>Ogaden</w:t>
            </w:r>
            <w:proofErr w:type="spellEnd"/>
            <w:r w:rsidRPr="000D21C0">
              <w:rPr>
                <w:color w:val="000000" w:themeColor="text1"/>
              </w:rPr>
              <w:t xml:space="preserve"> region</w:t>
            </w:r>
          </w:p>
          <w:p w14:paraId="41B81152" w14:textId="77777777" w:rsidR="0043448C" w:rsidRPr="000D21C0" w:rsidRDefault="0043448C" w:rsidP="0043448C">
            <w:pPr>
              <w:spacing w:line="259" w:lineRule="auto"/>
              <w:rPr>
                <w:color w:val="000000" w:themeColor="text1"/>
              </w:rPr>
            </w:pPr>
            <w:r w:rsidRPr="000D21C0">
              <w:rPr>
                <w:color w:val="000000" w:themeColor="text1"/>
              </w:rPr>
              <w:t xml:space="preserve">Horn of </w:t>
            </w:r>
            <w:r w:rsidRPr="000D21C0">
              <w:rPr>
                <w:color w:val="000000" w:themeColor="text1"/>
              </w:rPr>
              <w:pgNum/>
            </w:r>
            <w:r w:rsidRPr="000D21C0">
              <w:rPr>
                <w:color w:val="000000" w:themeColor="text1"/>
              </w:rPr>
              <w:pgNum/>
            </w:r>
            <w:proofErr w:type="spellStart"/>
            <w:r w:rsidRPr="000D21C0">
              <w:rPr>
                <w:color w:val="000000" w:themeColor="text1"/>
              </w:rPr>
              <w:t>olom</w:t>
            </w:r>
            <w:proofErr w:type="spellEnd"/>
          </w:p>
          <w:p w14:paraId="4D7D56FF" w14:textId="77777777" w:rsidR="0043448C" w:rsidRPr="000D21C0" w:rsidRDefault="0043448C" w:rsidP="0043448C">
            <w:pPr>
              <w:spacing w:line="259" w:lineRule="auto"/>
              <w:rPr>
                <w:color w:val="000000" w:themeColor="text1"/>
              </w:rPr>
            </w:pPr>
            <w:r w:rsidRPr="000D21C0">
              <w:rPr>
                <w:color w:val="000000" w:themeColor="text1"/>
              </w:rPr>
              <w:t xml:space="preserve">Somali </w:t>
            </w:r>
          </w:p>
          <w:p w14:paraId="5C7F572A" w14:textId="77777777" w:rsidR="0043448C" w:rsidRPr="000D21C0" w:rsidRDefault="0043448C" w:rsidP="0043448C">
            <w:pPr>
              <w:spacing w:line="259" w:lineRule="auto"/>
              <w:rPr>
                <w:color w:val="000000" w:themeColor="text1"/>
              </w:rPr>
            </w:pPr>
            <w:r w:rsidRPr="000D21C0">
              <w:rPr>
                <w:color w:val="000000" w:themeColor="text1"/>
              </w:rPr>
              <w:t>Ethiopian-</w:t>
            </w:r>
            <w:proofErr w:type="spellStart"/>
            <w:r w:rsidRPr="000D21C0">
              <w:rPr>
                <w:color w:val="000000" w:themeColor="text1"/>
              </w:rPr>
              <w:t>somali</w:t>
            </w:r>
            <w:proofErr w:type="spellEnd"/>
          </w:p>
          <w:p w14:paraId="1C3FE0FE" w14:textId="77777777" w:rsidR="0043448C" w:rsidRPr="000D21C0" w:rsidRDefault="0043448C" w:rsidP="0043448C">
            <w:pPr>
              <w:spacing w:line="259" w:lineRule="auto"/>
              <w:rPr>
                <w:color w:val="000000" w:themeColor="text1"/>
              </w:rPr>
            </w:pPr>
            <w:r w:rsidRPr="000D21C0">
              <w:rPr>
                <w:color w:val="000000" w:themeColor="text1"/>
              </w:rPr>
              <w:lastRenderedPageBreak/>
              <w:t>Border war</w:t>
            </w:r>
          </w:p>
        </w:tc>
        <w:tc>
          <w:tcPr>
            <w:tcW w:w="810" w:type="dxa"/>
          </w:tcPr>
          <w:p w14:paraId="59A737FB" w14:textId="77777777" w:rsidR="0043448C" w:rsidRPr="000D21C0" w:rsidRDefault="0043448C" w:rsidP="0043448C">
            <w:pPr>
              <w:spacing w:line="259" w:lineRule="auto"/>
              <w:rPr>
                <w:color w:val="000000" w:themeColor="text1"/>
              </w:rPr>
            </w:pPr>
            <w:r w:rsidRPr="000D21C0">
              <w:rPr>
                <w:color w:val="000000" w:themeColor="text1"/>
              </w:rPr>
              <w:lastRenderedPageBreak/>
              <w:t>1979-2025</w:t>
            </w:r>
          </w:p>
        </w:tc>
        <w:tc>
          <w:tcPr>
            <w:tcW w:w="6205" w:type="dxa"/>
          </w:tcPr>
          <w:p w14:paraId="7F1B6B80"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somali-ethiopia</w:t>
            </w:r>
            <w:proofErr w:type="spellEnd"/>
            <w:r w:rsidRPr="000D21C0">
              <w:rPr>
                <w:color w:val="000000" w:themeColor="text1"/>
              </w:rPr>
              <w:t xml:space="preserve"> war” or “</w:t>
            </w:r>
            <w:proofErr w:type="spellStart"/>
            <w:r w:rsidRPr="000D21C0">
              <w:rPr>
                <w:color w:val="000000" w:themeColor="text1"/>
              </w:rPr>
              <w:t>somali-ethiopia</w:t>
            </w:r>
            <w:proofErr w:type="spellEnd"/>
            <w:r w:rsidRPr="000D21C0">
              <w:rPr>
                <w:color w:val="000000" w:themeColor="text1"/>
              </w:rPr>
              <w:t xml:space="preserve"> conflict” or “Ethiopia-</w:t>
            </w:r>
            <w:proofErr w:type="spellStart"/>
            <w:r w:rsidRPr="000D21C0">
              <w:rPr>
                <w:color w:val="000000" w:themeColor="text1"/>
              </w:rPr>
              <w:t>somalia</w:t>
            </w:r>
            <w:proofErr w:type="spellEnd"/>
            <w:r w:rsidRPr="000D21C0">
              <w:rPr>
                <w:color w:val="000000" w:themeColor="text1"/>
              </w:rPr>
              <w:t xml:space="preserve"> conflict” or “</w:t>
            </w:r>
            <w:proofErr w:type="spellStart"/>
            <w:r w:rsidRPr="000D21C0">
              <w:rPr>
                <w:color w:val="000000" w:themeColor="text1"/>
              </w:rPr>
              <w:t>ogaden</w:t>
            </w:r>
            <w:proofErr w:type="spellEnd"/>
            <w:r w:rsidRPr="000D21C0">
              <w:rPr>
                <w:color w:val="000000" w:themeColor="text1"/>
              </w:rPr>
              <w:t xml:space="preserve"> war” or “</w:t>
            </w:r>
            <w:proofErr w:type="spellStart"/>
            <w:r w:rsidRPr="000D21C0">
              <w:rPr>
                <w:color w:val="000000" w:themeColor="text1"/>
              </w:rPr>
              <w:t>ogaden</w:t>
            </w:r>
            <w:proofErr w:type="spellEnd"/>
            <w:r w:rsidRPr="000D21C0">
              <w:rPr>
                <w:color w:val="000000" w:themeColor="text1"/>
              </w:rPr>
              <w:t xml:space="preserve"> region war” or “</w:t>
            </w:r>
            <w:proofErr w:type="spellStart"/>
            <w:r w:rsidRPr="000D21C0">
              <w:rPr>
                <w:color w:val="000000" w:themeColor="text1"/>
              </w:rPr>
              <w:t>somali</w:t>
            </w:r>
            <w:proofErr w:type="spellEnd"/>
            <w:r w:rsidRPr="000D21C0">
              <w:rPr>
                <w:color w:val="000000" w:themeColor="text1"/>
              </w:rPr>
              <w:t xml:space="preserve"> invasion of </w:t>
            </w:r>
            <w:proofErr w:type="spellStart"/>
            <w:r w:rsidRPr="000D21C0">
              <w:rPr>
                <w:color w:val="000000" w:themeColor="text1"/>
              </w:rPr>
              <w:t>Ogaden</w:t>
            </w:r>
            <w:proofErr w:type="spellEnd"/>
            <w:r w:rsidRPr="000D21C0">
              <w:rPr>
                <w:color w:val="000000" w:themeColor="text1"/>
              </w:rPr>
              <w:t>” or “</w:t>
            </w:r>
            <w:proofErr w:type="spellStart"/>
            <w:r w:rsidRPr="000D21C0">
              <w:rPr>
                <w:color w:val="000000" w:themeColor="text1"/>
              </w:rPr>
              <w:t>ogaden</w:t>
            </w:r>
            <w:proofErr w:type="spellEnd"/>
            <w:r w:rsidRPr="000D21C0">
              <w:rPr>
                <w:color w:val="000000" w:themeColor="text1"/>
              </w:rPr>
              <w:t xml:space="preserve"> liberation” or “</w:t>
            </w:r>
            <w:proofErr w:type="spellStart"/>
            <w:r w:rsidRPr="000D21C0">
              <w:rPr>
                <w:color w:val="000000" w:themeColor="text1"/>
              </w:rPr>
              <w:t>ogaden</w:t>
            </w:r>
            <w:proofErr w:type="spellEnd"/>
            <w:r w:rsidRPr="000D21C0">
              <w:rPr>
                <w:color w:val="000000" w:themeColor="text1"/>
              </w:rPr>
              <w:t xml:space="preserve"> conflict” or “war over </w:t>
            </w:r>
            <w:proofErr w:type="spellStart"/>
            <w:r w:rsidRPr="000D21C0">
              <w:rPr>
                <w:color w:val="000000" w:themeColor="text1"/>
              </w:rPr>
              <w:t>ogaden</w:t>
            </w:r>
            <w:proofErr w:type="spellEnd"/>
            <w:r w:rsidRPr="000D21C0">
              <w:rPr>
                <w:color w:val="000000" w:themeColor="text1"/>
              </w:rPr>
              <w:t>” or “</w:t>
            </w:r>
            <w:proofErr w:type="spellStart"/>
            <w:r w:rsidRPr="000D21C0">
              <w:rPr>
                <w:color w:val="000000" w:themeColor="text1"/>
              </w:rPr>
              <w:t>ogaden</w:t>
            </w:r>
            <w:proofErr w:type="spellEnd"/>
            <w:r w:rsidRPr="000D21C0">
              <w:rPr>
                <w:color w:val="000000" w:themeColor="text1"/>
              </w:rPr>
              <w:t xml:space="preserve"> border war”</w:t>
            </w:r>
          </w:p>
        </w:tc>
      </w:tr>
      <w:tr w:rsidR="0043448C" w:rsidRPr="000D21C0" w14:paraId="7E72E07E" w14:textId="77777777" w:rsidTr="008F31F1">
        <w:tc>
          <w:tcPr>
            <w:tcW w:w="1709" w:type="dxa"/>
            <w:vAlign w:val="bottom"/>
          </w:tcPr>
          <w:p w14:paraId="1C1B852D" w14:textId="77777777" w:rsidR="0043448C" w:rsidRPr="000D21C0" w:rsidRDefault="0043448C" w:rsidP="0043448C">
            <w:pPr>
              <w:spacing w:line="259" w:lineRule="auto"/>
              <w:rPr>
                <w:color w:val="000000" w:themeColor="text1"/>
              </w:rPr>
            </w:pPr>
            <w:r w:rsidRPr="000D21C0">
              <w:rPr>
                <w:color w:val="000000" w:themeColor="text1"/>
              </w:rPr>
              <w:t xml:space="preserve">Ethiopia-Eritrea war </w:t>
            </w:r>
          </w:p>
        </w:tc>
        <w:tc>
          <w:tcPr>
            <w:tcW w:w="910" w:type="dxa"/>
            <w:vAlign w:val="bottom"/>
          </w:tcPr>
          <w:p w14:paraId="66D0C3F2" w14:textId="77777777" w:rsidR="0043448C" w:rsidRPr="000D21C0" w:rsidRDefault="0043448C" w:rsidP="0043448C">
            <w:pPr>
              <w:spacing w:line="259" w:lineRule="auto"/>
              <w:rPr>
                <w:color w:val="000000" w:themeColor="text1"/>
              </w:rPr>
            </w:pPr>
            <w:r w:rsidRPr="000D21C0">
              <w:rPr>
                <w:color w:val="000000" w:themeColor="text1"/>
              </w:rPr>
              <w:t>1978-84</w:t>
            </w:r>
          </w:p>
        </w:tc>
        <w:tc>
          <w:tcPr>
            <w:tcW w:w="3316" w:type="dxa"/>
          </w:tcPr>
          <w:p w14:paraId="71FA0862" w14:textId="77777777" w:rsidR="0043448C" w:rsidRPr="000D21C0" w:rsidRDefault="0043448C" w:rsidP="0043448C">
            <w:pPr>
              <w:spacing w:line="259" w:lineRule="auto"/>
              <w:rPr>
                <w:color w:val="000000" w:themeColor="text1"/>
              </w:rPr>
            </w:pPr>
            <w:r w:rsidRPr="000D21C0">
              <w:rPr>
                <w:color w:val="000000" w:themeColor="text1"/>
              </w:rPr>
              <w:t>Eritrean, Ethiopia-</w:t>
            </w:r>
            <w:proofErr w:type="spellStart"/>
            <w:r w:rsidRPr="000D21C0">
              <w:rPr>
                <w:color w:val="000000" w:themeColor="text1"/>
              </w:rPr>
              <w:t>eritrea</w:t>
            </w:r>
            <w:proofErr w:type="spellEnd"/>
            <w:r w:rsidRPr="000D21C0">
              <w:rPr>
                <w:color w:val="000000" w:themeColor="text1"/>
              </w:rPr>
              <w:t xml:space="preserve">, Ethiopian, “from Ethiopia,” “people’s liberation war,” “independence war,” </w:t>
            </w:r>
            <w:proofErr w:type="spellStart"/>
            <w:r w:rsidRPr="000D21C0">
              <w:rPr>
                <w:color w:val="000000" w:themeColor="text1"/>
              </w:rPr>
              <w:t>Derg</w:t>
            </w:r>
            <w:proofErr w:type="spellEnd"/>
            <w:r w:rsidRPr="000D21C0">
              <w:rPr>
                <w:color w:val="000000" w:themeColor="text1"/>
              </w:rPr>
              <w:t xml:space="preserve"> Regime, “to </w:t>
            </w:r>
            <w:proofErr w:type="spellStart"/>
            <w:r w:rsidRPr="000D21C0">
              <w:rPr>
                <w:color w:val="000000" w:themeColor="text1"/>
              </w:rPr>
              <w:t>sudan</w:t>
            </w:r>
            <w:proofErr w:type="spellEnd"/>
            <w:r w:rsidRPr="000D21C0">
              <w:rPr>
                <w:color w:val="000000" w:themeColor="text1"/>
              </w:rPr>
              <w:t>”</w:t>
            </w:r>
          </w:p>
        </w:tc>
        <w:tc>
          <w:tcPr>
            <w:tcW w:w="810" w:type="dxa"/>
          </w:tcPr>
          <w:p w14:paraId="20207FE7" w14:textId="77777777" w:rsidR="0043448C" w:rsidRPr="000D21C0" w:rsidRDefault="0043448C" w:rsidP="0043448C">
            <w:pPr>
              <w:spacing w:line="259" w:lineRule="auto"/>
              <w:rPr>
                <w:color w:val="000000" w:themeColor="text1"/>
              </w:rPr>
            </w:pPr>
            <w:r w:rsidRPr="000D21C0">
              <w:rPr>
                <w:color w:val="000000" w:themeColor="text1"/>
              </w:rPr>
              <w:t>1984-2025</w:t>
            </w:r>
          </w:p>
        </w:tc>
        <w:tc>
          <w:tcPr>
            <w:tcW w:w="6205" w:type="dxa"/>
          </w:tcPr>
          <w:p w14:paraId="19D794C4" w14:textId="77777777" w:rsidR="0043448C" w:rsidRPr="000D21C0" w:rsidRDefault="0043448C" w:rsidP="0043448C">
            <w:pPr>
              <w:spacing w:line="259" w:lineRule="auto"/>
              <w:rPr>
                <w:color w:val="000000" w:themeColor="text1"/>
              </w:rPr>
            </w:pPr>
            <w:r w:rsidRPr="000D21C0">
              <w:rPr>
                <w:color w:val="000000" w:themeColor="text1"/>
              </w:rPr>
              <w:t>“Ethiopia-</w:t>
            </w:r>
            <w:proofErr w:type="spellStart"/>
            <w:r w:rsidRPr="000D21C0">
              <w:rPr>
                <w:color w:val="000000" w:themeColor="text1"/>
              </w:rPr>
              <w:t>eritrea</w:t>
            </w:r>
            <w:proofErr w:type="spellEnd"/>
            <w:r w:rsidRPr="000D21C0">
              <w:rPr>
                <w:color w:val="000000" w:themeColor="text1"/>
              </w:rPr>
              <w:t>” or “</w:t>
            </w:r>
            <w:proofErr w:type="spellStart"/>
            <w:r w:rsidRPr="000D21C0">
              <w:rPr>
                <w:color w:val="000000" w:themeColor="text1"/>
              </w:rPr>
              <w:t>eritrean</w:t>
            </w:r>
            <w:proofErr w:type="spellEnd"/>
            <w:r w:rsidRPr="000D21C0">
              <w:rPr>
                <w:color w:val="000000" w:themeColor="text1"/>
              </w:rPr>
              <w:t xml:space="preserve"> war” or “</w:t>
            </w:r>
            <w:r w:rsidRPr="000D21C0">
              <w:rPr>
                <w:color w:val="000000" w:themeColor="text1"/>
              </w:rPr>
              <w:pgNum/>
            </w:r>
            <w:r w:rsidRPr="000D21C0">
              <w:rPr>
                <w:color w:val="000000" w:themeColor="text1"/>
              </w:rPr>
              <w:pgNum/>
            </w:r>
            <w:proofErr w:type="spellStart"/>
            <w:r w:rsidRPr="000D21C0">
              <w:rPr>
                <w:color w:val="000000" w:themeColor="text1"/>
              </w:rPr>
              <w:t>olom</w:t>
            </w:r>
            <w:proofErr w:type="spellEnd"/>
            <w:r w:rsidRPr="000D21C0">
              <w:rPr>
                <w:color w:val="000000" w:themeColor="text1"/>
              </w:rPr>
              <w:pgNum/>
            </w:r>
            <w:r w:rsidRPr="000D21C0">
              <w:rPr>
                <w:color w:val="000000" w:themeColor="text1"/>
              </w:rPr>
              <w:t>r</w:t>
            </w:r>
            <w:r w:rsidRPr="000D21C0">
              <w:rPr>
                <w:color w:val="000000" w:themeColor="text1"/>
              </w:rPr>
              <w:pgNum/>
            </w:r>
            <w:r w:rsidRPr="000D21C0">
              <w:rPr>
                <w:color w:val="000000" w:themeColor="text1"/>
              </w:rPr>
              <w:t xml:space="preserve"> civil war” or “Eritrean independence” or “red terror campaign” or “</w:t>
            </w:r>
            <w:proofErr w:type="spellStart"/>
            <w:r w:rsidRPr="000D21C0">
              <w:rPr>
                <w:color w:val="000000" w:themeColor="text1"/>
              </w:rPr>
              <w:t>eritrean</w:t>
            </w:r>
            <w:proofErr w:type="spellEnd"/>
            <w:r w:rsidRPr="000D21C0">
              <w:rPr>
                <w:color w:val="000000" w:themeColor="text1"/>
              </w:rPr>
              <w:t xml:space="preserve"> liberation”</w:t>
            </w:r>
          </w:p>
        </w:tc>
      </w:tr>
      <w:tr w:rsidR="0043448C" w:rsidRPr="000D21C0" w14:paraId="10073B97" w14:textId="77777777" w:rsidTr="008F31F1">
        <w:tc>
          <w:tcPr>
            <w:tcW w:w="1709" w:type="dxa"/>
            <w:vAlign w:val="bottom"/>
          </w:tcPr>
          <w:p w14:paraId="181B31F2" w14:textId="77777777" w:rsidR="0043448C" w:rsidRPr="000D21C0" w:rsidRDefault="0043448C" w:rsidP="0043448C">
            <w:pPr>
              <w:spacing w:line="259" w:lineRule="auto"/>
              <w:rPr>
                <w:color w:val="000000" w:themeColor="text1"/>
              </w:rPr>
            </w:pPr>
            <w:r w:rsidRPr="000D21C0">
              <w:rPr>
                <w:color w:val="000000" w:themeColor="text1"/>
              </w:rPr>
              <w:t xml:space="preserve">Rhodesia War </w:t>
            </w:r>
          </w:p>
        </w:tc>
        <w:tc>
          <w:tcPr>
            <w:tcW w:w="910" w:type="dxa"/>
            <w:vAlign w:val="bottom"/>
          </w:tcPr>
          <w:p w14:paraId="6657C13E" w14:textId="77777777" w:rsidR="0043448C" w:rsidRPr="000D21C0" w:rsidRDefault="0043448C" w:rsidP="0043448C">
            <w:pPr>
              <w:spacing w:line="259" w:lineRule="auto"/>
              <w:rPr>
                <w:color w:val="000000" w:themeColor="text1"/>
              </w:rPr>
            </w:pPr>
            <w:r w:rsidRPr="000D21C0">
              <w:rPr>
                <w:color w:val="000000" w:themeColor="text1"/>
              </w:rPr>
              <w:t>1964-1979</w:t>
            </w:r>
          </w:p>
        </w:tc>
        <w:tc>
          <w:tcPr>
            <w:tcW w:w="3316" w:type="dxa"/>
          </w:tcPr>
          <w:p w14:paraId="4F9D476E" w14:textId="77777777" w:rsidR="0043448C" w:rsidRPr="000D21C0" w:rsidRDefault="0043448C" w:rsidP="0043448C">
            <w:pPr>
              <w:spacing w:line="259" w:lineRule="auto"/>
              <w:rPr>
                <w:color w:val="000000" w:themeColor="text1"/>
              </w:rPr>
            </w:pPr>
            <w:r w:rsidRPr="000D21C0">
              <w:rPr>
                <w:color w:val="000000" w:themeColor="text1"/>
              </w:rPr>
              <w:t>Rhodesian, Zimbabwean, from Zimbabwe, from Rhodesia, chimurenga, bush war</w:t>
            </w:r>
          </w:p>
          <w:p w14:paraId="5FCA33FB" w14:textId="77777777" w:rsidR="0043448C" w:rsidRPr="000D21C0" w:rsidRDefault="0043448C" w:rsidP="0043448C">
            <w:pPr>
              <w:spacing w:line="259" w:lineRule="auto"/>
              <w:rPr>
                <w:color w:val="000000" w:themeColor="text1"/>
              </w:rPr>
            </w:pPr>
          </w:p>
        </w:tc>
        <w:tc>
          <w:tcPr>
            <w:tcW w:w="810" w:type="dxa"/>
          </w:tcPr>
          <w:p w14:paraId="6B390909" w14:textId="77777777" w:rsidR="0043448C" w:rsidRPr="000D21C0" w:rsidRDefault="0043448C" w:rsidP="0043448C">
            <w:pPr>
              <w:spacing w:line="259" w:lineRule="auto"/>
              <w:rPr>
                <w:color w:val="000000" w:themeColor="text1"/>
              </w:rPr>
            </w:pPr>
            <w:r w:rsidRPr="000D21C0">
              <w:rPr>
                <w:color w:val="000000" w:themeColor="text1"/>
              </w:rPr>
              <w:t>1964-2025</w:t>
            </w:r>
          </w:p>
        </w:tc>
        <w:tc>
          <w:tcPr>
            <w:tcW w:w="6205" w:type="dxa"/>
          </w:tcPr>
          <w:p w14:paraId="061C8AD8" w14:textId="77777777" w:rsidR="0043448C" w:rsidRPr="000D21C0" w:rsidRDefault="0043448C" w:rsidP="0043448C">
            <w:pPr>
              <w:spacing w:line="259" w:lineRule="auto"/>
              <w:rPr>
                <w:color w:val="000000" w:themeColor="text1"/>
              </w:rPr>
            </w:pPr>
            <w:r w:rsidRPr="000D21C0">
              <w:rPr>
                <w:color w:val="000000" w:themeColor="text1"/>
              </w:rPr>
              <w:t xml:space="preserve"> “Rhodesian bush war” or “Zimbabwe liberation” or “Rhodesian uprising” or “uprising of 1979” or “1979 uprising” or “Rhodesian insurgency” or “chimurenga II” or “second chimurenga” or “Zimbabwean war” or “Zimbabwean civil war” or “</w:t>
            </w:r>
            <w:proofErr w:type="spellStart"/>
            <w:r w:rsidRPr="000D21C0">
              <w:rPr>
                <w:color w:val="000000" w:themeColor="text1"/>
              </w:rPr>
              <w:t>lancester</w:t>
            </w:r>
            <w:proofErr w:type="spellEnd"/>
            <w:r w:rsidRPr="000D21C0">
              <w:rPr>
                <w:color w:val="000000" w:themeColor="text1"/>
              </w:rPr>
              <w:t xml:space="preserve"> house agreement” or “Zimbabwe war of independence”</w:t>
            </w:r>
          </w:p>
        </w:tc>
      </w:tr>
      <w:tr w:rsidR="0043448C" w:rsidRPr="000D21C0" w14:paraId="7A6C71D6" w14:textId="77777777" w:rsidTr="008F31F1">
        <w:tc>
          <w:tcPr>
            <w:tcW w:w="1709" w:type="dxa"/>
            <w:vAlign w:val="bottom"/>
          </w:tcPr>
          <w:p w14:paraId="0085CF66" w14:textId="77777777" w:rsidR="0043448C" w:rsidRPr="000D21C0" w:rsidRDefault="0043448C" w:rsidP="0043448C">
            <w:pPr>
              <w:spacing w:line="259" w:lineRule="auto"/>
              <w:rPr>
                <w:color w:val="000000" w:themeColor="text1"/>
              </w:rPr>
            </w:pPr>
            <w:r w:rsidRPr="000D21C0">
              <w:rPr>
                <w:color w:val="000000" w:themeColor="text1"/>
              </w:rPr>
              <w:t>Afghan Civil War</w:t>
            </w:r>
          </w:p>
        </w:tc>
        <w:tc>
          <w:tcPr>
            <w:tcW w:w="910" w:type="dxa"/>
            <w:vAlign w:val="bottom"/>
          </w:tcPr>
          <w:p w14:paraId="287230BB" w14:textId="77777777" w:rsidR="0043448C" w:rsidRPr="000D21C0" w:rsidRDefault="0043448C" w:rsidP="0043448C">
            <w:pPr>
              <w:spacing w:line="259" w:lineRule="auto"/>
              <w:rPr>
                <w:color w:val="000000" w:themeColor="text1"/>
              </w:rPr>
            </w:pPr>
            <w:r w:rsidRPr="000D21C0">
              <w:rPr>
                <w:color w:val="000000" w:themeColor="text1"/>
              </w:rPr>
              <w:t>1992-6</w:t>
            </w:r>
          </w:p>
        </w:tc>
        <w:tc>
          <w:tcPr>
            <w:tcW w:w="3316" w:type="dxa"/>
          </w:tcPr>
          <w:p w14:paraId="3FC44403" w14:textId="77777777" w:rsidR="0043448C" w:rsidRPr="000D21C0" w:rsidRDefault="0043448C" w:rsidP="0043448C">
            <w:pPr>
              <w:spacing w:line="259" w:lineRule="auto"/>
              <w:rPr>
                <w:color w:val="000000" w:themeColor="text1"/>
              </w:rPr>
            </w:pPr>
          </w:p>
        </w:tc>
        <w:tc>
          <w:tcPr>
            <w:tcW w:w="810" w:type="dxa"/>
          </w:tcPr>
          <w:p w14:paraId="6771F068" w14:textId="77777777" w:rsidR="0043448C" w:rsidRPr="000D21C0" w:rsidRDefault="0043448C" w:rsidP="0043448C">
            <w:pPr>
              <w:spacing w:line="259" w:lineRule="auto"/>
              <w:rPr>
                <w:color w:val="000000" w:themeColor="text1"/>
              </w:rPr>
            </w:pPr>
            <w:r w:rsidRPr="000D21C0">
              <w:rPr>
                <w:color w:val="000000" w:themeColor="text1"/>
              </w:rPr>
              <w:t>1992-2025</w:t>
            </w:r>
          </w:p>
        </w:tc>
        <w:tc>
          <w:tcPr>
            <w:tcW w:w="6205" w:type="dxa"/>
          </w:tcPr>
          <w:p w14:paraId="1920A8B0" w14:textId="77777777" w:rsidR="0043448C" w:rsidRPr="000D21C0" w:rsidRDefault="0043448C" w:rsidP="0043448C">
            <w:pPr>
              <w:spacing w:line="259" w:lineRule="auto"/>
              <w:rPr>
                <w:color w:val="000000" w:themeColor="text1"/>
              </w:rPr>
            </w:pPr>
            <w:r w:rsidRPr="000D21C0">
              <w:rPr>
                <w:color w:val="000000" w:themeColor="text1"/>
              </w:rPr>
              <w:t>afghan civil war</w:t>
            </w:r>
          </w:p>
          <w:p w14:paraId="14F438CA" w14:textId="77777777" w:rsidR="0043448C" w:rsidRPr="000D21C0" w:rsidRDefault="0043448C" w:rsidP="0043448C">
            <w:pPr>
              <w:spacing w:line="259" w:lineRule="auto"/>
              <w:rPr>
                <w:color w:val="000000" w:themeColor="text1"/>
              </w:rPr>
            </w:pPr>
            <w:r w:rsidRPr="000D21C0">
              <w:rPr>
                <w:color w:val="000000" w:themeColor="text1"/>
              </w:rPr>
              <w:t xml:space="preserve">civil war in </w:t>
            </w:r>
            <w:proofErr w:type="spellStart"/>
            <w:r w:rsidRPr="000D21C0">
              <w:rPr>
                <w:color w:val="000000" w:themeColor="text1"/>
              </w:rPr>
              <w:t>afghanistan</w:t>
            </w:r>
            <w:proofErr w:type="spellEnd"/>
          </w:p>
          <w:p w14:paraId="7833507B" w14:textId="77777777" w:rsidR="0043448C" w:rsidRPr="000D21C0" w:rsidRDefault="0043448C" w:rsidP="0043448C">
            <w:pPr>
              <w:spacing w:line="259" w:lineRule="auto"/>
              <w:rPr>
                <w:color w:val="000000" w:themeColor="text1"/>
              </w:rPr>
            </w:pPr>
            <w:proofErr w:type="spellStart"/>
            <w:r w:rsidRPr="000D21C0">
              <w:rPr>
                <w:color w:val="000000" w:themeColor="text1"/>
              </w:rPr>
              <w:t>afghanistan</w:t>
            </w:r>
            <w:proofErr w:type="spellEnd"/>
            <w:r w:rsidRPr="000D21C0">
              <w:rPr>
                <w:color w:val="000000" w:themeColor="text1"/>
              </w:rPr>
              <w:t xml:space="preserve"> civil war</w:t>
            </w:r>
          </w:p>
          <w:p w14:paraId="63A37A3D" w14:textId="77777777" w:rsidR="0043448C" w:rsidRPr="000D21C0" w:rsidRDefault="0043448C" w:rsidP="0043448C">
            <w:pPr>
              <w:spacing w:line="259" w:lineRule="auto"/>
              <w:rPr>
                <w:color w:val="000000" w:themeColor="text1"/>
              </w:rPr>
            </w:pPr>
            <w:r w:rsidRPr="000D21C0">
              <w:rPr>
                <w:color w:val="000000" w:themeColor="text1"/>
              </w:rPr>
              <w:t>Afghanistan in the 1990s</w:t>
            </w:r>
          </w:p>
          <w:p w14:paraId="1195643C" w14:textId="77777777" w:rsidR="0043448C" w:rsidRPr="000D21C0" w:rsidRDefault="0043448C" w:rsidP="0043448C">
            <w:pPr>
              <w:spacing w:line="259" w:lineRule="auto"/>
              <w:rPr>
                <w:color w:val="000000" w:themeColor="text1"/>
              </w:rPr>
            </w:pPr>
            <w:r w:rsidRPr="000D21C0">
              <w:rPr>
                <w:color w:val="000000" w:themeColor="text1"/>
              </w:rPr>
              <w:t>1990s Afghanistan</w:t>
            </w:r>
          </w:p>
          <w:p w14:paraId="2B32FEC1" w14:textId="77777777" w:rsidR="0043448C" w:rsidRPr="000D21C0" w:rsidRDefault="0043448C" w:rsidP="0043448C">
            <w:pPr>
              <w:spacing w:line="259" w:lineRule="auto"/>
              <w:rPr>
                <w:color w:val="000000" w:themeColor="text1"/>
              </w:rPr>
            </w:pPr>
            <w:r w:rsidRPr="000D21C0">
              <w:rPr>
                <w:color w:val="000000" w:themeColor="text1"/>
              </w:rPr>
              <w:t>Taliban in the 1990s</w:t>
            </w:r>
          </w:p>
          <w:p w14:paraId="5E640B5A" w14:textId="77777777" w:rsidR="0043448C" w:rsidRPr="000D21C0" w:rsidRDefault="0043448C" w:rsidP="0043448C">
            <w:pPr>
              <w:spacing w:line="259" w:lineRule="auto"/>
              <w:rPr>
                <w:color w:val="000000" w:themeColor="text1"/>
              </w:rPr>
            </w:pPr>
            <w:r w:rsidRPr="000D21C0">
              <w:rPr>
                <w:color w:val="000000" w:themeColor="text1"/>
              </w:rPr>
              <w:t>Intra-mujahideen</w:t>
            </w:r>
          </w:p>
          <w:p w14:paraId="3F146259" w14:textId="77777777" w:rsidR="0043448C" w:rsidRPr="000D21C0" w:rsidRDefault="0043448C" w:rsidP="0043448C">
            <w:pPr>
              <w:spacing w:line="259" w:lineRule="auto"/>
              <w:rPr>
                <w:color w:val="000000" w:themeColor="text1"/>
              </w:rPr>
            </w:pPr>
            <w:r w:rsidRPr="000D21C0">
              <w:rPr>
                <w:color w:val="000000" w:themeColor="text1"/>
              </w:rPr>
              <w:t>Battle for Kabul</w:t>
            </w:r>
          </w:p>
          <w:p w14:paraId="0C0DC455" w14:textId="77777777" w:rsidR="0043448C" w:rsidRPr="000D21C0" w:rsidRDefault="0043448C" w:rsidP="0043448C">
            <w:pPr>
              <w:spacing w:line="259" w:lineRule="auto"/>
              <w:rPr>
                <w:color w:val="000000" w:themeColor="text1"/>
              </w:rPr>
            </w:pPr>
            <w:proofErr w:type="spellStart"/>
            <w:r w:rsidRPr="000D21C0">
              <w:rPr>
                <w:color w:val="000000" w:themeColor="text1"/>
              </w:rPr>
              <w:t>Peshwar</w:t>
            </w:r>
            <w:proofErr w:type="spellEnd"/>
            <w:r w:rsidRPr="000D21C0">
              <w:rPr>
                <w:color w:val="000000" w:themeColor="text1"/>
              </w:rPr>
              <w:t xml:space="preserve"> accord collapse</w:t>
            </w:r>
          </w:p>
          <w:p w14:paraId="073195BF" w14:textId="77777777" w:rsidR="0043448C" w:rsidRPr="000D21C0" w:rsidRDefault="0043448C" w:rsidP="0043448C">
            <w:pPr>
              <w:spacing w:line="259" w:lineRule="auto"/>
              <w:rPr>
                <w:color w:val="000000" w:themeColor="text1"/>
              </w:rPr>
            </w:pPr>
            <w:r w:rsidRPr="000D21C0">
              <w:rPr>
                <w:color w:val="000000" w:themeColor="text1"/>
              </w:rPr>
              <w:t>Rise of the Taliban</w:t>
            </w:r>
          </w:p>
          <w:p w14:paraId="144A81F4" w14:textId="77777777" w:rsidR="0043448C" w:rsidRPr="000D21C0" w:rsidRDefault="0043448C" w:rsidP="0043448C">
            <w:pPr>
              <w:spacing w:line="259" w:lineRule="auto"/>
              <w:rPr>
                <w:color w:val="000000" w:themeColor="text1"/>
              </w:rPr>
            </w:pPr>
            <w:r w:rsidRPr="000D21C0">
              <w:rPr>
                <w:color w:val="000000" w:themeColor="text1"/>
              </w:rPr>
              <w:t>Northern alliance formation</w:t>
            </w:r>
          </w:p>
          <w:p w14:paraId="09681EA6" w14:textId="77777777" w:rsidR="0043448C" w:rsidRPr="000D21C0" w:rsidRDefault="0043448C" w:rsidP="0043448C">
            <w:pPr>
              <w:spacing w:line="259" w:lineRule="auto"/>
              <w:rPr>
                <w:color w:val="000000" w:themeColor="text1"/>
              </w:rPr>
            </w:pPr>
            <w:r w:rsidRPr="000D21C0">
              <w:rPr>
                <w:color w:val="000000" w:themeColor="text1"/>
              </w:rPr>
              <w:t>Post-</w:t>
            </w:r>
            <w:proofErr w:type="spellStart"/>
            <w:r w:rsidRPr="000D21C0">
              <w:rPr>
                <w:color w:val="000000" w:themeColor="text1"/>
              </w:rPr>
              <w:t>najibullah</w:t>
            </w:r>
            <w:proofErr w:type="spellEnd"/>
          </w:p>
        </w:tc>
      </w:tr>
      <w:tr w:rsidR="0043448C" w:rsidRPr="000D21C0" w14:paraId="71ADDC67" w14:textId="77777777" w:rsidTr="008F31F1">
        <w:tc>
          <w:tcPr>
            <w:tcW w:w="1709" w:type="dxa"/>
            <w:vAlign w:val="bottom"/>
          </w:tcPr>
          <w:p w14:paraId="2D580D0A" w14:textId="77777777" w:rsidR="0043448C" w:rsidRPr="000D21C0" w:rsidRDefault="0043448C" w:rsidP="0043448C">
            <w:pPr>
              <w:spacing w:line="259" w:lineRule="auto"/>
              <w:rPr>
                <w:color w:val="000000" w:themeColor="text1"/>
              </w:rPr>
            </w:pPr>
            <w:r w:rsidRPr="000D21C0">
              <w:rPr>
                <w:color w:val="000000" w:themeColor="text1"/>
              </w:rPr>
              <w:t xml:space="preserve">Afghanistan’s Soviet invasion </w:t>
            </w:r>
          </w:p>
        </w:tc>
        <w:tc>
          <w:tcPr>
            <w:tcW w:w="910" w:type="dxa"/>
            <w:vAlign w:val="bottom"/>
          </w:tcPr>
          <w:p w14:paraId="25F8FA7F" w14:textId="77777777" w:rsidR="0043448C" w:rsidRPr="000D21C0" w:rsidRDefault="0043448C" w:rsidP="0043448C">
            <w:pPr>
              <w:spacing w:line="259" w:lineRule="auto"/>
              <w:rPr>
                <w:color w:val="000000" w:themeColor="text1"/>
              </w:rPr>
            </w:pPr>
            <w:r w:rsidRPr="000D21C0">
              <w:rPr>
                <w:color w:val="000000" w:themeColor="text1"/>
              </w:rPr>
              <w:t>1979-1989</w:t>
            </w:r>
          </w:p>
        </w:tc>
        <w:tc>
          <w:tcPr>
            <w:tcW w:w="3316" w:type="dxa"/>
          </w:tcPr>
          <w:p w14:paraId="5BAEA703" w14:textId="77777777" w:rsidR="0043448C" w:rsidRPr="000D21C0" w:rsidRDefault="0043448C" w:rsidP="0043448C">
            <w:pPr>
              <w:spacing w:line="259" w:lineRule="auto"/>
              <w:rPr>
                <w:color w:val="000000" w:themeColor="text1"/>
              </w:rPr>
            </w:pPr>
            <w:r w:rsidRPr="000D21C0">
              <w:rPr>
                <w:color w:val="000000" w:themeColor="text1"/>
              </w:rPr>
              <w:t>Soviet, afghan, afghani, mujahideen, Muslim, tribal, “from Russian,” “from Soviet,” Kabul</w:t>
            </w:r>
          </w:p>
        </w:tc>
        <w:tc>
          <w:tcPr>
            <w:tcW w:w="810" w:type="dxa"/>
          </w:tcPr>
          <w:p w14:paraId="564A05DD" w14:textId="77777777" w:rsidR="0043448C" w:rsidRPr="000D21C0" w:rsidRDefault="0043448C" w:rsidP="0043448C">
            <w:pPr>
              <w:spacing w:line="259" w:lineRule="auto"/>
              <w:rPr>
                <w:color w:val="000000" w:themeColor="text1"/>
              </w:rPr>
            </w:pPr>
            <w:r w:rsidRPr="000D21C0">
              <w:rPr>
                <w:color w:val="000000" w:themeColor="text1"/>
              </w:rPr>
              <w:t>1989-2025</w:t>
            </w:r>
          </w:p>
        </w:tc>
        <w:tc>
          <w:tcPr>
            <w:tcW w:w="6205" w:type="dxa"/>
          </w:tcPr>
          <w:p w14:paraId="70CFDF13" w14:textId="77777777" w:rsidR="0043448C" w:rsidRPr="000D21C0" w:rsidRDefault="0043448C" w:rsidP="0043448C">
            <w:pPr>
              <w:spacing w:line="259" w:lineRule="auto"/>
              <w:rPr>
                <w:color w:val="000000" w:themeColor="text1"/>
              </w:rPr>
            </w:pPr>
            <w:r w:rsidRPr="000D21C0">
              <w:rPr>
                <w:color w:val="000000" w:themeColor="text1"/>
              </w:rPr>
              <w:t>[“1979” or “1979-1989” and “soviet invasion”] Or [“Soviet” or “USSR” any of these: “invasion of Afghanistan” or “afghan invasion” or “afghan war”] or “soviet-afghan war” or “soviet occupation of Afghanistan” or “USSR in Afghanistan”</w:t>
            </w:r>
          </w:p>
        </w:tc>
      </w:tr>
      <w:tr w:rsidR="0043448C" w:rsidRPr="000D21C0" w14:paraId="7E91658E" w14:textId="77777777" w:rsidTr="008F31F1">
        <w:tc>
          <w:tcPr>
            <w:tcW w:w="1709" w:type="dxa"/>
            <w:vAlign w:val="bottom"/>
          </w:tcPr>
          <w:p w14:paraId="35ED490A" w14:textId="77777777" w:rsidR="0043448C" w:rsidRPr="000D21C0" w:rsidRDefault="0043448C" w:rsidP="0043448C">
            <w:pPr>
              <w:spacing w:line="259" w:lineRule="auto"/>
              <w:rPr>
                <w:color w:val="000000" w:themeColor="text1"/>
              </w:rPr>
            </w:pPr>
            <w:r w:rsidRPr="000D21C0">
              <w:rPr>
                <w:color w:val="000000" w:themeColor="text1"/>
              </w:rPr>
              <w:t>Afghanistan Civil War</w:t>
            </w:r>
          </w:p>
        </w:tc>
        <w:tc>
          <w:tcPr>
            <w:tcW w:w="910" w:type="dxa"/>
            <w:vAlign w:val="bottom"/>
          </w:tcPr>
          <w:p w14:paraId="6B17D494" w14:textId="77777777" w:rsidR="0043448C" w:rsidRPr="000D21C0" w:rsidRDefault="0043448C" w:rsidP="0043448C">
            <w:pPr>
              <w:spacing w:line="259" w:lineRule="auto"/>
              <w:rPr>
                <w:color w:val="000000" w:themeColor="text1"/>
              </w:rPr>
            </w:pPr>
            <w:r w:rsidRPr="000D21C0">
              <w:rPr>
                <w:color w:val="000000" w:themeColor="text1"/>
              </w:rPr>
              <w:t>1992-6</w:t>
            </w:r>
          </w:p>
        </w:tc>
        <w:tc>
          <w:tcPr>
            <w:tcW w:w="3316" w:type="dxa"/>
          </w:tcPr>
          <w:p w14:paraId="0C432AB4" w14:textId="77777777" w:rsidR="0043448C" w:rsidRPr="000D21C0" w:rsidRDefault="0043448C" w:rsidP="0043448C">
            <w:pPr>
              <w:spacing w:line="259" w:lineRule="auto"/>
              <w:rPr>
                <w:color w:val="000000" w:themeColor="text1"/>
              </w:rPr>
            </w:pPr>
            <w:r w:rsidRPr="000D21C0">
              <w:rPr>
                <w:color w:val="000000" w:themeColor="text1"/>
              </w:rPr>
              <w:t xml:space="preserve">Afghan, Afghani, Pashtun, Taliban, Kabul, mujahideen, </w:t>
            </w:r>
            <w:proofErr w:type="spellStart"/>
            <w:r w:rsidRPr="000D21C0">
              <w:rPr>
                <w:color w:val="000000" w:themeColor="text1"/>
              </w:rPr>
              <w:t>Kehmatyar</w:t>
            </w:r>
            <w:proofErr w:type="spellEnd"/>
            <w:r w:rsidRPr="000D21C0">
              <w:rPr>
                <w:color w:val="000000" w:themeColor="text1"/>
              </w:rPr>
              <w:t xml:space="preserve">, </w:t>
            </w:r>
            <w:proofErr w:type="spellStart"/>
            <w:r w:rsidRPr="000D21C0">
              <w:rPr>
                <w:color w:val="000000" w:themeColor="text1"/>
              </w:rPr>
              <w:t>Massoud</w:t>
            </w:r>
            <w:proofErr w:type="spellEnd"/>
            <w:r w:rsidRPr="000D21C0">
              <w:rPr>
                <w:color w:val="000000" w:themeColor="text1"/>
              </w:rPr>
              <w:t xml:space="preserve">, Dostum, </w:t>
            </w:r>
          </w:p>
        </w:tc>
        <w:tc>
          <w:tcPr>
            <w:tcW w:w="810" w:type="dxa"/>
          </w:tcPr>
          <w:p w14:paraId="07C9F577" w14:textId="77777777" w:rsidR="0043448C" w:rsidRPr="000D21C0" w:rsidRDefault="0043448C" w:rsidP="0043448C">
            <w:pPr>
              <w:spacing w:line="259" w:lineRule="auto"/>
              <w:rPr>
                <w:color w:val="000000" w:themeColor="text1"/>
              </w:rPr>
            </w:pPr>
          </w:p>
        </w:tc>
        <w:tc>
          <w:tcPr>
            <w:tcW w:w="6205" w:type="dxa"/>
          </w:tcPr>
          <w:p w14:paraId="69DA80F0" w14:textId="77777777" w:rsidR="0043448C" w:rsidRPr="000D21C0" w:rsidRDefault="0043448C" w:rsidP="0043448C">
            <w:pPr>
              <w:spacing w:line="259" w:lineRule="auto"/>
              <w:rPr>
                <w:color w:val="000000" w:themeColor="text1"/>
              </w:rPr>
            </w:pPr>
          </w:p>
        </w:tc>
      </w:tr>
      <w:tr w:rsidR="0043448C" w:rsidRPr="000D21C0" w14:paraId="14200A78" w14:textId="77777777" w:rsidTr="008F31F1">
        <w:tc>
          <w:tcPr>
            <w:tcW w:w="1709" w:type="dxa"/>
            <w:vAlign w:val="bottom"/>
          </w:tcPr>
          <w:p w14:paraId="2AF1E7C8" w14:textId="77777777" w:rsidR="0043448C" w:rsidRPr="000D21C0" w:rsidRDefault="0043448C" w:rsidP="0043448C">
            <w:pPr>
              <w:spacing w:line="259" w:lineRule="auto"/>
              <w:rPr>
                <w:color w:val="000000" w:themeColor="text1"/>
              </w:rPr>
            </w:pPr>
            <w:r w:rsidRPr="000D21C0">
              <w:rPr>
                <w:color w:val="000000" w:themeColor="text1"/>
              </w:rPr>
              <w:t xml:space="preserve">Central American wars </w:t>
            </w:r>
          </w:p>
          <w:p w14:paraId="1D55AC6A" w14:textId="77777777" w:rsidR="0043448C" w:rsidRPr="000D21C0" w:rsidRDefault="0043448C" w:rsidP="0043448C">
            <w:pPr>
              <w:spacing w:line="259" w:lineRule="auto"/>
              <w:rPr>
                <w:color w:val="000000" w:themeColor="text1"/>
              </w:rPr>
            </w:pPr>
          </w:p>
          <w:p w14:paraId="7AC4204B" w14:textId="77777777" w:rsidR="0043448C" w:rsidRPr="000D21C0" w:rsidRDefault="0043448C" w:rsidP="0043448C">
            <w:pPr>
              <w:spacing w:line="259" w:lineRule="auto"/>
              <w:rPr>
                <w:color w:val="000000" w:themeColor="text1"/>
              </w:rPr>
            </w:pPr>
          </w:p>
          <w:p w14:paraId="5117C984" w14:textId="77777777" w:rsidR="0043448C" w:rsidRPr="000D21C0" w:rsidRDefault="0043448C" w:rsidP="0043448C">
            <w:pPr>
              <w:spacing w:line="259" w:lineRule="auto"/>
              <w:rPr>
                <w:color w:val="000000" w:themeColor="text1"/>
              </w:rPr>
            </w:pPr>
          </w:p>
          <w:p w14:paraId="189AB8ED" w14:textId="77777777" w:rsidR="0043448C" w:rsidRPr="000D21C0" w:rsidRDefault="0043448C" w:rsidP="0043448C">
            <w:pPr>
              <w:spacing w:line="259" w:lineRule="auto"/>
              <w:rPr>
                <w:color w:val="000000" w:themeColor="text1"/>
              </w:rPr>
            </w:pPr>
          </w:p>
        </w:tc>
        <w:tc>
          <w:tcPr>
            <w:tcW w:w="910" w:type="dxa"/>
          </w:tcPr>
          <w:p w14:paraId="02B52C20" w14:textId="77777777" w:rsidR="0043448C" w:rsidRPr="000D21C0" w:rsidRDefault="0043448C" w:rsidP="0043448C">
            <w:pPr>
              <w:spacing w:line="259" w:lineRule="auto"/>
              <w:rPr>
                <w:color w:val="000000" w:themeColor="text1"/>
              </w:rPr>
            </w:pPr>
            <w:r w:rsidRPr="000D21C0">
              <w:rPr>
                <w:color w:val="000000" w:themeColor="text1"/>
              </w:rPr>
              <w:lastRenderedPageBreak/>
              <w:t>1979-1992</w:t>
            </w:r>
          </w:p>
        </w:tc>
        <w:tc>
          <w:tcPr>
            <w:tcW w:w="3316" w:type="dxa"/>
          </w:tcPr>
          <w:p w14:paraId="7B6A7ACC" w14:textId="77777777" w:rsidR="0043448C" w:rsidRPr="000D21C0" w:rsidRDefault="0043448C" w:rsidP="0043448C">
            <w:pPr>
              <w:spacing w:line="259" w:lineRule="auto"/>
              <w:rPr>
                <w:color w:val="000000" w:themeColor="text1"/>
              </w:rPr>
            </w:pPr>
            <w:r w:rsidRPr="000D21C0">
              <w:rPr>
                <w:color w:val="000000" w:themeColor="text1"/>
              </w:rPr>
              <w:t xml:space="preserve">Revolutionary or revolutionaries, counter-revolutionary or counter-revolutionaries, guerrilla URNG, </w:t>
            </w:r>
            <w:r w:rsidRPr="000D21C0">
              <w:rPr>
                <w:color w:val="000000" w:themeColor="text1"/>
              </w:rPr>
              <w:lastRenderedPageBreak/>
              <w:t xml:space="preserve">Zapatista, ladino, “central American,” proxies, “proxy forces, Nicaraguan, Guatemalan, Salvadoran, Honduran, Campesino, Mayan, Mestizo, Miskito, leftist, peasant, Indigenous, URNG, “from Noriega,” “from U.S.,” </w:t>
            </w:r>
            <w:proofErr w:type="spellStart"/>
            <w:r w:rsidRPr="000D21C0">
              <w:rPr>
                <w:color w:val="000000" w:themeColor="text1"/>
              </w:rPr>
              <w:t>Fmln</w:t>
            </w:r>
            <w:proofErr w:type="spellEnd"/>
            <w:r w:rsidRPr="000D21C0">
              <w:rPr>
                <w:color w:val="000000" w:themeColor="text1"/>
              </w:rPr>
              <w:t xml:space="preserve"> or “national liberation front,” “from American,” Contra or contras, Sandinista, “from Somoza,” </w:t>
            </w:r>
            <w:proofErr w:type="spellStart"/>
            <w:r w:rsidRPr="000D21C0">
              <w:rPr>
                <w:color w:val="000000" w:themeColor="text1"/>
              </w:rPr>
              <w:t>somozista</w:t>
            </w:r>
            <w:proofErr w:type="spellEnd"/>
          </w:p>
        </w:tc>
        <w:tc>
          <w:tcPr>
            <w:tcW w:w="810" w:type="dxa"/>
          </w:tcPr>
          <w:p w14:paraId="3EF5E6A3" w14:textId="77777777" w:rsidR="0043448C" w:rsidRPr="000D21C0" w:rsidRDefault="0043448C" w:rsidP="0043448C">
            <w:pPr>
              <w:spacing w:line="259" w:lineRule="auto"/>
              <w:rPr>
                <w:color w:val="000000" w:themeColor="text1"/>
              </w:rPr>
            </w:pPr>
            <w:r w:rsidRPr="000D21C0">
              <w:rPr>
                <w:color w:val="000000" w:themeColor="text1"/>
              </w:rPr>
              <w:lastRenderedPageBreak/>
              <w:t>1992-2025</w:t>
            </w:r>
          </w:p>
        </w:tc>
        <w:tc>
          <w:tcPr>
            <w:tcW w:w="6205" w:type="dxa"/>
          </w:tcPr>
          <w:p w14:paraId="7A9DD5CD"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Guatamalan</w:t>
            </w:r>
            <w:proofErr w:type="spellEnd"/>
            <w:r w:rsidRPr="000D21C0">
              <w:rPr>
                <w:color w:val="000000" w:themeColor="text1"/>
              </w:rPr>
              <w:t xml:space="preserve"> war” or “</w:t>
            </w:r>
            <w:proofErr w:type="spellStart"/>
            <w:r w:rsidRPr="000D21C0">
              <w:rPr>
                <w:color w:val="000000" w:themeColor="text1"/>
              </w:rPr>
              <w:t>guatamalan</w:t>
            </w:r>
            <w:proofErr w:type="spellEnd"/>
            <w:r w:rsidRPr="000D21C0">
              <w:rPr>
                <w:color w:val="000000" w:themeColor="text1"/>
              </w:rPr>
              <w:t xml:space="preserve"> genocide” or “central </w:t>
            </w:r>
            <w:r w:rsidRPr="000D21C0">
              <w:rPr>
                <w:color w:val="000000" w:themeColor="text1"/>
              </w:rPr>
              <w:pgNum/>
            </w:r>
            <w:r w:rsidRPr="000D21C0">
              <w:rPr>
                <w:color w:val="000000" w:themeColor="text1"/>
              </w:rPr>
              <w:pgNum/>
            </w:r>
            <w:proofErr w:type="spellStart"/>
            <w:r w:rsidRPr="000D21C0">
              <w:rPr>
                <w:color w:val="000000" w:themeColor="text1"/>
              </w:rPr>
              <w:t>olom</w:t>
            </w:r>
            <w:proofErr w:type="spellEnd"/>
            <w:r w:rsidRPr="000D21C0">
              <w:rPr>
                <w:color w:val="000000" w:themeColor="text1"/>
              </w:rPr>
              <w:pgNum/>
            </w:r>
            <w:r w:rsidRPr="000D21C0">
              <w:rPr>
                <w:color w:val="000000" w:themeColor="text1"/>
              </w:rPr>
              <w:t xml:space="preserve">r wars” or “Honduran war” or “Nicaraguan war” or “panama invasion” or “invasion of panama” or “Salvador civil </w:t>
            </w:r>
            <w:r w:rsidRPr="000D21C0">
              <w:rPr>
                <w:color w:val="000000" w:themeColor="text1"/>
              </w:rPr>
              <w:lastRenderedPageBreak/>
              <w:t>war” or “Reagan war” or “Nicaraguan revolution” or “Sandinista revolution” or “contra war” or “Reagan’s war” or “Reagan’s wars” or “FSLN”</w:t>
            </w:r>
          </w:p>
        </w:tc>
      </w:tr>
      <w:tr w:rsidR="0043448C" w:rsidRPr="000D21C0" w14:paraId="6026262B" w14:textId="77777777" w:rsidTr="008F31F1">
        <w:tc>
          <w:tcPr>
            <w:tcW w:w="1709" w:type="dxa"/>
            <w:vAlign w:val="bottom"/>
          </w:tcPr>
          <w:p w14:paraId="2C3E4DC6" w14:textId="77777777" w:rsidR="0043448C" w:rsidRPr="000D21C0" w:rsidRDefault="0043448C" w:rsidP="0043448C">
            <w:pPr>
              <w:spacing w:line="259" w:lineRule="auto"/>
              <w:rPr>
                <w:color w:val="000000" w:themeColor="text1"/>
              </w:rPr>
            </w:pPr>
            <w:r w:rsidRPr="000D21C0">
              <w:rPr>
                <w:color w:val="000000" w:themeColor="text1"/>
              </w:rPr>
              <w:lastRenderedPageBreak/>
              <w:t>Sudan Wars</w:t>
            </w:r>
          </w:p>
        </w:tc>
        <w:tc>
          <w:tcPr>
            <w:tcW w:w="910" w:type="dxa"/>
          </w:tcPr>
          <w:p w14:paraId="6D3A76E6" w14:textId="77777777" w:rsidR="0043448C" w:rsidRPr="000D21C0" w:rsidRDefault="0043448C" w:rsidP="0043448C">
            <w:pPr>
              <w:spacing w:line="259" w:lineRule="auto"/>
              <w:rPr>
                <w:color w:val="000000" w:themeColor="text1"/>
              </w:rPr>
            </w:pPr>
            <w:r w:rsidRPr="000D21C0">
              <w:rPr>
                <w:color w:val="000000" w:themeColor="text1"/>
              </w:rPr>
              <w:t>1980-2005;</w:t>
            </w:r>
          </w:p>
          <w:p w14:paraId="76F04AD0" w14:textId="77777777" w:rsidR="0043448C" w:rsidRPr="000D21C0" w:rsidRDefault="0043448C" w:rsidP="0043448C">
            <w:pPr>
              <w:spacing w:line="259" w:lineRule="auto"/>
              <w:rPr>
                <w:color w:val="000000" w:themeColor="text1"/>
              </w:rPr>
            </w:pPr>
            <w:r w:rsidRPr="000D21C0">
              <w:rPr>
                <w:color w:val="000000" w:themeColor="text1"/>
              </w:rPr>
              <w:t>2011-25</w:t>
            </w:r>
          </w:p>
        </w:tc>
        <w:tc>
          <w:tcPr>
            <w:tcW w:w="3316" w:type="dxa"/>
          </w:tcPr>
          <w:p w14:paraId="7B73181A" w14:textId="77777777" w:rsidR="0043448C" w:rsidRPr="000D21C0" w:rsidRDefault="0043448C" w:rsidP="0043448C">
            <w:pPr>
              <w:spacing w:line="259" w:lineRule="auto"/>
              <w:rPr>
                <w:color w:val="000000" w:themeColor="text1"/>
              </w:rPr>
            </w:pPr>
            <w:r w:rsidRPr="000D21C0">
              <w:rPr>
                <w:color w:val="000000" w:themeColor="text1"/>
              </w:rPr>
              <w:t xml:space="preserve">Sudan, Darfur, Kordofan, </w:t>
            </w:r>
            <w:proofErr w:type="spellStart"/>
            <w:r w:rsidRPr="000D21C0">
              <w:rPr>
                <w:color w:val="000000" w:themeColor="text1"/>
              </w:rPr>
              <w:t>Nuba</w:t>
            </w:r>
            <w:proofErr w:type="spellEnd"/>
            <w:r w:rsidRPr="000D21C0">
              <w:rPr>
                <w:color w:val="000000" w:themeColor="text1"/>
              </w:rPr>
              <w:t xml:space="preserve">, “Blue Nile,” “Upper Nile,” Juba, Bahr el Ghazal, Fur, Zaghawa, </w:t>
            </w:r>
            <w:proofErr w:type="spellStart"/>
            <w:r w:rsidRPr="000D21C0">
              <w:rPr>
                <w:color w:val="000000" w:themeColor="text1"/>
              </w:rPr>
              <w:t>Abyei</w:t>
            </w:r>
            <w:proofErr w:type="spellEnd"/>
          </w:p>
        </w:tc>
        <w:tc>
          <w:tcPr>
            <w:tcW w:w="810" w:type="dxa"/>
          </w:tcPr>
          <w:p w14:paraId="0970981B" w14:textId="77777777" w:rsidR="0043448C" w:rsidRPr="000D21C0" w:rsidRDefault="0043448C" w:rsidP="0043448C">
            <w:pPr>
              <w:spacing w:line="259" w:lineRule="auto"/>
              <w:rPr>
                <w:color w:val="000000" w:themeColor="text1"/>
              </w:rPr>
            </w:pPr>
            <w:r w:rsidRPr="000D21C0">
              <w:rPr>
                <w:color w:val="000000" w:themeColor="text1"/>
              </w:rPr>
              <w:t>1980-2025</w:t>
            </w:r>
          </w:p>
        </w:tc>
        <w:tc>
          <w:tcPr>
            <w:tcW w:w="6205" w:type="dxa"/>
          </w:tcPr>
          <w:p w14:paraId="3F88049F" w14:textId="77777777" w:rsidR="0043448C" w:rsidRPr="000D21C0" w:rsidRDefault="0043448C" w:rsidP="0043448C">
            <w:pPr>
              <w:spacing w:line="259" w:lineRule="auto"/>
              <w:rPr>
                <w:color w:val="000000" w:themeColor="text1"/>
              </w:rPr>
            </w:pPr>
          </w:p>
        </w:tc>
      </w:tr>
      <w:tr w:rsidR="0043448C" w:rsidRPr="000D21C0" w14:paraId="5B2E8938" w14:textId="77777777" w:rsidTr="008F31F1">
        <w:tc>
          <w:tcPr>
            <w:tcW w:w="1709" w:type="dxa"/>
            <w:vAlign w:val="bottom"/>
          </w:tcPr>
          <w:p w14:paraId="32933ABB" w14:textId="77777777" w:rsidR="0043448C" w:rsidRPr="000D21C0" w:rsidRDefault="0043448C" w:rsidP="0043448C">
            <w:pPr>
              <w:spacing w:line="259" w:lineRule="auto"/>
              <w:rPr>
                <w:color w:val="000000" w:themeColor="text1"/>
              </w:rPr>
            </w:pPr>
            <w:r w:rsidRPr="000D21C0">
              <w:rPr>
                <w:color w:val="000000" w:themeColor="text1"/>
              </w:rPr>
              <w:t xml:space="preserve">Cuba’s Mariel exodus </w:t>
            </w:r>
          </w:p>
        </w:tc>
        <w:tc>
          <w:tcPr>
            <w:tcW w:w="910" w:type="dxa"/>
          </w:tcPr>
          <w:p w14:paraId="5540DC1E" w14:textId="77777777" w:rsidR="0043448C" w:rsidRPr="000D21C0" w:rsidRDefault="0043448C" w:rsidP="0043448C">
            <w:pPr>
              <w:spacing w:line="259" w:lineRule="auto"/>
              <w:rPr>
                <w:color w:val="000000" w:themeColor="text1"/>
              </w:rPr>
            </w:pPr>
            <w:r w:rsidRPr="000D21C0">
              <w:rPr>
                <w:color w:val="000000" w:themeColor="text1"/>
              </w:rPr>
              <w:t>1980</w:t>
            </w:r>
          </w:p>
        </w:tc>
        <w:tc>
          <w:tcPr>
            <w:tcW w:w="3316" w:type="dxa"/>
          </w:tcPr>
          <w:p w14:paraId="34494FFA" w14:textId="77777777" w:rsidR="0043448C" w:rsidRPr="000D21C0" w:rsidRDefault="0043448C" w:rsidP="0043448C">
            <w:pPr>
              <w:spacing w:line="259" w:lineRule="auto"/>
              <w:rPr>
                <w:color w:val="000000" w:themeColor="text1"/>
              </w:rPr>
            </w:pPr>
            <w:r w:rsidRPr="000D21C0">
              <w:rPr>
                <w:color w:val="000000" w:themeColor="text1"/>
              </w:rPr>
              <w:t xml:space="preserve">Cuban, prisoners, anti-communist, “Cuban prisons,” </w:t>
            </w:r>
            <w:proofErr w:type="spellStart"/>
            <w:r w:rsidRPr="000D21C0">
              <w:rPr>
                <w:color w:val="000000" w:themeColor="text1"/>
              </w:rPr>
              <w:t>mariel</w:t>
            </w:r>
            <w:proofErr w:type="spellEnd"/>
            <w:r w:rsidRPr="000D21C0">
              <w:rPr>
                <w:color w:val="000000" w:themeColor="text1"/>
              </w:rPr>
              <w:t xml:space="preserve">, </w:t>
            </w:r>
            <w:proofErr w:type="spellStart"/>
            <w:r w:rsidRPr="000D21C0">
              <w:rPr>
                <w:color w:val="000000" w:themeColor="text1"/>
              </w:rPr>
              <w:t>Marielitos</w:t>
            </w:r>
            <w:proofErr w:type="spellEnd"/>
            <w:r w:rsidRPr="000D21C0">
              <w:rPr>
                <w:color w:val="000000" w:themeColor="text1"/>
              </w:rPr>
              <w:t>, harbor, port, boatpeople, boat, boatlift, exodus, from Castro</w:t>
            </w:r>
          </w:p>
          <w:p w14:paraId="7B8E04EE" w14:textId="77777777" w:rsidR="0043448C" w:rsidRPr="000D21C0" w:rsidRDefault="0043448C" w:rsidP="0043448C">
            <w:pPr>
              <w:spacing w:line="259" w:lineRule="auto"/>
              <w:rPr>
                <w:color w:val="000000" w:themeColor="text1"/>
              </w:rPr>
            </w:pPr>
            <w:r w:rsidRPr="000D21C0">
              <w:rPr>
                <w:color w:val="000000" w:themeColor="text1"/>
              </w:rPr>
              <w:t>from communism, from dictatorship</w:t>
            </w:r>
          </w:p>
        </w:tc>
        <w:tc>
          <w:tcPr>
            <w:tcW w:w="810" w:type="dxa"/>
          </w:tcPr>
          <w:p w14:paraId="126019DF" w14:textId="77777777" w:rsidR="0043448C" w:rsidRPr="000D21C0" w:rsidRDefault="0043448C" w:rsidP="0043448C">
            <w:pPr>
              <w:spacing w:line="259" w:lineRule="auto"/>
              <w:rPr>
                <w:color w:val="000000" w:themeColor="text1"/>
              </w:rPr>
            </w:pPr>
            <w:r w:rsidRPr="000D21C0">
              <w:rPr>
                <w:color w:val="000000" w:themeColor="text1"/>
              </w:rPr>
              <w:t>1980-2025</w:t>
            </w:r>
          </w:p>
        </w:tc>
        <w:tc>
          <w:tcPr>
            <w:tcW w:w="6205" w:type="dxa"/>
          </w:tcPr>
          <w:p w14:paraId="0BCD39C9" w14:textId="77777777" w:rsidR="0043448C" w:rsidRPr="000D21C0" w:rsidRDefault="0043448C" w:rsidP="0043448C">
            <w:pPr>
              <w:spacing w:line="259" w:lineRule="auto"/>
              <w:rPr>
                <w:color w:val="000000" w:themeColor="text1"/>
              </w:rPr>
            </w:pPr>
            <w:r w:rsidRPr="000D21C0">
              <w:rPr>
                <w:color w:val="000000" w:themeColor="text1"/>
              </w:rPr>
              <w:t>1980 or 1980s and any of these: “Cuban exodus” or “boatlift” or “</w:t>
            </w:r>
            <w:proofErr w:type="spellStart"/>
            <w:r w:rsidRPr="000D21C0">
              <w:rPr>
                <w:color w:val="000000" w:themeColor="text1"/>
              </w:rPr>
              <w:t>marielitos</w:t>
            </w:r>
            <w:proofErr w:type="spellEnd"/>
            <w:r w:rsidRPr="000D21C0">
              <w:rPr>
                <w:color w:val="000000" w:themeColor="text1"/>
              </w:rPr>
              <w:t>” or “</w:t>
            </w:r>
            <w:proofErr w:type="spellStart"/>
            <w:r w:rsidRPr="000D21C0">
              <w:rPr>
                <w:color w:val="000000" w:themeColor="text1"/>
              </w:rPr>
              <w:t>mariel</w:t>
            </w:r>
            <w:proofErr w:type="spellEnd"/>
            <w:r w:rsidRPr="000D21C0">
              <w:rPr>
                <w:color w:val="000000" w:themeColor="text1"/>
              </w:rPr>
              <w:t>” or “</w:t>
            </w:r>
            <w:r w:rsidRPr="000D21C0">
              <w:rPr>
                <w:color w:val="000000" w:themeColor="text1"/>
              </w:rPr>
              <w:pgNum/>
            </w:r>
            <w:proofErr w:type="spellStart"/>
            <w:r w:rsidRPr="000D21C0">
              <w:rPr>
                <w:color w:val="000000" w:themeColor="text1"/>
              </w:rPr>
              <w:t>olom</w:t>
            </w:r>
            <w:proofErr w:type="spellEnd"/>
            <w:r w:rsidRPr="000D21C0">
              <w:rPr>
                <w:color w:val="000000" w:themeColor="text1"/>
              </w:rPr>
              <w:t xml:space="preserve"> harbor”</w:t>
            </w:r>
          </w:p>
        </w:tc>
      </w:tr>
      <w:tr w:rsidR="0043448C" w:rsidRPr="000D21C0" w14:paraId="1984466F" w14:textId="77777777" w:rsidTr="008F31F1">
        <w:tc>
          <w:tcPr>
            <w:tcW w:w="1709" w:type="dxa"/>
            <w:vAlign w:val="bottom"/>
          </w:tcPr>
          <w:p w14:paraId="235301D6" w14:textId="77777777" w:rsidR="0043448C" w:rsidRPr="000D21C0" w:rsidRDefault="0043448C" w:rsidP="0043448C">
            <w:pPr>
              <w:spacing w:line="259" w:lineRule="auto"/>
              <w:rPr>
                <w:color w:val="000000" w:themeColor="text1"/>
              </w:rPr>
            </w:pPr>
            <w:r w:rsidRPr="000D21C0">
              <w:rPr>
                <w:color w:val="000000" w:themeColor="text1"/>
              </w:rPr>
              <w:t>Lebanon wars</w:t>
            </w:r>
          </w:p>
          <w:p w14:paraId="427A3613" w14:textId="77777777" w:rsidR="0043448C" w:rsidRPr="000D21C0" w:rsidRDefault="0043448C" w:rsidP="0043448C">
            <w:pPr>
              <w:spacing w:line="259" w:lineRule="auto"/>
              <w:rPr>
                <w:color w:val="000000" w:themeColor="text1"/>
              </w:rPr>
            </w:pPr>
          </w:p>
          <w:p w14:paraId="65794DBE" w14:textId="77777777" w:rsidR="0043448C" w:rsidRPr="000D21C0" w:rsidRDefault="0043448C" w:rsidP="0043448C">
            <w:pPr>
              <w:spacing w:line="259" w:lineRule="auto"/>
              <w:rPr>
                <w:color w:val="000000" w:themeColor="text1"/>
              </w:rPr>
            </w:pPr>
          </w:p>
        </w:tc>
        <w:tc>
          <w:tcPr>
            <w:tcW w:w="910" w:type="dxa"/>
          </w:tcPr>
          <w:p w14:paraId="79A85FDD" w14:textId="77777777" w:rsidR="0043448C" w:rsidRPr="000D21C0" w:rsidRDefault="0043448C" w:rsidP="0043448C">
            <w:pPr>
              <w:spacing w:line="259" w:lineRule="auto"/>
              <w:rPr>
                <w:color w:val="000000" w:themeColor="text1"/>
              </w:rPr>
            </w:pPr>
            <w:r w:rsidRPr="000D21C0">
              <w:rPr>
                <w:color w:val="000000" w:themeColor="text1"/>
              </w:rPr>
              <w:t>1975-1990</w:t>
            </w:r>
          </w:p>
          <w:p w14:paraId="4B72AC6D" w14:textId="77777777" w:rsidR="0043448C" w:rsidRPr="000D21C0" w:rsidRDefault="0043448C" w:rsidP="0043448C">
            <w:pPr>
              <w:spacing w:line="259" w:lineRule="auto"/>
              <w:rPr>
                <w:color w:val="000000" w:themeColor="text1"/>
              </w:rPr>
            </w:pPr>
          </w:p>
          <w:p w14:paraId="094DB747" w14:textId="77777777" w:rsidR="0043448C" w:rsidRPr="000D21C0" w:rsidRDefault="0043448C" w:rsidP="0043448C">
            <w:pPr>
              <w:spacing w:line="259" w:lineRule="auto"/>
              <w:rPr>
                <w:color w:val="000000" w:themeColor="text1"/>
              </w:rPr>
            </w:pPr>
          </w:p>
          <w:p w14:paraId="057CE4EE" w14:textId="77777777" w:rsidR="0043448C" w:rsidRPr="000D21C0" w:rsidRDefault="0043448C" w:rsidP="0043448C">
            <w:pPr>
              <w:spacing w:line="259" w:lineRule="auto"/>
              <w:rPr>
                <w:color w:val="000000" w:themeColor="text1"/>
              </w:rPr>
            </w:pPr>
            <w:r w:rsidRPr="000D21C0">
              <w:rPr>
                <w:color w:val="000000" w:themeColor="text1"/>
              </w:rPr>
              <w:t>2006</w:t>
            </w:r>
          </w:p>
          <w:p w14:paraId="2367328A" w14:textId="77777777" w:rsidR="0043448C" w:rsidRPr="000D21C0" w:rsidRDefault="0043448C" w:rsidP="0043448C">
            <w:pPr>
              <w:spacing w:line="259" w:lineRule="auto"/>
              <w:rPr>
                <w:color w:val="000000" w:themeColor="text1"/>
              </w:rPr>
            </w:pPr>
          </w:p>
          <w:p w14:paraId="490A94D3" w14:textId="77777777" w:rsidR="0043448C" w:rsidRPr="000D21C0" w:rsidRDefault="0043448C" w:rsidP="0043448C">
            <w:pPr>
              <w:spacing w:line="259" w:lineRule="auto"/>
              <w:rPr>
                <w:color w:val="000000" w:themeColor="text1"/>
              </w:rPr>
            </w:pPr>
          </w:p>
          <w:p w14:paraId="35FC4170" w14:textId="77777777" w:rsidR="0043448C" w:rsidRPr="000D21C0" w:rsidRDefault="0043448C" w:rsidP="0043448C">
            <w:pPr>
              <w:spacing w:line="259" w:lineRule="auto"/>
              <w:rPr>
                <w:color w:val="000000" w:themeColor="text1"/>
              </w:rPr>
            </w:pPr>
          </w:p>
          <w:p w14:paraId="296736E9" w14:textId="77777777" w:rsidR="0043448C" w:rsidRPr="000D21C0" w:rsidRDefault="0043448C" w:rsidP="0043448C">
            <w:pPr>
              <w:spacing w:line="259" w:lineRule="auto"/>
              <w:rPr>
                <w:color w:val="000000" w:themeColor="text1"/>
              </w:rPr>
            </w:pPr>
            <w:r w:rsidRPr="000D21C0">
              <w:rPr>
                <w:color w:val="000000" w:themeColor="text1"/>
              </w:rPr>
              <w:t>2023-4</w:t>
            </w:r>
          </w:p>
        </w:tc>
        <w:tc>
          <w:tcPr>
            <w:tcW w:w="3316" w:type="dxa"/>
          </w:tcPr>
          <w:p w14:paraId="77B25E96" w14:textId="77777777" w:rsidR="0043448C" w:rsidRPr="000D21C0" w:rsidRDefault="0043448C" w:rsidP="0043448C">
            <w:pPr>
              <w:spacing w:line="259" w:lineRule="auto"/>
              <w:rPr>
                <w:color w:val="000000" w:themeColor="text1"/>
              </w:rPr>
            </w:pPr>
            <w:r w:rsidRPr="000D21C0">
              <w:rPr>
                <w:color w:val="000000" w:themeColor="text1"/>
              </w:rPr>
              <w:t>Hezbollah</w:t>
            </w:r>
          </w:p>
          <w:p w14:paraId="10E38772" w14:textId="77777777" w:rsidR="0043448C" w:rsidRPr="000D21C0" w:rsidRDefault="0043448C" w:rsidP="0043448C">
            <w:pPr>
              <w:spacing w:line="259" w:lineRule="auto"/>
              <w:rPr>
                <w:color w:val="000000" w:themeColor="text1"/>
              </w:rPr>
            </w:pPr>
            <w:r w:rsidRPr="000D21C0">
              <w:rPr>
                <w:color w:val="000000" w:themeColor="text1"/>
              </w:rPr>
              <w:t>Lebanese</w:t>
            </w:r>
          </w:p>
          <w:p w14:paraId="03CFEA13" w14:textId="77777777" w:rsidR="0043448C" w:rsidRPr="000D21C0" w:rsidRDefault="0043448C" w:rsidP="0043448C">
            <w:pPr>
              <w:spacing w:line="259" w:lineRule="auto"/>
              <w:rPr>
                <w:color w:val="000000" w:themeColor="text1"/>
              </w:rPr>
            </w:pPr>
            <w:r w:rsidRPr="000D21C0">
              <w:rPr>
                <w:color w:val="000000" w:themeColor="text1"/>
              </w:rPr>
              <w:t xml:space="preserve">“from south </w:t>
            </w:r>
            <w:r w:rsidRPr="000D21C0">
              <w:rPr>
                <w:color w:val="000000" w:themeColor="text1"/>
              </w:rPr>
              <w:pgNum/>
            </w:r>
            <w:proofErr w:type="spellStart"/>
            <w:r w:rsidRPr="000D21C0">
              <w:rPr>
                <w:color w:val="000000" w:themeColor="text1"/>
              </w:rPr>
              <w:t>olombi</w:t>
            </w:r>
            <w:proofErr w:type="spellEnd"/>
            <w:r w:rsidRPr="000D21C0">
              <w:rPr>
                <w:color w:val="000000" w:themeColor="text1"/>
              </w:rPr>
              <w:t>”</w:t>
            </w:r>
          </w:p>
          <w:p w14:paraId="5A537D38" w14:textId="77777777" w:rsidR="0043448C" w:rsidRPr="000D21C0" w:rsidRDefault="0043448C" w:rsidP="0043448C">
            <w:pPr>
              <w:spacing w:line="259" w:lineRule="auto"/>
              <w:rPr>
                <w:color w:val="000000" w:themeColor="text1"/>
              </w:rPr>
            </w:pPr>
            <w:r w:rsidRPr="000D21C0">
              <w:rPr>
                <w:color w:val="000000" w:themeColor="text1"/>
              </w:rPr>
              <w:t>Sabra</w:t>
            </w:r>
          </w:p>
          <w:p w14:paraId="4FF7AE86" w14:textId="77777777" w:rsidR="0043448C" w:rsidRPr="000D21C0" w:rsidRDefault="0043448C" w:rsidP="0043448C">
            <w:pPr>
              <w:spacing w:line="259" w:lineRule="auto"/>
              <w:rPr>
                <w:color w:val="000000" w:themeColor="text1"/>
              </w:rPr>
            </w:pPr>
            <w:r w:rsidRPr="000D21C0">
              <w:rPr>
                <w:color w:val="000000" w:themeColor="text1"/>
              </w:rPr>
              <w:t>Shatila</w:t>
            </w:r>
          </w:p>
          <w:p w14:paraId="6BEF3B12" w14:textId="77777777" w:rsidR="0043448C" w:rsidRPr="000D21C0" w:rsidRDefault="0043448C" w:rsidP="0043448C">
            <w:pPr>
              <w:spacing w:line="259" w:lineRule="auto"/>
              <w:rPr>
                <w:color w:val="000000" w:themeColor="text1"/>
              </w:rPr>
            </w:pPr>
            <w:r w:rsidRPr="000D21C0">
              <w:rPr>
                <w:color w:val="000000" w:themeColor="text1"/>
              </w:rPr>
              <w:t>Beirut or “from Beirut”</w:t>
            </w:r>
          </w:p>
          <w:p w14:paraId="53BA0D0F" w14:textId="77777777" w:rsidR="0043448C" w:rsidRPr="000D21C0" w:rsidRDefault="0043448C" w:rsidP="0043448C">
            <w:pPr>
              <w:spacing w:line="259" w:lineRule="auto"/>
              <w:rPr>
                <w:color w:val="000000" w:themeColor="text1"/>
              </w:rPr>
            </w:pPr>
            <w:r w:rsidRPr="000D21C0">
              <w:rPr>
                <w:color w:val="000000" w:themeColor="text1"/>
              </w:rPr>
              <w:t>Southern Lebanon</w:t>
            </w:r>
          </w:p>
          <w:p w14:paraId="2393EB77" w14:textId="77777777" w:rsidR="0043448C" w:rsidRPr="000D21C0" w:rsidRDefault="0043448C" w:rsidP="0043448C">
            <w:pPr>
              <w:spacing w:line="259" w:lineRule="auto"/>
              <w:rPr>
                <w:color w:val="000000" w:themeColor="text1"/>
              </w:rPr>
            </w:pPr>
            <w:r w:rsidRPr="000D21C0">
              <w:rPr>
                <w:color w:val="000000" w:themeColor="text1"/>
              </w:rPr>
              <w:t xml:space="preserve">Palestinian </w:t>
            </w:r>
          </w:p>
          <w:p w14:paraId="7CBD0719" w14:textId="77777777" w:rsidR="0043448C" w:rsidRPr="000D21C0" w:rsidRDefault="0043448C" w:rsidP="0043448C">
            <w:pPr>
              <w:spacing w:line="259" w:lineRule="auto"/>
              <w:rPr>
                <w:color w:val="000000" w:themeColor="text1"/>
              </w:rPr>
            </w:pPr>
            <w:r w:rsidRPr="000D21C0">
              <w:rPr>
                <w:color w:val="000000" w:themeColor="text1"/>
              </w:rPr>
              <w:t>Druze</w:t>
            </w:r>
          </w:p>
          <w:p w14:paraId="7AC6463C" w14:textId="77777777" w:rsidR="0043448C" w:rsidRPr="000D21C0" w:rsidRDefault="0043448C" w:rsidP="0043448C">
            <w:pPr>
              <w:spacing w:line="259" w:lineRule="auto"/>
              <w:rPr>
                <w:color w:val="000000" w:themeColor="text1"/>
              </w:rPr>
            </w:pPr>
            <w:r w:rsidRPr="000D21C0">
              <w:rPr>
                <w:color w:val="000000" w:themeColor="text1"/>
              </w:rPr>
              <w:t>Maronite</w:t>
            </w:r>
          </w:p>
          <w:p w14:paraId="23816B41" w14:textId="77777777" w:rsidR="0043448C" w:rsidRPr="000D21C0" w:rsidRDefault="0043448C" w:rsidP="0043448C">
            <w:pPr>
              <w:spacing w:line="259" w:lineRule="auto"/>
              <w:rPr>
                <w:color w:val="000000" w:themeColor="text1"/>
              </w:rPr>
            </w:pPr>
            <w:r w:rsidRPr="000D21C0">
              <w:rPr>
                <w:color w:val="000000" w:themeColor="text1"/>
              </w:rPr>
              <w:t>Amal</w:t>
            </w:r>
          </w:p>
          <w:p w14:paraId="36FC4F0A" w14:textId="77777777" w:rsidR="0043448C" w:rsidRPr="000D21C0" w:rsidRDefault="0043448C" w:rsidP="0043448C">
            <w:pPr>
              <w:spacing w:line="259" w:lineRule="auto"/>
              <w:rPr>
                <w:color w:val="000000" w:themeColor="text1"/>
              </w:rPr>
            </w:pPr>
            <w:r w:rsidRPr="000D21C0">
              <w:rPr>
                <w:color w:val="000000" w:themeColor="text1"/>
              </w:rPr>
              <w:lastRenderedPageBreak/>
              <w:t>From Israel or “from Israeli”</w:t>
            </w:r>
          </w:p>
          <w:p w14:paraId="087115D7" w14:textId="77777777" w:rsidR="0043448C" w:rsidRPr="000D21C0" w:rsidRDefault="0043448C" w:rsidP="0043448C">
            <w:pPr>
              <w:spacing w:line="259" w:lineRule="auto"/>
              <w:rPr>
                <w:color w:val="000000" w:themeColor="text1"/>
              </w:rPr>
            </w:pPr>
            <w:r w:rsidRPr="000D21C0">
              <w:rPr>
                <w:color w:val="000000" w:themeColor="text1"/>
              </w:rPr>
              <w:t>Southern Lebanon</w:t>
            </w:r>
          </w:p>
          <w:p w14:paraId="755F9F76" w14:textId="77777777" w:rsidR="0043448C" w:rsidRPr="000D21C0" w:rsidRDefault="0043448C" w:rsidP="0043448C">
            <w:pPr>
              <w:spacing w:line="259" w:lineRule="auto"/>
              <w:rPr>
                <w:color w:val="000000" w:themeColor="text1"/>
              </w:rPr>
            </w:pPr>
            <w:r w:rsidRPr="000D21C0">
              <w:rPr>
                <w:color w:val="000000" w:themeColor="text1"/>
              </w:rPr>
              <w:t xml:space="preserve">Palestinian </w:t>
            </w:r>
          </w:p>
          <w:p w14:paraId="70756135" w14:textId="77777777" w:rsidR="0043448C" w:rsidRPr="000D21C0" w:rsidRDefault="0043448C" w:rsidP="0043448C">
            <w:pPr>
              <w:spacing w:line="259" w:lineRule="auto"/>
              <w:rPr>
                <w:color w:val="000000" w:themeColor="text1"/>
              </w:rPr>
            </w:pPr>
            <w:r w:rsidRPr="000D21C0">
              <w:rPr>
                <w:color w:val="000000" w:themeColor="text1"/>
              </w:rPr>
              <w:t>From Israel or “from Israeli”</w:t>
            </w:r>
          </w:p>
          <w:p w14:paraId="621F2B75" w14:textId="77777777" w:rsidR="0043448C" w:rsidRPr="000D21C0" w:rsidRDefault="0043448C" w:rsidP="0043448C">
            <w:pPr>
              <w:spacing w:line="259" w:lineRule="auto"/>
              <w:rPr>
                <w:color w:val="000000" w:themeColor="text1"/>
              </w:rPr>
            </w:pPr>
            <w:proofErr w:type="spellStart"/>
            <w:r w:rsidRPr="000D21C0">
              <w:rPr>
                <w:color w:val="000000" w:themeColor="text1"/>
              </w:rPr>
              <w:t>seige</w:t>
            </w:r>
            <w:proofErr w:type="spellEnd"/>
          </w:p>
          <w:p w14:paraId="60D3156C" w14:textId="77777777" w:rsidR="0043448C" w:rsidRPr="000D21C0" w:rsidRDefault="0043448C" w:rsidP="0043448C">
            <w:pPr>
              <w:spacing w:line="259" w:lineRule="auto"/>
              <w:rPr>
                <w:color w:val="000000" w:themeColor="text1"/>
              </w:rPr>
            </w:pPr>
          </w:p>
          <w:p w14:paraId="1CE9BBFC" w14:textId="77777777" w:rsidR="0043448C" w:rsidRPr="000D21C0" w:rsidRDefault="0043448C" w:rsidP="0043448C">
            <w:pPr>
              <w:tabs>
                <w:tab w:val="left" w:pos="5550"/>
              </w:tabs>
              <w:spacing w:line="259" w:lineRule="auto"/>
              <w:rPr>
                <w:color w:val="000000" w:themeColor="text1"/>
              </w:rPr>
            </w:pPr>
          </w:p>
        </w:tc>
        <w:tc>
          <w:tcPr>
            <w:tcW w:w="810" w:type="dxa"/>
          </w:tcPr>
          <w:p w14:paraId="4DDD6DAA" w14:textId="77777777" w:rsidR="0043448C" w:rsidRPr="000D21C0" w:rsidRDefault="0043448C" w:rsidP="0043448C">
            <w:pPr>
              <w:spacing w:line="259" w:lineRule="auto"/>
              <w:rPr>
                <w:color w:val="000000" w:themeColor="text1"/>
              </w:rPr>
            </w:pPr>
            <w:r w:rsidRPr="000D21C0">
              <w:rPr>
                <w:color w:val="000000" w:themeColor="text1"/>
              </w:rPr>
              <w:lastRenderedPageBreak/>
              <w:t>1982-2025</w:t>
            </w:r>
          </w:p>
        </w:tc>
        <w:tc>
          <w:tcPr>
            <w:tcW w:w="6205" w:type="dxa"/>
          </w:tcPr>
          <w:p w14:paraId="42C4F8A9" w14:textId="77777777" w:rsidR="0043448C" w:rsidRPr="000D21C0" w:rsidRDefault="0043448C" w:rsidP="0043448C">
            <w:pPr>
              <w:spacing w:line="259" w:lineRule="auto"/>
              <w:rPr>
                <w:color w:val="000000" w:themeColor="text1"/>
              </w:rPr>
            </w:pPr>
            <w:r w:rsidRPr="000D21C0">
              <w:rPr>
                <w:color w:val="000000" w:themeColor="text1"/>
              </w:rPr>
              <w:t>[“1982” and “Lebanon war”] or “Israeli invasion” or “invasion of Lebanon” or “Lebanon invasion” or “first Lebanon war” or “second Lebanon war” or “third Lebanon war” or  “peace for galilee” or “Israeli-Lebanese conflict” or “Golan Heights” or [“2006” or “2023” or “2024” and any of these “Lebanon” or “Hezbollah war” or “second war” or “July war” or “Israeli war” or “Israeli bombing” or “Hezbollah conflict”]</w:t>
            </w:r>
          </w:p>
        </w:tc>
      </w:tr>
      <w:tr w:rsidR="0043448C" w:rsidRPr="000D21C0" w14:paraId="3ED78B06" w14:textId="77777777" w:rsidTr="008F31F1">
        <w:tc>
          <w:tcPr>
            <w:tcW w:w="1709" w:type="dxa"/>
            <w:vAlign w:val="bottom"/>
          </w:tcPr>
          <w:p w14:paraId="028EDE67" w14:textId="77777777" w:rsidR="0043448C" w:rsidRPr="000D21C0" w:rsidRDefault="0043448C" w:rsidP="0043448C">
            <w:pPr>
              <w:spacing w:line="259" w:lineRule="auto"/>
              <w:rPr>
                <w:color w:val="000000" w:themeColor="text1"/>
              </w:rPr>
            </w:pPr>
            <w:r w:rsidRPr="000D21C0">
              <w:rPr>
                <w:color w:val="000000" w:themeColor="text1"/>
              </w:rPr>
              <w:t xml:space="preserve">Iran-Iraq war </w:t>
            </w:r>
          </w:p>
        </w:tc>
        <w:tc>
          <w:tcPr>
            <w:tcW w:w="910" w:type="dxa"/>
            <w:vAlign w:val="bottom"/>
          </w:tcPr>
          <w:p w14:paraId="3DF6D33C" w14:textId="77777777" w:rsidR="0043448C" w:rsidRPr="000D21C0" w:rsidRDefault="0043448C" w:rsidP="0043448C">
            <w:pPr>
              <w:spacing w:line="259" w:lineRule="auto"/>
              <w:rPr>
                <w:color w:val="000000" w:themeColor="text1"/>
              </w:rPr>
            </w:pPr>
            <w:r w:rsidRPr="000D21C0">
              <w:rPr>
                <w:color w:val="000000" w:themeColor="text1"/>
              </w:rPr>
              <w:t>1980-8</w:t>
            </w:r>
          </w:p>
        </w:tc>
        <w:tc>
          <w:tcPr>
            <w:tcW w:w="3316" w:type="dxa"/>
          </w:tcPr>
          <w:p w14:paraId="41127905" w14:textId="77777777" w:rsidR="0043448C" w:rsidRPr="000D21C0" w:rsidRDefault="0043448C" w:rsidP="0043448C">
            <w:pPr>
              <w:spacing w:line="259" w:lineRule="auto"/>
              <w:rPr>
                <w:color w:val="000000" w:themeColor="text1"/>
              </w:rPr>
            </w:pPr>
            <w:r w:rsidRPr="000D21C0">
              <w:rPr>
                <w:color w:val="000000" w:themeColor="text1"/>
              </w:rPr>
              <w:t>Iraqi</w:t>
            </w:r>
          </w:p>
          <w:p w14:paraId="7CB98596" w14:textId="77777777" w:rsidR="0043448C" w:rsidRPr="000D21C0" w:rsidRDefault="0043448C" w:rsidP="0043448C">
            <w:pPr>
              <w:spacing w:line="259" w:lineRule="auto"/>
              <w:rPr>
                <w:color w:val="000000" w:themeColor="text1"/>
              </w:rPr>
            </w:pPr>
            <w:r w:rsidRPr="000D21C0">
              <w:rPr>
                <w:color w:val="000000" w:themeColor="text1"/>
              </w:rPr>
              <w:t>Iranian</w:t>
            </w:r>
          </w:p>
          <w:p w14:paraId="7446C459" w14:textId="77777777" w:rsidR="0043448C" w:rsidRPr="000D21C0" w:rsidRDefault="0043448C" w:rsidP="0043448C">
            <w:pPr>
              <w:spacing w:line="259" w:lineRule="auto"/>
              <w:rPr>
                <w:color w:val="000000" w:themeColor="text1"/>
              </w:rPr>
            </w:pPr>
            <w:r w:rsidRPr="000D21C0">
              <w:rPr>
                <w:color w:val="000000" w:themeColor="text1"/>
              </w:rPr>
              <w:t>Persian</w:t>
            </w:r>
          </w:p>
          <w:p w14:paraId="59E78A15" w14:textId="77777777" w:rsidR="0043448C" w:rsidRPr="000D21C0" w:rsidRDefault="0043448C" w:rsidP="0043448C">
            <w:pPr>
              <w:spacing w:line="259" w:lineRule="auto"/>
              <w:rPr>
                <w:color w:val="000000" w:themeColor="text1"/>
              </w:rPr>
            </w:pPr>
            <w:r w:rsidRPr="000D21C0">
              <w:rPr>
                <w:color w:val="000000" w:themeColor="text1"/>
              </w:rPr>
              <w:t>Kurdish</w:t>
            </w:r>
          </w:p>
          <w:p w14:paraId="22A93C4B" w14:textId="77777777" w:rsidR="0043448C" w:rsidRPr="000D21C0" w:rsidRDefault="0043448C" w:rsidP="0043448C">
            <w:pPr>
              <w:spacing w:line="259" w:lineRule="auto"/>
              <w:rPr>
                <w:color w:val="000000" w:themeColor="text1"/>
              </w:rPr>
            </w:pPr>
            <w:r w:rsidRPr="000D21C0">
              <w:rPr>
                <w:color w:val="000000" w:themeColor="text1"/>
              </w:rPr>
              <w:t>Muslim</w:t>
            </w:r>
          </w:p>
          <w:p w14:paraId="517ADBF7" w14:textId="77777777" w:rsidR="0043448C" w:rsidRPr="000D21C0" w:rsidRDefault="0043448C" w:rsidP="0043448C">
            <w:pPr>
              <w:spacing w:line="259" w:lineRule="auto"/>
              <w:rPr>
                <w:color w:val="000000" w:themeColor="text1"/>
              </w:rPr>
            </w:pPr>
            <w:proofErr w:type="spellStart"/>
            <w:r w:rsidRPr="000D21C0">
              <w:rPr>
                <w:color w:val="000000" w:themeColor="text1"/>
              </w:rPr>
              <w:t>Shiia</w:t>
            </w:r>
            <w:proofErr w:type="spellEnd"/>
            <w:r w:rsidRPr="000D21C0">
              <w:rPr>
                <w:color w:val="000000" w:themeColor="text1"/>
              </w:rPr>
              <w:t xml:space="preserve"> or Shia</w:t>
            </w:r>
          </w:p>
          <w:p w14:paraId="715580F3" w14:textId="77777777" w:rsidR="0043448C" w:rsidRPr="000D21C0" w:rsidRDefault="0043448C" w:rsidP="0043448C">
            <w:pPr>
              <w:spacing w:line="259" w:lineRule="auto"/>
              <w:rPr>
                <w:color w:val="000000" w:themeColor="text1"/>
              </w:rPr>
            </w:pPr>
            <w:r w:rsidRPr="000D21C0">
              <w:rPr>
                <w:color w:val="000000" w:themeColor="text1"/>
              </w:rPr>
              <w:t>Arab</w:t>
            </w:r>
          </w:p>
          <w:p w14:paraId="7840CB88" w14:textId="77777777" w:rsidR="0043448C" w:rsidRPr="000D21C0" w:rsidRDefault="0043448C" w:rsidP="0043448C">
            <w:pPr>
              <w:spacing w:line="259" w:lineRule="auto"/>
              <w:rPr>
                <w:color w:val="000000" w:themeColor="text1"/>
              </w:rPr>
            </w:pPr>
            <w:proofErr w:type="spellStart"/>
            <w:r w:rsidRPr="000D21C0">
              <w:rPr>
                <w:color w:val="000000" w:themeColor="text1"/>
              </w:rPr>
              <w:t>sunni</w:t>
            </w:r>
            <w:proofErr w:type="spellEnd"/>
          </w:p>
          <w:p w14:paraId="68CD17EA" w14:textId="77777777" w:rsidR="0043448C" w:rsidRPr="000D21C0" w:rsidRDefault="0043448C" w:rsidP="0043448C">
            <w:pPr>
              <w:spacing w:line="259" w:lineRule="auto"/>
              <w:rPr>
                <w:color w:val="000000" w:themeColor="text1"/>
              </w:rPr>
            </w:pPr>
            <w:r w:rsidRPr="000D21C0">
              <w:rPr>
                <w:color w:val="000000" w:themeColor="text1"/>
              </w:rPr>
              <w:t>From Southern Iraq</w:t>
            </w:r>
          </w:p>
          <w:p w14:paraId="1F1B616C" w14:textId="77777777" w:rsidR="0043448C" w:rsidRPr="000D21C0" w:rsidRDefault="0043448C" w:rsidP="0043448C">
            <w:pPr>
              <w:spacing w:line="259" w:lineRule="auto"/>
              <w:rPr>
                <w:color w:val="000000" w:themeColor="text1"/>
              </w:rPr>
            </w:pPr>
            <w:r w:rsidRPr="000D21C0">
              <w:rPr>
                <w:color w:val="000000" w:themeColor="text1"/>
              </w:rPr>
              <w:t>“from gulf war”</w:t>
            </w:r>
          </w:p>
          <w:p w14:paraId="787537E9"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iran-iraq</w:t>
            </w:r>
            <w:proofErr w:type="spellEnd"/>
            <w:r w:rsidRPr="000D21C0">
              <w:rPr>
                <w:color w:val="000000" w:themeColor="text1"/>
              </w:rPr>
              <w:t xml:space="preserve">” </w:t>
            </w:r>
          </w:p>
          <w:p w14:paraId="43EED104" w14:textId="77777777" w:rsidR="0043448C" w:rsidRPr="000D21C0" w:rsidRDefault="0043448C" w:rsidP="0043448C">
            <w:pPr>
              <w:spacing w:line="259" w:lineRule="auto"/>
              <w:rPr>
                <w:color w:val="000000" w:themeColor="text1"/>
              </w:rPr>
            </w:pPr>
            <w:r w:rsidRPr="000D21C0">
              <w:rPr>
                <w:color w:val="000000" w:themeColor="text1"/>
              </w:rPr>
              <w:t>“border regions” or “border region”</w:t>
            </w:r>
          </w:p>
          <w:p w14:paraId="3BD56B88" w14:textId="77777777" w:rsidR="0043448C" w:rsidRPr="000D21C0" w:rsidRDefault="0043448C" w:rsidP="0043448C">
            <w:pPr>
              <w:spacing w:line="259" w:lineRule="auto"/>
              <w:rPr>
                <w:color w:val="000000" w:themeColor="text1"/>
              </w:rPr>
            </w:pPr>
            <w:r w:rsidRPr="000D21C0">
              <w:rPr>
                <w:color w:val="000000" w:themeColor="text1"/>
              </w:rPr>
              <w:t>Halabja</w:t>
            </w:r>
          </w:p>
          <w:p w14:paraId="058B1B86" w14:textId="77777777" w:rsidR="0043448C" w:rsidRPr="000D21C0" w:rsidRDefault="0043448C" w:rsidP="0043448C">
            <w:pPr>
              <w:spacing w:line="259" w:lineRule="auto"/>
              <w:rPr>
                <w:color w:val="000000" w:themeColor="text1"/>
              </w:rPr>
            </w:pPr>
            <w:r w:rsidRPr="000D21C0">
              <w:rPr>
                <w:color w:val="000000" w:themeColor="text1"/>
              </w:rPr>
              <w:t>Basra</w:t>
            </w:r>
          </w:p>
          <w:p w14:paraId="44AB925C" w14:textId="77777777" w:rsidR="0043448C" w:rsidRPr="000D21C0" w:rsidRDefault="0043448C" w:rsidP="0043448C">
            <w:pPr>
              <w:spacing w:line="259" w:lineRule="auto"/>
              <w:rPr>
                <w:color w:val="000000" w:themeColor="text1"/>
              </w:rPr>
            </w:pPr>
            <w:r w:rsidRPr="000D21C0">
              <w:rPr>
                <w:color w:val="000000" w:themeColor="text1"/>
              </w:rPr>
              <w:t>Khuzestan</w:t>
            </w:r>
          </w:p>
          <w:p w14:paraId="051AB37C" w14:textId="77777777" w:rsidR="0043448C" w:rsidRPr="000D21C0" w:rsidRDefault="0043448C" w:rsidP="0043448C">
            <w:pPr>
              <w:spacing w:line="259" w:lineRule="auto"/>
              <w:rPr>
                <w:color w:val="000000" w:themeColor="text1"/>
              </w:rPr>
            </w:pPr>
            <w:r w:rsidRPr="000D21C0">
              <w:rPr>
                <w:color w:val="000000" w:themeColor="text1"/>
              </w:rPr>
              <w:t>Hussein</w:t>
            </w:r>
          </w:p>
          <w:p w14:paraId="6C644A46" w14:textId="77777777" w:rsidR="0043448C" w:rsidRPr="000D21C0" w:rsidRDefault="0043448C" w:rsidP="0043448C">
            <w:pPr>
              <w:tabs>
                <w:tab w:val="left" w:pos="5550"/>
              </w:tabs>
              <w:spacing w:line="259" w:lineRule="auto"/>
              <w:rPr>
                <w:color w:val="000000" w:themeColor="text1"/>
              </w:rPr>
            </w:pPr>
          </w:p>
        </w:tc>
        <w:tc>
          <w:tcPr>
            <w:tcW w:w="810" w:type="dxa"/>
          </w:tcPr>
          <w:p w14:paraId="5E826267" w14:textId="77777777" w:rsidR="0043448C" w:rsidRPr="000D21C0" w:rsidRDefault="0043448C" w:rsidP="0043448C">
            <w:pPr>
              <w:spacing w:line="259" w:lineRule="auto"/>
              <w:rPr>
                <w:color w:val="000000" w:themeColor="text1"/>
              </w:rPr>
            </w:pPr>
            <w:r w:rsidRPr="000D21C0">
              <w:rPr>
                <w:color w:val="000000" w:themeColor="text1"/>
              </w:rPr>
              <w:t>1988-2025</w:t>
            </w:r>
          </w:p>
        </w:tc>
        <w:tc>
          <w:tcPr>
            <w:tcW w:w="6205" w:type="dxa"/>
          </w:tcPr>
          <w:p w14:paraId="4B05F6BD" w14:textId="77777777" w:rsidR="0043448C" w:rsidRPr="000D21C0" w:rsidRDefault="0043448C" w:rsidP="0043448C">
            <w:pPr>
              <w:spacing w:line="259" w:lineRule="auto"/>
              <w:rPr>
                <w:color w:val="000000" w:themeColor="text1"/>
              </w:rPr>
            </w:pPr>
            <w:r w:rsidRPr="000D21C0">
              <w:rPr>
                <w:color w:val="000000" w:themeColor="text1"/>
              </w:rPr>
              <w:t>“Iran-Iraq war” or “Iraq-</w:t>
            </w:r>
            <w:proofErr w:type="spellStart"/>
            <w:r w:rsidRPr="000D21C0">
              <w:rPr>
                <w:color w:val="000000" w:themeColor="text1"/>
              </w:rPr>
              <w:t>iran</w:t>
            </w:r>
            <w:proofErr w:type="spellEnd"/>
            <w:r w:rsidRPr="000D21C0">
              <w:rPr>
                <w:color w:val="000000" w:themeColor="text1"/>
              </w:rPr>
              <w:t xml:space="preserve"> war” or </w:t>
            </w:r>
            <w:r w:rsidRPr="000D21C0">
              <w:rPr>
                <w:color w:val="000000" w:themeColor="text1"/>
              </w:rPr>
              <w:br/>
              <w:t xml:space="preserve">war between Iraq and Iran” or “war between Iran and Iraq” or “1980-1988 war” or “gulf war between Iraq and </w:t>
            </w:r>
            <w:proofErr w:type="spellStart"/>
            <w:r w:rsidRPr="000D21C0">
              <w:rPr>
                <w:color w:val="000000" w:themeColor="text1"/>
              </w:rPr>
              <w:t>iran</w:t>
            </w:r>
            <w:proofErr w:type="spellEnd"/>
            <w:r w:rsidRPr="000D21C0">
              <w:rPr>
                <w:color w:val="000000" w:themeColor="text1"/>
              </w:rPr>
              <w:t xml:space="preserve">” or [“gulf war” and “1980-8” </w:t>
            </w:r>
            <w:r w:rsidRPr="000D21C0">
              <w:rPr>
                <w:iCs/>
                <w:color w:val="000000" w:themeColor="text1"/>
              </w:rPr>
              <w:t>without</w:t>
            </w:r>
            <w:r w:rsidRPr="000D21C0">
              <w:rPr>
                <w:i/>
                <w:iCs/>
                <w:color w:val="000000" w:themeColor="text1"/>
              </w:rPr>
              <w:t xml:space="preserve"> </w:t>
            </w:r>
            <w:r w:rsidRPr="000D21C0">
              <w:rPr>
                <w:color w:val="000000" w:themeColor="text1"/>
              </w:rPr>
              <w:t>“1991 gulf war”]</w:t>
            </w:r>
          </w:p>
        </w:tc>
      </w:tr>
      <w:tr w:rsidR="0043448C" w:rsidRPr="000D21C0" w14:paraId="30F5F5EA" w14:textId="77777777" w:rsidTr="008F31F1">
        <w:tc>
          <w:tcPr>
            <w:tcW w:w="1709" w:type="dxa"/>
            <w:vAlign w:val="bottom"/>
          </w:tcPr>
          <w:p w14:paraId="6DFD4144" w14:textId="77777777" w:rsidR="0043448C" w:rsidRPr="000D21C0" w:rsidRDefault="0043448C" w:rsidP="0043448C">
            <w:pPr>
              <w:spacing w:line="259" w:lineRule="auto"/>
              <w:rPr>
                <w:color w:val="000000" w:themeColor="text1"/>
              </w:rPr>
            </w:pPr>
            <w:r w:rsidRPr="000D21C0">
              <w:rPr>
                <w:color w:val="000000" w:themeColor="text1"/>
              </w:rPr>
              <w:t>Sri Lanka Civil War</w:t>
            </w:r>
          </w:p>
        </w:tc>
        <w:tc>
          <w:tcPr>
            <w:tcW w:w="910" w:type="dxa"/>
            <w:vAlign w:val="bottom"/>
          </w:tcPr>
          <w:p w14:paraId="27BDB09C" w14:textId="77777777" w:rsidR="0043448C" w:rsidRPr="000D21C0" w:rsidRDefault="0043448C" w:rsidP="0043448C">
            <w:pPr>
              <w:spacing w:line="259" w:lineRule="auto"/>
              <w:rPr>
                <w:color w:val="000000" w:themeColor="text1"/>
              </w:rPr>
            </w:pPr>
            <w:r w:rsidRPr="000D21C0">
              <w:rPr>
                <w:color w:val="000000" w:themeColor="text1"/>
              </w:rPr>
              <w:t>1983-2009</w:t>
            </w:r>
          </w:p>
        </w:tc>
        <w:tc>
          <w:tcPr>
            <w:tcW w:w="3316" w:type="dxa"/>
          </w:tcPr>
          <w:p w14:paraId="332D2185" w14:textId="77777777" w:rsidR="0043448C" w:rsidRPr="000D21C0" w:rsidRDefault="0043448C" w:rsidP="0043448C">
            <w:pPr>
              <w:spacing w:line="259" w:lineRule="auto"/>
              <w:rPr>
                <w:color w:val="000000" w:themeColor="text1"/>
              </w:rPr>
            </w:pPr>
            <w:r w:rsidRPr="000D21C0">
              <w:rPr>
                <w:color w:val="000000" w:themeColor="text1"/>
              </w:rPr>
              <w:t xml:space="preserve">Lankan, </w:t>
            </w:r>
            <w:proofErr w:type="spellStart"/>
            <w:r w:rsidRPr="000D21C0">
              <w:rPr>
                <w:color w:val="000000" w:themeColor="text1"/>
              </w:rPr>
              <w:t>Srilankan</w:t>
            </w:r>
            <w:proofErr w:type="spellEnd"/>
            <w:r w:rsidRPr="000D21C0">
              <w:rPr>
                <w:color w:val="000000" w:themeColor="text1"/>
              </w:rPr>
              <w:t xml:space="preserve">, Tamil, LTTE, Tigers, Jaffna, </w:t>
            </w:r>
            <w:proofErr w:type="spellStart"/>
            <w:r w:rsidRPr="000D21C0">
              <w:rPr>
                <w:color w:val="000000" w:themeColor="text1"/>
              </w:rPr>
              <w:t>Vanni</w:t>
            </w:r>
            <w:proofErr w:type="spellEnd"/>
            <w:r w:rsidRPr="000D21C0">
              <w:rPr>
                <w:color w:val="000000" w:themeColor="text1"/>
              </w:rPr>
              <w:t xml:space="preserve">, Nadu, Trincomalee, </w:t>
            </w:r>
            <w:proofErr w:type="spellStart"/>
            <w:r w:rsidRPr="000D21C0">
              <w:rPr>
                <w:color w:val="000000" w:themeColor="text1"/>
              </w:rPr>
              <w:t>Baticaloa</w:t>
            </w:r>
            <w:proofErr w:type="spellEnd"/>
            <w:r w:rsidRPr="000D21C0">
              <w:rPr>
                <w:color w:val="000000" w:themeColor="text1"/>
              </w:rPr>
              <w:t xml:space="preserve">, </w:t>
            </w:r>
            <w:proofErr w:type="spellStart"/>
            <w:r w:rsidRPr="000D21C0">
              <w:rPr>
                <w:color w:val="000000" w:themeColor="text1"/>
              </w:rPr>
              <w:t>Ampara</w:t>
            </w:r>
            <w:proofErr w:type="spellEnd"/>
          </w:p>
        </w:tc>
        <w:tc>
          <w:tcPr>
            <w:tcW w:w="810" w:type="dxa"/>
          </w:tcPr>
          <w:p w14:paraId="656BC4C7" w14:textId="77777777" w:rsidR="0043448C" w:rsidRPr="000D21C0" w:rsidRDefault="0043448C" w:rsidP="0043448C">
            <w:pPr>
              <w:spacing w:line="259" w:lineRule="auto"/>
              <w:rPr>
                <w:color w:val="000000" w:themeColor="text1"/>
              </w:rPr>
            </w:pPr>
            <w:r w:rsidRPr="000D21C0">
              <w:rPr>
                <w:color w:val="000000" w:themeColor="text1"/>
              </w:rPr>
              <w:t>1983-2025</w:t>
            </w:r>
          </w:p>
        </w:tc>
        <w:tc>
          <w:tcPr>
            <w:tcW w:w="6205" w:type="dxa"/>
          </w:tcPr>
          <w:p w14:paraId="726901D9" w14:textId="77777777" w:rsidR="0043448C" w:rsidRPr="000D21C0" w:rsidRDefault="0043448C" w:rsidP="0043448C">
            <w:pPr>
              <w:spacing w:line="259" w:lineRule="auto"/>
              <w:rPr>
                <w:color w:val="000000" w:themeColor="text1"/>
              </w:rPr>
            </w:pPr>
            <w:r w:rsidRPr="000D21C0">
              <w:rPr>
                <w:color w:val="000000" w:themeColor="text1"/>
              </w:rPr>
              <w:t>Lanka war</w:t>
            </w:r>
          </w:p>
          <w:p w14:paraId="4178CFD4" w14:textId="77777777" w:rsidR="0043448C" w:rsidRPr="000D21C0" w:rsidRDefault="0043448C" w:rsidP="0043448C">
            <w:pPr>
              <w:spacing w:line="259" w:lineRule="auto"/>
              <w:rPr>
                <w:color w:val="000000" w:themeColor="text1"/>
              </w:rPr>
            </w:pPr>
            <w:r w:rsidRPr="000D21C0">
              <w:rPr>
                <w:color w:val="000000" w:themeColor="text1"/>
              </w:rPr>
              <w:t>Lankan war</w:t>
            </w:r>
          </w:p>
          <w:p w14:paraId="52C9C45E" w14:textId="77777777" w:rsidR="0043448C" w:rsidRPr="000D21C0" w:rsidRDefault="0043448C" w:rsidP="0043448C">
            <w:pPr>
              <w:spacing w:line="259" w:lineRule="auto"/>
              <w:rPr>
                <w:color w:val="000000" w:themeColor="text1"/>
              </w:rPr>
            </w:pPr>
            <w:r w:rsidRPr="000D21C0">
              <w:rPr>
                <w:color w:val="000000" w:themeColor="text1"/>
              </w:rPr>
              <w:t xml:space="preserve">War in sri </w:t>
            </w:r>
            <w:proofErr w:type="spellStart"/>
            <w:r w:rsidRPr="000D21C0">
              <w:rPr>
                <w:color w:val="000000" w:themeColor="text1"/>
              </w:rPr>
              <w:t>lanka</w:t>
            </w:r>
            <w:proofErr w:type="spellEnd"/>
          </w:p>
          <w:p w14:paraId="217F2783" w14:textId="77777777" w:rsidR="0043448C" w:rsidRPr="000D21C0" w:rsidRDefault="0043448C" w:rsidP="0043448C">
            <w:pPr>
              <w:spacing w:line="259" w:lineRule="auto"/>
              <w:rPr>
                <w:color w:val="000000" w:themeColor="text1"/>
              </w:rPr>
            </w:pPr>
            <w:r w:rsidRPr="000D21C0">
              <w:rPr>
                <w:color w:val="000000" w:themeColor="text1"/>
              </w:rPr>
              <w:t>Lankan civil war</w:t>
            </w:r>
          </w:p>
          <w:p w14:paraId="261B8C81" w14:textId="77777777" w:rsidR="0043448C" w:rsidRPr="000D21C0" w:rsidRDefault="0043448C" w:rsidP="0043448C">
            <w:pPr>
              <w:spacing w:line="259" w:lineRule="auto"/>
              <w:rPr>
                <w:color w:val="000000" w:themeColor="text1"/>
              </w:rPr>
            </w:pPr>
            <w:r w:rsidRPr="000D21C0">
              <w:rPr>
                <w:color w:val="000000" w:themeColor="text1"/>
              </w:rPr>
              <w:t>Lanka civil war</w:t>
            </w:r>
          </w:p>
          <w:p w14:paraId="09EA0862" w14:textId="77777777" w:rsidR="0043448C" w:rsidRPr="000D21C0" w:rsidRDefault="0043448C" w:rsidP="0043448C">
            <w:pPr>
              <w:spacing w:line="259" w:lineRule="auto"/>
              <w:rPr>
                <w:color w:val="000000" w:themeColor="text1"/>
              </w:rPr>
            </w:pPr>
            <w:r w:rsidRPr="000D21C0">
              <w:rPr>
                <w:color w:val="000000" w:themeColor="text1"/>
              </w:rPr>
              <w:t xml:space="preserve">Maoists in sri </w:t>
            </w:r>
            <w:proofErr w:type="spellStart"/>
            <w:r w:rsidRPr="000D21C0">
              <w:rPr>
                <w:color w:val="000000" w:themeColor="text1"/>
              </w:rPr>
              <w:t>lanka</w:t>
            </w:r>
            <w:proofErr w:type="spellEnd"/>
          </w:p>
          <w:p w14:paraId="72505112" w14:textId="77777777" w:rsidR="0043448C" w:rsidRPr="000D21C0" w:rsidRDefault="0043448C" w:rsidP="0043448C">
            <w:pPr>
              <w:spacing w:line="259" w:lineRule="auto"/>
              <w:rPr>
                <w:color w:val="000000" w:themeColor="text1"/>
              </w:rPr>
            </w:pPr>
            <w:r w:rsidRPr="000D21C0">
              <w:rPr>
                <w:color w:val="000000" w:themeColor="text1"/>
              </w:rPr>
              <w:t>Maoism in sri</w:t>
            </w:r>
          </w:p>
          <w:p w14:paraId="0E430598" w14:textId="77777777" w:rsidR="0043448C" w:rsidRPr="000D21C0" w:rsidRDefault="0043448C" w:rsidP="0043448C">
            <w:pPr>
              <w:spacing w:line="259" w:lineRule="auto"/>
              <w:rPr>
                <w:color w:val="000000" w:themeColor="text1"/>
              </w:rPr>
            </w:pPr>
            <w:r w:rsidRPr="000D21C0">
              <w:rPr>
                <w:color w:val="000000" w:themeColor="text1"/>
              </w:rPr>
              <w:t xml:space="preserve">Lankan </w:t>
            </w:r>
            <w:r w:rsidRPr="000D21C0">
              <w:rPr>
                <w:color w:val="000000" w:themeColor="text1"/>
              </w:rPr>
              <w:pgNum/>
            </w:r>
            <w:proofErr w:type="spellStart"/>
            <w:r w:rsidRPr="000D21C0">
              <w:rPr>
                <w:color w:val="000000" w:themeColor="text1"/>
              </w:rPr>
              <w:t>thiopi</w:t>
            </w:r>
            <w:proofErr w:type="spellEnd"/>
          </w:p>
          <w:p w14:paraId="3C3A5AFB" w14:textId="77777777" w:rsidR="0043448C" w:rsidRPr="000D21C0" w:rsidRDefault="0043448C" w:rsidP="0043448C">
            <w:pPr>
              <w:spacing w:line="259" w:lineRule="auto"/>
              <w:rPr>
                <w:color w:val="000000" w:themeColor="text1"/>
              </w:rPr>
            </w:pPr>
            <w:r w:rsidRPr="000D21C0">
              <w:rPr>
                <w:color w:val="000000" w:themeColor="text1"/>
              </w:rPr>
              <w:t>Lankan insurgents</w:t>
            </w:r>
          </w:p>
          <w:p w14:paraId="25C122F5" w14:textId="77777777" w:rsidR="0043448C" w:rsidRPr="000D21C0" w:rsidRDefault="0043448C" w:rsidP="0043448C">
            <w:pPr>
              <w:spacing w:line="259" w:lineRule="auto"/>
              <w:rPr>
                <w:color w:val="000000" w:themeColor="text1"/>
              </w:rPr>
            </w:pPr>
            <w:r w:rsidRPr="000D21C0">
              <w:rPr>
                <w:color w:val="000000" w:themeColor="text1"/>
              </w:rPr>
              <w:lastRenderedPageBreak/>
              <w:t>Lankan terrorists</w:t>
            </w:r>
          </w:p>
          <w:p w14:paraId="7D66C753" w14:textId="77777777" w:rsidR="0043448C" w:rsidRPr="000D21C0" w:rsidRDefault="0043448C" w:rsidP="0043448C">
            <w:pPr>
              <w:spacing w:line="259" w:lineRule="auto"/>
              <w:rPr>
                <w:color w:val="000000" w:themeColor="text1"/>
              </w:rPr>
            </w:pPr>
            <w:r w:rsidRPr="000D21C0">
              <w:rPr>
                <w:color w:val="000000" w:themeColor="text1"/>
              </w:rPr>
              <w:t>Lankan militants</w:t>
            </w:r>
          </w:p>
          <w:p w14:paraId="6AF9AF70" w14:textId="77777777" w:rsidR="0043448C" w:rsidRPr="000D21C0" w:rsidRDefault="0043448C" w:rsidP="0043448C">
            <w:pPr>
              <w:spacing w:line="259" w:lineRule="auto"/>
              <w:rPr>
                <w:color w:val="000000" w:themeColor="text1"/>
              </w:rPr>
            </w:pPr>
            <w:r w:rsidRPr="000D21C0">
              <w:rPr>
                <w:color w:val="000000" w:themeColor="text1"/>
              </w:rPr>
              <w:t>Lankan soldiers</w:t>
            </w:r>
          </w:p>
          <w:p w14:paraId="07CC584C" w14:textId="77777777" w:rsidR="0043448C" w:rsidRPr="000D21C0" w:rsidRDefault="0043448C" w:rsidP="0043448C">
            <w:pPr>
              <w:spacing w:line="259" w:lineRule="auto"/>
              <w:rPr>
                <w:color w:val="000000" w:themeColor="text1"/>
              </w:rPr>
            </w:pPr>
            <w:r w:rsidRPr="000D21C0">
              <w:rPr>
                <w:color w:val="000000" w:themeColor="text1"/>
              </w:rPr>
              <w:t>LTTE</w:t>
            </w:r>
          </w:p>
          <w:p w14:paraId="456411C8" w14:textId="77777777" w:rsidR="0043448C" w:rsidRPr="000D21C0" w:rsidRDefault="0043448C" w:rsidP="0043448C">
            <w:pPr>
              <w:spacing w:line="259" w:lineRule="auto"/>
              <w:rPr>
                <w:color w:val="000000" w:themeColor="text1"/>
              </w:rPr>
            </w:pPr>
            <w:r w:rsidRPr="000D21C0">
              <w:rPr>
                <w:color w:val="000000" w:themeColor="text1"/>
              </w:rPr>
              <w:t>Tamil tigers</w:t>
            </w:r>
          </w:p>
          <w:p w14:paraId="2B0B0C03" w14:textId="77777777" w:rsidR="0043448C" w:rsidRPr="000D21C0" w:rsidRDefault="0043448C" w:rsidP="0043448C">
            <w:pPr>
              <w:spacing w:line="259" w:lineRule="auto"/>
              <w:rPr>
                <w:color w:val="000000" w:themeColor="text1"/>
              </w:rPr>
            </w:pPr>
            <w:r w:rsidRPr="000D21C0">
              <w:rPr>
                <w:color w:val="000000" w:themeColor="text1"/>
              </w:rPr>
              <w:t>Liberation tigers</w:t>
            </w:r>
          </w:p>
          <w:p w14:paraId="61D88736" w14:textId="77777777" w:rsidR="0043448C" w:rsidRPr="000D21C0" w:rsidRDefault="0043448C" w:rsidP="0043448C">
            <w:pPr>
              <w:spacing w:line="259" w:lineRule="auto"/>
              <w:rPr>
                <w:color w:val="000000" w:themeColor="text1"/>
              </w:rPr>
            </w:pPr>
            <w:r w:rsidRPr="000D21C0">
              <w:rPr>
                <w:color w:val="000000" w:themeColor="text1"/>
              </w:rPr>
              <w:t xml:space="preserve">Conflict in sri </w:t>
            </w:r>
            <w:proofErr w:type="spellStart"/>
            <w:r w:rsidRPr="000D21C0">
              <w:rPr>
                <w:color w:val="000000" w:themeColor="text1"/>
              </w:rPr>
              <w:t>lanka</w:t>
            </w:r>
            <w:proofErr w:type="spellEnd"/>
          </w:p>
          <w:p w14:paraId="4AC7FE54" w14:textId="77777777" w:rsidR="0043448C" w:rsidRPr="000D21C0" w:rsidRDefault="0043448C" w:rsidP="0043448C">
            <w:pPr>
              <w:spacing w:line="259" w:lineRule="auto"/>
              <w:rPr>
                <w:color w:val="000000" w:themeColor="text1"/>
              </w:rPr>
            </w:pPr>
            <w:r w:rsidRPr="000D21C0">
              <w:rPr>
                <w:color w:val="000000" w:themeColor="text1"/>
              </w:rPr>
              <w:t>Tamil insurgency</w:t>
            </w:r>
          </w:p>
          <w:p w14:paraId="7574C2F1" w14:textId="77777777" w:rsidR="0043448C" w:rsidRPr="000D21C0" w:rsidRDefault="0043448C" w:rsidP="0043448C">
            <w:pPr>
              <w:spacing w:line="259" w:lineRule="auto"/>
              <w:rPr>
                <w:color w:val="000000" w:themeColor="text1"/>
              </w:rPr>
            </w:pPr>
            <w:r w:rsidRPr="000D21C0">
              <w:rPr>
                <w:color w:val="000000" w:themeColor="text1"/>
              </w:rPr>
              <w:t>Eelam war</w:t>
            </w:r>
          </w:p>
          <w:p w14:paraId="1B677D02" w14:textId="77777777" w:rsidR="0043448C" w:rsidRPr="000D21C0" w:rsidRDefault="0043448C" w:rsidP="0043448C">
            <w:pPr>
              <w:spacing w:line="259" w:lineRule="auto"/>
              <w:rPr>
                <w:color w:val="000000" w:themeColor="text1"/>
              </w:rPr>
            </w:pPr>
            <w:r w:rsidRPr="000D21C0">
              <w:rPr>
                <w:color w:val="000000" w:themeColor="text1"/>
              </w:rPr>
              <w:t>Black July</w:t>
            </w:r>
          </w:p>
          <w:p w14:paraId="6C33671A" w14:textId="77777777" w:rsidR="0043448C" w:rsidRPr="000D21C0" w:rsidRDefault="0043448C" w:rsidP="0043448C">
            <w:pPr>
              <w:spacing w:line="259" w:lineRule="auto"/>
              <w:rPr>
                <w:color w:val="000000" w:themeColor="text1"/>
              </w:rPr>
            </w:pPr>
            <w:r w:rsidRPr="000D21C0">
              <w:rPr>
                <w:color w:val="000000" w:themeColor="text1"/>
              </w:rPr>
              <w:t xml:space="preserve">Crisis in sri </w:t>
            </w:r>
            <w:proofErr w:type="spellStart"/>
            <w:r w:rsidRPr="000D21C0">
              <w:rPr>
                <w:color w:val="000000" w:themeColor="text1"/>
              </w:rPr>
              <w:t>lanka</w:t>
            </w:r>
            <w:proofErr w:type="spellEnd"/>
          </w:p>
          <w:p w14:paraId="0B074530" w14:textId="77777777" w:rsidR="0043448C" w:rsidRPr="000D21C0" w:rsidRDefault="0043448C" w:rsidP="0043448C">
            <w:pPr>
              <w:spacing w:line="259" w:lineRule="auto"/>
              <w:rPr>
                <w:color w:val="000000" w:themeColor="text1"/>
              </w:rPr>
            </w:pPr>
            <w:proofErr w:type="spellStart"/>
            <w:r w:rsidRPr="000D21C0">
              <w:rPr>
                <w:color w:val="000000" w:themeColor="text1"/>
              </w:rPr>
              <w:t>lanka</w:t>
            </w:r>
            <w:proofErr w:type="spellEnd"/>
            <w:r w:rsidRPr="000D21C0">
              <w:rPr>
                <w:color w:val="000000" w:themeColor="text1"/>
              </w:rPr>
              <w:t xml:space="preserve"> crisis</w:t>
            </w:r>
          </w:p>
        </w:tc>
      </w:tr>
      <w:tr w:rsidR="0043448C" w:rsidRPr="000D21C0" w14:paraId="6E7A54D4" w14:textId="77777777" w:rsidTr="008F31F1">
        <w:tc>
          <w:tcPr>
            <w:tcW w:w="1709" w:type="dxa"/>
            <w:vAlign w:val="bottom"/>
          </w:tcPr>
          <w:p w14:paraId="66E7E3AD" w14:textId="77777777" w:rsidR="0043448C" w:rsidRPr="000D21C0" w:rsidRDefault="0043448C" w:rsidP="0043448C">
            <w:pPr>
              <w:spacing w:line="259" w:lineRule="auto"/>
              <w:rPr>
                <w:color w:val="000000" w:themeColor="text1"/>
              </w:rPr>
            </w:pPr>
            <w:r w:rsidRPr="000D21C0">
              <w:rPr>
                <w:color w:val="000000" w:themeColor="text1"/>
              </w:rPr>
              <w:lastRenderedPageBreak/>
              <w:t>Uganda LRA Insurgency</w:t>
            </w:r>
          </w:p>
        </w:tc>
        <w:tc>
          <w:tcPr>
            <w:tcW w:w="910" w:type="dxa"/>
            <w:vAlign w:val="bottom"/>
          </w:tcPr>
          <w:p w14:paraId="69166399" w14:textId="77777777" w:rsidR="0043448C" w:rsidRPr="000D21C0" w:rsidRDefault="0043448C" w:rsidP="0043448C">
            <w:pPr>
              <w:spacing w:line="259" w:lineRule="auto"/>
              <w:rPr>
                <w:color w:val="000000" w:themeColor="text1"/>
              </w:rPr>
            </w:pPr>
            <w:r w:rsidRPr="000D21C0">
              <w:rPr>
                <w:color w:val="000000" w:themeColor="text1"/>
              </w:rPr>
              <w:t>1987-2006</w:t>
            </w:r>
          </w:p>
        </w:tc>
        <w:tc>
          <w:tcPr>
            <w:tcW w:w="3316" w:type="dxa"/>
          </w:tcPr>
          <w:p w14:paraId="1AF7D92C" w14:textId="77777777" w:rsidR="0043448C" w:rsidRPr="000D21C0" w:rsidRDefault="0043448C" w:rsidP="0043448C">
            <w:pPr>
              <w:spacing w:line="259" w:lineRule="auto"/>
              <w:rPr>
                <w:color w:val="000000" w:themeColor="text1"/>
              </w:rPr>
            </w:pPr>
            <w:r w:rsidRPr="000D21C0">
              <w:rPr>
                <w:color w:val="000000" w:themeColor="text1"/>
              </w:rPr>
              <w:t xml:space="preserve">Ugandan, </w:t>
            </w:r>
            <w:proofErr w:type="spellStart"/>
            <w:r w:rsidRPr="000D21C0">
              <w:rPr>
                <w:color w:val="000000" w:themeColor="text1"/>
              </w:rPr>
              <w:t>Kony</w:t>
            </w:r>
            <w:proofErr w:type="spellEnd"/>
            <w:r w:rsidRPr="000D21C0">
              <w:rPr>
                <w:color w:val="000000" w:themeColor="text1"/>
              </w:rPr>
              <w:t xml:space="preserve">, </w:t>
            </w:r>
            <w:proofErr w:type="spellStart"/>
            <w:r w:rsidRPr="000D21C0">
              <w:rPr>
                <w:color w:val="000000" w:themeColor="text1"/>
              </w:rPr>
              <w:t>acholi</w:t>
            </w:r>
            <w:proofErr w:type="spellEnd"/>
            <w:r w:rsidRPr="000D21C0">
              <w:rPr>
                <w:color w:val="000000" w:themeColor="text1"/>
              </w:rPr>
              <w:t xml:space="preserve">, LRA, Lord’s resistance army, from Uganda, </w:t>
            </w:r>
            <w:proofErr w:type="spellStart"/>
            <w:r w:rsidRPr="000D21C0">
              <w:rPr>
                <w:color w:val="000000" w:themeColor="text1"/>
              </w:rPr>
              <w:t>Gulu</w:t>
            </w:r>
            <w:proofErr w:type="spellEnd"/>
            <w:r w:rsidRPr="000D21C0">
              <w:rPr>
                <w:color w:val="000000" w:themeColor="text1"/>
              </w:rPr>
              <w:t xml:space="preserve">, </w:t>
            </w:r>
            <w:proofErr w:type="spellStart"/>
            <w:r w:rsidRPr="000D21C0">
              <w:rPr>
                <w:color w:val="000000" w:themeColor="text1"/>
              </w:rPr>
              <w:t>Kitgum</w:t>
            </w:r>
            <w:proofErr w:type="spellEnd"/>
            <w:r w:rsidRPr="000D21C0">
              <w:rPr>
                <w:color w:val="000000" w:themeColor="text1"/>
              </w:rPr>
              <w:t xml:space="preserve">, </w:t>
            </w:r>
            <w:proofErr w:type="spellStart"/>
            <w:r w:rsidRPr="000D21C0">
              <w:rPr>
                <w:color w:val="000000" w:themeColor="text1"/>
              </w:rPr>
              <w:t>kony’s</w:t>
            </w:r>
            <w:proofErr w:type="spellEnd"/>
            <w:r w:rsidRPr="000D21C0">
              <w:rPr>
                <w:color w:val="000000" w:themeColor="text1"/>
              </w:rPr>
              <w:t xml:space="preserve"> terror, </w:t>
            </w:r>
            <w:proofErr w:type="spellStart"/>
            <w:r w:rsidRPr="000D21C0">
              <w:rPr>
                <w:color w:val="000000" w:themeColor="text1"/>
              </w:rPr>
              <w:t>kony’s</w:t>
            </w:r>
            <w:proofErr w:type="spellEnd"/>
            <w:r w:rsidRPr="000D21C0">
              <w:rPr>
                <w:color w:val="000000" w:themeColor="text1"/>
              </w:rPr>
              <w:t xml:space="preserve"> campaign, LRA-affected</w:t>
            </w:r>
          </w:p>
        </w:tc>
        <w:tc>
          <w:tcPr>
            <w:tcW w:w="810" w:type="dxa"/>
          </w:tcPr>
          <w:p w14:paraId="315338BD" w14:textId="77777777" w:rsidR="0043448C" w:rsidRPr="000D21C0" w:rsidRDefault="0043448C" w:rsidP="0043448C">
            <w:pPr>
              <w:spacing w:line="259" w:lineRule="auto"/>
              <w:rPr>
                <w:color w:val="000000" w:themeColor="text1"/>
              </w:rPr>
            </w:pPr>
            <w:r w:rsidRPr="000D21C0">
              <w:rPr>
                <w:color w:val="000000" w:themeColor="text1"/>
              </w:rPr>
              <w:t>1987-25</w:t>
            </w:r>
          </w:p>
        </w:tc>
        <w:tc>
          <w:tcPr>
            <w:tcW w:w="6205" w:type="dxa"/>
          </w:tcPr>
          <w:p w14:paraId="60B476A3" w14:textId="77777777" w:rsidR="0043448C" w:rsidRPr="000D21C0" w:rsidRDefault="0043448C" w:rsidP="0043448C">
            <w:pPr>
              <w:spacing w:line="259" w:lineRule="auto"/>
              <w:rPr>
                <w:color w:val="000000" w:themeColor="text1"/>
              </w:rPr>
            </w:pPr>
            <w:r w:rsidRPr="000D21C0">
              <w:rPr>
                <w:color w:val="000000" w:themeColor="text1"/>
              </w:rPr>
              <w:t>Ugandan civil war</w:t>
            </w:r>
          </w:p>
          <w:p w14:paraId="06382C1A" w14:textId="77777777" w:rsidR="0043448C" w:rsidRPr="000D21C0" w:rsidRDefault="0043448C" w:rsidP="0043448C">
            <w:pPr>
              <w:spacing w:line="259" w:lineRule="auto"/>
              <w:rPr>
                <w:color w:val="000000" w:themeColor="text1"/>
              </w:rPr>
            </w:pPr>
            <w:r w:rsidRPr="000D21C0">
              <w:rPr>
                <w:color w:val="000000" w:themeColor="text1"/>
              </w:rPr>
              <w:t>Ugandan war</w:t>
            </w:r>
          </w:p>
          <w:p w14:paraId="34008F9A" w14:textId="77777777" w:rsidR="0043448C" w:rsidRPr="000D21C0" w:rsidRDefault="0043448C" w:rsidP="0043448C">
            <w:pPr>
              <w:spacing w:line="259" w:lineRule="auto"/>
              <w:rPr>
                <w:color w:val="000000" w:themeColor="text1"/>
              </w:rPr>
            </w:pPr>
            <w:r w:rsidRPr="000D21C0">
              <w:rPr>
                <w:color w:val="000000" w:themeColor="text1"/>
              </w:rPr>
              <w:t>Ugandan conflict</w:t>
            </w:r>
          </w:p>
          <w:p w14:paraId="1491DC97" w14:textId="77777777" w:rsidR="0043448C" w:rsidRPr="000D21C0" w:rsidRDefault="0043448C" w:rsidP="0043448C">
            <w:pPr>
              <w:spacing w:line="259" w:lineRule="auto"/>
              <w:rPr>
                <w:color w:val="000000" w:themeColor="text1"/>
              </w:rPr>
            </w:pPr>
            <w:r w:rsidRPr="000D21C0">
              <w:rPr>
                <w:color w:val="000000" w:themeColor="text1"/>
              </w:rPr>
              <w:t>Ugandan crisis</w:t>
            </w:r>
          </w:p>
          <w:p w14:paraId="3AC857EF" w14:textId="77777777" w:rsidR="0043448C" w:rsidRPr="000D21C0" w:rsidRDefault="0043448C" w:rsidP="0043448C">
            <w:pPr>
              <w:spacing w:line="259" w:lineRule="auto"/>
              <w:rPr>
                <w:color w:val="000000" w:themeColor="text1"/>
              </w:rPr>
            </w:pPr>
            <w:r w:rsidRPr="000D21C0">
              <w:rPr>
                <w:color w:val="000000" w:themeColor="text1"/>
              </w:rPr>
              <w:t>Ugandan bloodshed</w:t>
            </w:r>
          </w:p>
          <w:p w14:paraId="32E245D0" w14:textId="77777777" w:rsidR="0043448C" w:rsidRPr="000D21C0" w:rsidRDefault="0043448C" w:rsidP="0043448C">
            <w:pPr>
              <w:spacing w:line="259" w:lineRule="auto"/>
              <w:rPr>
                <w:color w:val="000000" w:themeColor="text1"/>
              </w:rPr>
            </w:pPr>
            <w:r w:rsidRPr="000D21C0">
              <w:rPr>
                <w:color w:val="000000" w:themeColor="text1"/>
              </w:rPr>
              <w:t>Ugandan insurgency</w:t>
            </w:r>
          </w:p>
          <w:p w14:paraId="2D9D1C2C" w14:textId="77777777" w:rsidR="0043448C" w:rsidRPr="000D21C0" w:rsidRDefault="0043448C" w:rsidP="0043448C">
            <w:pPr>
              <w:spacing w:line="259" w:lineRule="auto"/>
              <w:rPr>
                <w:color w:val="000000" w:themeColor="text1"/>
              </w:rPr>
            </w:pPr>
            <w:r w:rsidRPr="000D21C0">
              <w:rPr>
                <w:color w:val="000000" w:themeColor="text1"/>
              </w:rPr>
              <w:t>Uganda’s civil war</w:t>
            </w:r>
          </w:p>
          <w:p w14:paraId="7F4E9521" w14:textId="77777777" w:rsidR="0043448C" w:rsidRPr="000D21C0" w:rsidRDefault="0043448C" w:rsidP="0043448C">
            <w:pPr>
              <w:spacing w:line="259" w:lineRule="auto"/>
              <w:rPr>
                <w:color w:val="000000" w:themeColor="text1"/>
              </w:rPr>
            </w:pPr>
            <w:r w:rsidRPr="000D21C0">
              <w:rPr>
                <w:color w:val="000000" w:themeColor="text1"/>
              </w:rPr>
              <w:t>war in Uganda</w:t>
            </w:r>
          </w:p>
          <w:p w14:paraId="04BC0854" w14:textId="77777777" w:rsidR="0043448C" w:rsidRPr="000D21C0" w:rsidRDefault="0043448C" w:rsidP="0043448C">
            <w:pPr>
              <w:spacing w:line="259" w:lineRule="auto"/>
              <w:rPr>
                <w:color w:val="000000" w:themeColor="text1"/>
              </w:rPr>
            </w:pPr>
            <w:r w:rsidRPr="000D21C0">
              <w:rPr>
                <w:color w:val="000000" w:themeColor="text1"/>
              </w:rPr>
              <w:t>War in Uganda</w:t>
            </w:r>
          </w:p>
          <w:p w14:paraId="3C984360" w14:textId="77777777" w:rsidR="0043448C" w:rsidRPr="000D21C0" w:rsidRDefault="0043448C" w:rsidP="0043448C">
            <w:pPr>
              <w:spacing w:line="259" w:lineRule="auto"/>
              <w:rPr>
                <w:color w:val="000000" w:themeColor="text1"/>
              </w:rPr>
            </w:pPr>
            <w:r w:rsidRPr="000D21C0">
              <w:rPr>
                <w:color w:val="000000" w:themeColor="text1"/>
              </w:rPr>
              <w:t>Conflict in Uganda</w:t>
            </w:r>
          </w:p>
          <w:p w14:paraId="385D90F1" w14:textId="77777777" w:rsidR="0043448C" w:rsidRPr="000D21C0" w:rsidRDefault="0043448C" w:rsidP="0043448C">
            <w:pPr>
              <w:spacing w:line="259" w:lineRule="auto"/>
              <w:rPr>
                <w:color w:val="000000" w:themeColor="text1"/>
              </w:rPr>
            </w:pPr>
            <w:r w:rsidRPr="000D21C0">
              <w:rPr>
                <w:color w:val="000000" w:themeColor="text1"/>
              </w:rPr>
              <w:t>Crisis in Uganda</w:t>
            </w:r>
          </w:p>
          <w:p w14:paraId="788E49EF" w14:textId="77777777" w:rsidR="0043448C" w:rsidRPr="000D21C0" w:rsidRDefault="0043448C" w:rsidP="0043448C">
            <w:pPr>
              <w:spacing w:line="259" w:lineRule="auto"/>
              <w:rPr>
                <w:color w:val="000000" w:themeColor="text1"/>
              </w:rPr>
            </w:pPr>
            <w:r w:rsidRPr="000D21C0">
              <w:rPr>
                <w:color w:val="000000" w:themeColor="text1"/>
              </w:rPr>
              <w:t>Bloodshed in Uganda</w:t>
            </w:r>
          </w:p>
          <w:p w14:paraId="05B7549B" w14:textId="77777777" w:rsidR="0043448C" w:rsidRPr="000D21C0" w:rsidRDefault="0043448C" w:rsidP="0043448C">
            <w:pPr>
              <w:spacing w:line="259" w:lineRule="auto"/>
              <w:rPr>
                <w:color w:val="000000" w:themeColor="text1"/>
              </w:rPr>
            </w:pPr>
            <w:r w:rsidRPr="000D21C0">
              <w:rPr>
                <w:color w:val="000000" w:themeColor="text1"/>
              </w:rPr>
              <w:t>Insurgency in Uganda</w:t>
            </w:r>
          </w:p>
          <w:p w14:paraId="65357EAC" w14:textId="77777777" w:rsidR="0043448C" w:rsidRPr="000D21C0" w:rsidRDefault="0043448C" w:rsidP="0043448C">
            <w:pPr>
              <w:spacing w:line="259" w:lineRule="auto"/>
              <w:rPr>
                <w:color w:val="000000" w:themeColor="text1"/>
              </w:rPr>
            </w:pPr>
            <w:r w:rsidRPr="000D21C0">
              <w:rPr>
                <w:color w:val="000000" w:themeColor="text1"/>
              </w:rPr>
              <w:t>Lord’s Resistance Army</w:t>
            </w:r>
          </w:p>
          <w:p w14:paraId="50496772" w14:textId="77777777" w:rsidR="0043448C" w:rsidRPr="000D21C0" w:rsidRDefault="0043448C" w:rsidP="0043448C">
            <w:pPr>
              <w:spacing w:line="259" w:lineRule="auto"/>
              <w:rPr>
                <w:color w:val="000000" w:themeColor="text1"/>
              </w:rPr>
            </w:pPr>
            <w:r w:rsidRPr="000D21C0">
              <w:rPr>
                <w:color w:val="000000" w:themeColor="text1"/>
              </w:rPr>
              <w:t>LRA</w:t>
            </w:r>
          </w:p>
          <w:p w14:paraId="2B126DE3" w14:textId="77777777" w:rsidR="0043448C" w:rsidRPr="000D21C0" w:rsidRDefault="0043448C" w:rsidP="0043448C">
            <w:pPr>
              <w:spacing w:line="259" w:lineRule="auto"/>
              <w:rPr>
                <w:color w:val="000000" w:themeColor="text1"/>
              </w:rPr>
            </w:pPr>
            <w:r w:rsidRPr="000D21C0">
              <w:rPr>
                <w:color w:val="000000" w:themeColor="text1"/>
              </w:rPr>
              <w:t xml:space="preserve">Joseph </w:t>
            </w:r>
            <w:proofErr w:type="spellStart"/>
            <w:r w:rsidRPr="000D21C0">
              <w:rPr>
                <w:color w:val="000000" w:themeColor="text1"/>
              </w:rPr>
              <w:t>Kony</w:t>
            </w:r>
            <w:proofErr w:type="spellEnd"/>
          </w:p>
          <w:p w14:paraId="7D0E5F66" w14:textId="77777777" w:rsidR="0043448C" w:rsidRPr="000D21C0" w:rsidRDefault="0043448C" w:rsidP="0043448C">
            <w:pPr>
              <w:spacing w:line="259" w:lineRule="auto"/>
              <w:rPr>
                <w:color w:val="000000" w:themeColor="text1"/>
              </w:rPr>
            </w:pPr>
            <w:r w:rsidRPr="000D21C0">
              <w:rPr>
                <w:color w:val="000000" w:themeColor="text1"/>
              </w:rPr>
              <w:t>Acholi</w:t>
            </w:r>
          </w:p>
          <w:p w14:paraId="2B6EC644" w14:textId="77777777" w:rsidR="0043448C" w:rsidRPr="000D21C0" w:rsidRDefault="0043448C" w:rsidP="0043448C">
            <w:pPr>
              <w:spacing w:line="259" w:lineRule="auto"/>
              <w:rPr>
                <w:color w:val="000000" w:themeColor="text1"/>
              </w:rPr>
            </w:pPr>
            <w:proofErr w:type="spellStart"/>
            <w:r w:rsidRPr="000D21C0">
              <w:rPr>
                <w:color w:val="000000" w:themeColor="text1"/>
              </w:rPr>
              <w:t>Kony</w:t>
            </w:r>
            <w:proofErr w:type="spellEnd"/>
            <w:r w:rsidRPr="000D21C0">
              <w:rPr>
                <w:color w:val="000000" w:themeColor="text1"/>
              </w:rPr>
              <w:t xml:space="preserve"> war</w:t>
            </w:r>
          </w:p>
          <w:p w14:paraId="53B8DC12" w14:textId="77777777" w:rsidR="0043448C" w:rsidRPr="000D21C0" w:rsidRDefault="0043448C" w:rsidP="0043448C">
            <w:pPr>
              <w:spacing w:line="259" w:lineRule="auto"/>
              <w:rPr>
                <w:color w:val="000000" w:themeColor="text1"/>
              </w:rPr>
            </w:pPr>
            <w:r w:rsidRPr="000D21C0">
              <w:rPr>
                <w:color w:val="000000" w:themeColor="text1"/>
              </w:rPr>
              <w:t>Uganda’s forgotten war</w:t>
            </w:r>
          </w:p>
          <w:p w14:paraId="75DF6F4F" w14:textId="77777777" w:rsidR="0043448C" w:rsidRPr="000D21C0" w:rsidRDefault="0043448C" w:rsidP="0043448C">
            <w:pPr>
              <w:spacing w:line="259" w:lineRule="auto"/>
              <w:rPr>
                <w:color w:val="000000" w:themeColor="text1"/>
              </w:rPr>
            </w:pPr>
            <w:proofErr w:type="spellStart"/>
            <w:r w:rsidRPr="000D21C0">
              <w:rPr>
                <w:color w:val="000000" w:themeColor="text1"/>
              </w:rPr>
              <w:t>Kony’s</w:t>
            </w:r>
            <w:proofErr w:type="spellEnd"/>
            <w:r w:rsidRPr="000D21C0">
              <w:rPr>
                <w:color w:val="000000" w:themeColor="text1"/>
              </w:rPr>
              <w:t xml:space="preserve"> terror</w:t>
            </w:r>
          </w:p>
          <w:p w14:paraId="17BE2290" w14:textId="77777777" w:rsidR="0043448C" w:rsidRPr="000D21C0" w:rsidRDefault="0043448C" w:rsidP="0043448C">
            <w:pPr>
              <w:spacing w:line="259" w:lineRule="auto"/>
              <w:rPr>
                <w:color w:val="000000" w:themeColor="text1"/>
              </w:rPr>
            </w:pPr>
            <w:r w:rsidRPr="000D21C0">
              <w:rPr>
                <w:color w:val="000000" w:themeColor="text1"/>
              </w:rPr>
              <w:t>Ugandan terror campaign</w:t>
            </w:r>
          </w:p>
          <w:p w14:paraId="7440A156" w14:textId="77777777" w:rsidR="0043448C" w:rsidRPr="000D21C0" w:rsidRDefault="0043448C" w:rsidP="0043448C">
            <w:pPr>
              <w:spacing w:line="259" w:lineRule="auto"/>
              <w:rPr>
                <w:color w:val="000000" w:themeColor="text1"/>
              </w:rPr>
            </w:pPr>
            <w:r w:rsidRPr="000D21C0">
              <w:rPr>
                <w:color w:val="000000" w:themeColor="text1"/>
              </w:rPr>
              <w:t xml:space="preserve">Terror campaign in </w:t>
            </w:r>
            <w:proofErr w:type="spellStart"/>
            <w:r w:rsidRPr="000D21C0">
              <w:rPr>
                <w:color w:val="000000" w:themeColor="text1"/>
              </w:rPr>
              <w:t>uganda</w:t>
            </w:r>
            <w:proofErr w:type="spellEnd"/>
          </w:p>
        </w:tc>
      </w:tr>
      <w:tr w:rsidR="0043448C" w:rsidRPr="000D21C0" w14:paraId="16927A6A" w14:textId="77777777" w:rsidTr="008F31F1">
        <w:tc>
          <w:tcPr>
            <w:tcW w:w="1709" w:type="dxa"/>
            <w:vAlign w:val="bottom"/>
          </w:tcPr>
          <w:p w14:paraId="66153B21" w14:textId="77777777" w:rsidR="0043448C" w:rsidRPr="000D21C0" w:rsidRDefault="0043448C" w:rsidP="0043448C">
            <w:pPr>
              <w:spacing w:line="259" w:lineRule="auto"/>
              <w:rPr>
                <w:color w:val="000000" w:themeColor="text1"/>
              </w:rPr>
            </w:pPr>
            <w:r w:rsidRPr="000D21C0">
              <w:rPr>
                <w:color w:val="000000" w:themeColor="text1"/>
              </w:rPr>
              <w:lastRenderedPageBreak/>
              <w:t>Palestinian Intifadas, First and Second</w:t>
            </w:r>
          </w:p>
        </w:tc>
        <w:tc>
          <w:tcPr>
            <w:tcW w:w="910" w:type="dxa"/>
            <w:vAlign w:val="bottom"/>
          </w:tcPr>
          <w:p w14:paraId="578A5367" w14:textId="77777777" w:rsidR="0043448C" w:rsidRPr="000D21C0" w:rsidRDefault="0043448C" w:rsidP="0043448C">
            <w:pPr>
              <w:spacing w:line="259" w:lineRule="auto"/>
              <w:rPr>
                <w:color w:val="000000" w:themeColor="text1"/>
              </w:rPr>
            </w:pPr>
            <w:r w:rsidRPr="000D21C0">
              <w:rPr>
                <w:color w:val="000000" w:themeColor="text1"/>
              </w:rPr>
              <w:t>1987-93;</w:t>
            </w:r>
          </w:p>
          <w:p w14:paraId="70AE7E44" w14:textId="77777777" w:rsidR="0043448C" w:rsidRPr="000D21C0" w:rsidRDefault="0043448C" w:rsidP="0043448C">
            <w:pPr>
              <w:spacing w:line="259" w:lineRule="auto"/>
              <w:rPr>
                <w:color w:val="000000" w:themeColor="text1"/>
              </w:rPr>
            </w:pPr>
            <w:r w:rsidRPr="000D21C0">
              <w:rPr>
                <w:color w:val="000000" w:themeColor="text1"/>
              </w:rPr>
              <w:t>2000-5</w:t>
            </w:r>
          </w:p>
        </w:tc>
        <w:tc>
          <w:tcPr>
            <w:tcW w:w="3316" w:type="dxa"/>
          </w:tcPr>
          <w:p w14:paraId="712EED76" w14:textId="77777777" w:rsidR="0043448C" w:rsidRPr="000D21C0" w:rsidRDefault="0043448C" w:rsidP="0043448C">
            <w:pPr>
              <w:spacing w:line="259" w:lineRule="auto"/>
              <w:rPr>
                <w:color w:val="000000" w:themeColor="text1"/>
              </w:rPr>
            </w:pPr>
            <w:r w:rsidRPr="000D21C0">
              <w:rPr>
                <w:color w:val="000000" w:themeColor="text1"/>
              </w:rPr>
              <w:t>Jewish</w:t>
            </w:r>
          </w:p>
          <w:p w14:paraId="3058C453" w14:textId="77777777" w:rsidR="0043448C" w:rsidRPr="000D21C0" w:rsidRDefault="0043448C" w:rsidP="0043448C">
            <w:pPr>
              <w:spacing w:line="259" w:lineRule="auto"/>
              <w:rPr>
                <w:color w:val="000000" w:themeColor="text1"/>
              </w:rPr>
            </w:pPr>
            <w:r w:rsidRPr="000D21C0">
              <w:rPr>
                <w:color w:val="000000" w:themeColor="text1"/>
              </w:rPr>
              <w:t>Palestinian</w:t>
            </w:r>
          </w:p>
          <w:p w14:paraId="587072C0" w14:textId="77777777" w:rsidR="0043448C" w:rsidRPr="000D21C0" w:rsidRDefault="0043448C" w:rsidP="0043448C">
            <w:pPr>
              <w:spacing w:line="259" w:lineRule="auto"/>
              <w:rPr>
                <w:color w:val="000000" w:themeColor="text1"/>
              </w:rPr>
            </w:pPr>
            <w:r w:rsidRPr="000D21C0">
              <w:rPr>
                <w:color w:val="000000" w:themeColor="text1"/>
              </w:rPr>
              <w:t>Arab/Arabic/Arabian</w:t>
            </w:r>
          </w:p>
          <w:p w14:paraId="6CEF1E57" w14:textId="77777777" w:rsidR="0043448C" w:rsidRPr="000D21C0" w:rsidRDefault="0043448C" w:rsidP="0043448C">
            <w:pPr>
              <w:spacing w:line="259" w:lineRule="auto"/>
              <w:rPr>
                <w:color w:val="000000" w:themeColor="text1"/>
              </w:rPr>
            </w:pPr>
            <w:r w:rsidRPr="000D21C0">
              <w:rPr>
                <w:color w:val="000000" w:themeColor="text1"/>
              </w:rPr>
              <w:t>Gaza</w:t>
            </w:r>
          </w:p>
          <w:p w14:paraId="2C6BF3B5" w14:textId="77777777" w:rsidR="0043448C" w:rsidRPr="000D21C0" w:rsidRDefault="0043448C" w:rsidP="0043448C">
            <w:pPr>
              <w:spacing w:line="259" w:lineRule="auto"/>
              <w:rPr>
                <w:color w:val="000000" w:themeColor="text1"/>
              </w:rPr>
            </w:pPr>
            <w:r w:rsidRPr="000D21C0">
              <w:rPr>
                <w:color w:val="000000" w:themeColor="text1"/>
              </w:rPr>
              <w:t>West Bank</w:t>
            </w:r>
          </w:p>
          <w:p w14:paraId="44712339" w14:textId="77777777" w:rsidR="0043448C" w:rsidRPr="000D21C0" w:rsidRDefault="0043448C" w:rsidP="0043448C">
            <w:pPr>
              <w:spacing w:line="259" w:lineRule="auto"/>
              <w:rPr>
                <w:color w:val="000000" w:themeColor="text1"/>
              </w:rPr>
            </w:pPr>
            <w:r w:rsidRPr="000D21C0">
              <w:rPr>
                <w:color w:val="000000" w:themeColor="text1"/>
              </w:rPr>
              <w:t>Israeli</w:t>
            </w:r>
          </w:p>
          <w:p w14:paraId="43610B96" w14:textId="77777777" w:rsidR="0043448C" w:rsidRPr="000D21C0" w:rsidRDefault="0043448C" w:rsidP="0043448C">
            <w:pPr>
              <w:spacing w:line="259" w:lineRule="auto"/>
              <w:rPr>
                <w:color w:val="000000" w:themeColor="text1"/>
              </w:rPr>
            </w:pPr>
            <w:r w:rsidRPr="000D21C0">
              <w:rPr>
                <w:color w:val="000000" w:themeColor="text1"/>
              </w:rPr>
              <w:t>Sharon</w:t>
            </w:r>
          </w:p>
          <w:p w14:paraId="7D065713" w14:textId="77777777" w:rsidR="0043448C" w:rsidRPr="000D21C0" w:rsidRDefault="0043448C" w:rsidP="0043448C">
            <w:pPr>
              <w:spacing w:line="259" w:lineRule="auto"/>
              <w:rPr>
                <w:color w:val="000000" w:themeColor="text1"/>
              </w:rPr>
            </w:pPr>
            <w:r w:rsidRPr="000D21C0">
              <w:rPr>
                <w:color w:val="000000" w:themeColor="text1"/>
              </w:rPr>
              <w:t>Intifada</w:t>
            </w:r>
          </w:p>
          <w:p w14:paraId="77476F15" w14:textId="77777777" w:rsidR="0043448C" w:rsidRPr="000D21C0" w:rsidRDefault="0043448C" w:rsidP="0043448C">
            <w:pPr>
              <w:tabs>
                <w:tab w:val="left" w:pos="5550"/>
              </w:tabs>
              <w:spacing w:line="259" w:lineRule="auto"/>
              <w:rPr>
                <w:color w:val="000000" w:themeColor="text1"/>
              </w:rPr>
            </w:pPr>
          </w:p>
        </w:tc>
        <w:tc>
          <w:tcPr>
            <w:tcW w:w="810" w:type="dxa"/>
          </w:tcPr>
          <w:p w14:paraId="0A7D6A26" w14:textId="77777777" w:rsidR="0043448C" w:rsidRPr="000D21C0" w:rsidRDefault="0043448C" w:rsidP="0043448C">
            <w:pPr>
              <w:spacing w:line="259" w:lineRule="auto"/>
              <w:rPr>
                <w:color w:val="000000" w:themeColor="text1"/>
              </w:rPr>
            </w:pPr>
            <w:r w:rsidRPr="000D21C0">
              <w:rPr>
                <w:color w:val="000000" w:themeColor="text1"/>
              </w:rPr>
              <w:t>1987-2025</w:t>
            </w:r>
          </w:p>
        </w:tc>
        <w:tc>
          <w:tcPr>
            <w:tcW w:w="6205" w:type="dxa"/>
          </w:tcPr>
          <w:p w14:paraId="085DEE7A" w14:textId="77777777" w:rsidR="0043448C" w:rsidRPr="000D21C0" w:rsidRDefault="0043448C" w:rsidP="0043448C">
            <w:pPr>
              <w:spacing w:line="259" w:lineRule="auto"/>
              <w:rPr>
                <w:color w:val="000000" w:themeColor="text1"/>
              </w:rPr>
            </w:pPr>
            <w:r w:rsidRPr="000D21C0">
              <w:rPr>
                <w:color w:val="000000" w:themeColor="text1"/>
              </w:rPr>
              <w:t>“intifada” or “revolt of the stones” or (“Palestinian” AND “1987 uprising”) or “</w:t>
            </w:r>
            <w:proofErr w:type="spellStart"/>
            <w:r w:rsidRPr="000D21C0">
              <w:rPr>
                <w:color w:val="000000" w:themeColor="text1"/>
              </w:rPr>
              <w:t>al-aqsa</w:t>
            </w:r>
            <w:proofErr w:type="spellEnd"/>
            <w:r w:rsidRPr="000D21C0">
              <w:rPr>
                <w:color w:val="000000" w:themeColor="text1"/>
              </w:rPr>
              <w:t xml:space="preserve"> uprising” or “</w:t>
            </w:r>
            <w:proofErr w:type="spellStart"/>
            <w:r w:rsidRPr="000D21C0">
              <w:rPr>
                <w:color w:val="000000" w:themeColor="text1"/>
              </w:rPr>
              <w:t>al-aqsa</w:t>
            </w:r>
            <w:proofErr w:type="spellEnd"/>
            <w:r w:rsidRPr="000D21C0">
              <w:rPr>
                <w:color w:val="000000" w:themeColor="text1"/>
              </w:rPr>
              <w:t xml:space="preserve"> revolt” or “</w:t>
            </w:r>
            <w:proofErr w:type="spellStart"/>
            <w:r w:rsidRPr="000D21C0">
              <w:rPr>
                <w:color w:val="000000" w:themeColor="text1"/>
              </w:rPr>
              <w:t>al-aqsa</w:t>
            </w:r>
            <w:proofErr w:type="spellEnd"/>
            <w:r w:rsidRPr="000D21C0">
              <w:rPr>
                <w:color w:val="000000" w:themeColor="text1"/>
              </w:rPr>
              <w:t xml:space="preserve"> rebellion” Or (“Palestinian” AND “2000 uprising”) or “second Palestinian uprising”</w:t>
            </w:r>
          </w:p>
        </w:tc>
      </w:tr>
      <w:tr w:rsidR="0043448C" w:rsidRPr="000D21C0" w14:paraId="5E86277B" w14:textId="77777777" w:rsidTr="008F31F1">
        <w:tc>
          <w:tcPr>
            <w:tcW w:w="1709" w:type="dxa"/>
            <w:vAlign w:val="bottom"/>
          </w:tcPr>
          <w:p w14:paraId="0C6F01EA" w14:textId="77777777" w:rsidR="0043448C" w:rsidRPr="000D21C0" w:rsidRDefault="0043448C" w:rsidP="0043448C">
            <w:pPr>
              <w:spacing w:line="259" w:lineRule="auto"/>
              <w:rPr>
                <w:color w:val="000000" w:themeColor="text1"/>
              </w:rPr>
            </w:pPr>
            <w:r w:rsidRPr="000D21C0">
              <w:rPr>
                <w:color w:val="000000" w:themeColor="text1"/>
              </w:rPr>
              <w:t xml:space="preserve">South Ossetia and Abkhazia wars </w:t>
            </w:r>
          </w:p>
          <w:p w14:paraId="19A9137A" w14:textId="77777777" w:rsidR="0043448C" w:rsidRPr="000D21C0" w:rsidRDefault="0043448C" w:rsidP="0043448C">
            <w:pPr>
              <w:spacing w:line="259" w:lineRule="auto"/>
              <w:rPr>
                <w:color w:val="000000" w:themeColor="text1"/>
              </w:rPr>
            </w:pPr>
          </w:p>
          <w:p w14:paraId="065CDBE8" w14:textId="77777777" w:rsidR="0043448C" w:rsidRPr="000D21C0" w:rsidRDefault="0043448C" w:rsidP="0043448C">
            <w:pPr>
              <w:spacing w:line="259" w:lineRule="auto"/>
              <w:rPr>
                <w:color w:val="000000" w:themeColor="text1"/>
              </w:rPr>
            </w:pPr>
          </w:p>
          <w:p w14:paraId="336D09AE" w14:textId="77777777" w:rsidR="0043448C" w:rsidRPr="000D21C0" w:rsidRDefault="0043448C" w:rsidP="0043448C">
            <w:pPr>
              <w:spacing w:line="259" w:lineRule="auto"/>
              <w:rPr>
                <w:color w:val="000000" w:themeColor="text1"/>
              </w:rPr>
            </w:pPr>
          </w:p>
          <w:p w14:paraId="79192D1A" w14:textId="77777777" w:rsidR="0043448C" w:rsidRPr="000D21C0" w:rsidRDefault="0043448C" w:rsidP="0043448C">
            <w:pPr>
              <w:spacing w:line="259" w:lineRule="auto"/>
              <w:rPr>
                <w:color w:val="000000" w:themeColor="text1"/>
              </w:rPr>
            </w:pPr>
          </w:p>
          <w:p w14:paraId="55E436EE" w14:textId="77777777" w:rsidR="0043448C" w:rsidRPr="000D21C0" w:rsidRDefault="0043448C" w:rsidP="0043448C">
            <w:pPr>
              <w:spacing w:line="259" w:lineRule="auto"/>
              <w:rPr>
                <w:color w:val="000000" w:themeColor="text1"/>
              </w:rPr>
            </w:pPr>
          </w:p>
          <w:p w14:paraId="2F1C254C" w14:textId="77777777" w:rsidR="0043448C" w:rsidRPr="000D21C0" w:rsidRDefault="0043448C" w:rsidP="0043448C">
            <w:pPr>
              <w:spacing w:line="259" w:lineRule="auto"/>
              <w:rPr>
                <w:color w:val="000000" w:themeColor="text1"/>
              </w:rPr>
            </w:pPr>
          </w:p>
        </w:tc>
        <w:tc>
          <w:tcPr>
            <w:tcW w:w="910" w:type="dxa"/>
            <w:vAlign w:val="bottom"/>
          </w:tcPr>
          <w:p w14:paraId="65CFB078" w14:textId="77777777" w:rsidR="0043448C" w:rsidRPr="000D21C0" w:rsidRDefault="0043448C" w:rsidP="0043448C">
            <w:pPr>
              <w:spacing w:line="259" w:lineRule="auto"/>
              <w:rPr>
                <w:color w:val="000000" w:themeColor="text1"/>
              </w:rPr>
            </w:pPr>
            <w:r w:rsidRPr="000D21C0">
              <w:rPr>
                <w:color w:val="000000" w:themeColor="text1"/>
              </w:rPr>
              <w:t>1989-93;</w:t>
            </w:r>
          </w:p>
          <w:p w14:paraId="6BB1DFF4" w14:textId="77777777" w:rsidR="0043448C" w:rsidRPr="000D21C0" w:rsidRDefault="0043448C" w:rsidP="0043448C">
            <w:pPr>
              <w:spacing w:line="259" w:lineRule="auto"/>
              <w:rPr>
                <w:color w:val="000000" w:themeColor="text1"/>
              </w:rPr>
            </w:pPr>
            <w:r w:rsidRPr="000D21C0">
              <w:rPr>
                <w:color w:val="000000" w:themeColor="text1"/>
              </w:rPr>
              <w:t>2008</w:t>
            </w:r>
          </w:p>
          <w:p w14:paraId="21E99738" w14:textId="77777777" w:rsidR="0043448C" w:rsidRPr="000D21C0" w:rsidRDefault="0043448C" w:rsidP="0043448C">
            <w:pPr>
              <w:spacing w:line="259" w:lineRule="auto"/>
              <w:rPr>
                <w:color w:val="000000" w:themeColor="text1"/>
              </w:rPr>
            </w:pPr>
          </w:p>
          <w:p w14:paraId="195AF153" w14:textId="77777777" w:rsidR="0043448C" w:rsidRPr="000D21C0" w:rsidRDefault="0043448C" w:rsidP="0043448C">
            <w:pPr>
              <w:spacing w:line="259" w:lineRule="auto"/>
              <w:rPr>
                <w:color w:val="000000" w:themeColor="text1"/>
              </w:rPr>
            </w:pPr>
          </w:p>
          <w:p w14:paraId="50E8B68C" w14:textId="77777777" w:rsidR="0043448C" w:rsidRPr="000D21C0" w:rsidRDefault="0043448C" w:rsidP="0043448C">
            <w:pPr>
              <w:spacing w:line="259" w:lineRule="auto"/>
              <w:rPr>
                <w:color w:val="000000" w:themeColor="text1"/>
              </w:rPr>
            </w:pPr>
          </w:p>
          <w:p w14:paraId="0AAFF7F2" w14:textId="77777777" w:rsidR="0043448C" w:rsidRPr="000D21C0" w:rsidRDefault="0043448C" w:rsidP="0043448C">
            <w:pPr>
              <w:spacing w:line="259" w:lineRule="auto"/>
              <w:rPr>
                <w:color w:val="000000" w:themeColor="text1"/>
              </w:rPr>
            </w:pPr>
          </w:p>
          <w:p w14:paraId="1BC7C5A6" w14:textId="77777777" w:rsidR="0043448C" w:rsidRPr="000D21C0" w:rsidRDefault="0043448C" w:rsidP="0043448C">
            <w:pPr>
              <w:spacing w:line="259" w:lineRule="auto"/>
              <w:rPr>
                <w:color w:val="000000" w:themeColor="text1"/>
              </w:rPr>
            </w:pPr>
          </w:p>
          <w:p w14:paraId="59F636C3" w14:textId="77777777" w:rsidR="0043448C" w:rsidRPr="000D21C0" w:rsidRDefault="0043448C" w:rsidP="0043448C">
            <w:pPr>
              <w:spacing w:line="259" w:lineRule="auto"/>
              <w:rPr>
                <w:color w:val="000000" w:themeColor="text1"/>
              </w:rPr>
            </w:pPr>
          </w:p>
          <w:p w14:paraId="559FBF4A" w14:textId="77777777" w:rsidR="0043448C" w:rsidRPr="000D21C0" w:rsidRDefault="0043448C" w:rsidP="0043448C">
            <w:pPr>
              <w:spacing w:line="259" w:lineRule="auto"/>
              <w:rPr>
                <w:color w:val="000000" w:themeColor="text1"/>
              </w:rPr>
            </w:pPr>
          </w:p>
        </w:tc>
        <w:tc>
          <w:tcPr>
            <w:tcW w:w="3316" w:type="dxa"/>
          </w:tcPr>
          <w:p w14:paraId="6C7A5BA9" w14:textId="77777777" w:rsidR="0043448C" w:rsidRPr="000D21C0" w:rsidRDefault="0043448C" w:rsidP="0043448C">
            <w:pPr>
              <w:spacing w:line="259" w:lineRule="auto"/>
              <w:rPr>
                <w:color w:val="000000" w:themeColor="text1"/>
              </w:rPr>
            </w:pPr>
            <w:r w:rsidRPr="000D21C0">
              <w:rPr>
                <w:color w:val="000000" w:themeColor="text1"/>
              </w:rPr>
              <w:t>Ossetian</w:t>
            </w:r>
          </w:p>
          <w:p w14:paraId="2D1B642C" w14:textId="77777777" w:rsidR="0043448C" w:rsidRPr="000D21C0" w:rsidRDefault="0043448C" w:rsidP="0043448C">
            <w:pPr>
              <w:spacing w:line="259" w:lineRule="auto"/>
              <w:rPr>
                <w:color w:val="000000" w:themeColor="text1"/>
              </w:rPr>
            </w:pPr>
            <w:r w:rsidRPr="000D21C0">
              <w:rPr>
                <w:color w:val="000000" w:themeColor="text1"/>
              </w:rPr>
              <w:t>Ossetia or “from Ossetia”</w:t>
            </w:r>
          </w:p>
          <w:p w14:paraId="0EDEB68B" w14:textId="77777777" w:rsidR="0043448C" w:rsidRPr="000D21C0" w:rsidRDefault="0043448C" w:rsidP="0043448C">
            <w:pPr>
              <w:spacing w:line="259" w:lineRule="auto"/>
              <w:rPr>
                <w:color w:val="000000" w:themeColor="text1"/>
              </w:rPr>
            </w:pPr>
            <w:r w:rsidRPr="000D21C0">
              <w:rPr>
                <w:color w:val="000000" w:themeColor="text1"/>
              </w:rPr>
              <w:t>Georgian or “from Georgia”</w:t>
            </w:r>
          </w:p>
          <w:p w14:paraId="110D9BB6" w14:textId="77777777" w:rsidR="0043448C" w:rsidRPr="000D21C0" w:rsidRDefault="0043448C" w:rsidP="0043448C">
            <w:pPr>
              <w:spacing w:line="259" w:lineRule="auto"/>
              <w:rPr>
                <w:color w:val="000000" w:themeColor="text1"/>
              </w:rPr>
            </w:pPr>
            <w:proofErr w:type="gramStart"/>
            <w:r w:rsidRPr="000D21C0">
              <w:rPr>
                <w:color w:val="000000" w:themeColor="text1"/>
              </w:rPr>
              <w:t>Caucasus  or</w:t>
            </w:r>
            <w:proofErr w:type="gramEnd"/>
            <w:r w:rsidRPr="000D21C0">
              <w:rPr>
                <w:color w:val="000000" w:themeColor="text1"/>
              </w:rPr>
              <w:t xml:space="preserve"> “from </w:t>
            </w:r>
            <w:proofErr w:type="spellStart"/>
            <w:r w:rsidRPr="000D21C0">
              <w:rPr>
                <w:color w:val="000000" w:themeColor="text1"/>
              </w:rPr>
              <w:t>caucasus</w:t>
            </w:r>
            <w:proofErr w:type="spellEnd"/>
            <w:r w:rsidRPr="000D21C0">
              <w:rPr>
                <w:color w:val="000000" w:themeColor="text1"/>
              </w:rPr>
              <w:t>”</w:t>
            </w:r>
          </w:p>
          <w:p w14:paraId="521B44D9" w14:textId="77777777" w:rsidR="0043448C" w:rsidRPr="000D21C0" w:rsidRDefault="0043448C" w:rsidP="0043448C">
            <w:pPr>
              <w:spacing w:line="259" w:lineRule="auto"/>
              <w:rPr>
                <w:color w:val="000000" w:themeColor="text1"/>
              </w:rPr>
            </w:pPr>
            <w:r w:rsidRPr="000D21C0">
              <w:rPr>
                <w:color w:val="000000" w:themeColor="text1"/>
              </w:rPr>
              <w:t>Black Sea</w:t>
            </w:r>
          </w:p>
          <w:p w14:paraId="7B2D075B" w14:textId="77777777" w:rsidR="0043448C" w:rsidRPr="000D21C0" w:rsidRDefault="0043448C" w:rsidP="0043448C">
            <w:pPr>
              <w:spacing w:line="259" w:lineRule="auto"/>
              <w:rPr>
                <w:color w:val="000000" w:themeColor="text1"/>
              </w:rPr>
            </w:pPr>
            <w:r w:rsidRPr="000D21C0">
              <w:rPr>
                <w:color w:val="000000" w:themeColor="text1"/>
              </w:rPr>
              <w:t>Abkhaz or “from Abkhazia”</w:t>
            </w:r>
          </w:p>
          <w:p w14:paraId="098015B0" w14:textId="77777777" w:rsidR="0043448C" w:rsidRPr="000D21C0" w:rsidRDefault="0043448C" w:rsidP="0043448C">
            <w:pPr>
              <w:spacing w:line="259" w:lineRule="auto"/>
              <w:rPr>
                <w:color w:val="000000" w:themeColor="text1"/>
              </w:rPr>
            </w:pPr>
            <w:r w:rsidRPr="000D21C0">
              <w:rPr>
                <w:color w:val="000000" w:themeColor="text1"/>
              </w:rPr>
              <w:t>Abkhazian</w:t>
            </w:r>
          </w:p>
          <w:p w14:paraId="11CCBC82" w14:textId="77777777" w:rsidR="0043448C" w:rsidRPr="000D21C0" w:rsidRDefault="0043448C" w:rsidP="0043448C">
            <w:pPr>
              <w:spacing w:line="259" w:lineRule="auto"/>
              <w:rPr>
                <w:color w:val="000000" w:themeColor="text1"/>
              </w:rPr>
            </w:pPr>
            <w:r w:rsidRPr="000D21C0">
              <w:rPr>
                <w:color w:val="000000" w:themeColor="text1"/>
              </w:rPr>
              <w:t>Russian or “into Russia” or “to Russia”</w:t>
            </w:r>
          </w:p>
          <w:p w14:paraId="76688A36" w14:textId="77777777" w:rsidR="0043448C" w:rsidRPr="000D21C0" w:rsidRDefault="0043448C" w:rsidP="0043448C">
            <w:pPr>
              <w:tabs>
                <w:tab w:val="left" w:pos="5550"/>
              </w:tabs>
              <w:spacing w:line="259" w:lineRule="auto"/>
              <w:rPr>
                <w:color w:val="000000" w:themeColor="text1"/>
              </w:rPr>
            </w:pPr>
          </w:p>
        </w:tc>
        <w:tc>
          <w:tcPr>
            <w:tcW w:w="810" w:type="dxa"/>
          </w:tcPr>
          <w:p w14:paraId="238B224B" w14:textId="77777777" w:rsidR="0043448C" w:rsidRPr="000D21C0" w:rsidRDefault="0043448C" w:rsidP="0043448C">
            <w:pPr>
              <w:spacing w:line="259" w:lineRule="auto"/>
              <w:rPr>
                <w:color w:val="000000" w:themeColor="text1"/>
              </w:rPr>
            </w:pPr>
            <w:r w:rsidRPr="000D21C0">
              <w:rPr>
                <w:color w:val="000000" w:themeColor="text1"/>
              </w:rPr>
              <w:t>1993-2025</w:t>
            </w:r>
          </w:p>
        </w:tc>
        <w:tc>
          <w:tcPr>
            <w:tcW w:w="6205" w:type="dxa"/>
          </w:tcPr>
          <w:p w14:paraId="2BAF67A5" w14:textId="77777777" w:rsidR="0043448C" w:rsidRPr="000D21C0" w:rsidRDefault="0043448C" w:rsidP="0043448C">
            <w:pPr>
              <w:spacing w:line="259" w:lineRule="auto"/>
              <w:rPr>
                <w:color w:val="000000" w:themeColor="text1"/>
              </w:rPr>
            </w:pPr>
            <w:r w:rsidRPr="000D21C0">
              <w:rPr>
                <w:color w:val="000000" w:themeColor="text1"/>
              </w:rPr>
              <w:t>“South Ossetia war” or “South Ossetian war” or “war in South Ossetia” or “South Ossetian conflict” or “Georgia-Ossetia war” or “Ossetian independence war” or (“Georgian civil war” AND “south Ossetia”) or “</w:t>
            </w:r>
            <w:proofErr w:type="spellStart"/>
            <w:r w:rsidRPr="000D21C0">
              <w:rPr>
                <w:color w:val="000000" w:themeColor="text1"/>
              </w:rPr>
              <w:t>ossetian</w:t>
            </w:r>
            <w:proofErr w:type="spellEnd"/>
            <w:r w:rsidRPr="000D21C0">
              <w:rPr>
                <w:color w:val="000000" w:themeColor="text1"/>
              </w:rPr>
              <w:t xml:space="preserve"> secession” or (“</w:t>
            </w:r>
            <w:proofErr w:type="spellStart"/>
            <w:r w:rsidRPr="000D21C0">
              <w:rPr>
                <w:color w:val="000000" w:themeColor="text1"/>
              </w:rPr>
              <w:t>Geogia</w:t>
            </w:r>
            <w:proofErr w:type="spellEnd"/>
            <w:r w:rsidRPr="000D21C0">
              <w:rPr>
                <w:color w:val="000000" w:themeColor="text1"/>
              </w:rPr>
              <w:t>” AND “Caucasus war” or “Caucasus conflict”) or “South Ossetia crisis”</w:t>
            </w:r>
          </w:p>
          <w:p w14:paraId="0327FAF7" w14:textId="77777777" w:rsidR="0043448C" w:rsidRPr="000D21C0" w:rsidRDefault="0043448C" w:rsidP="0043448C">
            <w:pPr>
              <w:spacing w:line="259" w:lineRule="auto"/>
              <w:rPr>
                <w:color w:val="000000" w:themeColor="text1"/>
              </w:rPr>
            </w:pPr>
            <w:r w:rsidRPr="000D21C0">
              <w:rPr>
                <w:color w:val="000000" w:themeColor="text1"/>
              </w:rPr>
              <w:t xml:space="preserve">Or “Abkhazia war” or “Abkhazian war” or “war in Abkhazia” </w:t>
            </w:r>
          </w:p>
          <w:p w14:paraId="2FD376ED" w14:textId="77777777" w:rsidR="0043448C" w:rsidRPr="000D21C0" w:rsidRDefault="0043448C" w:rsidP="0043448C">
            <w:pPr>
              <w:spacing w:line="259" w:lineRule="auto"/>
              <w:rPr>
                <w:color w:val="000000" w:themeColor="text1"/>
              </w:rPr>
            </w:pPr>
            <w:r w:rsidRPr="000D21C0">
              <w:rPr>
                <w:color w:val="000000" w:themeColor="text1"/>
              </w:rPr>
              <w:t>Or “Georgian-Abkhaz war” or “Abkhazia conflict” or “Abkhaz secession” or “Abkhazian secession” or “war of Abkhaz independence” or “Abkhaz independence war” or (“Abkhazia” and “</w:t>
            </w:r>
            <w:proofErr w:type="spellStart"/>
            <w:r w:rsidRPr="000D21C0">
              <w:rPr>
                <w:color w:val="000000" w:themeColor="text1"/>
              </w:rPr>
              <w:t>caucasus</w:t>
            </w:r>
            <w:proofErr w:type="spellEnd"/>
            <w:r w:rsidRPr="000D21C0">
              <w:rPr>
                <w:color w:val="000000" w:themeColor="text1"/>
              </w:rPr>
              <w:t xml:space="preserve"> war” or “</w:t>
            </w:r>
            <w:proofErr w:type="spellStart"/>
            <w:r w:rsidRPr="000D21C0">
              <w:rPr>
                <w:color w:val="000000" w:themeColor="text1"/>
              </w:rPr>
              <w:t>caucasus</w:t>
            </w:r>
            <w:proofErr w:type="spellEnd"/>
            <w:r w:rsidRPr="000D21C0">
              <w:rPr>
                <w:color w:val="000000" w:themeColor="text1"/>
              </w:rPr>
              <w:t xml:space="preserve"> conflict”) or (“War of the black sea coast” and Georgia)</w:t>
            </w:r>
          </w:p>
        </w:tc>
      </w:tr>
      <w:tr w:rsidR="0043448C" w:rsidRPr="000D21C0" w14:paraId="11FFFC32" w14:textId="77777777" w:rsidTr="008F31F1">
        <w:tc>
          <w:tcPr>
            <w:tcW w:w="1709" w:type="dxa"/>
            <w:vMerge w:val="restart"/>
            <w:vAlign w:val="bottom"/>
          </w:tcPr>
          <w:p w14:paraId="5BA5922B" w14:textId="77777777" w:rsidR="0043448C" w:rsidRPr="000D21C0" w:rsidRDefault="0043448C" w:rsidP="0043448C">
            <w:pPr>
              <w:spacing w:line="259" w:lineRule="auto"/>
              <w:rPr>
                <w:color w:val="000000" w:themeColor="text1"/>
              </w:rPr>
            </w:pPr>
            <w:r w:rsidRPr="000D21C0">
              <w:rPr>
                <w:color w:val="000000" w:themeColor="text1"/>
              </w:rPr>
              <w:t>Somali Wars</w:t>
            </w:r>
          </w:p>
          <w:p w14:paraId="79E55874" w14:textId="77777777" w:rsidR="0043448C" w:rsidRPr="000D21C0" w:rsidRDefault="0043448C" w:rsidP="0043448C">
            <w:pPr>
              <w:spacing w:line="259" w:lineRule="auto"/>
              <w:rPr>
                <w:color w:val="000000" w:themeColor="text1"/>
              </w:rPr>
            </w:pPr>
          </w:p>
          <w:p w14:paraId="6E7F5C5D" w14:textId="77777777" w:rsidR="0043448C" w:rsidRPr="000D21C0" w:rsidRDefault="0043448C" w:rsidP="0043448C">
            <w:pPr>
              <w:spacing w:line="259" w:lineRule="auto"/>
              <w:rPr>
                <w:color w:val="000000" w:themeColor="text1"/>
              </w:rPr>
            </w:pPr>
          </w:p>
        </w:tc>
        <w:tc>
          <w:tcPr>
            <w:tcW w:w="910" w:type="dxa"/>
            <w:vAlign w:val="bottom"/>
          </w:tcPr>
          <w:p w14:paraId="2707504D" w14:textId="77777777" w:rsidR="0043448C" w:rsidRPr="000D21C0" w:rsidRDefault="0043448C" w:rsidP="0043448C">
            <w:pPr>
              <w:spacing w:line="259" w:lineRule="auto"/>
              <w:rPr>
                <w:color w:val="000000" w:themeColor="text1"/>
              </w:rPr>
            </w:pPr>
            <w:r w:rsidRPr="000D21C0">
              <w:rPr>
                <w:color w:val="000000" w:themeColor="text1"/>
              </w:rPr>
              <w:t>1991-4</w:t>
            </w:r>
          </w:p>
        </w:tc>
        <w:tc>
          <w:tcPr>
            <w:tcW w:w="3316" w:type="dxa"/>
            <w:vMerge w:val="restart"/>
          </w:tcPr>
          <w:p w14:paraId="5EA05ED5" w14:textId="77777777" w:rsidR="0043448C" w:rsidRPr="000D21C0" w:rsidRDefault="0043448C" w:rsidP="0043448C">
            <w:pPr>
              <w:spacing w:line="259" w:lineRule="auto"/>
              <w:rPr>
                <w:color w:val="000000" w:themeColor="text1"/>
              </w:rPr>
            </w:pPr>
            <w:r w:rsidRPr="000D21C0">
              <w:rPr>
                <w:color w:val="000000" w:themeColor="text1"/>
              </w:rPr>
              <w:t xml:space="preserve">Somali, “from Somalia,” Bantu, Khartoum, Mogadishu, Hawiye, </w:t>
            </w:r>
            <w:proofErr w:type="spellStart"/>
            <w:r w:rsidRPr="000D21C0">
              <w:rPr>
                <w:color w:val="000000" w:themeColor="text1"/>
              </w:rPr>
              <w:t>Darod</w:t>
            </w:r>
            <w:proofErr w:type="spellEnd"/>
            <w:r w:rsidRPr="000D21C0">
              <w:rPr>
                <w:color w:val="000000" w:themeColor="text1"/>
              </w:rPr>
              <w:t xml:space="preserve">, Kismayo, </w:t>
            </w:r>
            <w:proofErr w:type="spellStart"/>
            <w:r w:rsidRPr="000D21C0">
              <w:rPr>
                <w:color w:val="000000" w:themeColor="text1"/>
              </w:rPr>
              <w:t>Jubaland</w:t>
            </w:r>
            <w:proofErr w:type="spellEnd"/>
            <w:r w:rsidRPr="000D21C0">
              <w:rPr>
                <w:color w:val="000000" w:themeColor="text1"/>
              </w:rPr>
              <w:t xml:space="preserve">, </w:t>
            </w:r>
            <w:proofErr w:type="spellStart"/>
            <w:r w:rsidRPr="000D21C0">
              <w:rPr>
                <w:color w:val="000000" w:themeColor="text1"/>
              </w:rPr>
              <w:t>Baidoa</w:t>
            </w:r>
            <w:proofErr w:type="spellEnd"/>
            <w:r w:rsidRPr="000D21C0">
              <w:rPr>
                <w:color w:val="000000" w:themeColor="text1"/>
              </w:rPr>
              <w:t xml:space="preserve">, Marehan, </w:t>
            </w:r>
            <w:proofErr w:type="spellStart"/>
            <w:r w:rsidRPr="000D21C0">
              <w:rPr>
                <w:color w:val="000000" w:themeColor="text1"/>
              </w:rPr>
              <w:t>Isaaq</w:t>
            </w:r>
            <w:proofErr w:type="spellEnd"/>
            <w:r w:rsidRPr="000D21C0">
              <w:rPr>
                <w:color w:val="000000" w:themeColor="text1"/>
              </w:rPr>
              <w:t xml:space="preserve">, </w:t>
            </w:r>
            <w:proofErr w:type="spellStart"/>
            <w:r w:rsidRPr="000D21C0">
              <w:rPr>
                <w:color w:val="000000" w:themeColor="text1"/>
              </w:rPr>
              <w:t>Rahanweyn</w:t>
            </w:r>
            <w:proofErr w:type="spellEnd"/>
            <w:r w:rsidRPr="000D21C0">
              <w:rPr>
                <w:color w:val="000000" w:themeColor="text1"/>
              </w:rPr>
              <w:t xml:space="preserve">, </w:t>
            </w:r>
            <w:proofErr w:type="spellStart"/>
            <w:r w:rsidRPr="000D21C0">
              <w:rPr>
                <w:color w:val="000000" w:themeColor="text1"/>
              </w:rPr>
              <w:t>Tumaal</w:t>
            </w:r>
            <w:proofErr w:type="spellEnd"/>
            <w:r w:rsidRPr="000D21C0">
              <w:rPr>
                <w:color w:val="000000" w:themeColor="text1"/>
              </w:rPr>
              <w:t xml:space="preserve">, </w:t>
            </w:r>
            <w:proofErr w:type="spellStart"/>
            <w:r w:rsidRPr="000D21C0">
              <w:rPr>
                <w:color w:val="000000" w:themeColor="text1"/>
              </w:rPr>
              <w:t>Yibir</w:t>
            </w:r>
            <w:proofErr w:type="spellEnd"/>
            <w:r w:rsidRPr="000D21C0">
              <w:rPr>
                <w:color w:val="000000" w:themeColor="text1"/>
              </w:rPr>
              <w:t xml:space="preserve">, </w:t>
            </w:r>
            <w:proofErr w:type="spellStart"/>
            <w:r w:rsidRPr="000D21C0">
              <w:rPr>
                <w:color w:val="000000" w:themeColor="text1"/>
              </w:rPr>
              <w:t>Midgan</w:t>
            </w:r>
            <w:proofErr w:type="spellEnd"/>
            <w:r w:rsidRPr="000D21C0">
              <w:rPr>
                <w:color w:val="000000" w:themeColor="text1"/>
              </w:rPr>
              <w:t xml:space="preserve">, </w:t>
            </w:r>
            <w:proofErr w:type="spellStart"/>
            <w:r w:rsidRPr="000D21C0">
              <w:rPr>
                <w:color w:val="000000" w:themeColor="text1"/>
              </w:rPr>
              <w:t>Galgaduud</w:t>
            </w:r>
            <w:proofErr w:type="spellEnd"/>
            <w:r w:rsidRPr="000D21C0">
              <w:rPr>
                <w:color w:val="000000" w:themeColor="text1"/>
              </w:rPr>
              <w:t xml:space="preserve">, Mudug, Galmudug, </w:t>
            </w:r>
            <w:proofErr w:type="spellStart"/>
            <w:r w:rsidRPr="000D21C0">
              <w:rPr>
                <w:color w:val="000000" w:themeColor="text1"/>
              </w:rPr>
              <w:t>Shabaab</w:t>
            </w:r>
            <w:proofErr w:type="spellEnd"/>
            <w:r w:rsidRPr="000D21C0">
              <w:rPr>
                <w:color w:val="000000" w:themeColor="text1"/>
              </w:rPr>
              <w:t>, Beledweyne, Galkayo, Puntland</w:t>
            </w:r>
          </w:p>
        </w:tc>
        <w:tc>
          <w:tcPr>
            <w:tcW w:w="810" w:type="dxa"/>
          </w:tcPr>
          <w:p w14:paraId="4962E872" w14:textId="77777777" w:rsidR="0043448C" w:rsidRPr="000D21C0" w:rsidRDefault="0043448C" w:rsidP="0043448C">
            <w:pPr>
              <w:spacing w:line="259" w:lineRule="auto"/>
              <w:rPr>
                <w:color w:val="000000" w:themeColor="text1"/>
              </w:rPr>
            </w:pPr>
          </w:p>
          <w:p w14:paraId="727C39CC" w14:textId="77777777" w:rsidR="0043448C" w:rsidRPr="000D21C0" w:rsidRDefault="0043448C" w:rsidP="0043448C">
            <w:pPr>
              <w:spacing w:line="259" w:lineRule="auto"/>
              <w:rPr>
                <w:color w:val="000000" w:themeColor="text1"/>
              </w:rPr>
            </w:pPr>
            <w:r w:rsidRPr="000D21C0">
              <w:rPr>
                <w:color w:val="000000" w:themeColor="text1"/>
              </w:rPr>
              <w:t>1991-4</w:t>
            </w:r>
          </w:p>
        </w:tc>
        <w:tc>
          <w:tcPr>
            <w:tcW w:w="6205" w:type="dxa"/>
          </w:tcPr>
          <w:p w14:paraId="22C245E4" w14:textId="77777777" w:rsidR="0043448C" w:rsidRPr="000D21C0" w:rsidRDefault="0043448C" w:rsidP="0043448C">
            <w:pPr>
              <w:spacing w:line="259" w:lineRule="auto"/>
              <w:rPr>
                <w:color w:val="000000" w:themeColor="text1"/>
              </w:rPr>
            </w:pPr>
            <w:r w:rsidRPr="000D21C0">
              <w:rPr>
                <w:color w:val="000000" w:themeColor="text1"/>
              </w:rPr>
              <w:t xml:space="preserve">“collapse of Somalia,” “Somali civil war,” “war in Somalia,” “Somali war,” “Somali conflict,” “Somali clan warfare,” “clan warfare in Somalia,” “warlords in Somalia,” “Operation Restore Hope,” “Black Hawk down,” “intervention in Somalia,” UNOSOM, “mission in Somalia,” “Somali mission,” “Battle for Mogadishu,” “invasion of Somalia,” “al-Shabaab,” “insurgency in Somalia,” “Somali insurgency,” “Somalia’s proxy war,” “ </w:t>
            </w:r>
          </w:p>
        </w:tc>
      </w:tr>
      <w:tr w:rsidR="0043448C" w:rsidRPr="000D21C0" w14:paraId="0DB7E16F" w14:textId="77777777" w:rsidTr="008F31F1">
        <w:tc>
          <w:tcPr>
            <w:tcW w:w="1709" w:type="dxa"/>
            <w:vMerge/>
            <w:vAlign w:val="bottom"/>
          </w:tcPr>
          <w:p w14:paraId="247ABEC4" w14:textId="77777777" w:rsidR="0043448C" w:rsidRPr="000D21C0" w:rsidRDefault="0043448C" w:rsidP="0043448C">
            <w:pPr>
              <w:spacing w:line="259" w:lineRule="auto"/>
              <w:rPr>
                <w:color w:val="000000" w:themeColor="text1"/>
              </w:rPr>
            </w:pPr>
          </w:p>
        </w:tc>
        <w:tc>
          <w:tcPr>
            <w:tcW w:w="910" w:type="dxa"/>
            <w:vAlign w:val="bottom"/>
          </w:tcPr>
          <w:p w14:paraId="13F52C50" w14:textId="77777777" w:rsidR="0043448C" w:rsidRPr="000D21C0" w:rsidRDefault="0043448C" w:rsidP="0043448C">
            <w:pPr>
              <w:spacing w:line="259" w:lineRule="auto"/>
              <w:rPr>
                <w:color w:val="000000" w:themeColor="text1"/>
              </w:rPr>
            </w:pPr>
            <w:r w:rsidRPr="000D21C0">
              <w:rPr>
                <w:color w:val="000000" w:themeColor="text1"/>
              </w:rPr>
              <w:t>2009-25</w:t>
            </w:r>
          </w:p>
        </w:tc>
        <w:tc>
          <w:tcPr>
            <w:tcW w:w="3316" w:type="dxa"/>
            <w:vMerge/>
          </w:tcPr>
          <w:p w14:paraId="3FB1BB00" w14:textId="77777777" w:rsidR="0043448C" w:rsidRPr="000D21C0" w:rsidRDefault="0043448C" w:rsidP="0043448C">
            <w:pPr>
              <w:spacing w:line="259" w:lineRule="auto"/>
              <w:rPr>
                <w:color w:val="000000" w:themeColor="text1"/>
              </w:rPr>
            </w:pPr>
          </w:p>
        </w:tc>
        <w:tc>
          <w:tcPr>
            <w:tcW w:w="810" w:type="dxa"/>
          </w:tcPr>
          <w:p w14:paraId="205FC2D9" w14:textId="77777777" w:rsidR="0043448C" w:rsidRPr="000D21C0" w:rsidRDefault="0043448C" w:rsidP="0043448C">
            <w:pPr>
              <w:spacing w:line="259" w:lineRule="auto"/>
              <w:rPr>
                <w:color w:val="000000" w:themeColor="text1"/>
              </w:rPr>
            </w:pPr>
            <w:r w:rsidRPr="000D21C0">
              <w:rPr>
                <w:color w:val="000000" w:themeColor="text1"/>
              </w:rPr>
              <w:t>2009-25</w:t>
            </w:r>
          </w:p>
        </w:tc>
        <w:tc>
          <w:tcPr>
            <w:tcW w:w="6205" w:type="dxa"/>
          </w:tcPr>
          <w:p w14:paraId="14C2BC20" w14:textId="77777777" w:rsidR="0043448C" w:rsidRPr="000D21C0" w:rsidRDefault="0043448C" w:rsidP="0043448C">
            <w:pPr>
              <w:spacing w:line="259" w:lineRule="auto"/>
              <w:rPr>
                <w:color w:val="000000" w:themeColor="text1"/>
              </w:rPr>
            </w:pPr>
            <w:r w:rsidRPr="000D21C0">
              <w:rPr>
                <w:color w:val="000000" w:themeColor="text1"/>
              </w:rPr>
              <w:t>n/a</w:t>
            </w:r>
          </w:p>
        </w:tc>
      </w:tr>
      <w:tr w:rsidR="0043448C" w:rsidRPr="000D21C0" w14:paraId="577167E3" w14:textId="77777777" w:rsidTr="008F31F1">
        <w:tc>
          <w:tcPr>
            <w:tcW w:w="1709" w:type="dxa"/>
            <w:vAlign w:val="bottom"/>
          </w:tcPr>
          <w:p w14:paraId="62500F94" w14:textId="77777777" w:rsidR="0043448C" w:rsidRPr="000D21C0" w:rsidRDefault="0043448C" w:rsidP="0043448C">
            <w:pPr>
              <w:spacing w:line="259" w:lineRule="auto"/>
              <w:rPr>
                <w:color w:val="000000" w:themeColor="text1"/>
              </w:rPr>
            </w:pPr>
            <w:r w:rsidRPr="000D21C0">
              <w:rPr>
                <w:color w:val="000000" w:themeColor="text1"/>
              </w:rPr>
              <w:t xml:space="preserve">first and second Nagorno Karabakh wars </w:t>
            </w:r>
          </w:p>
        </w:tc>
        <w:tc>
          <w:tcPr>
            <w:tcW w:w="910" w:type="dxa"/>
            <w:vAlign w:val="bottom"/>
          </w:tcPr>
          <w:p w14:paraId="347279B5" w14:textId="77777777" w:rsidR="0043448C" w:rsidRPr="000D21C0" w:rsidRDefault="0043448C" w:rsidP="0043448C">
            <w:pPr>
              <w:spacing w:line="259" w:lineRule="auto"/>
              <w:rPr>
                <w:color w:val="000000" w:themeColor="text1"/>
              </w:rPr>
            </w:pPr>
            <w:r w:rsidRPr="000D21C0">
              <w:rPr>
                <w:color w:val="000000" w:themeColor="text1"/>
              </w:rPr>
              <w:t>1988-1994;</w:t>
            </w:r>
          </w:p>
          <w:p w14:paraId="26B3DF89" w14:textId="77777777" w:rsidR="0043448C" w:rsidRPr="000D21C0" w:rsidRDefault="0043448C" w:rsidP="0043448C">
            <w:pPr>
              <w:spacing w:line="259" w:lineRule="auto"/>
              <w:rPr>
                <w:color w:val="000000" w:themeColor="text1"/>
              </w:rPr>
            </w:pPr>
            <w:r w:rsidRPr="000D21C0">
              <w:rPr>
                <w:color w:val="000000" w:themeColor="text1"/>
              </w:rPr>
              <w:t xml:space="preserve"> 2020</w:t>
            </w:r>
          </w:p>
        </w:tc>
        <w:tc>
          <w:tcPr>
            <w:tcW w:w="3316" w:type="dxa"/>
          </w:tcPr>
          <w:p w14:paraId="5D9348E2" w14:textId="77777777" w:rsidR="0043448C" w:rsidRPr="000D21C0" w:rsidRDefault="0043448C" w:rsidP="0043448C">
            <w:pPr>
              <w:spacing w:line="259" w:lineRule="auto"/>
              <w:rPr>
                <w:color w:val="000000" w:themeColor="text1"/>
              </w:rPr>
            </w:pPr>
            <w:r w:rsidRPr="000D21C0">
              <w:rPr>
                <w:color w:val="000000" w:themeColor="text1"/>
              </w:rPr>
              <w:t>Armenian</w:t>
            </w:r>
          </w:p>
          <w:p w14:paraId="765FF631" w14:textId="77777777" w:rsidR="0043448C" w:rsidRPr="000D21C0" w:rsidRDefault="0043448C" w:rsidP="0043448C">
            <w:pPr>
              <w:spacing w:line="259" w:lineRule="auto"/>
              <w:rPr>
                <w:color w:val="000000" w:themeColor="text1"/>
              </w:rPr>
            </w:pPr>
            <w:r w:rsidRPr="000D21C0">
              <w:rPr>
                <w:color w:val="000000" w:themeColor="text1"/>
              </w:rPr>
              <w:t>Karabakh</w:t>
            </w:r>
          </w:p>
          <w:p w14:paraId="5A74ABD0" w14:textId="77777777" w:rsidR="0043448C" w:rsidRPr="000D21C0" w:rsidRDefault="0043448C" w:rsidP="0043448C">
            <w:pPr>
              <w:spacing w:line="259" w:lineRule="auto"/>
              <w:rPr>
                <w:color w:val="000000" w:themeColor="text1"/>
              </w:rPr>
            </w:pPr>
            <w:proofErr w:type="spellStart"/>
            <w:r w:rsidRPr="000D21C0">
              <w:rPr>
                <w:color w:val="000000" w:themeColor="text1"/>
              </w:rPr>
              <w:t>Karabakhian</w:t>
            </w:r>
            <w:proofErr w:type="spellEnd"/>
          </w:p>
          <w:p w14:paraId="48F027B3" w14:textId="77777777" w:rsidR="0043448C" w:rsidRPr="000D21C0" w:rsidRDefault="0043448C" w:rsidP="0043448C">
            <w:pPr>
              <w:spacing w:line="259" w:lineRule="auto"/>
              <w:rPr>
                <w:color w:val="000000" w:themeColor="text1"/>
              </w:rPr>
            </w:pPr>
            <w:r w:rsidRPr="000D21C0">
              <w:rPr>
                <w:color w:val="000000" w:themeColor="text1"/>
              </w:rPr>
              <w:t xml:space="preserve">Azeri </w:t>
            </w:r>
          </w:p>
          <w:p w14:paraId="402FCF66" w14:textId="77777777" w:rsidR="0043448C" w:rsidRPr="000D21C0" w:rsidRDefault="0043448C" w:rsidP="0043448C">
            <w:pPr>
              <w:spacing w:line="259" w:lineRule="auto"/>
              <w:rPr>
                <w:color w:val="000000" w:themeColor="text1"/>
              </w:rPr>
            </w:pPr>
            <w:r w:rsidRPr="000D21C0">
              <w:rPr>
                <w:color w:val="000000" w:themeColor="text1"/>
              </w:rPr>
              <w:t>Azerbaijani</w:t>
            </w:r>
          </w:p>
          <w:p w14:paraId="05345FF0" w14:textId="77777777" w:rsidR="0043448C" w:rsidRPr="000D21C0" w:rsidRDefault="0043448C" w:rsidP="0043448C">
            <w:pPr>
              <w:spacing w:line="259" w:lineRule="auto"/>
              <w:rPr>
                <w:color w:val="000000" w:themeColor="text1"/>
              </w:rPr>
            </w:pPr>
            <w:r w:rsidRPr="000D21C0">
              <w:rPr>
                <w:color w:val="000000" w:themeColor="text1"/>
              </w:rPr>
              <w:lastRenderedPageBreak/>
              <w:t>Nagorno</w:t>
            </w:r>
          </w:p>
          <w:p w14:paraId="45513289" w14:textId="77777777" w:rsidR="0043448C" w:rsidRPr="000D21C0" w:rsidRDefault="0043448C" w:rsidP="0043448C">
            <w:pPr>
              <w:spacing w:line="259" w:lineRule="auto"/>
              <w:rPr>
                <w:color w:val="000000" w:themeColor="text1"/>
              </w:rPr>
            </w:pPr>
            <w:r w:rsidRPr="000D21C0">
              <w:rPr>
                <w:color w:val="000000" w:themeColor="text1"/>
              </w:rPr>
              <w:t>Caucasus</w:t>
            </w:r>
          </w:p>
          <w:p w14:paraId="570C7C06" w14:textId="77777777" w:rsidR="0043448C" w:rsidRPr="000D21C0" w:rsidRDefault="0043448C" w:rsidP="0043448C">
            <w:pPr>
              <w:spacing w:line="259" w:lineRule="auto"/>
              <w:rPr>
                <w:color w:val="000000" w:themeColor="text1"/>
              </w:rPr>
            </w:pPr>
            <w:r w:rsidRPr="000D21C0">
              <w:rPr>
                <w:color w:val="000000" w:themeColor="text1"/>
              </w:rPr>
              <w:t>Artsakh</w:t>
            </w:r>
          </w:p>
          <w:p w14:paraId="14FECC3F" w14:textId="77777777" w:rsidR="0043448C" w:rsidRPr="000D21C0" w:rsidRDefault="0043448C" w:rsidP="0043448C">
            <w:pPr>
              <w:spacing w:line="259" w:lineRule="auto"/>
              <w:rPr>
                <w:color w:val="000000" w:themeColor="text1"/>
              </w:rPr>
            </w:pPr>
            <w:proofErr w:type="spellStart"/>
            <w:r w:rsidRPr="000D21C0">
              <w:rPr>
                <w:color w:val="000000" w:themeColor="text1"/>
              </w:rPr>
              <w:t>Artsakhian</w:t>
            </w:r>
            <w:proofErr w:type="spellEnd"/>
          </w:p>
          <w:p w14:paraId="0DEE4D1B" w14:textId="77777777" w:rsidR="0043448C" w:rsidRPr="000D21C0" w:rsidRDefault="0043448C" w:rsidP="0043448C">
            <w:pPr>
              <w:tabs>
                <w:tab w:val="left" w:pos="5550"/>
              </w:tabs>
              <w:spacing w:line="259" w:lineRule="auto"/>
              <w:rPr>
                <w:color w:val="000000" w:themeColor="text1"/>
              </w:rPr>
            </w:pPr>
          </w:p>
        </w:tc>
        <w:tc>
          <w:tcPr>
            <w:tcW w:w="810" w:type="dxa"/>
          </w:tcPr>
          <w:p w14:paraId="0A10AB7A" w14:textId="77777777" w:rsidR="0043448C" w:rsidRPr="000D21C0" w:rsidRDefault="0043448C" w:rsidP="0043448C">
            <w:pPr>
              <w:spacing w:line="259" w:lineRule="auto"/>
              <w:rPr>
                <w:color w:val="000000" w:themeColor="text1"/>
              </w:rPr>
            </w:pPr>
            <w:r w:rsidRPr="000D21C0">
              <w:rPr>
                <w:color w:val="000000" w:themeColor="text1"/>
              </w:rPr>
              <w:lastRenderedPageBreak/>
              <w:t>1994-2025</w:t>
            </w:r>
          </w:p>
        </w:tc>
        <w:tc>
          <w:tcPr>
            <w:tcW w:w="6205" w:type="dxa"/>
          </w:tcPr>
          <w:p w14:paraId="3C8F104E" w14:textId="77777777" w:rsidR="0043448C" w:rsidRPr="000D21C0" w:rsidRDefault="0043448C" w:rsidP="0043448C">
            <w:pPr>
              <w:spacing w:line="259" w:lineRule="auto"/>
              <w:rPr>
                <w:color w:val="000000" w:themeColor="text1"/>
              </w:rPr>
            </w:pPr>
            <w:r w:rsidRPr="000D21C0">
              <w:rPr>
                <w:color w:val="000000" w:themeColor="text1"/>
              </w:rPr>
              <w:t xml:space="preserve">“first Nagorno-Karabakh war” or “first Nagorno Karabakh conflict” or “first Armenia-Azerbaijan war” or “first war between Armenia and Azerbaijan” or “first Karabakh war” or “first </w:t>
            </w:r>
            <w:proofErr w:type="spellStart"/>
            <w:r w:rsidRPr="000D21C0">
              <w:rPr>
                <w:color w:val="000000" w:themeColor="text1"/>
              </w:rPr>
              <w:t>azeri-armenian</w:t>
            </w:r>
            <w:proofErr w:type="spellEnd"/>
            <w:r w:rsidRPr="000D21C0">
              <w:rPr>
                <w:color w:val="000000" w:themeColor="text1"/>
              </w:rPr>
              <w:t xml:space="preserve"> war” or “first Nagorno Karabakh independence war” or “1990s Conflict in the South Caucasus” or “Second Nagorno-</w:t>
            </w:r>
            <w:r w:rsidRPr="000D21C0">
              <w:rPr>
                <w:color w:val="000000" w:themeColor="text1"/>
              </w:rPr>
              <w:lastRenderedPageBreak/>
              <w:t>Karabakh War” or “2020 Nagorno-Karabakh Conflict” or “2020 Nagorno-Karabakh war” or (“Nagorno Karabakh” and “2020” and “ethnic cleansing”) or “Second Armenian-Azerbaijani War” or “2020 Karabakh War” or “Second Karabakh Conflict” or “War for Shusha” or “Azerbaijani Liberation War” or “2020 Conflict in the South Caucasus”</w:t>
            </w:r>
          </w:p>
        </w:tc>
      </w:tr>
      <w:tr w:rsidR="0043448C" w:rsidRPr="000D21C0" w14:paraId="240AC86F" w14:textId="77777777" w:rsidTr="008F31F1">
        <w:tc>
          <w:tcPr>
            <w:tcW w:w="1709" w:type="dxa"/>
            <w:vAlign w:val="bottom"/>
          </w:tcPr>
          <w:p w14:paraId="34AB4A5B" w14:textId="77777777" w:rsidR="0043448C" w:rsidRPr="000D21C0" w:rsidRDefault="0043448C" w:rsidP="0043448C">
            <w:pPr>
              <w:spacing w:line="259" w:lineRule="auto"/>
              <w:rPr>
                <w:color w:val="000000" w:themeColor="text1"/>
              </w:rPr>
            </w:pPr>
            <w:r w:rsidRPr="000D21C0">
              <w:rPr>
                <w:color w:val="000000" w:themeColor="text1"/>
              </w:rPr>
              <w:lastRenderedPageBreak/>
              <w:t>Liberia War</w:t>
            </w:r>
          </w:p>
        </w:tc>
        <w:tc>
          <w:tcPr>
            <w:tcW w:w="910" w:type="dxa"/>
            <w:vAlign w:val="bottom"/>
          </w:tcPr>
          <w:p w14:paraId="2A504533" w14:textId="77777777" w:rsidR="0043448C" w:rsidRPr="000D21C0" w:rsidRDefault="0043448C" w:rsidP="0043448C">
            <w:pPr>
              <w:spacing w:line="259" w:lineRule="auto"/>
              <w:rPr>
                <w:color w:val="000000" w:themeColor="text1"/>
              </w:rPr>
            </w:pPr>
            <w:r w:rsidRPr="000D21C0">
              <w:rPr>
                <w:color w:val="000000" w:themeColor="text1"/>
              </w:rPr>
              <w:t>1989-2003</w:t>
            </w:r>
          </w:p>
        </w:tc>
        <w:tc>
          <w:tcPr>
            <w:tcW w:w="3316" w:type="dxa"/>
          </w:tcPr>
          <w:p w14:paraId="647B7B95" w14:textId="77777777" w:rsidR="0043448C" w:rsidRPr="000D21C0" w:rsidRDefault="0043448C" w:rsidP="0043448C">
            <w:pPr>
              <w:spacing w:line="259" w:lineRule="auto"/>
              <w:rPr>
                <w:color w:val="000000" w:themeColor="text1"/>
              </w:rPr>
            </w:pPr>
            <w:r w:rsidRPr="000D21C0">
              <w:rPr>
                <w:color w:val="000000" w:themeColor="text1"/>
              </w:rPr>
              <w:t xml:space="preserve">Liberia, Liberian, Monrovia, NPFL, LURD, MODEL, </w:t>
            </w:r>
            <w:proofErr w:type="spellStart"/>
            <w:r w:rsidRPr="000D21C0">
              <w:rPr>
                <w:color w:val="000000" w:themeColor="text1"/>
              </w:rPr>
              <w:t>Bomi</w:t>
            </w:r>
            <w:proofErr w:type="spellEnd"/>
            <w:r w:rsidRPr="000D21C0">
              <w:rPr>
                <w:color w:val="000000" w:themeColor="text1"/>
              </w:rPr>
              <w:t xml:space="preserve">, “Grand Cape Mount,” </w:t>
            </w:r>
            <w:proofErr w:type="spellStart"/>
            <w:r w:rsidRPr="000D21C0">
              <w:rPr>
                <w:color w:val="000000" w:themeColor="text1"/>
              </w:rPr>
              <w:t>Lofa</w:t>
            </w:r>
            <w:proofErr w:type="spellEnd"/>
            <w:r w:rsidRPr="000D21C0">
              <w:rPr>
                <w:color w:val="000000" w:themeColor="text1"/>
              </w:rPr>
              <w:t xml:space="preserve">, Gbarnga, Taylor, </w:t>
            </w:r>
            <w:proofErr w:type="spellStart"/>
            <w:r w:rsidRPr="000D21C0">
              <w:rPr>
                <w:color w:val="000000" w:themeColor="text1"/>
              </w:rPr>
              <w:t>Nimba</w:t>
            </w:r>
            <w:proofErr w:type="spellEnd"/>
            <w:r w:rsidRPr="000D21C0">
              <w:rPr>
                <w:color w:val="000000" w:themeColor="text1"/>
              </w:rPr>
              <w:t>, Buchanan, Greenville</w:t>
            </w:r>
          </w:p>
        </w:tc>
        <w:tc>
          <w:tcPr>
            <w:tcW w:w="810" w:type="dxa"/>
          </w:tcPr>
          <w:p w14:paraId="7040FCF6" w14:textId="77777777" w:rsidR="0043448C" w:rsidRPr="000D21C0" w:rsidRDefault="0043448C" w:rsidP="0043448C">
            <w:pPr>
              <w:spacing w:line="259" w:lineRule="auto"/>
              <w:rPr>
                <w:color w:val="000000" w:themeColor="text1"/>
              </w:rPr>
            </w:pPr>
          </w:p>
        </w:tc>
        <w:tc>
          <w:tcPr>
            <w:tcW w:w="6205" w:type="dxa"/>
          </w:tcPr>
          <w:p w14:paraId="0835508C" w14:textId="77777777" w:rsidR="0043448C" w:rsidRPr="000D21C0" w:rsidRDefault="0043448C" w:rsidP="0043448C">
            <w:pPr>
              <w:spacing w:line="259" w:lineRule="auto"/>
              <w:rPr>
                <w:color w:val="000000" w:themeColor="text1"/>
              </w:rPr>
            </w:pPr>
            <w:r w:rsidRPr="000D21C0">
              <w:rPr>
                <w:color w:val="000000" w:themeColor="text1"/>
              </w:rPr>
              <w:t>Liberian war</w:t>
            </w:r>
          </w:p>
          <w:p w14:paraId="005FC2FC" w14:textId="77777777" w:rsidR="0043448C" w:rsidRPr="000D21C0" w:rsidRDefault="0043448C" w:rsidP="0043448C">
            <w:pPr>
              <w:spacing w:line="259" w:lineRule="auto"/>
              <w:rPr>
                <w:color w:val="000000" w:themeColor="text1"/>
              </w:rPr>
            </w:pPr>
            <w:r w:rsidRPr="000D21C0">
              <w:rPr>
                <w:color w:val="000000" w:themeColor="text1"/>
              </w:rPr>
              <w:t>Liberian civil war</w:t>
            </w:r>
          </w:p>
          <w:p w14:paraId="74C7F2E5" w14:textId="77777777" w:rsidR="0043448C" w:rsidRPr="000D21C0" w:rsidRDefault="0043448C" w:rsidP="0043448C">
            <w:pPr>
              <w:spacing w:line="259" w:lineRule="auto"/>
              <w:rPr>
                <w:color w:val="000000" w:themeColor="text1"/>
              </w:rPr>
            </w:pPr>
            <w:r w:rsidRPr="000D21C0">
              <w:rPr>
                <w:color w:val="000000" w:themeColor="text1"/>
              </w:rPr>
              <w:t>Liberian conflict</w:t>
            </w:r>
          </w:p>
          <w:p w14:paraId="35BE219F" w14:textId="77777777" w:rsidR="0043448C" w:rsidRPr="000D21C0" w:rsidRDefault="0043448C" w:rsidP="0043448C">
            <w:pPr>
              <w:spacing w:line="259" w:lineRule="auto"/>
              <w:rPr>
                <w:color w:val="000000" w:themeColor="text1"/>
              </w:rPr>
            </w:pPr>
            <w:r w:rsidRPr="000D21C0">
              <w:rPr>
                <w:color w:val="000000" w:themeColor="text1"/>
              </w:rPr>
              <w:t>NPFL invasion</w:t>
            </w:r>
          </w:p>
          <w:p w14:paraId="5A1C9E50" w14:textId="77777777" w:rsidR="0043448C" w:rsidRPr="000D21C0" w:rsidRDefault="0043448C" w:rsidP="0043448C">
            <w:pPr>
              <w:spacing w:line="259" w:lineRule="auto"/>
              <w:rPr>
                <w:color w:val="000000" w:themeColor="text1"/>
              </w:rPr>
            </w:pPr>
            <w:r w:rsidRPr="000D21C0">
              <w:rPr>
                <w:color w:val="000000" w:themeColor="text1"/>
              </w:rPr>
              <w:t>Greater Liberia</w:t>
            </w:r>
          </w:p>
          <w:p w14:paraId="16F23CD4" w14:textId="77777777" w:rsidR="0043448C" w:rsidRPr="000D21C0" w:rsidRDefault="0043448C" w:rsidP="0043448C">
            <w:pPr>
              <w:spacing w:line="259" w:lineRule="auto"/>
              <w:rPr>
                <w:color w:val="000000" w:themeColor="text1"/>
              </w:rPr>
            </w:pPr>
            <w:r w:rsidRPr="000D21C0">
              <w:rPr>
                <w:color w:val="000000" w:themeColor="text1"/>
              </w:rPr>
              <w:t>ECOMOG</w:t>
            </w:r>
          </w:p>
          <w:p w14:paraId="66145BB8" w14:textId="77777777" w:rsidR="0043448C" w:rsidRPr="000D21C0" w:rsidRDefault="0043448C" w:rsidP="0043448C">
            <w:pPr>
              <w:spacing w:line="259" w:lineRule="auto"/>
              <w:rPr>
                <w:color w:val="000000" w:themeColor="text1"/>
              </w:rPr>
            </w:pPr>
            <w:r w:rsidRPr="000D21C0">
              <w:rPr>
                <w:color w:val="000000" w:themeColor="text1"/>
              </w:rPr>
              <w:t>Child soldiers in Liberia</w:t>
            </w:r>
          </w:p>
          <w:p w14:paraId="360F7F5B" w14:textId="77777777" w:rsidR="0043448C" w:rsidRPr="000D21C0" w:rsidRDefault="0043448C" w:rsidP="0043448C">
            <w:pPr>
              <w:spacing w:line="259" w:lineRule="auto"/>
              <w:rPr>
                <w:color w:val="000000" w:themeColor="text1"/>
              </w:rPr>
            </w:pPr>
            <w:r w:rsidRPr="000D21C0">
              <w:rPr>
                <w:color w:val="000000" w:themeColor="text1"/>
              </w:rPr>
              <w:t>Liberian child soldiers</w:t>
            </w:r>
          </w:p>
          <w:p w14:paraId="0B9593EA" w14:textId="77777777" w:rsidR="0043448C" w:rsidRPr="000D21C0" w:rsidRDefault="0043448C" w:rsidP="0043448C">
            <w:pPr>
              <w:spacing w:line="259" w:lineRule="auto"/>
              <w:rPr>
                <w:color w:val="000000" w:themeColor="text1"/>
              </w:rPr>
            </w:pPr>
            <w:r w:rsidRPr="000D21C0">
              <w:rPr>
                <w:color w:val="000000" w:themeColor="text1"/>
              </w:rPr>
              <w:t>Child soldiers from Liberia</w:t>
            </w:r>
          </w:p>
          <w:p w14:paraId="045820EC" w14:textId="77777777" w:rsidR="0043448C" w:rsidRPr="000D21C0" w:rsidRDefault="0043448C" w:rsidP="0043448C">
            <w:pPr>
              <w:spacing w:line="259" w:lineRule="auto"/>
              <w:rPr>
                <w:color w:val="000000" w:themeColor="text1"/>
              </w:rPr>
            </w:pPr>
            <w:r w:rsidRPr="000D21C0">
              <w:rPr>
                <w:color w:val="000000" w:themeColor="text1"/>
              </w:rPr>
              <w:t>Monrovia siege</w:t>
            </w:r>
          </w:p>
          <w:p w14:paraId="43F3B7F4" w14:textId="77777777" w:rsidR="0043448C" w:rsidRPr="000D21C0" w:rsidRDefault="0043448C" w:rsidP="0043448C">
            <w:pPr>
              <w:spacing w:line="259" w:lineRule="auto"/>
              <w:rPr>
                <w:color w:val="000000" w:themeColor="text1"/>
              </w:rPr>
            </w:pPr>
            <w:r w:rsidRPr="000D21C0">
              <w:rPr>
                <w:color w:val="000000" w:themeColor="text1"/>
              </w:rPr>
              <w:t>Abuja Accord</w:t>
            </w:r>
          </w:p>
          <w:p w14:paraId="77E4EAA6" w14:textId="77777777" w:rsidR="0043448C" w:rsidRPr="000D21C0" w:rsidRDefault="0043448C" w:rsidP="0043448C">
            <w:pPr>
              <w:spacing w:line="259" w:lineRule="auto"/>
              <w:rPr>
                <w:color w:val="000000" w:themeColor="text1"/>
              </w:rPr>
            </w:pPr>
            <w:r w:rsidRPr="000D21C0">
              <w:rPr>
                <w:color w:val="000000" w:themeColor="text1"/>
              </w:rPr>
              <w:t>Cotonou agreement</w:t>
            </w:r>
          </w:p>
        </w:tc>
      </w:tr>
      <w:tr w:rsidR="0043448C" w:rsidRPr="000D21C0" w14:paraId="74097CF1" w14:textId="77777777" w:rsidTr="008F31F1">
        <w:tc>
          <w:tcPr>
            <w:tcW w:w="1709" w:type="dxa"/>
            <w:vAlign w:val="bottom"/>
          </w:tcPr>
          <w:p w14:paraId="4CB813FA" w14:textId="77777777" w:rsidR="0043448C" w:rsidRPr="000D21C0" w:rsidRDefault="0043448C" w:rsidP="0043448C">
            <w:pPr>
              <w:spacing w:line="259" w:lineRule="auto"/>
              <w:rPr>
                <w:color w:val="000000" w:themeColor="text1"/>
              </w:rPr>
            </w:pPr>
            <w:r w:rsidRPr="000D21C0">
              <w:rPr>
                <w:color w:val="000000" w:themeColor="text1"/>
              </w:rPr>
              <w:t>Kashmir insurgency</w:t>
            </w:r>
          </w:p>
        </w:tc>
        <w:tc>
          <w:tcPr>
            <w:tcW w:w="910" w:type="dxa"/>
            <w:vAlign w:val="bottom"/>
          </w:tcPr>
          <w:p w14:paraId="4CE34CDD" w14:textId="77777777" w:rsidR="0043448C" w:rsidRPr="000D21C0" w:rsidRDefault="0043448C" w:rsidP="0043448C">
            <w:pPr>
              <w:spacing w:line="259" w:lineRule="auto"/>
              <w:rPr>
                <w:color w:val="000000" w:themeColor="text1"/>
              </w:rPr>
            </w:pPr>
            <w:r w:rsidRPr="000D21C0">
              <w:rPr>
                <w:color w:val="000000" w:themeColor="text1"/>
              </w:rPr>
              <w:t>1990-1</w:t>
            </w:r>
          </w:p>
        </w:tc>
        <w:tc>
          <w:tcPr>
            <w:tcW w:w="3316" w:type="dxa"/>
          </w:tcPr>
          <w:p w14:paraId="47089B78" w14:textId="77777777" w:rsidR="0043448C" w:rsidRPr="000D21C0" w:rsidRDefault="0043448C" w:rsidP="0043448C">
            <w:pPr>
              <w:spacing w:line="259" w:lineRule="auto"/>
              <w:rPr>
                <w:color w:val="000000" w:themeColor="text1"/>
              </w:rPr>
            </w:pPr>
            <w:r w:rsidRPr="000D21C0">
              <w:rPr>
                <w:color w:val="000000" w:themeColor="text1"/>
              </w:rPr>
              <w:t>Kashmir</w:t>
            </w:r>
          </w:p>
          <w:p w14:paraId="304114A0" w14:textId="77777777" w:rsidR="0043448C" w:rsidRPr="000D21C0" w:rsidRDefault="0043448C" w:rsidP="0043448C">
            <w:pPr>
              <w:spacing w:line="259" w:lineRule="auto"/>
              <w:rPr>
                <w:color w:val="000000" w:themeColor="text1"/>
              </w:rPr>
            </w:pPr>
            <w:r w:rsidRPr="000D21C0">
              <w:rPr>
                <w:color w:val="000000" w:themeColor="text1"/>
              </w:rPr>
              <w:t>Pandit</w:t>
            </w:r>
          </w:p>
          <w:p w14:paraId="4BC10349" w14:textId="77777777" w:rsidR="0043448C" w:rsidRPr="000D21C0" w:rsidRDefault="0043448C" w:rsidP="0043448C">
            <w:pPr>
              <w:spacing w:line="259" w:lineRule="auto"/>
              <w:rPr>
                <w:color w:val="000000" w:themeColor="text1"/>
              </w:rPr>
            </w:pPr>
            <w:r w:rsidRPr="000D21C0">
              <w:rPr>
                <w:color w:val="000000" w:themeColor="text1"/>
              </w:rPr>
              <w:t>Hindu</w:t>
            </w:r>
          </w:p>
          <w:p w14:paraId="46A7D419" w14:textId="77777777" w:rsidR="0043448C" w:rsidRPr="000D21C0" w:rsidRDefault="0043448C" w:rsidP="0043448C">
            <w:pPr>
              <w:spacing w:line="259" w:lineRule="auto"/>
              <w:rPr>
                <w:color w:val="000000" w:themeColor="text1"/>
              </w:rPr>
            </w:pPr>
            <w:r w:rsidRPr="000D21C0">
              <w:rPr>
                <w:color w:val="000000" w:themeColor="text1"/>
              </w:rPr>
              <w:t>“fleeing Pakistani”</w:t>
            </w:r>
          </w:p>
          <w:p w14:paraId="2F808EFC" w14:textId="77777777" w:rsidR="0043448C" w:rsidRPr="000D21C0" w:rsidRDefault="0043448C" w:rsidP="0043448C">
            <w:pPr>
              <w:spacing w:line="259" w:lineRule="auto"/>
              <w:rPr>
                <w:color w:val="000000" w:themeColor="text1"/>
              </w:rPr>
            </w:pPr>
            <w:r w:rsidRPr="000D21C0">
              <w:rPr>
                <w:color w:val="000000" w:themeColor="text1"/>
              </w:rPr>
              <w:t>“Kashmir Valley”</w:t>
            </w:r>
          </w:p>
          <w:p w14:paraId="71FA3375" w14:textId="77777777" w:rsidR="0043448C" w:rsidRPr="000D21C0" w:rsidRDefault="0043448C" w:rsidP="0043448C">
            <w:pPr>
              <w:spacing w:line="259" w:lineRule="auto"/>
              <w:rPr>
                <w:color w:val="000000" w:themeColor="text1"/>
              </w:rPr>
            </w:pPr>
            <w:r w:rsidRPr="000D21C0">
              <w:rPr>
                <w:color w:val="000000" w:themeColor="text1"/>
              </w:rPr>
              <w:t>“to Jammu”</w:t>
            </w:r>
          </w:p>
          <w:p w14:paraId="26950E82" w14:textId="77777777" w:rsidR="0043448C" w:rsidRPr="000D21C0" w:rsidRDefault="0043448C" w:rsidP="0043448C">
            <w:pPr>
              <w:spacing w:line="259" w:lineRule="auto"/>
              <w:rPr>
                <w:color w:val="000000" w:themeColor="text1"/>
              </w:rPr>
            </w:pPr>
            <w:r w:rsidRPr="000D21C0">
              <w:rPr>
                <w:color w:val="000000" w:themeColor="text1"/>
              </w:rPr>
              <w:t>“to Delhi”</w:t>
            </w:r>
          </w:p>
        </w:tc>
        <w:tc>
          <w:tcPr>
            <w:tcW w:w="810" w:type="dxa"/>
          </w:tcPr>
          <w:p w14:paraId="3F5A6692" w14:textId="77777777" w:rsidR="0043448C" w:rsidRPr="000D21C0" w:rsidRDefault="0043448C" w:rsidP="0043448C">
            <w:pPr>
              <w:spacing w:line="259" w:lineRule="auto"/>
              <w:rPr>
                <w:color w:val="000000" w:themeColor="text1"/>
              </w:rPr>
            </w:pPr>
          </w:p>
        </w:tc>
        <w:tc>
          <w:tcPr>
            <w:tcW w:w="6205" w:type="dxa"/>
          </w:tcPr>
          <w:p w14:paraId="0A1DC49C" w14:textId="77777777" w:rsidR="0043448C" w:rsidRPr="000D21C0" w:rsidRDefault="0043448C" w:rsidP="0043448C">
            <w:pPr>
              <w:spacing w:line="259" w:lineRule="auto"/>
              <w:rPr>
                <w:color w:val="000000" w:themeColor="text1"/>
              </w:rPr>
            </w:pPr>
            <w:r w:rsidRPr="000D21C0">
              <w:rPr>
                <w:color w:val="000000" w:themeColor="text1"/>
              </w:rPr>
              <w:t>Kashmir insurgency</w:t>
            </w:r>
          </w:p>
          <w:p w14:paraId="330C58C8" w14:textId="77777777" w:rsidR="0043448C" w:rsidRPr="000D21C0" w:rsidRDefault="0043448C" w:rsidP="0043448C">
            <w:pPr>
              <w:spacing w:line="259" w:lineRule="auto"/>
              <w:rPr>
                <w:color w:val="000000" w:themeColor="text1"/>
              </w:rPr>
            </w:pPr>
            <w:r w:rsidRPr="000D21C0">
              <w:rPr>
                <w:color w:val="000000" w:themeColor="text1"/>
              </w:rPr>
              <w:t>Kashmir in 1990</w:t>
            </w:r>
          </w:p>
          <w:p w14:paraId="7BB6CEC3" w14:textId="77777777" w:rsidR="0043448C" w:rsidRPr="000D21C0" w:rsidRDefault="0043448C" w:rsidP="0043448C">
            <w:pPr>
              <w:spacing w:line="259" w:lineRule="auto"/>
              <w:rPr>
                <w:color w:val="000000" w:themeColor="text1"/>
              </w:rPr>
            </w:pPr>
            <w:r w:rsidRPr="000D21C0">
              <w:rPr>
                <w:color w:val="000000" w:themeColor="text1"/>
              </w:rPr>
              <w:t xml:space="preserve">1990 </w:t>
            </w:r>
            <w:proofErr w:type="spellStart"/>
            <w:r w:rsidRPr="000D21C0">
              <w:rPr>
                <w:color w:val="000000" w:themeColor="text1"/>
              </w:rPr>
              <w:t>kashmir</w:t>
            </w:r>
            <w:proofErr w:type="spellEnd"/>
          </w:p>
          <w:p w14:paraId="2F271470" w14:textId="77777777" w:rsidR="0043448C" w:rsidRPr="000D21C0" w:rsidRDefault="0043448C" w:rsidP="0043448C">
            <w:pPr>
              <w:spacing w:line="259" w:lineRule="auto"/>
              <w:rPr>
                <w:color w:val="000000" w:themeColor="text1"/>
              </w:rPr>
            </w:pPr>
            <w:proofErr w:type="spellStart"/>
            <w:r w:rsidRPr="000D21C0">
              <w:rPr>
                <w:color w:val="000000" w:themeColor="text1"/>
              </w:rPr>
              <w:t>Gawkadal</w:t>
            </w:r>
            <w:proofErr w:type="spellEnd"/>
            <w:r w:rsidRPr="000D21C0">
              <w:rPr>
                <w:color w:val="000000" w:themeColor="text1"/>
              </w:rPr>
              <w:t xml:space="preserve"> massacre</w:t>
            </w:r>
          </w:p>
          <w:p w14:paraId="0947E16F" w14:textId="77777777" w:rsidR="0043448C" w:rsidRPr="000D21C0" w:rsidRDefault="0043448C" w:rsidP="0043448C">
            <w:pPr>
              <w:spacing w:line="259" w:lineRule="auto"/>
              <w:rPr>
                <w:color w:val="000000" w:themeColor="text1"/>
              </w:rPr>
            </w:pPr>
            <w:r w:rsidRPr="000D21C0">
              <w:rPr>
                <w:color w:val="000000" w:themeColor="text1"/>
              </w:rPr>
              <w:t>1990 conflict in Kashmir</w:t>
            </w:r>
          </w:p>
          <w:p w14:paraId="25A02383" w14:textId="77777777" w:rsidR="0043448C" w:rsidRPr="000D21C0" w:rsidRDefault="0043448C" w:rsidP="0043448C">
            <w:pPr>
              <w:spacing w:line="259" w:lineRule="auto"/>
              <w:rPr>
                <w:color w:val="000000" w:themeColor="text1"/>
              </w:rPr>
            </w:pPr>
            <w:r w:rsidRPr="000D21C0">
              <w:rPr>
                <w:color w:val="000000" w:themeColor="text1"/>
              </w:rPr>
              <w:t>Azadi movement</w:t>
            </w:r>
          </w:p>
          <w:p w14:paraId="0B7F174F" w14:textId="77777777" w:rsidR="0043448C" w:rsidRPr="000D21C0" w:rsidRDefault="0043448C" w:rsidP="0043448C">
            <w:pPr>
              <w:spacing w:line="259" w:lineRule="auto"/>
              <w:rPr>
                <w:color w:val="000000" w:themeColor="text1"/>
              </w:rPr>
            </w:pPr>
            <w:r w:rsidRPr="000D21C0">
              <w:rPr>
                <w:color w:val="000000" w:themeColor="text1"/>
              </w:rPr>
              <w:t>Kashmir separatist</w:t>
            </w:r>
          </w:p>
          <w:p w14:paraId="25ADE673" w14:textId="77777777" w:rsidR="0043448C" w:rsidRPr="000D21C0" w:rsidRDefault="0043448C" w:rsidP="0043448C">
            <w:pPr>
              <w:spacing w:line="259" w:lineRule="auto"/>
              <w:rPr>
                <w:color w:val="000000" w:themeColor="text1"/>
              </w:rPr>
            </w:pPr>
            <w:r w:rsidRPr="000D21C0">
              <w:rPr>
                <w:color w:val="000000" w:themeColor="text1"/>
              </w:rPr>
              <w:t>Kashmir separatism</w:t>
            </w:r>
          </w:p>
          <w:p w14:paraId="1B6E9ED3" w14:textId="77777777" w:rsidR="0043448C" w:rsidRPr="000D21C0" w:rsidRDefault="0043448C" w:rsidP="0043448C">
            <w:pPr>
              <w:spacing w:line="259" w:lineRule="auto"/>
              <w:rPr>
                <w:color w:val="000000" w:themeColor="text1"/>
              </w:rPr>
            </w:pPr>
            <w:r w:rsidRPr="000D21C0">
              <w:rPr>
                <w:color w:val="000000" w:themeColor="text1"/>
              </w:rPr>
              <w:t>Militancy in Kashmir</w:t>
            </w:r>
          </w:p>
          <w:p w14:paraId="7DCFBE58" w14:textId="77777777" w:rsidR="0043448C" w:rsidRPr="000D21C0" w:rsidRDefault="0043448C" w:rsidP="0043448C">
            <w:pPr>
              <w:spacing w:line="259" w:lineRule="auto"/>
              <w:rPr>
                <w:color w:val="000000" w:themeColor="text1"/>
              </w:rPr>
            </w:pPr>
            <w:r w:rsidRPr="000D21C0">
              <w:rPr>
                <w:color w:val="000000" w:themeColor="text1"/>
              </w:rPr>
              <w:t>Kashmiri militants</w:t>
            </w:r>
          </w:p>
          <w:p w14:paraId="25C630EE" w14:textId="77777777" w:rsidR="0043448C" w:rsidRPr="000D21C0" w:rsidRDefault="0043448C" w:rsidP="0043448C">
            <w:pPr>
              <w:spacing w:line="259" w:lineRule="auto"/>
              <w:rPr>
                <w:color w:val="000000" w:themeColor="text1"/>
              </w:rPr>
            </w:pPr>
            <w:r w:rsidRPr="000D21C0">
              <w:rPr>
                <w:color w:val="000000" w:themeColor="text1"/>
              </w:rPr>
              <w:t>Kashmiri insurgents</w:t>
            </w:r>
          </w:p>
          <w:p w14:paraId="3F4FD0C9" w14:textId="77777777" w:rsidR="0043448C" w:rsidRPr="000D21C0" w:rsidRDefault="0043448C" w:rsidP="0043448C">
            <w:pPr>
              <w:spacing w:line="259" w:lineRule="auto"/>
              <w:rPr>
                <w:color w:val="000000" w:themeColor="text1"/>
              </w:rPr>
            </w:pPr>
            <w:r w:rsidRPr="000D21C0">
              <w:rPr>
                <w:color w:val="000000" w:themeColor="text1"/>
              </w:rPr>
              <w:t xml:space="preserve">Insurgents in </w:t>
            </w:r>
            <w:proofErr w:type="spellStart"/>
            <w:r w:rsidRPr="000D21C0">
              <w:rPr>
                <w:color w:val="000000" w:themeColor="text1"/>
              </w:rPr>
              <w:t>kashmir</w:t>
            </w:r>
            <w:proofErr w:type="spellEnd"/>
          </w:p>
        </w:tc>
      </w:tr>
      <w:tr w:rsidR="0043448C" w:rsidRPr="000D21C0" w14:paraId="453F5BE5" w14:textId="77777777" w:rsidTr="008F31F1">
        <w:tc>
          <w:tcPr>
            <w:tcW w:w="1709" w:type="dxa"/>
            <w:vAlign w:val="bottom"/>
          </w:tcPr>
          <w:p w14:paraId="2B0B2628" w14:textId="77777777" w:rsidR="0043448C" w:rsidRPr="000D21C0" w:rsidRDefault="0043448C" w:rsidP="0043448C">
            <w:pPr>
              <w:spacing w:line="259" w:lineRule="auto"/>
              <w:rPr>
                <w:color w:val="000000" w:themeColor="text1"/>
              </w:rPr>
            </w:pPr>
            <w:r w:rsidRPr="000D21C0">
              <w:rPr>
                <w:color w:val="000000" w:themeColor="text1"/>
              </w:rPr>
              <w:t>Bhutan Purges</w:t>
            </w:r>
          </w:p>
        </w:tc>
        <w:tc>
          <w:tcPr>
            <w:tcW w:w="910" w:type="dxa"/>
            <w:vAlign w:val="bottom"/>
          </w:tcPr>
          <w:p w14:paraId="65C3A911" w14:textId="77777777" w:rsidR="0043448C" w:rsidRPr="000D21C0" w:rsidRDefault="0043448C" w:rsidP="0043448C">
            <w:pPr>
              <w:spacing w:line="259" w:lineRule="auto"/>
              <w:rPr>
                <w:color w:val="000000" w:themeColor="text1"/>
              </w:rPr>
            </w:pPr>
            <w:r w:rsidRPr="000D21C0">
              <w:rPr>
                <w:color w:val="000000" w:themeColor="text1"/>
              </w:rPr>
              <w:t>1990-3</w:t>
            </w:r>
          </w:p>
        </w:tc>
        <w:tc>
          <w:tcPr>
            <w:tcW w:w="3316" w:type="dxa"/>
          </w:tcPr>
          <w:p w14:paraId="1E39D788" w14:textId="77777777" w:rsidR="0043448C" w:rsidRPr="000D21C0" w:rsidRDefault="0043448C" w:rsidP="0043448C">
            <w:pPr>
              <w:spacing w:line="259" w:lineRule="auto"/>
              <w:rPr>
                <w:color w:val="000000" w:themeColor="text1"/>
              </w:rPr>
            </w:pPr>
            <w:r w:rsidRPr="000D21C0">
              <w:rPr>
                <w:color w:val="000000" w:themeColor="text1"/>
              </w:rPr>
              <w:t>Nepali-speaking</w:t>
            </w:r>
          </w:p>
          <w:p w14:paraId="2C0E3487" w14:textId="77777777" w:rsidR="0043448C" w:rsidRPr="000D21C0" w:rsidRDefault="0043448C" w:rsidP="0043448C">
            <w:pPr>
              <w:spacing w:line="259" w:lineRule="auto"/>
              <w:rPr>
                <w:color w:val="000000" w:themeColor="text1"/>
              </w:rPr>
            </w:pPr>
            <w:r w:rsidRPr="000D21C0">
              <w:rPr>
                <w:color w:val="000000" w:themeColor="text1"/>
              </w:rPr>
              <w:t>Bhutanese</w:t>
            </w:r>
          </w:p>
          <w:p w14:paraId="3801FAC2" w14:textId="77777777" w:rsidR="0043448C" w:rsidRPr="000D21C0" w:rsidRDefault="0043448C" w:rsidP="0043448C">
            <w:pPr>
              <w:spacing w:line="259" w:lineRule="auto"/>
              <w:rPr>
                <w:color w:val="000000" w:themeColor="text1"/>
              </w:rPr>
            </w:pPr>
            <w:r w:rsidRPr="000D21C0">
              <w:rPr>
                <w:color w:val="000000" w:themeColor="text1"/>
              </w:rPr>
              <w:t>From Bhutan</w:t>
            </w:r>
          </w:p>
          <w:p w14:paraId="3EFDA48A" w14:textId="77777777" w:rsidR="0043448C" w:rsidRPr="000D21C0" w:rsidRDefault="0043448C" w:rsidP="0043448C">
            <w:pPr>
              <w:spacing w:line="259" w:lineRule="auto"/>
              <w:rPr>
                <w:color w:val="000000" w:themeColor="text1"/>
              </w:rPr>
            </w:pPr>
            <w:r w:rsidRPr="000D21C0">
              <w:rPr>
                <w:color w:val="000000" w:themeColor="text1"/>
              </w:rPr>
              <w:t>Of Nepali origin</w:t>
            </w:r>
          </w:p>
          <w:p w14:paraId="239E2796" w14:textId="77777777" w:rsidR="0043448C" w:rsidRPr="000D21C0" w:rsidRDefault="0043448C" w:rsidP="0043448C">
            <w:pPr>
              <w:spacing w:line="259" w:lineRule="auto"/>
              <w:rPr>
                <w:color w:val="000000" w:themeColor="text1"/>
              </w:rPr>
            </w:pPr>
            <w:r w:rsidRPr="000D21C0">
              <w:rPr>
                <w:color w:val="000000" w:themeColor="text1"/>
              </w:rPr>
              <w:lastRenderedPageBreak/>
              <w:t>Nepali</w:t>
            </w:r>
          </w:p>
          <w:p w14:paraId="05617D16" w14:textId="77777777" w:rsidR="0043448C" w:rsidRPr="000D21C0" w:rsidRDefault="0043448C" w:rsidP="0043448C">
            <w:pPr>
              <w:spacing w:line="259" w:lineRule="auto"/>
              <w:rPr>
                <w:color w:val="000000" w:themeColor="text1"/>
              </w:rPr>
            </w:pPr>
            <w:proofErr w:type="spellStart"/>
            <w:r w:rsidRPr="000D21C0">
              <w:rPr>
                <w:color w:val="000000" w:themeColor="text1"/>
              </w:rPr>
              <w:t>Lhotshampa</w:t>
            </w:r>
            <w:proofErr w:type="spellEnd"/>
          </w:p>
          <w:p w14:paraId="0808756F" w14:textId="77777777" w:rsidR="0043448C" w:rsidRPr="000D21C0" w:rsidRDefault="0043448C" w:rsidP="0043448C">
            <w:pPr>
              <w:spacing w:line="259" w:lineRule="auto"/>
              <w:rPr>
                <w:color w:val="000000" w:themeColor="text1"/>
              </w:rPr>
            </w:pPr>
            <w:proofErr w:type="spellStart"/>
            <w:r w:rsidRPr="000D21C0">
              <w:rPr>
                <w:color w:val="000000" w:themeColor="text1"/>
              </w:rPr>
              <w:t>Lhotshampas</w:t>
            </w:r>
            <w:proofErr w:type="spellEnd"/>
          </w:p>
          <w:p w14:paraId="478DDEE4" w14:textId="77777777" w:rsidR="0043448C" w:rsidRPr="000D21C0" w:rsidRDefault="0043448C" w:rsidP="0043448C">
            <w:pPr>
              <w:spacing w:line="259" w:lineRule="auto"/>
              <w:rPr>
                <w:color w:val="000000" w:themeColor="text1"/>
              </w:rPr>
            </w:pPr>
            <w:r w:rsidRPr="000D21C0">
              <w:rPr>
                <w:color w:val="000000" w:themeColor="text1"/>
              </w:rPr>
              <w:t>From eastern Nepal</w:t>
            </w:r>
          </w:p>
          <w:p w14:paraId="28ACBA2E" w14:textId="77777777" w:rsidR="0043448C" w:rsidRPr="000D21C0" w:rsidRDefault="0043448C" w:rsidP="0043448C">
            <w:pPr>
              <w:spacing w:line="259" w:lineRule="auto"/>
              <w:rPr>
                <w:color w:val="000000" w:themeColor="text1"/>
              </w:rPr>
            </w:pPr>
          </w:p>
          <w:p w14:paraId="056F3907" w14:textId="77777777" w:rsidR="0043448C" w:rsidRPr="000D21C0" w:rsidRDefault="0043448C" w:rsidP="0043448C">
            <w:pPr>
              <w:spacing w:line="259" w:lineRule="auto"/>
              <w:rPr>
                <w:color w:val="000000" w:themeColor="text1"/>
              </w:rPr>
            </w:pPr>
          </w:p>
        </w:tc>
        <w:tc>
          <w:tcPr>
            <w:tcW w:w="810" w:type="dxa"/>
          </w:tcPr>
          <w:p w14:paraId="16EB6B81" w14:textId="77777777" w:rsidR="0043448C" w:rsidRPr="000D21C0" w:rsidRDefault="0043448C" w:rsidP="0043448C">
            <w:pPr>
              <w:spacing w:line="259" w:lineRule="auto"/>
              <w:rPr>
                <w:color w:val="000000" w:themeColor="text1"/>
              </w:rPr>
            </w:pPr>
            <w:r w:rsidRPr="000D21C0">
              <w:rPr>
                <w:color w:val="000000" w:themeColor="text1"/>
              </w:rPr>
              <w:lastRenderedPageBreak/>
              <w:t>1990-2025</w:t>
            </w:r>
          </w:p>
        </w:tc>
        <w:tc>
          <w:tcPr>
            <w:tcW w:w="6205" w:type="dxa"/>
          </w:tcPr>
          <w:p w14:paraId="608802E9" w14:textId="77777777" w:rsidR="0043448C" w:rsidRPr="000D21C0" w:rsidRDefault="0043448C" w:rsidP="0043448C">
            <w:pPr>
              <w:spacing w:line="259" w:lineRule="auto"/>
              <w:rPr>
                <w:color w:val="000000" w:themeColor="text1"/>
              </w:rPr>
            </w:pPr>
            <w:r w:rsidRPr="000D21C0">
              <w:rPr>
                <w:color w:val="000000" w:themeColor="text1"/>
              </w:rPr>
              <w:t>Bhutan</w:t>
            </w:r>
          </w:p>
          <w:p w14:paraId="5CE496AF" w14:textId="77777777" w:rsidR="0043448C" w:rsidRPr="000D21C0" w:rsidRDefault="0043448C" w:rsidP="0043448C">
            <w:pPr>
              <w:spacing w:line="259" w:lineRule="auto"/>
              <w:rPr>
                <w:color w:val="000000" w:themeColor="text1"/>
              </w:rPr>
            </w:pPr>
            <w:r w:rsidRPr="000D21C0">
              <w:rPr>
                <w:color w:val="000000" w:themeColor="text1"/>
              </w:rPr>
              <w:t>Nepali-speaking</w:t>
            </w:r>
          </w:p>
          <w:p w14:paraId="4875A2F2" w14:textId="77777777" w:rsidR="0043448C" w:rsidRPr="000D21C0" w:rsidRDefault="0043448C" w:rsidP="0043448C">
            <w:pPr>
              <w:spacing w:line="259" w:lineRule="auto"/>
              <w:rPr>
                <w:color w:val="000000" w:themeColor="text1"/>
              </w:rPr>
            </w:pPr>
            <w:r w:rsidRPr="000D21C0">
              <w:rPr>
                <w:color w:val="000000" w:themeColor="text1"/>
              </w:rPr>
              <w:t>Bhutanese</w:t>
            </w:r>
          </w:p>
          <w:p w14:paraId="63F902EA" w14:textId="77777777" w:rsidR="0043448C" w:rsidRPr="000D21C0" w:rsidRDefault="0043448C" w:rsidP="0043448C">
            <w:pPr>
              <w:spacing w:line="259" w:lineRule="auto"/>
              <w:rPr>
                <w:color w:val="000000" w:themeColor="text1"/>
              </w:rPr>
            </w:pPr>
            <w:r w:rsidRPr="000D21C0">
              <w:rPr>
                <w:color w:val="000000" w:themeColor="text1"/>
              </w:rPr>
              <w:t>Of Nepali origin</w:t>
            </w:r>
          </w:p>
          <w:p w14:paraId="62F1C584" w14:textId="77777777" w:rsidR="0043448C" w:rsidRPr="000D21C0" w:rsidRDefault="0043448C" w:rsidP="0043448C">
            <w:pPr>
              <w:spacing w:line="259" w:lineRule="auto"/>
              <w:rPr>
                <w:color w:val="000000" w:themeColor="text1"/>
              </w:rPr>
            </w:pPr>
            <w:r w:rsidRPr="000D21C0">
              <w:rPr>
                <w:color w:val="000000" w:themeColor="text1"/>
              </w:rPr>
              <w:lastRenderedPageBreak/>
              <w:t>Nepali</w:t>
            </w:r>
          </w:p>
          <w:p w14:paraId="7033321D" w14:textId="77777777" w:rsidR="0043448C" w:rsidRPr="000D21C0" w:rsidRDefault="0043448C" w:rsidP="0043448C">
            <w:pPr>
              <w:spacing w:line="259" w:lineRule="auto"/>
              <w:rPr>
                <w:color w:val="000000" w:themeColor="text1"/>
              </w:rPr>
            </w:pPr>
            <w:proofErr w:type="spellStart"/>
            <w:r w:rsidRPr="000D21C0">
              <w:rPr>
                <w:color w:val="000000" w:themeColor="text1"/>
              </w:rPr>
              <w:t>Lhotshampa</w:t>
            </w:r>
            <w:proofErr w:type="spellEnd"/>
          </w:p>
          <w:p w14:paraId="77168894" w14:textId="77777777" w:rsidR="0043448C" w:rsidRPr="000D21C0" w:rsidRDefault="0043448C" w:rsidP="0043448C">
            <w:pPr>
              <w:spacing w:line="259" w:lineRule="auto"/>
              <w:rPr>
                <w:color w:val="000000" w:themeColor="text1"/>
              </w:rPr>
            </w:pPr>
            <w:proofErr w:type="spellStart"/>
            <w:r w:rsidRPr="000D21C0">
              <w:rPr>
                <w:color w:val="000000" w:themeColor="text1"/>
              </w:rPr>
              <w:t>Lhotshampas</w:t>
            </w:r>
            <w:proofErr w:type="spellEnd"/>
          </w:p>
          <w:p w14:paraId="36829452" w14:textId="77777777" w:rsidR="0043448C" w:rsidRPr="000D21C0" w:rsidRDefault="0043448C" w:rsidP="0043448C">
            <w:pPr>
              <w:spacing w:line="259" w:lineRule="auto"/>
              <w:rPr>
                <w:color w:val="000000" w:themeColor="text1"/>
              </w:rPr>
            </w:pPr>
            <w:r w:rsidRPr="000D21C0">
              <w:rPr>
                <w:color w:val="000000" w:themeColor="text1"/>
              </w:rPr>
              <w:t>From eastern Nepal</w:t>
            </w:r>
          </w:p>
          <w:p w14:paraId="4A80DFAF" w14:textId="77777777" w:rsidR="0043448C" w:rsidRPr="000D21C0" w:rsidRDefault="0043448C" w:rsidP="0043448C">
            <w:pPr>
              <w:spacing w:line="259" w:lineRule="auto"/>
              <w:rPr>
                <w:color w:val="000000" w:themeColor="text1"/>
              </w:rPr>
            </w:pPr>
            <w:r w:rsidRPr="000D21C0">
              <w:rPr>
                <w:color w:val="000000" w:themeColor="text1"/>
              </w:rPr>
              <w:t>Expulsion of Nepalis</w:t>
            </w:r>
          </w:p>
          <w:p w14:paraId="4D122ADE" w14:textId="77777777" w:rsidR="0043448C" w:rsidRPr="000D21C0" w:rsidRDefault="0043448C" w:rsidP="0043448C">
            <w:pPr>
              <w:spacing w:line="259" w:lineRule="auto"/>
              <w:rPr>
                <w:color w:val="000000" w:themeColor="text1"/>
              </w:rPr>
            </w:pPr>
            <w:r w:rsidRPr="000D21C0">
              <w:rPr>
                <w:color w:val="000000" w:themeColor="text1"/>
              </w:rPr>
              <w:t>Expulsion of ethnic Nepalis</w:t>
            </w:r>
          </w:p>
          <w:p w14:paraId="4D036EE0" w14:textId="77777777" w:rsidR="0043448C" w:rsidRPr="000D21C0" w:rsidRDefault="0043448C" w:rsidP="0043448C">
            <w:pPr>
              <w:spacing w:line="259" w:lineRule="auto"/>
              <w:rPr>
                <w:color w:val="000000" w:themeColor="text1"/>
              </w:rPr>
            </w:pPr>
            <w:r w:rsidRPr="000D21C0">
              <w:rPr>
                <w:color w:val="000000" w:themeColor="text1"/>
              </w:rPr>
              <w:t xml:space="preserve">Exodus from </w:t>
            </w:r>
            <w:r w:rsidRPr="000D21C0">
              <w:rPr>
                <w:color w:val="000000" w:themeColor="text1"/>
              </w:rPr>
              <w:pgNum/>
            </w:r>
            <w:proofErr w:type="spellStart"/>
            <w:r w:rsidRPr="000D21C0">
              <w:rPr>
                <w:color w:val="000000" w:themeColor="text1"/>
              </w:rPr>
              <w:t>thiop</w:t>
            </w:r>
            <w:proofErr w:type="spellEnd"/>
          </w:p>
          <w:p w14:paraId="17C15441" w14:textId="77777777" w:rsidR="0043448C" w:rsidRPr="000D21C0" w:rsidRDefault="0043448C" w:rsidP="0043448C">
            <w:pPr>
              <w:spacing w:line="259" w:lineRule="auto"/>
              <w:rPr>
                <w:color w:val="000000" w:themeColor="text1"/>
              </w:rPr>
            </w:pPr>
            <w:r w:rsidRPr="000D21C0">
              <w:rPr>
                <w:color w:val="000000" w:themeColor="text1"/>
              </w:rPr>
              <w:t>Bhutan’s ethnic cleansing</w:t>
            </w:r>
          </w:p>
          <w:p w14:paraId="6ECA0306" w14:textId="77777777" w:rsidR="0043448C" w:rsidRPr="000D21C0" w:rsidRDefault="0043448C" w:rsidP="0043448C">
            <w:pPr>
              <w:spacing w:line="259" w:lineRule="auto"/>
              <w:rPr>
                <w:color w:val="000000" w:themeColor="text1"/>
              </w:rPr>
            </w:pPr>
            <w:r w:rsidRPr="000D21C0">
              <w:rPr>
                <w:color w:val="000000" w:themeColor="text1"/>
              </w:rPr>
              <w:t>Bhutanese ethnic cleansing</w:t>
            </w:r>
          </w:p>
          <w:p w14:paraId="56E2ECF9" w14:textId="77777777" w:rsidR="0043448C" w:rsidRPr="000D21C0" w:rsidRDefault="0043448C" w:rsidP="0043448C">
            <w:pPr>
              <w:spacing w:line="259" w:lineRule="auto"/>
              <w:rPr>
                <w:color w:val="000000" w:themeColor="text1"/>
              </w:rPr>
            </w:pPr>
            <w:r w:rsidRPr="000D21C0">
              <w:rPr>
                <w:color w:val="000000" w:themeColor="text1"/>
              </w:rPr>
              <w:t>Ethnic cleansing by Bhutan</w:t>
            </w:r>
          </w:p>
          <w:p w14:paraId="5AA9E698" w14:textId="77777777" w:rsidR="0043448C" w:rsidRPr="000D21C0" w:rsidRDefault="0043448C" w:rsidP="0043448C">
            <w:pPr>
              <w:spacing w:line="259" w:lineRule="auto"/>
              <w:rPr>
                <w:color w:val="000000" w:themeColor="text1"/>
              </w:rPr>
            </w:pPr>
            <w:r w:rsidRPr="000D21C0">
              <w:rPr>
                <w:color w:val="000000" w:themeColor="text1"/>
              </w:rPr>
              <w:t>Bhutan’s citizenship crisis</w:t>
            </w:r>
          </w:p>
          <w:p w14:paraId="430042C4" w14:textId="77777777" w:rsidR="0043448C" w:rsidRPr="000D21C0" w:rsidRDefault="0043448C" w:rsidP="0043448C">
            <w:pPr>
              <w:spacing w:line="259" w:lineRule="auto"/>
              <w:rPr>
                <w:color w:val="000000" w:themeColor="text1"/>
              </w:rPr>
            </w:pPr>
            <w:r w:rsidRPr="000D21C0">
              <w:rPr>
                <w:color w:val="000000" w:themeColor="text1"/>
              </w:rPr>
              <w:t>Bhutan crisis</w:t>
            </w:r>
          </w:p>
          <w:p w14:paraId="7C0E221B" w14:textId="77777777" w:rsidR="0043448C" w:rsidRPr="000D21C0" w:rsidRDefault="0043448C" w:rsidP="0043448C">
            <w:pPr>
              <w:spacing w:line="259" w:lineRule="auto"/>
              <w:rPr>
                <w:color w:val="000000" w:themeColor="text1"/>
              </w:rPr>
            </w:pPr>
            <w:r w:rsidRPr="000D21C0">
              <w:rPr>
                <w:color w:val="000000" w:themeColor="text1"/>
              </w:rPr>
              <w:t>Bhutan’s quiet deportation</w:t>
            </w:r>
          </w:p>
        </w:tc>
      </w:tr>
      <w:tr w:rsidR="0043448C" w:rsidRPr="000D21C0" w14:paraId="5CFAB8C8" w14:textId="77777777" w:rsidTr="008F31F1">
        <w:tc>
          <w:tcPr>
            <w:tcW w:w="1709" w:type="dxa"/>
            <w:vAlign w:val="bottom"/>
          </w:tcPr>
          <w:p w14:paraId="2AB54439" w14:textId="77777777" w:rsidR="0043448C" w:rsidRPr="000D21C0" w:rsidRDefault="0043448C" w:rsidP="0043448C">
            <w:pPr>
              <w:spacing w:line="259" w:lineRule="auto"/>
              <w:rPr>
                <w:color w:val="000000" w:themeColor="text1"/>
              </w:rPr>
            </w:pPr>
            <w:r w:rsidRPr="000D21C0">
              <w:rPr>
                <w:color w:val="000000" w:themeColor="text1"/>
              </w:rPr>
              <w:lastRenderedPageBreak/>
              <w:t>Yugoslavia wars</w:t>
            </w:r>
          </w:p>
        </w:tc>
        <w:tc>
          <w:tcPr>
            <w:tcW w:w="910" w:type="dxa"/>
            <w:vAlign w:val="bottom"/>
          </w:tcPr>
          <w:p w14:paraId="070704FE" w14:textId="77777777" w:rsidR="0043448C" w:rsidRPr="000D21C0" w:rsidRDefault="0043448C" w:rsidP="0043448C">
            <w:pPr>
              <w:spacing w:line="259" w:lineRule="auto"/>
              <w:rPr>
                <w:color w:val="000000" w:themeColor="text1"/>
              </w:rPr>
            </w:pPr>
            <w:r w:rsidRPr="000D21C0">
              <w:rPr>
                <w:color w:val="000000" w:themeColor="text1"/>
              </w:rPr>
              <w:t>1991-99</w:t>
            </w:r>
          </w:p>
        </w:tc>
        <w:tc>
          <w:tcPr>
            <w:tcW w:w="3316" w:type="dxa"/>
            <w:vAlign w:val="bottom"/>
          </w:tcPr>
          <w:p w14:paraId="33574649" w14:textId="77777777" w:rsidR="0043448C" w:rsidRPr="000D21C0" w:rsidRDefault="0043448C" w:rsidP="0043448C">
            <w:pPr>
              <w:spacing w:line="259" w:lineRule="auto"/>
              <w:rPr>
                <w:color w:val="000000" w:themeColor="text1"/>
              </w:rPr>
            </w:pPr>
            <w:r w:rsidRPr="000D21C0">
              <w:rPr>
                <w:color w:val="000000" w:themeColor="text1"/>
              </w:rPr>
              <w:t xml:space="preserve">“Yugoslav” or “Yugoslavian” or </w:t>
            </w:r>
          </w:p>
          <w:p w14:paraId="36303955" w14:textId="77777777" w:rsidR="0043448C" w:rsidRPr="000D21C0" w:rsidRDefault="0043448C" w:rsidP="0043448C">
            <w:pPr>
              <w:spacing w:line="259" w:lineRule="auto"/>
              <w:rPr>
                <w:color w:val="000000" w:themeColor="text1"/>
              </w:rPr>
            </w:pPr>
            <w:r w:rsidRPr="000D21C0">
              <w:rPr>
                <w:color w:val="000000" w:themeColor="text1"/>
              </w:rPr>
              <w:t>“Balkan” or “Balkans”</w:t>
            </w:r>
          </w:p>
          <w:p w14:paraId="73145169" w14:textId="77777777" w:rsidR="0043448C" w:rsidRPr="000D21C0" w:rsidRDefault="0043448C" w:rsidP="0043448C">
            <w:pPr>
              <w:spacing w:line="259" w:lineRule="auto"/>
              <w:rPr>
                <w:color w:val="000000" w:themeColor="text1"/>
              </w:rPr>
            </w:pPr>
            <w:r w:rsidRPr="000D21C0">
              <w:rPr>
                <w:color w:val="000000" w:themeColor="text1"/>
              </w:rPr>
              <w:t>“Serb” or “Serbian”</w:t>
            </w:r>
          </w:p>
          <w:p w14:paraId="6D8419AF" w14:textId="77777777" w:rsidR="0043448C" w:rsidRPr="000D21C0" w:rsidRDefault="0043448C" w:rsidP="0043448C">
            <w:pPr>
              <w:spacing w:line="259" w:lineRule="auto"/>
              <w:rPr>
                <w:color w:val="000000" w:themeColor="text1"/>
              </w:rPr>
            </w:pPr>
            <w:r w:rsidRPr="000D21C0">
              <w:rPr>
                <w:color w:val="000000" w:themeColor="text1"/>
              </w:rPr>
              <w:t>“Muslim” or “</w:t>
            </w:r>
            <w:proofErr w:type="spellStart"/>
            <w:r w:rsidRPr="000D21C0">
              <w:rPr>
                <w:color w:val="000000" w:themeColor="text1"/>
              </w:rPr>
              <w:t>Bosniak</w:t>
            </w:r>
            <w:proofErr w:type="spellEnd"/>
            <w:r w:rsidRPr="000D21C0">
              <w:rPr>
                <w:color w:val="000000" w:themeColor="text1"/>
              </w:rPr>
              <w:t>” or “Bosnian” or “</w:t>
            </w:r>
            <w:proofErr w:type="spellStart"/>
            <w:r w:rsidRPr="000D21C0">
              <w:rPr>
                <w:color w:val="000000" w:themeColor="text1"/>
              </w:rPr>
              <w:t>Bosniac</w:t>
            </w:r>
            <w:proofErr w:type="spellEnd"/>
            <w:r w:rsidRPr="000D21C0">
              <w:rPr>
                <w:color w:val="000000" w:themeColor="text1"/>
              </w:rPr>
              <w:t>”</w:t>
            </w:r>
          </w:p>
          <w:p w14:paraId="7FDA482E" w14:textId="77777777" w:rsidR="0043448C" w:rsidRPr="000D21C0" w:rsidRDefault="0043448C" w:rsidP="0043448C">
            <w:pPr>
              <w:spacing w:line="259" w:lineRule="auto"/>
              <w:rPr>
                <w:color w:val="000000" w:themeColor="text1"/>
              </w:rPr>
            </w:pPr>
            <w:r w:rsidRPr="000D21C0">
              <w:rPr>
                <w:color w:val="000000" w:themeColor="text1"/>
              </w:rPr>
              <w:t>“Croat” or “Croatian”</w:t>
            </w:r>
          </w:p>
          <w:p w14:paraId="7410056B" w14:textId="77777777" w:rsidR="0043448C" w:rsidRPr="000D21C0" w:rsidRDefault="0043448C" w:rsidP="0043448C">
            <w:pPr>
              <w:spacing w:line="259" w:lineRule="auto"/>
              <w:rPr>
                <w:color w:val="000000" w:themeColor="text1"/>
              </w:rPr>
            </w:pPr>
            <w:r w:rsidRPr="000D21C0">
              <w:rPr>
                <w:color w:val="000000" w:themeColor="text1"/>
              </w:rPr>
              <w:t>“Kosovar” or “Kosovo” or “</w:t>
            </w:r>
            <w:proofErr w:type="spellStart"/>
            <w:r w:rsidRPr="000D21C0">
              <w:rPr>
                <w:color w:val="000000" w:themeColor="text1"/>
              </w:rPr>
              <w:t>Kosova</w:t>
            </w:r>
            <w:proofErr w:type="spellEnd"/>
            <w:r w:rsidRPr="000D21C0">
              <w:rPr>
                <w:color w:val="000000" w:themeColor="text1"/>
              </w:rPr>
              <w:t>”</w:t>
            </w:r>
          </w:p>
          <w:p w14:paraId="25ACCBB0" w14:textId="77777777" w:rsidR="0043448C" w:rsidRPr="000D21C0" w:rsidRDefault="0043448C" w:rsidP="0043448C">
            <w:pPr>
              <w:spacing w:line="259" w:lineRule="auto"/>
              <w:rPr>
                <w:color w:val="000000" w:themeColor="text1"/>
              </w:rPr>
            </w:pPr>
            <w:r w:rsidRPr="000D21C0">
              <w:rPr>
                <w:color w:val="000000" w:themeColor="text1"/>
              </w:rPr>
              <w:t xml:space="preserve">“Albanian” </w:t>
            </w:r>
          </w:p>
          <w:p w14:paraId="710EF57A"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Milošević’s</w:t>
            </w:r>
            <w:proofErr w:type="spellEnd"/>
            <w:r w:rsidRPr="000D21C0">
              <w:rPr>
                <w:color w:val="000000" w:themeColor="text1"/>
              </w:rPr>
              <w:t xml:space="preserve">” “Tudjman’s” “Izetbegovic’s” </w:t>
            </w:r>
          </w:p>
          <w:p w14:paraId="65EC41A7" w14:textId="77777777" w:rsidR="0043448C" w:rsidRPr="000D21C0" w:rsidRDefault="0043448C" w:rsidP="0043448C">
            <w:pPr>
              <w:spacing w:line="259" w:lineRule="auto"/>
              <w:rPr>
                <w:color w:val="000000" w:themeColor="text1"/>
              </w:rPr>
            </w:pPr>
            <w:r w:rsidRPr="000D21C0">
              <w:rPr>
                <w:color w:val="000000" w:themeColor="text1"/>
              </w:rPr>
              <w:t xml:space="preserve">KLA </w:t>
            </w:r>
          </w:p>
          <w:p w14:paraId="339F9915" w14:textId="77777777" w:rsidR="0043448C" w:rsidRPr="000D21C0" w:rsidRDefault="0043448C" w:rsidP="0043448C">
            <w:pPr>
              <w:spacing w:line="259" w:lineRule="auto"/>
              <w:rPr>
                <w:color w:val="000000" w:themeColor="text1"/>
              </w:rPr>
            </w:pPr>
            <w:r w:rsidRPr="000D21C0">
              <w:rPr>
                <w:color w:val="000000" w:themeColor="text1"/>
              </w:rPr>
              <w:t>Krajina</w:t>
            </w:r>
          </w:p>
          <w:p w14:paraId="0CC0864F" w14:textId="77777777" w:rsidR="0043448C" w:rsidRPr="000D21C0" w:rsidRDefault="0043448C" w:rsidP="0043448C">
            <w:pPr>
              <w:spacing w:line="259" w:lineRule="auto"/>
              <w:rPr>
                <w:color w:val="000000" w:themeColor="text1"/>
              </w:rPr>
            </w:pPr>
            <w:r w:rsidRPr="000D21C0">
              <w:rPr>
                <w:color w:val="000000" w:themeColor="text1"/>
              </w:rPr>
              <w:t>Srebrenica</w:t>
            </w:r>
          </w:p>
          <w:p w14:paraId="50ED49B5" w14:textId="77777777" w:rsidR="0043448C" w:rsidRPr="000D21C0" w:rsidRDefault="0043448C" w:rsidP="0043448C">
            <w:pPr>
              <w:spacing w:line="259" w:lineRule="auto"/>
              <w:rPr>
                <w:color w:val="000000" w:themeColor="text1"/>
              </w:rPr>
            </w:pPr>
            <w:proofErr w:type="spellStart"/>
            <w:r w:rsidRPr="000D21C0">
              <w:rPr>
                <w:color w:val="000000" w:themeColor="text1"/>
              </w:rPr>
              <w:t>Vukovar</w:t>
            </w:r>
            <w:proofErr w:type="spellEnd"/>
          </w:p>
          <w:p w14:paraId="3A3189C2" w14:textId="77777777" w:rsidR="0043448C" w:rsidRPr="000D21C0" w:rsidRDefault="0043448C" w:rsidP="0043448C">
            <w:pPr>
              <w:spacing w:line="259" w:lineRule="auto"/>
              <w:rPr>
                <w:color w:val="000000" w:themeColor="text1"/>
              </w:rPr>
            </w:pPr>
            <w:r w:rsidRPr="000D21C0">
              <w:rPr>
                <w:color w:val="000000" w:themeColor="text1"/>
              </w:rPr>
              <w:t>Pristina</w:t>
            </w:r>
          </w:p>
          <w:p w14:paraId="197EABA0"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Republika</w:t>
            </w:r>
            <w:proofErr w:type="spellEnd"/>
            <w:r w:rsidRPr="000D21C0">
              <w:rPr>
                <w:color w:val="000000" w:themeColor="text1"/>
              </w:rPr>
              <w:t xml:space="preserve"> Srpska”</w:t>
            </w:r>
          </w:p>
          <w:p w14:paraId="2B8ACBEE" w14:textId="77777777" w:rsidR="0043448C" w:rsidRPr="000D21C0" w:rsidRDefault="0043448C" w:rsidP="0043448C">
            <w:pPr>
              <w:tabs>
                <w:tab w:val="left" w:pos="5550"/>
              </w:tabs>
              <w:spacing w:line="259" w:lineRule="auto"/>
              <w:rPr>
                <w:color w:val="000000" w:themeColor="text1"/>
              </w:rPr>
            </w:pPr>
          </w:p>
        </w:tc>
        <w:tc>
          <w:tcPr>
            <w:tcW w:w="810" w:type="dxa"/>
          </w:tcPr>
          <w:p w14:paraId="06BE22C9" w14:textId="77777777" w:rsidR="0043448C" w:rsidRPr="000D21C0" w:rsidRDefault="0043448C" w:rsidP="0043448C">
            <w:pPr>
              <w:spacing w:line="259" w:lineRule="auto"/>
              <w:rPr>
                <w:color w:val="000000" w:themeColor="text1"/>
              </w:rPr>
            </w:pPr>
            <w:r w:rsidRPr="000D21C0">
              <w:rPr>
                <w:color w:val="000000" w:themeColor="text1"/>
              </w:rPr>
              <w:t>1999-2025</w:t>
            </w:r>
          </w:p>
        </w:tc>
        <w:tc>
          <w:tcPr>
            <w:tcW w:w="6205" w:type="dxa"/>
          </w:tcPr>
          <w:p w14:paraId="47492AC6" w14:textId="77777777" w:rsidR="0043448C" w:rsidRPr="000D21C0" w:rsidRDefault="0043448C" w:rsidP="0043448C">
            <w:pPr>
              <w:spacing w:line="259" w:lineRule="auto"/>
              <w:rPr>
                <w:color w:val="000000" w:themeColor="text1"/>
              </w:rPr>
            </w:pPr>
            <w:r w:rsidRPr="000D21C0">
              <w:rPr>
                <w:color w:val="000000" w:themeColor="text1"/>
              </w:rPr>
              <w:t>“Yugoslav war” or “Yugoslav wars” or “war in Yugoslavia” or “Balkan war” or “Balkan wars” or “war in Balkans” or [Balkans or Balkan AND “genocide” or “ethnic cleansing”) or “Kosovo war” or “Kosovo Albanian war” or “</w:t>
            </w:r>
            <w:proofErr w:type="spellStart"/>
            <w:r w:rsidRPr="000D21C0">
              <w:rPr>
                <w:color w:val="000000" w:themeColor="text1"/>
              </w:rPr>
              <w:t>kosova</w:t>
            </w:r>
            <w:proofErr w:type="spellEnd"/>
            <w:r w:rsidRPr="000D21C0">
              <w:rPr>
                <w:color w:val="000000" w:themeColor="text1"/>
              </w:rPr>
              <w:t xml:space="preserve"> war” or “</w:t>
            </w:r>
            <w:r w:rsidRPr="000D21C0">
              <w:rPr>
                <w:color w:val="000000" w:themeColor="text1"/>
              </w:rPr>
              <w:pgNum/>
            </w:r>
            <w:proofErr w:type="spellStart"/>
            <w:r w:rsidRPr="000D21C0">
              <w:rPr>
                <w:color w:val="000000" w:themeColor="text1"/>
              </w:rPr>
              <w:t>thiop</w:t>
            </w:r>
            <w:proofErr w:type="spellEnd"/>
            <w:r w:rsidRPr="000D21C0">
              <w:rPr>
                <w:color w:val="000000" w:themeColor="text1"/>
              </w:rPr>
              <w:t xml:space="preserve"> Albanian conflict” or “Serbian aggression” or “Croatian war” or “Serbian war” or “war in Serbia” or “1999 </w:t>
            </w:r>
            <w:proofErr w:type="spellStart"/>
            <w:r w:rsidRPr="000D21C0">
              <w:rPr>
                <w:color w:val="000000" w:themeColor="text1"/>
              </w:rPr>
              <w:t>nato</w:t>
            </w:r>
            <w:proofErr w:type="spellEnd"/>
            <w:r w:rsidRPr="000D21C0">
              <w:rPr>
                <w:color w:val="000000" w:themeColor="text1"/>
              </w:rPr>
              <w:t xml:space="preserve"> intervention” or “1999 </w:t>
            </w:r>
            <w:proofErr w:type="spellStart"/>
            <w:r w:rsidRPr="000D21C0">
              <w:rPr>
                <w:color w:val="000000" w:themeColor="text1"/>
              </w:rPr>
              <w:t>nato</w:t>
            </w:r>
            <w:proofErr w:type="spellEnd"/>
            <w:r w:rsidRPr="000D21C0">
              <w:rPr>
                <w:color w:val="000000" w:themeColor="text1"/>
              </w:rPr>
              <w:t xml:space="preserve"> bombing” or “1999 </w:t>
            </w:r>
            <w:proofErr w:type="spellStart"/>
            <w:r w:rsidRPr="000D21C0">
              <w:rPr>
                <w:color w:val="000000" w:themeColor="text1"/>
              </w:rPr>
              <w:t>nato</w:t>
            </w:r>
            <w:proofErr w:type="spellEnd"/>
            <w:r w:rsidRPr="000D21C0">
              <w:rPr>
                <w:color w:val="000000" w:themeColor="text1"/>
              </w:rPr>
              <w:t xml:space="preserve"> campaign” or “war in Croatia” or “Bosnian war” or “war in </w:t>
            </w:r>
            <w:proofErr w:type="spellStart"/>
            <w:r w:rsidRPr="000D21C0">
              <w:rPr>
                <w:color w:val="000000" w:themeColor="text1"/>
              </w:rPr>
              <w:t>bosnia</w:t>
            </w:r>
            <w:proofErr w:type="spellEnd"/>
            <w:r w:rsidRPr="000D21C0">
              <w:rPr>
                <w:color w:val="000000" w:themeColor="text1"/>
              </w:rPr>
              <w:t xml:space="preserve">” or “Bosnian genocide” or “genocide in </w:t>
            </w:r>
            <w:proofErr w:type="spellStart"/>
            <w:r w:rsidRPr="000D21C0">
              <w:rPr>
                <w:color w:val="000000" w:themeColor="text1"/>
              </w:rPr>
              <w:t>bosnia</w:t>
            </w:r>
            <w:proofErr w:type="spellEnd"/>
            <w:r w:rsidRPr="000D21C0">
              <w:rPr>
                <w:color w:val="000000" w:themeColor="text1"/>
              </w:rPr>
              <w:t>” or [Yugoslavia or Bosnia or Serbia or Croatia or Kosovo AND “ethnic cleansing”)</w:t>
            </w:r>
          </w:p>
        </w:tc>
      </w:tr>
      <w:tr w:rsidR="0043448C" w:rsidRPr="000D21C0" w14:paraId="463A17C1" w14:textId="77777777" w:rsidTr="008F31F1">
        <w:tc>
          <w:tcPr>
            <w:tcW w:w="1709" w:type="dxa"/>
            <w:vAlign w:val="bottom"/>
          </w:tcPr>
          <w:p w14:paraId="198FBC1B" w14:textId="77777777" w:rsidR="0043448C" w:rsidRPr="000D21C0" w:rsidRDefault="0043448C" w:rsidP="0043448C">
            <w:pPr>
              <w:spacing w:line="259" w:lineRule="auto"/>
              <w:rPr>
                <w:color w:val="000000" w:themeColor="text1"/>
              </w:rPr>
            </w:pPr>
            <w:r w:rsidRPr="000D21C0">
              <w:rPr>
                <w:color w:val="000000" w:themeColor="text1"/>
              </w:rPr>
              <w:t>Sierra Leone War</w:t>
            </w:r>
          </w:p>
        </w:tc>
        <w:tc>
          <w:tcPr>
            <w:tcW w:w="910" w:type="dxa"/>
            <w:vAlign w:val="bottom"/>
          </w:tcPr>
          <w:p w14:paraId="3A301D6B" w14:textId="77777777" w:rsidR="0043448C" w:rsidRPr="000D21C0" w:rsidRDefault="0043448C" w:rsidP="0043448C">
            <w:pPr>
              <w:spacing w:line="259" w:lineRule="auto"/>
              <w:rPr>
                <w:color w:val="000000" w:themeColor="text1"/>
              </w:rPr>
            </w:pPr>
            <w:r w:rsidRPr="000D21C0">
              <w:rPr>
                <w:color w:val="000000" w:themeColor="text1"/>
              </w:rPr>
              <w:t>1991-2002</w:t>
            </w:r>
          </w:p>
        </w:tc>
        <w:tc>
          <w:tcPr>
            <w:tcW w:w="3316" w:type="dxa"/>
            <w:vAlign w:val="bottom"/>
          </w:tcPr>
          <w:p w14:paraId="62E561E5" w14:textId="77777777" w:rsidR="0043448C" w:rsidRPr="000D21C0" w:rsidRDefault="0043448C" w:rsidP="0043448C">
            <w:pPr>
              <w:spacing w:line="259" w:lineRule="auto"/>
              <w:rPr>
                <w:color w:val="000000" w:themeColor="text1"/>
              </w:rPr>
            </w:pPr>
            <w:r w:rsidRPr="000D21C0">
              <w:rPr>
                <w:color w:val="000000" w:themeColor="text1"/>
              </w:rPr>
              <w:t xml:space="preserve">Leonean, diamond war, diamond, blood diamond, RUF, RUF-affected populations, from Sierra </w:t>
            </w:r>
            <w:r w:rsidRPr="000D21C0">
              <w:rPr>
                <w:color w:val="000000" w:themeColor="text1"/>
              </w:rPr>
              <w:lastRenderedPageBreak/>
              <w:t xml:space="preserve">Leone, child soldier, Freetown, </w:t>
            </w:r>
            <w:proofErr w:type="spellStart"/>
            <w:r w:rsidRPr="000D21C0">
              <w:rPr>
                <w:color w:val="000000" w:themeColor="text1"/>
              </w:rPr>
              <w:t>Kono</w:t>
            </w:r>
            <w:proofErr w:type="spellEnd"/>
          </w:p>
          <w:p w14:paraId="14E967BC" w14:textId="77777777" w:rsidR="0043448C" w:rsidRPr="000D21C0" w:rsidRDefault="0043448C" w:rsidP="0043448C">
            <w:pPr>
              <w:spacing w:line="259" w:lineRule="auto"/>
              <w:rPr>
                <w:color w:val="000000" w:themeColor="text1"/>
              </w:rPr>
            </w:pPr>
          </w:p>
          <w:p w14:paraId="593D4D18" w14:textId="77777777" w:rsidR="0043448C" w:rsidRPr="000D21C0" w:rsidRDefault="0043448C" w:rsidP="0043448C">
            <w:pPr>
              <w:spacing w:line="259" w:lineRule="auto"/>
              <w:rPr>
                <w:color w:val="000000" w:themeColor="text1"/>
              </w:rPr>
            </w:pPr>
          </w:p>
        </w:tc>
        <w:tc>
          <w:tcPr>
            <w:tcW w:w="810" w:type="dxa"/>
          </w:tcPr>
          <w:p w14:paraId="1FC37B98" w14:textId="77777777" w:rsidR="0043448C" w:rsidRPr="000D21C0" w:rsidRDefault="0043448C" w:rsidP="0043448C">
            <w:pPr>
              <w:spacing w:line="259" w:lineRule="auto"/>
              <w:rPr>
                <w:color w:val="000000" w:themeColor="text1"/>
              </w:rPr>
            </w:pPr>
            <w:r w:rsidRPr="000D21C0">
              <w:rPr>
                <w:color w:val="000000" w:themeColor="text1"/>
              </w:rPr>
              <w:lastRenderedPageBreak/>
              <w:t>1991-2025</w:t>
            </w:r>
          </w:p>
        </w:tc>
        <w:tc>
          <w:tcPr>
            <w:tcW w:w="6205" w:type="dxa"/>
          </w:tcPr>
          <w:p w14:paraId="296942F2" w14:textId="77777777" w:rsidR="0043448C" w:rsidRPr="000D21C0" w:rsidRDefault="0043448C" w:rsidP="0043448C">
            <w:pPr>
              <w:spacing w:line="259" w:lineRule="auto"/>
              <w:rPr>
                <w:color w:val="000000" w:themeColor="text1"/>
              </w:rPr>
            </w:pPr>
            <w:r w:rsidRPr="000D21C0">
              <w:rPr>
                <w:color w:val="000000" w:themeColor="text1"/>
              </w:rPr>
              <w:t xml:space="preserve">Sierra </w:t>
            </w:r>
            <w:proofErr w:type="spellStart"/>
            <w:r w:rsidRPr="000D21C0">
              <w:rPr>
                <w:color w:val="000000" w:themeColor="text1"/>
              </w:rPr>
              <w:t>leone</w:t>
            </w:r>
            <w:proofErr w:type="spellEnd"/>
            <w:r w:rsidRPr="000D21C0">
              <w:rPr>
                <w:color w:val="000000" w:themeColor="text1"/>
              </w:rPr>
              <w:t xml:space="preserve">, </w:t>
            </w:r>
            <w:proofErr w:type="spellStart"/>
            <w:r w:rsidRPr="000D21C0">
              <w:rPr>
                <w:color w:val="000000" w:themeColor="text1"/>
              </w:rPr>
              <w:t>leone</w:t>
            </w:r>
            <w:proofErr w:type="spellEnd"/>
            <w:r w:rsidRPr="000D21C0">
              <w:rPr>
                <w:color w:val="000000" w:themeColor="text1"/>
              </w:rPr>
              <w:t xml:space="preserve"> crisis, </w:t>
            </w:r>
            <w:proofErr w:type="spellStart"/>
            <w:r w:rsidRPr="000D21C0">
              <w:rPr>
                <w:color w:val="000000" w:themeColor="text1"/>
              </w:rPr>
              <w:t>leone</w:t>
            </w:r>
            <w:proofErr w:type="spellEnd"/>
            <w:r w:rsidRPr="000D21C0">
              <w:rPr>
                <w:color w:val="000000" w:themeColor="text1"/>
              </w:rPr>
              <w:t xml:space="preserve"> civil, </w:t>
            </w:r>
            <w:proofErr w:type="spellStart"/>
            <w:r w:rsidRPr="000D21C0">
              <w:rPr>
                <w:color w:val="000000" w:themeColor="text1"/>
              </w:rPr>
              <w:t>leone</w:t>
            </w:r>
            <w:proofErr w:type="spellEnd"/>
            <w:r w:rsidRPr="000D21C0">
              <w:rPr>
                <w:color w:val="000000" w:themeColor="text1"/>
              </w:rPr>
              <w:t xml:space="preserve"> war, </w:t>
            </w:r>
            <w:proofErr w:type="spellStart"/>
            <w:r w:rsidRPr="000D21C0">
              <w:rPr>
                <w:color w:val="000000" w:themeColor="text1"/>
              </w:rPr>
              <w:t>leone</w:t>
            </w:r>
            <w:proofErr w:type="spellEnd"/>
            <w:r w:rsidRPr="000D21C0">
              <w:rPr>
                <w:color w:val="000000" w:themeColor="text1"/>
              </w:rPr>
              <w:t xml:space="preserve"> conflict, conflict in sierra, war in sierra, blood diamond war, diamond-fueled war, war over diamonds, RUF, Revolutionary United Front, war of </w:t>
            </w:r>
            <w:r w:rsidRPr="000D21C0">
              <w:rPr>
                <w:color w:val="000000" w:themeColor="text1"/>
              </w:rPr>
              <w:lastRenderedPageBreak/>
              <w:t xml:space="preserve">the child soldiers, child soldier war, strife in sierra, </w:t>
            </w:r>
            <w:proofErr w:type="spellStart"/>
            <w:r w:rsidRPr="000D21C0">
              <w:rPr>
                <w:color w:val="000000" w:themeColor="text1"/>
              </w:rPr>
              <w:t>leone</w:t>
            </w:r>
            <w:proofErr w:type="spellEnd"/>
            <w:r w:rsidRPr="000D21C0">
              <w:rPr>
                <w:color w:val="000000" w:themeColor="text1"/>
              </w:rPr>
              <w:t xml:space="preserve"> strife, </w:t>
            </w:r>
            <w:proofErr w:type="spellStart"/>
            <w:r w:rsidRPr="000D21C0">
              <w:rPr>
                <w:color w:val="000000" w:themeColor="text1"/>
              </w:rPr>
              <w:t>leone</w:t>
            </w:r>
            <w:proofErr w:type="spellEnd"/>
            <w:r w:rsidRPr="000D21C0">
              <w:rPr>
                <w:color w:val="000000" w:themeColor="text1"/>
              </w:rPr>
              <w:t xml:space="preserve"> crisis, </w:t>
            </w:r>
            <w:proofErr w:type="spellStart"/>
            <w:r w:rsidRPr="000D21C0">
              <w:rPr>
                <w:color w:val="000000" w:themeColor="text1"/>
              </w:rPr>
              <w:t>Kono</w:t>
            </w:r>
            <w:proofErr w:type="spellEnd"/>
            <w:r w:rsidRPr="000D21C0">
              <w:rPr>
                <w:color w:val="000000" w:themeColor="text1"/>
              </w:rPr>
              <w:t xml:space="preserve"> District, </w:t>
            </w:r>
            <w:proofErr w:type="spellStart"/>
            <w:r w:rsidRPr="000D21C0">
              <w:rPr>
                <w:color w:val="000000" w:themeColor="text1"/>
              </w:rPr>
              <w:t>Kono</w:t>
            </w:r>
            <w:proofErr w:type="spellEnd"/>
            <w:r w:rsidRPr="000D21C0">
              <w:rPr>
                <w:color w:val="000000" w:themeColor="text1"/>
              </w:rPr>
              <w:t xml:space="preserve"> communities, displaced </w:t>
            </w:r>
            <w:proofErr w:type="spellStart"/>
            <w:r w:rsidRPr="000D21C0">
              <w:rPr>
                <w:color w:val="000000" w:themeColor="text1"/>
              </w:rPr>
              <w:t>Kono</w:t>
            </w:r>
            <w:proofErr w:type="spellEnd"/>
            <w:r w:rsidRPr="000D21C0">
              <w:rPr>
                <w:color w:val="000000" w:themeColor="text1"/>
              </w:rPr>
              <w:t xml:space="preserve">, victims of the sierra, Freetown slum, </w:t>
            </w:r>
          </w:p>
        </w:tc>
      </w:tr>
      <w:tr w:rsidR="0043448C" w:rsidRPr="000D21C0" w14:paraId="2DF41D82" w14:textId="77777777" w:rsidTr="008F31F1">
        <w:tc>
          <w:tcPr>
            <w:tcW w:w="1709" w:type="dxa"/>
            <w:vAlign w:val="bottom"/>
          </w:tcPr>
          <w:p w14:paraId="3DAE18C9" w14:textId="77777777" w:rsidR="0043448C" w:rsidRPr="000D21C0" w:rsidRDefault="0043448C" w:rsidP="0043448C">
            <w:pPr>
              <w:spacing w:line="259" w:lineRule="auto"/>
              <w:rPr>
                <w:color w:val="000000" w:themeColor="text1"/>
              </w:rPr>
            </w:pPr>
            <w:r w:rsidRPr="000D21C0">
              <w:rPr>
                <w:color w:val="000000" w:themeColor="text1"/>
              </w:rPr>
              <w:lastRenderedPageBreak/>
              <w:t>First and second Chechen wars</w:t>
            </w:r>
          </w:p>
        </w:tc>
        <w:tc>
          <w:tcPr>
            <w:tcW w:w="910" w:type="dxa"/>
            <w:vAlign w:val="bottom"/>
          </w:tcPr>
          <w:p w14:paraId="5AF9B068" w14:textId="77777777" w:rsidR="0043448C" w:rsidRPr="000D21C0" w:rsidRDefault="0043448C" w:rsidP="0043448C">
            <w:pPr>
              <w:spacing w:line="259" w:lineRule="auto"/>
              <w:rPr>
                <w:color w:val="000000" w:themeColor="text1"/>
              </w:rPr>
            </w:pPr>
            <w:r w:rsidRPr="000D21C0">
              <w:rPr>
                <w:color w:val="000000" w:themeColor="text1"/>
              </w:rPr>
              <w:t>1994-6;</w:t>
            </w:r>
          </w:p>
          <w:p w14:paraId="37F17A5F" w14:textId="77777777" w:rsidR="0043448C" w:rsidRPr="000D21C0" w:rsidRDefault="0043448C" w:rsidP="0043448C">
            <w:pPr>
              <w:spacing w:line="259" w:lineRule="auto"/>
              <w:rPr>
                <w:color w:val="000000" w:themeColor="text1"/>
              </w:rPr>
            </w:pPr>
            <w:r w:rsidRPr="000D21C0">
              <w:rPr>
                <w:color w:val="000000" w:themeColor="text1"/>
              </w:rPr>
              <w:t>1999-2009;</w:t>
            </w:r>
          </w:p>
        </w:tc>
        <w:tc>
          <w:tcPr>
            <w:tcW w:w="3316" w:type="dxa"/>
          </w:tcPr>
          <w:p w14:paraId="45F05A44" w14:textId="77777777" w:rsidR="0043448C" w:rsidRPr="000D21C0" w:rsidRDefault="0043448C" w:rsidP="0043448C">
            <w:pPr>
              <w:spacing w:line="259" w:lineRule="auto"/>
              <w:rPr>
                <w:color w:val="000000" w:themeColor="text1"/>
              </w:rPr>
            </w:pPr>
            <w:r w:rsidRPr="000D21C0">
              <w:rPr>
                <w:color w:val="000000" w:themeColor="text1"/>
              </w:rPr>
              <w:t>Grozny or “from Grozny”</w:t>
            </w:r>
          </w:p>
          <w:p w14:paraId="30C3AEAF" w14:textId="77777777" w:rsidR="0043448C" w:rsidRPr="000D21C0" w:rsidRDefault="0043448C" w:rsidP="0043448C">
            <w:pPr>
              <w:spacing w:line="259" w:lineRule="auto"/>
              <w:rPr>
                <w:color w:val="000000" w:themeColor="text1"/>
              </w:rPr>
            </w:pPr>
            <w:r w:rsidRPr="000D21C0">
              <w:rPr>
                <w:color w:val="000000" w:themeColor="text1"/>
              </w:rPr>
              <w:t>Muslim</w:t>
            </w:r>
          </w:p>
          <w:p w14:paraId="5E112A17" w14:textId="77777777" w:rsidR="0043448C" w:rsidRPr="000D21C0" w:rsidRDefault="0043448C" w:rsidP="0043448C">
            <w:pPr>
              <w:spacing w:line="259" w:lineRule="auto"/>
              <w:rPr>
                <w:color w:val="000000" w:themeColor="text1"/>
              </w:rPr>
            </w:pPr>
            <w:r w:rsidRPr="000D21C0">
              <w:rPr>
                <w:color w:val="000000" w:themeColor="text1"/>
              </w:rPr>
              <w:t>Chechen</w:t>
            </w:r>
          </w:p>
          <w:p w14:paraId="5388AF3D" w14:textId="77777777" w:rsidR="0043448C" w:rsidRPr="000D21C0" w:rsidRDefault="0043448C" w:rsidP="0043448C">
            <w:pPr>
              <w:spacing w:line="259" w:lineRule="auto"/>
              <w:rPr>
                <w:color w:val="000000" w:themeColor="text1"/>
              </w:rPr>
            </w:pPr>
            <w:r w:rsidRPr="000D21C0">
              <w:rPr>
                <w:color w:val="000000" w:themeColor="text1"/>
              </w:rPr>
              <w:t>Ingush</w:t>
            </w:r>
          </w:p>
          <w:p w14:paraId="3DB78CCE" w14:textId="77777777" w:rsidR="0043448C" w:rsidRPr="000D21C0" w:rsidRDefault="0043448C" w:rsidP="0043448C">
            <w:pPr>
              <w:spacing w:line="259" w:lineRule="auto"/>
              <w:rPr>
                <w:color w:val="000000" w:themeColor="text1"/>
              </w:rPr>
            </w:pPr>
            <w:r w:rsidRPr="000D21C0">
              <w:rPr>
                <w:color w:val="000000" w:themeColor="text1"/>
              </w:rPr>
              <w:t>Avar</w:t>
            </w:r>
          </w:p>
          <w:p w14:paraId="45A185EA" w14:textId="77777777" w:rsidR="0043448C" w:rsidRPr="000D21C0" w:rsidRDefault="0043448C" w:rsidP="0043448C">
            <w:pPr>
              <w:spacing w:line="259" w:lineRule="auto"/>
              <w:rPr>
                <w:color w:val="000000" w:themeColor="text1"/>
              </w:rPr>
            </w:pPr>
            <w:r w:rsidRPr="000D21C0">
              <w:rPr>
                <w:color w:val="000000" w:themeColor="text1"/>
              </w:rPr>
              <w:t>Lak</w:t>
            </w:r>
          </w:p>
          <w:p w14:paraId="609B3BFF" w14:textId="77777777" w:rsidR="0043448C" w:rsidRPr="000D21C0" w:rsidRDefault="0043448C" w:rsidP="0043448C">
            <w:pPr>
              <w:spacing w:line="259" w:lineRule="auto"/>
              <w:rPr>
                <w:color w:val="000000" w:themeColor="text1"/>
              </w:rPr>
            </w:pPr>
            <w:r w:rsidRPr="000D21C0">
              <w:rPr>
                <w:color w:val="000000" w:themeColor="text1"/>
              </w:rPr>
              <w:t>Kist</w:t>
            </w:r>
          </w:p>
          <w:p w14:paraId="3E59853F" w14:textId="77777777" w:rsidR="0043448C" w:rsidRPr="000D21C0" w:rsidRDefault="0043448C" w:rsidP="0043448C">
            <w:pPr>
              <w:spacing w:line="259" w:lineRule="auto"/>
              <w:rPr>
                <w:color w:val="000000" w:themeColor="text1"/>
              </w:rPr>
            </w:pPr>
            <w:r w:rsidRPr="000D21C0">
              <w:rPr>
                <w:color w:val="000000" w:themeColor="text1"/>
              </w:rPr>
              <w:t>Russian</w:t>
            </w:r>
          </w:p>
          <w:p w14:paraId="0B59930A" w14:textId="77777777" w:rsidR="0043448C" w:rsidRPr="000D21C0" w:rsidRDefault="0043448C" w:rsidP="0043448C">
            <w:pPr>
              <w:spacing w:line="259" w:lineRule="auto"/>
              <w:rPr>
                <w:color w:val="000000" w:themeColor="text1"/>
              </w:rPr>
            </w:pPr>
            <w:r w:rsidRPr="000D21C0">
              <w:rPr>
                <w:color w:val="000000" w:themeColor="text1"/>
              </w:rPr>
              <w:t>“Russian-speaking”</w:t>
            </w:r>
          </w:p>
          <w:p w14:paraId="066A8F3F" w14:textId="77777777" w:rsidR="0043448C" w:rsidRPr="000D21C0" w:rsidRDefault="0043448C" w:rsidP="0043448C">
            <w:pPr>
              <w:spacing w:line="259" w:lineRule="auto"/>
              <w:rPr>
                <w:color w:val="000000" w:themeColor="text1"/>
              </w:rPr>
            </w:pPr>
            <w:r w:rsidRPr="000D21C0">
              <w:rPr>
                <w:color w:val="000000" w:themeColor="text1"/>
              </w:rPr>
              <w:t>Mountain or “mountain peoples”</w:t>
            </w:r>
          </w:p>
          <w:p w14:paraId="41062899" w14:textId="77777777" w:rsidR="0043448C" w:rsidRPr="000D21C0" w:rsidRDefault="0043448C" w:rsidP="0043448C">
            <w:pPr>
              <w:spacing w:line="259" w:lineRule="auto"/>
              <w:rPr>
                <w:color w:val="000000" w:themeColor="text1"/>
              </w:rPr>
            </w:pPr>
            <w:r w:rsidRPr="000D21C0">
              <w:rPr>
                <w:color w:val="000000" w:themeColor="text1"/>
              </w:rPr>
              <w:t>Sunni</w:t>
            </w:r>
          </w:p>
          <w:p w14:paraId="24503EB7" w14:textId="77777777" w:rsidR="0043448C" w:rsidRPr="000D21C0" w:rsidRDefault="0043448C" w:rsidP="0043448C">
            <w:pPr>
              <w:spacing w:line="259" w:lineRule="auto"/>
              <w:rPr>
                <w:color w:val="000000" w:themeColor="text1"/>
              </w:rPr>
            </w:pPr>
            <w:r w:rsidRPr="000D21C0">
              <w:rPr>
                <w:color w:val="000000" w:themeColor="text1"/>
              </w:rPr>
              <w:t>Chechnya</w:t>
            </w:r>
          </w:p>
          <w:p w14:paraId="3582B0BF" w14:textId="77777777" w:rsidR="0043448C" w:rsidRPr="000D21C0" w:rsidRDefault="0043448C" w:rsidP="0043448C">
            <w:pPr>
              <w:spacing w:line="259" w:lineRule="auto"/>
              <w:rPr>
                <w:color w:val="000000" w:themeColor="text1"/>
              </w:rPr>
            </w:pPr>
            <w:r w:rsidRPr="000D21C0">
              <w:rPr>
                <w:color w:val="000000" w:themeColor="text1"/>
              </w:rPr>
              <w:t>Rebel</w:t>
            </w:r>
          </w:p>
          <w:p w14:paraId="71C3670D" w14:textId="77777777" w:rsidR="0043448C" w:rsidRPr="000D21C0" w:rsidRDefault="0043448C" w:rsidP="0043448C">
            <w:pPr>
              <w:spacing w:line="259" w:lineRule="auto"/>
              <w:rPr>
                <w:color w:val="000000" w:themeColor="text1"/>
              </w:rPr>
            </w:pPr>
            <w:r w:rsidRPr="000D21C0">
              <w:rPr>
                <w:color w:val="000000" w:themeColor="text1"/>
              </w:rPr>
              <w:t>“post-soviet”</w:t>
            </w:r>
          </w:p>
          <w:p w14:paraId="70554B7D"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North </w:t>
            </w:r>
            <w:proofErr w:type="spellStart"/>
            <w:r w:rsidRPr="000D21C0">
              <w:rPr>
                <w:color w:val="000000" w:themeColor="text1"/>
              </w:rPr>
              <w:t>caucasus</w:t>
            </w:r>
            <w:proofErr w:type="spellEnd"/>
            <w:r w:rsidRPr="000D21C0">
              <w:rPr>
                <w:color w:val="000000" w:themeColor="text1"/>
              </w:rPr>
              <w:t xml:space="preserve"> or North Caucasian</w:t>
            </w:r>
          </w:p>
        </w:tc>
        <w:tc>
          <w:tcPr>
            <w:tcW w:w="810" w:type="dxa"/>
          </w:tcPr>
          <w:p w14:paraId="133DFEA9" w14:textId="77777777" w:rsidR="0043448C" w:rsidRPr="000D21C0" w:rsidRDefault="0043448C" w:rsidP="0043448C">
            <w:pPr>
              <w:spacing w:line="259" w:lineRule="auto"/>
              <w:rPr>
                <w:color w:val="000000" w:themeColor="text1"/>
              </w:rPr>
            </w:pPr>
            <w:r w:rsidRPr="000D21C0">
              <w:rPr>
                <w:color w:val="000000" w:themeColor="text1"/>
              </w:rPr>
              <w:t>1996-2025</w:t>
            </w:r>
          </w:p>
        </w:tc>
        <w:tc>
          <w:tcPr>
            <w:tcW w:w="6205" w:type="dxa"/>
          </w:tcPr>
          <w:p w14:paraId="4C5F63CC" w14:textId="77777777" w:rsidR="0043448C" w:rsidRPr="000D21C0" w:rsidRDefault="0043448C" w:rsidP="0043448C">
            <w:pPr>
              <w:spacing w:line="259" w:lineRule="auto"/>
              <w:rPr>
                <w:color w:val="000000" w:themeColor="text1"/>
              </w:rPr>
            </w:pPr>
            <w:r w:rsidRPr="000D21C0">
              <w:rPr>
                <w:color w:val="000000" w:themeColor="text1"/>
              </w:rPr>
              <w:t>“Chechen war” or “Chechen wars” or “war in Chechnya” or “</w:t>
            </w:r>
            <w:proofErr w:type="spellStart"/>
            <w:r w:rsidRPr="000D21C0">
              <w:rPr>
                <w:color w:val="000000" w:themeColor="text1"/>
              </w:rPr>
              <w:t>chechen</w:t>
            </w:r>
            <w:proofErr w:type="spellEnd"/>
            <w:r w:rsidRPr="000D21C0">
              <w:rPr>
                <w:color w:val="000000" w:themeColor="text1"/>
              </w:rPr>
              <w:t xml:space="preserve"> rebellion” or “war of </w:t>
            </w:r>
            <w:proofErr w:type="spellStart"/>
            <w:r w:rsidRPr="000D21C0">
              <w:rPr>
                <w:color w:val="000000" w:themeColor="text1"/>
              </w:rPr>
              <w:t>chechen</w:t>
            </w:r>
            <w:proofErr w:type="spellEnd"/>
            <w:r w:rsidRPr="000D21C0">
              <w:rPr>
                <w:color w:val="000000" w:themeColor="text1"/>
              </w:rPr>
              <w:t xml:space="preserve"> independence” or (Chechnya or Chechen AND “war of independence”) or “Grozny war” or “Grozny wars” or “post-soviet conflict in Chechnya”</w:t>
            </w:r>
          </w:p>
          <w:p w14:paraId="0284711D" w14:textId="77777777" w:rsidR="0043448C" w:rsidRPr="000D21C0" w:rsidRDefault="0043448C" w:rsidP="0043448C">
            <w:pPr>
              <w:spacing w:line="259" w:lineRule="auto"/>
              <w:rPr>
                <w:color w:val="000000" w:themeColor="text1"/>
              </w:rPr>
            </w:pPr>
            <w:r w:rsidRPr="000D21C0">
              <w:rPr>
                <w:color w:val="000000" w:themeColor="text1"/>
              </w:rPr>
              <w:t>“Russia-Chechen conflict” or “Russia-Chechen war” or “Chechen-Russian war” or “Chechen insurgency” or “Russian crackdown on Chechnya” or “aggression in Chechnya” or “invasion of Chechnya”</w:t>
            </w:r>
          </w:p>
        </w:tc>
      </w:tr>
      <w:tr w:rsidR="0043448C" w:rsidRPr="000D21C0" w14:paraId="2EF07F2C" w14:textId="77777777" w:rsidTr="008F31F1">
        <w:tc>
          <w:tcPr>
            <w:tcW w:w="1709" w:type="dxa"/>
            <w:vAlign w:val="bottom"/>
          </w:tcPr>
          <w:p w14:paraId="091CD202" w14:textId="77777777" w:rsidR="0043448C" w:rsidRPr="000D21C0" w:rsidRDefault="0043448C" w:rsidP="0043448C">
            <w:pPr>
              <w:spacing w:line="259" w:lineRule="auto"/>
              <w:rPr>
                <w:color w:val="000000" w:themeColor="text1"/>
              </w:rPr>
            </w:pPr>
            <w:r w:rsidRPr="000D21C0">
              <w:rPr>
                <w:color w:val="000000" w:themeColor="text1"/>
              </w:rPr>
              <w:t xml:space="preserve">Haitian exodus </w:t>
            </w:r>
          </w:p>
          <w:p w14:paraId="31B14FAC" w14:textId="77777777" w:rsidR="0043448C" w:rsidRPr="000D21C0" w:rsidRDefault="0043448C" w:rsidP="0043448C">
            <w:pPr>
              <w:spacing w:line="259" w:lineRule="auto"/>
              <w:rPr>
                <w:color w:val="000000" w:themeColor="text1"/>
              </w:rPr>
            </w:pPr>
          </w:p>
          <w:p w14:paraId="7A4A551E" w14:textId="77777777" w:rsidR="0043448C" w:rsidRPr="000D21C0" w:rsidRDefault="0043448C" w:rsidP="0043448C">
            <w:pPr>
              <w:spacing w:line="259" w:lineRule="auto"/>
              <w:rPr>
                <w:color w:val="000000" w:themeColor="text1"/>
              </w:rPr>
            </w:pPr>
          </w:p>
          <w:p w14:paraId="10B065B9" w14:textId="77777777" w:rsidR="0043448C" w:rsidRPr="000D21C0" w:rsidRDefault="0043448C" w:rsidP="0043448C">
            <w:pPr>
              <w:spacing w:line="259" w:lineRule="auto"/>
              <w:rPr>
                <w:color w:val="000000" w:themeColor="text1"/>
              </w:rPr>
            </w:pPr>
          </w:p>
          <w:p w14:paraId="5A3B2D91" w14:textId="77777777" w:rsidR="0043448C" w:rsidRPr="000D21C0" w:rsidRDefault="0043448C" w:rsidP="0043448C">
            <w:pPr>
              <w:spacing w:line="259" w:lineRule="auto"/>
              <w:rPr>
                <w:color w:val="000000" w:themeColor="text1"/>
              </w:rPr>
            </w:pPr>
          </w:p>
        </w:tc>
        <w:tc>
          <w:tcPr>
            <w:tcW w:w="910" w:type="dxa"/>
            <w:vAlign w:val="bottom"/>
          </w:tcPr>
          <w:p w14:paraId="2B4FF8D5" w14:textId="77777777" w:rsidR="0043448C" w:rsidRPr="000D21C0" w:rsidRDefault="0043448C" w:rsidP="0043448C">
            <w:pPr>
              <w:spacing w:line="259" w:lineRule="auto"/>
              <w:rPr>
                <w:color w:val="000000" w:themeColor="text1"/>
              </w:rPr>
            </w:pPr>
            <w:r w:rsidRPr="000D21C0">
              <w:rPr>
                <w:color w:val="000000" w:themeColor="text1"/>
              </w:rPr>
              <w:t>1980-1;</w:t>
            </w:r>
          </w:p>
          <w:p w14:paraId="3609BF19" w14:textId="77777777" w:rsidR="0043448C" w:rsidRPr="000D21C0" w:rsidRDefault="0043448C" w:rsidP="0043448C">
            <w:pPr>
              <w:spacing w:line="259" w:lineRule="auto"/>
              <w:rPr>
                <w:color w:val="000000" w:themeColor="text1"/>
              </w:rPr>
            </w:pPr>
            <w:r w:rsidRPr="000D21C0">
              <w:rPr>
                <w:color w:val="000000" w:themeColor="text1"/>
              </w:rPr>
              <w:t>1991-4;</w:t>
            </w:r>
          </w:p>
          <w:p w14:paraId="2EF4F302" w14:textId="77777777" w:rsidR="0043448C" w:rsidRPr="000D21C0" w:rsidRDefault="0043448C" w:rsidP="0043448C">
            <w:pPr>
              <w:spacing w:line="259" w:lineRule="auto"/>
              <w:rPr>
                <w:color w:val="000000" w:themeColor="text1"/>
              </w:rPr>
            </w:pPr>
            <w:r w:rsidRPr="000D21C0">
              <w:rPr>
                <w:color w:val="000000" w:themeColor="text1"/>
              </w:rPr>
              <w:t>2004;</w:t>
            </w:r>
          </w:p>
          <w:p w14:paraId="061B4DCD" w14:textId="77777777" w:rsidR="0043448C" w:rsidRPr="000D21C0" w:rsidRDefault="0043448C" w:rsidP="0043448C">
            <w:pPr>
              <w:spacing w:line="259" w:lineRule="auto"/>
              <w:rPr>
                <w:color w:val="000000" w:themeColor="text1"/>
              </w:rPr>
            </w:pPr>
            <w:r w:rsidRPr="000D21C0">
              <w:rPr>
                <w:color w:val="000000" w:themeColor="text1"/>
              </w:rPr>
              <w:t>2021-2</w:t>
            </w:r>
          </w:p>
          <w:p w14:paraId="60845C2E" w14:textId="77777777" w:rsidR="0043448C" w:rsidRPr="000D21C0" w:rsidRDefault="0043448C" w:rsidP="0043448C">
            <w:pPr>
              <w:spacing w:line="259" w:lineRule="auto"/>
              <w:rPr>
                <w:color w:val="000000" w:themeColor="text1"/>
              </w:rPr>
            </w:pPr>
          </w:p>
          <w:p w14:paraId="50D13F14" w14:textId="77777777" w:rsidR="0043448C" w:rsidRPr="000D21C0" w:rsidRDefault="0043448C" w:rsidP="0043448C">
            <w:pPr>
              <w:spacing w:line="259" w:lineRule="auto"/>
              <w:rPr>
                <w:color w:val="000000" w:themeColor="text1"/>
              </w:rPr>
            </w:pPr>
          </w:p>
        </w:tc>
        <w:tc>
          <w:tcPr>
            <w:tcW w:w="3316" w:type="dxa"/>
          </w:tcPr>
          <w:p w14:paraId="066DD177" w14:textId="77777777" w:rsidR="0043448C" w:rsidRPr="000D21C0" w:rsidRDefault="0043448C" w:rsidP="0043448C">
            <w:pPr>
              <w:spacing w:line="259" w:lineRule="auto"/>
              <w:rPr>
                <w:color w:val="000000" w:themeColor="text1"/>
              </w:rPr>
            </w:pPr>
            <w:r w:rsidRPr="000D21C0">
              <w:rPr>
                <w:color w:val="000000" w:themeColor="text1"/>
              </w:rPr>
              <w:t xml:space="preserve">Boatpeople, “boat people,” boat, </w:t>
            </w:r>
            <w:proofErr w:type="spellStart"/>
            <w:r w:rsidRPr="000D21C0">
              <w:rPr>
                <w:color w:val="000000" w:themeColor="text1"/>
              </w:rPr>
              <w:t>Carribean</w:t>
            </w:r>
            <w:proofErr w:type="spellEnd"/>
            <w:r w:rsidRPr="000D21C0">
              <w:rPr>
                <w:color w:val="000000" w:themeColor="text1"/>
              </w:rPr>
              <w:t>, Creole-speaking, Catholic, Haitian, from Haiti, Aristide, “</w:t>
            </w:r>
            <w:proofErr w:type="spellStart"/>
            <w:r w:rsidRPr="000D21C0">
              <w:rPr>
                <w:color w:val="000000" w:themeColor="text1"/>
              </w:rPr>
              <w:t>port-au-prince</w:t>
            </w:r>
            <w:proofErr w:type="spellEnd"/>
            <w:r w:rsidRPr="000D21C0">
              <w:rPr>
                <w:color w:val="000000" w:themeColor="text1"/>
              </w:rPr>
              <w:t>,” disaster Earthquake, “papa doc,” “Duvalier,” “baby doc,” dictatorship</w:t>
            </w:r>
          </w:p>
          <w:p w14:paraId="3E09649F" w14:textId="77777777" w:rsidR="0043448C" w:rsidRPr="000D21C0" w:rsidRDefault="0043448C" w:rsidP="0043448C">
            <w:pPr>
              <w:tabs>
                <w:tab w:val="left" w:pos="5550"/>
              </w:tabs>
              <w:spacing w:line="259" w:lineRule="auto"/>
              <w:rPr>
                <w:color w:val="000000" w:themeColor="text1"/>
              </w:rPr>
            </w:pPr>
          </w:p>
        </w:tc>
        <w:tc>
          <w:tcPr>
            <w:tcW w:w="810" w:type="dxa"/>
          </w:tcPr>
          <w:p w14:paraId="09660FEA" w14:textId="77777777" w:rsidR="0043448C" w:rsidRPr="000D21C0" w:rsidRDefault="0043448C" w:rsidP="0043448C">
            <w:pPr>
              <w:spacing w:line="259" w:lineRule="auto"/>
              <w:rPr>
                <w:color w:val="000000" w:themeColor="text1"/>
              </w:rPr>
            </w:pPr>
            <w:r w:rsidRPr="000D21C0">
              <w:rPr>
                <w:color w:val="000000" w:themeColor="text1"/>
              </w:rPr>
              <w:t>1980-2025</w:t>
            </w:r>
          </w:p>
        </w:tc>
        <w:tc>
          <w:tcPr>
            <w:tcW w:w="6205" w:type="dxa"/>
          </w:tcPr>
          <w:p w14:paraId="2B7D49EB"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moise</w:t>
            </w:r>
            <w:proofErr w:type="spellEnd"/>
            <w:r w:rsidRPr="000D21C0">
              <w:rPr>
                <w:color w:val="000000" w:themeColor="text1"/>
              </w:rPr>
              <w:t xml:space="preserve"> assassination” or (“</w:t>
            </w:r>
            <w:proofErr w:type="spellStart"/>
            <w:r w:rsidRPr="000D21C0">
              <w:rPr>
                <w:color w:val="000000" w:themeColor="text1"/>
              </w:rPr>
              <w:t>moise</w:t>
            </w:r>
            <w:proofErr w:type="spellEnd"/>
            <w:r w:rsidRPr="000D21C0">
              <w:rPr>
                <w:color w:val="000000" w:themeColor="text1"/>
              </w:rPr>
              <w:t>” AND “assassination”) or</w:t>
            </w:r>
          </w:p>
          <w:p w14:paraId="008981E9" w14:textId="77777777" w:rsidR="0043448C" w:rsidRPr="000D21C0" w:rsidRDefault="0043448C" w:rsidP="0043448C">
            <w:pPr>
              <w:spacing w:line="259" w:lineRule="auto"/>
              <w:rPr>
                <w:color w:val="000000" w:themeColor="text1"/>
              </w:rPr>
            </w:pPr>
            <w:r w:rsidRPr="000D21C0">
              <w:rPr>
                <w:color w:val="000000" w:themeColor="text1"/>
              </w:rPr>
              <w:t>“2010 earthquake” or (“2010” and “Haiti” and “earthquake”)</w:t>
            </w:r>
          </w:p>
          <w:p w14:paraId="36496A56"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aristide</w:t>
            </w:r>
            <w:proofErr w:type="spellEnd"/>
            <w:r w:rsidRPr="000D21C0">
              <w:rPr>
                <w:color w:val="000000" w:themeColor="text1"/>
              </w:rPr>
              <w:t>” and “2004” and “ousting”) or (“</w:t>
            </w:r>
            <w:proofErr w:type="spellStart"/>
            <w:r w:rsidRPr="000D21C0">
              <w:rPr>
                <w:color w:val="000000" w:themeColor="text1"/>
              </w:rPr>
              <w:t>aristide</w:t>
            </w:r>
            <w:proofErr w:type="spellEnd"/>
            <w:r w:rsidRPr="000D21C0">
              <w:rPr>
                <w:color w:val="000000" w:themeColor="text1"/>
              </w:rPr>
              <w:t>” and “coup”) or</w:t>
            </w:r>
          </w:p>
          <w:p w14:paraId="398142E8" w14:textId="77777777" w:rsidR="0043448C" w:rsidRPr="000D21C0" w:rsidRDefault="0043448C" w:rsidP="0043448C">
            <w:pPr>
              <w:spacing w:line="259" w:lineRule="auto"/>
              <w:rPr>
                <w:color w:val="000000" w:themeColor="text1"/>
              </w:rPr>
            </w:pPr>
            <w:r w:rsidRPr="000D21C0">
              <w:rPr>
                <w:color w:val="000000" w:themeColor="text1"/>
              </w:rPr>
              <w:t>“papa doc” or “Duvalier dictatorship” or “gang violence in Haiti” or “gangland violence” or “Haitian gangs” or “Haitian gangland violence” or “Haitian gang violence”</w:t>
            </w:r>
          </w:p>
        </w:tc>
      </w:tr>
      <w:tr w:rsidR="0043448C" w:rsidRPr="000D21C0" w14:paraId="6D45849C" w14:textId="77777777" w:rsidTr="008F31F1">
        <w:tc>
          <w:tcPr>
            <w:tcW w:w="1709" w:type="dxa"/>
            <w:vAlign w:val="bottom"/>
          </w:tcPr>
          <w:p w14:paraId="5B4B79FF" w14:textId="77777777" w:rsidR="0043448C" w:rsidRPr="000D21C0" w:rsidRDefault="0043448C" w:rsidP="0043448C">
            <w:pPr>
              <w:spacing w:line="259" w:lineRule="auto"/>
              <w:rPr>
                <w:color w:val="000000" w:themeColor="text1"/>
              </w:rPr>
            </w:pPr>
            <w:r w:rsidRPr="000D21C0">
              <w:rPr>
                <w:color w:val="000000" w:themeColor="text1"/>
              </w:rPr>
              <w:t xml:space="preserve">Iraqi Kurdish exodus </w:t>
            </w:r>
          </w:p>
        </w:tc>
        <w:tc>
          <w:tcPr>
            <w:tcW w:w="910" w:type="dxa"/>
            <w:vAlign w:val="bottom"/>
          </w:tcPr>
          <w:p w14:paraId="7994229F" w14:textId="77777777" w:rsidR="0043448C" w:rsidRPr="000D21C0" w:rsidRDefault="0043448C" w:rsidP="0043448C">
            <w:pPr>
              <w:spacing w:line="259" w:lineRule="auto"/>
              <w:rPr>
                <w:color w:val="000000" w:themeColor="text1"/>
              </w:rPr>
            </w:pPr>
            <w:r w:rsidRPr="000D21C0">
              <w:rPr>
                <w:color w:val="000000" w:themeColor="text1"/>
              </w:rPr>
              <w:t>1991</w:t>
            </w:r>
          </w:p>
          <w:p w14:paraId="430118AF" w14:textId="77777777" w:rsidR="0043448C" w:rsidRPr="000D21C0" w:rsidRDefault="0043448C" w:rsidP="0043448C">
            <w:pPr>
              <w:spacing w:line="259" w:lineRule="auto"/>
              <w:rPr>
                <w:color w:val="000000" w:themeColor="text1"/>
              </w:rPr>
            </w:pPr>
          </w:p>
        </w:tc>
        <w:tc>
          <w:tcPr>
            <w:tcW w:w="3316" w:type="dxa"/>
          </w:tcPr>
          <w:p w14:paraId="1C1CD335" w14:textId="77777777" w:rsidR="0043448C" w:rsidRPr="000D21C0" w:rsidRDefault="0043448C" w:rsidP="0043448C">
            <w:pPr>
              <w:spacing w:line="259" w:lineRule="auto"/>
              <w:rPr>
                <w:color w:val="000000" w:themeColor="text1"/>
              </w:rPr>
            </w:pPr>
            <w:r w:rsidRPr="000D21C0">
              <w:rPr>
                <w:color w:val="000000" w:themeColor="text1"/>
              </w:rPr>
              <w:t>Kurdish, Kurd, “from Kurdistan,” Northern Iraq or “from northern Iraq,” Iraqi, Muslim, Saddam, Mountain, “Mountain exodus”</w:t>
            </w:r>
          </w:p>
          <w:p w14:paraId="18DF65BC" w14:textId="77777777" w:rsidR="0043448C" w:rsidRPr="000D21C0" w:rsidRDefault="0043448C" w:rsidP="0043448C">
            <w:pPr>
              <w:tabs>
                <w:tab w:val="left" w:pos="5550"/>
              </w:tabs>
              <w:spacing w:line="259" w:lineRule="auto"/>
              <w:rPr>
                <w:color w:val="000000" w:themeColor="text1"/>
              </w:rPr>
            </w:pPr>
          </w:p>
        </w:tc>
        <w:tc>
          <w:tcPr>
            <w:tcW w:w="810" w:type="dxa"/>
          </w:tcPr>
          <w:p w14:paraId="4D4E89BB" w14:textId="77777777" w:rsidR="0043448C" w:rsidRPr="000D21C0" w:rsidRDefault="0043448C" w:rsidP="0043448C">
            <w:pPr>
              <w:spacing w:line="259" w:lineRule="auto"/>
              <w:rPr>
                <w:color w:val="000000" w:themeColor="text1"/>
              </w:rPr>
            </w:pPr>
            <w:r w:rsidRPr="000D21C0">
              <w:rPr>
                <w:color w:val="000000" w:themeColor="text1"/>
              </w:rPr>
              <w:t>1991-2025</w:t>
            </w:r>
          </w:p>
        </w:tc>
        <w:tc>
          <w:tcPr>
            <w:tcW w:w="6205" w:type="dxa"/>
          </w:tcPr>
          <w:p w14:paraId="590699C2" w14:textId="77777777" w:rsidR="0043448C" w:rsidRPr="000D21C0" w:rsidRDefault="0043448C" w:rsidP="0043448C">
            <w:pPr>
              <w:spacing w:line="259" w:lineRule="auto"/>
              <w:rPr>
                <w:color w:val="000000" w:themeColor="text1"/>
              </w:rPr>
            </w:pPr>
            <w:r w:rsidRPr="000D21C0">
              <w:rPr>
                <w:color w:val="000000" w:themeColor="text1"/>
              </w:rPr>
              <w:t xml:space="preserve">“1991 </w:t>
            </w:r>
            <w:proofErr w:type="spellStart"/>
            <w:r w:rsidRPr="000D21C0">
              <w:rPr>
                <w:color w:val="000000" w:themeColor="text1"/>
              </w:rPr>
              <w:t>kurdish</w:t>
            </w:r>
            <w:proofErr w:type="spellEnd"/>
            <w:r w:rsidRPr="000D21C0">
              <w:rPr>
                <w:color w:val="000000" w:themeColor="text1"/>
              </w:rPr>
              <w:t xml:space="preserve"> exodus” or (“1991” and “Kurdish refugee crisis”) or “</w:t>
            </w:r>
            <w:proofErr w:type="spellStart"/>
            <w:r w:rsidRPr="000D21C0">
              <w:rPr>
                <w:color w:val="000000" w:themeColor="text1"/>
              </w:rPr>
              <w:t>kurds</w:t>
            </w:r>
            <w:proofErr w:type="spellEnd"/>
            <w:r w:rsidRPr="000D21C0">
              <w:rPr>
                <w:color w:val="000000" w:themeColor="text1"/>
              </w:rPr>
              <w:t xml:space="preserve"> from Iraq in 1991” or “expulsion of </w:t>
            </w:r>
            <w:proofErr w:type="spellStart"/>
            <w:r w:rsidRPr="000D21C0">
              <w:rPr>
                <w:color w:val="000000" w:themeColor="text1"/>
              </w:rPr>
              <w:t>kurds</w:t>
            </w:r>
            <w:proofErr w:type="spellEnd"/>
            <w:r w:rsidRPr="000D21C0">
              <w:rPr>
                <w:color w:val="000000" w:themeColor="text1"/>
              </w:rPr>
              <w:t xml:space="preserve"> in 1991” or “Kurdish refugees in 1991” or “operation provide comfort” or (“1991” and “northern Iraq crisis”)</w:t>
            </w:r>
          </w:p>
        </w:tc>
      </w:tr>
      <w:tr w:rsidR="0043448C" w:rsidRPr="000D21C0" w14:paraId="20585DA0" w14:textId="77777777" w:rsidTr="008F31F1">
        <w:tc>
          <w:tcPr>
            <w:tcW w:w="1709" w:type="dxa"/>
            <w:vAlign w:val="bottom"/>
          </w:tcPr>
          <w:p w14:paraId="1EFD4C69" w14:textId="77777777" w:rsidR="0043448C" w:rsidRPr="000D21C0" w:rsidRDefault="0043448C" w:rsidP="0043448C">
            <w:pPr>
              <w:spacing w:line="259" w:lineRule="auto"/>
              <w:rPr>
                <w:color w:val="000000" w:themeColor="text1"/>
              </w:rPr>
            </w:pPr>
            <w:r w:rsidRPr="000D21C0">
              <w:rPr>
                <w:color w:val="000000" w:themeColor="text1"/>
              </w:rPr>
              <w:lastRenderedPageBreak/>
              <w:t xml:space="preserve">Rohingya exodus </w:t>
            </w:r>
          </w:p>
          <w:p w14:paraId="766915CF" w14:textId="77777777" w:rsidR="0043448C" w:rsidRPr="000D21C0" w:rsidRDefault="0043448C" w:rsidP="0043448C">
            <w:pPr>
              <w:spacing w:line="259" w:lineRule="auto"/>
              <w:rPr>
                <w:color w:val="000000" w:themeColor="text1"/>
              </w:rPr>
            </w:pPr>
          </w:p>
          <w:p w14:paraId="387692D9" w14:textId="77777777" w:rsidR="0043448C" w:rsidRPr="000D21C0" w:rsidRDefault="0043448C" w:rsidP="0043448C">
            <w:pPr>
              <w:spacing w:line="259" w:lineRule="auto"/>
              <w:rPr>
                <w:color w:val="000000" w:themeColor="text1"/>
              </w:rPr>
            </w:pPr>
          </w:p>
          <w:p w14:paraId="37EC50FF" w14:textId="77777777" w:rsidR="0043448C" w:rsidRPr="000D21C0" w:rsidRDefault="0043448C" w:rsidP="0043448C">
            <w:pPr>
              <w:spacing w:line="259" w:lineRule="auto"/>
              <w:rPr>
                <w:color w:val="000000" w:themeColor="text1"/>
              </w:rPr>
            </w:pPr>
          </w:p>
        </w:tc>
        <w:tc>
          <w:tcPr>
            <w:tcW w:w="910" w:type="dxa"/>
            <w:vAlign w:val="bottom"/>
          </w:tcPr>
          <w:p w14:paraId="7FEC0905" w14:textId="77777777" w:rsidR="0043448C" w:rsidRPr="000D21C0" w:rsidRDefault="0043448C" w:rsidP="0043448C">
            <w:pPr>
              <w:spacing w:line="259" w:lineRule="auto"/>
              <w:rPr>
                <w:color w:val="000000" w:themeColor="text1"/>
              </w:rPr>
            </w:pPr>
            <w:r w:rsidRPr="000D21C0">
              <w:rPr>
                <w:color w:val="000000" w:themeColor="text1"/>
              </w:rPr>
              <w:t>1978</w:t>
            </w:r>
          </w:p>
          <w:p w14:paraId="1D230279" w14:textId="77777777" w:rsidR="0043448C" w:rsidRPr="000D21C0" w:rsidRDefault="0043448C" w:rsidP="0043448C">
            <w:pPr>
              <w:spacing w:line="259" w:lineRule="auto"/>
              <w:rPr>
                <w:color w:val="000000" w:themeColor="text1"/>
              </w:rPr>
            </w:pPr>
            <w:r w:rsidRPr="000D21C0">
              <w:rPr>
                <w:color w:val="000000" w:themeColor="text1"/>
              </w:rPr>
              <w:t>1991-2</w:t>
            </w:r>
          </w:p>
          <w:p w14:paraId="6322A6F5" w14:textId="77777777" w:rsidR="0043448C" w:rsidRPr="000D21C0" w:rsidRDefault="0043448C" w:rsidP="0043448C">
            <w:pPr>
              <w:spacing w:line="259" w:lineRule="auto"/>
              <w:rPr>
                <w:color w:val="000000" w:themeColor="text1"/>
              </w:rPr>
            </w:pPr>
            <w:r w:rsidRPr="000D21C0">
              <w:rPr>
                <w:color w:val="000000" w:themeColor="text1"/>
              </w:rPr>
              <w:t>2017-2018</w:t>
            </w:r>
          </w:p>
          <w:p w14:paraId="436BFE63" w14:textId="77777777" w:rsidR="0043448C" w:rsidRPr="000D21C0" w:rsidRDefault="0043448C" w:rsidP="0043448C">
            <w:pPr>
              <w:spacing w:line="259" w:lineRule="auto"/>
              <w:rPr>
                <w:color w:val="000000" w:themeColor="text1"/>
              </w:rPr>
            </w:pPr>
          </w:p>
          <w:p w14:paraId="210AFFB2" w14:textId="77777777" w:rsidR="0043448C" w:rsidRPr="000D21C0" w:rsidRDefault="0043448C" w:rsidP="0043448C">
            <w:pPr>
              <w:spacing w:line="259" w:lineRule="auto"/>
              <w:rPr>
                <w:color w:val="000000" w:themeColor="text1"/>
              </w:rPr>
            </w:pPr>
          </w:p>
          <w:p w14:paraId="3E002070" w14:textId="77777777" w:rsidR="0043448C" w:rsidRPr="000D21C0" w:rsidRDefault="0043448C" w:rsidP="0043448C">
            <w:pPr>
              <w:spacing w:line="259" w:lineRule="auto"/>
              <w:rPr>
                <w:color w:val="000000" w:themeColor="text1"/>
              </w:rPr>
            </w:pPr>
          </w:p>
        </w:tc>
        <w:tc>
          <w:tcPr>
            <w:tcW w:w="3316" w:type="dxa"/>
            <w:vAlign w:val="bottom"/>
          </w:tcPr>
          <w:p w14:paraId="25E93B2F" w14:textId="77777777" w:rsidR="0043448C" w:rsidRPr="000D21C0" w:rsidRDefault="0043448C" w:rsidP="0043448C">
            <w:pPr>
              <w:spacing w:line="259" w:lineRule="auto"/>
              <w:rPr>
                <w:color w:val="000000" w:themeColor="text1"/>
              </w:rPr>
            </w:pPr>
            <w:r w:rsidRPr="000D21C0">
              <w:rPr>
                <w:color w:val="000000" w:themeColor="text1"/>
              </w:rPr>
              <w:t xml:space="preserve">Rohingya or Rohingyas, </w:t>
            </w:r>
            <w:proofErr w:type="spellStart"/>
            <w:r w:rsidRPr="000D21C0">
              <w:rPr>
                <w:color w:val="000000" w:themeColor="text1"/>
              </w:rPr>
              <w:t>Rooinga</w:t>
            </w:r>
            <w:proofErr w:type="spellEnd"/>
            <w:r w:rsidRPr="000D21C0">
              <w:rPr>
                <w:color w:val="000000" w:themeColor="text1"/>
              </w:rPr>
              <w:t xml:space="preserve">, </w:t>
            </w:r>
            <w:proofErr w:type="spellStart"/>
            <w:r w:rsidRPr="000D21C0">
              <w:rPr>
                <w:color w:val="000000" w:themeColor="text1"/>
              </w:rPr>
              <w:t>Rohingian</w:t>
            </w:r>
            <w:proofErr w:type="spellEnd"/>
            <w:r w:rsidRPr="000D21C0">
              <w:rPr>
                <w:color w:val="000000" w:themeColor="text1"/>
              </w:rPr>
              <w:t xml:space="preserve">, </w:t>
            </w:r>
            <w:proofErr w:type="spellStart"/>
            <w:r w:rsidRPr="000D21C0">
              <w:rPr>
                <w:color w:val="000000" w:themeColor="text1"/>
              </w:rPr>
              <w:t>Rohinjaa</w:t>
            </w:r>
            <w:proofErr w:type="spellEnd"/>
            <w:r w:rsidRPr="000D21C0">
              <w:rPr>
                <w:color w:val="000000" w:themeColor="text1"/>
              </w:rPr>
              <w:t xml:space="preserve">, Rakhine or “from Rakhine,” Rohingya, </w:t>
            </w:r>
            <w:proofErr w:type="spellStart"/>
            <w:r w:rsidRPr="000D21C0">
              <w:rPr>
                <w:color w:val="000000" w:themeColor="text1"/>
              </w:rPr>
              <w:t>Rohinja</w:t>
            </w:r>
            <w:proofErr w:type="spellEnd"/>
            <w:r w:rsidRPr="000D21C0">
              <w:rPr>
                <w:color w:val="000000" w:themeColor="text1"/>
              </w:rPr>
              <w:t xml:space="preserve">, </w:t>
            </w:r>
            <w:proofErr w:type="spellStart"/>
            <w:r w:rsidRPr="000D21C0">
              <w:rPr>
                <w:color w:val="000000" w:themeColor="text1"/>
              </w:rPr>
              <w:t>Rohinga</w:t>
            </w:r>
            <w:proofErr w:type="spellEnd"/>
            <w:r w:rsidRPr="000D21C0">
              <w:rPr>
                <w:color w:val="000000" w:themeColor="text1"/>
              </w:rPr>
              <w:t xml:space="preserve">, </w:t>
            </w:r>
            <w:proofErr w:type="spellStart"/>
            <w:r w:rsidRPr="000D21C0">
              <w:rPr>
                <w:color w:val="000000" w:themeColor="text1"/>
              </w:rPr>
              <w:t>Rwangya</w:t>
            </w:r>
            <w:proofErr w:type="spellEnd"/>
            <w:r w:rsidRPr="000D21C0">
              <w:rPr>
                <w:color w:val="000000" w:themeColor="text1"/>
              </w:rPr>
              <w:t xml:space="preserve">, Muslim, Burmese, from Burma, Myanmar, </w:t>
            </w:r>
            <w:proofErr w:type="spellStart"/>
            <w:r w:rsidRPr="000D21C0">
              <w:rPr>
                <w:color w:val="000000" w:themeColor="text1"/>
              </w:rPr>
              <w:t>Myanmarese</w:t>
            </w:r>
            <w:proofErr w:type="spellEnd"/>
            <w:r w:rsidRPr="000D21C0">
              <w:rPr>
                <w:color w:val="000000" w:themeColor="text1"/>
              </w:rPr>
              <w:t>, “into Bangladesh</w:t>
            </w:r>
            <w:proofErr w:type="gramStart"/>
            <w:r w:rsidRPr="000D21C0">
              <w:rPr>
                <w:color w:val="000000" w:themeColor="text1"/>
              </w:rPr>
              <w:t>, ”Burmese</w:t>
            </w:r>
            <w:proofErr w:type="gramEnd"/>
            <w:r w:rsidRPr="000D21C0">
              <w:rPr>
                <w:color w:val="000000" w:themeColor="text1"/>
              </w:rPr>
              <w:t xml:space="preserve"> Muslims,” “from Burma, “from Myanmar” </w:t>
            </w:r>
          </w:p>
        </w:tc>
        <w:tc>
          <w:tcPr>
            <w:tcW w:w="810" w:type="dxa"/>
          </w:tcPr>
          <w:p w14:paraId="7F905363" w14:textId="77777777" w:rsidR="0043448C" w:rsidRPr="000D21C0" w:rsidRDefault="0043448C" w:rsidP="0043448C">
            <w:pPr>
              <w:spacing w:line="259" w:lineRule="auto"/>
              <w:rPr>
                <w:color w:val="000000" w:themeColor="text1"/>
              </w:rPr>
            </w:pPr>
            <w:r w:rsidRPr="000D21C0">
              <w:rPr>
                <w:color w:val="000000" w:themeColor="text1"/>
              </w:rPr>
              <w:t>1978-2025</w:t>
            </w:r>
          </w:p>
        </w:tc>
        <w:tc>
          <w:tcPr>
            <w:tcW w:w="6205" w:type="dxa"/>
          </w:tcPr>
          <w:p w14:paraId="5EDBEA95" w14:textId="77777777" w:rsidR="0043448C" w:rsidRPr="000D21C0" w:rsidRDefault="0043448C" w:rsidP="0043448C">
            <w:pPr>
              <w:spacing w:line="259" w:lineRule="auto"/>
              <w:rPr>
                <w:color w:val="000000" w:themeColor="text1"/>
              </w:rPr>
            </w:pPr>
            <w:r w:rsidRPr="000D21C0">
              <w:rPr>
                <w:color w:val="000000" w:themeColor="text1"/>
              </w:rPr>
              <w:t xml:space="preserve">[1978 and any of these: “expelled from Burma” or “expelled from Myanmar” without “Karen”] or [1978 and “Rohingya” in any spellings: Rohingya, </w:t>
            </w:r>
            <w:proofErr w:type="spellStart"/>
            <w:r w:rsidRPr="000D21C0">
              <w:rPr>
                <w:color w:val="000000" w:themeColor="text1"/>
              </w:rPr>
              <w:t>Rohinga</w:t>
            </w:r>
            <w:proofErr w:type="spellEnd"/>
            <w:r w:rsidRPr="000D21C0">
              <w:rPr>
                <w:color w:val="000000" w:themeColor="text1"/>
              </w:rPr>
              <w:t xml:space="preserve">, </w:t>
            </w:r>
            <w:proofErr w:type="spellStart"/>
            <w:r w:rsidRPr="000D21C0">
              <w:rPr>
                <w:color w:val="000000" w:themeColor="text1"/>
              </w:rPr>
              <w:t>Rohinja</w:t>
            </w:r>
            <w:proofErr w:type="spellEnd"/>
            <w:r w:rsidRPr="000D21C0">
              <w:rPr>
                <w:color w:val="000000" w:themeColor="text1"/>
              </w:rPr>
              <w:t xml:space="preserve">, </w:t>
            </w:r>
            <w:proofErr w:type="spellStart"/>
            <w:r w:rsidRPr="000D21C0">
              <w:rPr>
                <w:color w:val="000000" w:themeColor="text1"/>
              </w:rPr>
              <w:t>Ruinga</w:t>
            </w:r>
            <w:proofErr w:type="spellEnd"/>
            <w:r w:rsidRPr="000D21C0">
              <w:rPr>
                <w:color w:val="000000" w:themeColor="text1"/>
              </w:rPr>
              <w:t>, etc.]</w:t>
            </w:r>
          </w:p>
          <w:p w14:paraId="35C34C71" w14:textId="77777777" w:rsidR="0043448C" w:rsidRPr="000D21C0" w:rsidRDefault="0043448C" w:rsidP="0043448C">
            <w:pPr>
              <w:spacing w:line="259" w:lineRule="auto"/>
              <w:rPr>
                <w:color w:val="000000" w:themeColor="text1"/>
              </w:rPr>
            </w:pPr>
            <w:r w:rsidRPr="000D21C0">
              <w:rPr>
                <w:color w:val="000000" w:themeColor="text1"/>
              </w:rPr>
              <w:t xml:space="preserve">1991 onward and “Burmese exodus” or “expulsion from Burma” or “Rohingya” or [“Myanmar” or “Burma” AND “ethnic cleansing” or “genocide”) Or “Rohingya crisis” </w:t>
            </w:r>
            <w:proofErr w:type="gramStart"/>
            <w:r w:rsidRPr="000D21C0">
              <w:rPr>
                <w:color w:val="000000" w:themeColor="text1"/>
              </w:rPr>
              <w:t>Or</w:t>
            </w:r>
            <w:proofErr w:type="gramEnd"/>
            <w:r w:rsidRPr="000D21C0">
              <w:rPr>
                <w:color w:val="000000" w:themeColor="text1"/>
              </w:rPr>
              <w:t xml:space="preserve"> “Burmese persecution”</w:t>
            </w:r>
          </w:p>
        </w:tc>
      </w:tr>
      <w:tr w:rsidR="0043448C" w:rsidRPr="000D21C0" w14:paraId="0C4BBD6C" w14:textId="77777777" w:rsidTr="008F31F1">
        <w:tc>
          <w:tcPr>
            <w:tcW w:w="1709" w:type="dxa"/>
            <w:vAlign w:val="bottom"/>
          </w:tcPr>
          <w:p w14:paraId="790C7D0B" w14:textId="77777777" w:rsidR="0043448C" w:rsidRPr="000D21C0" w:rsidRDefault="0043448C" w:rsidP="0043448C">
            <w:pPr>
              <w:spacing w:line="259" w:lineRule="auto"/>
              <w:rPr>
                <w:color w:val="000000" w:themeColor="text1"/>
              </w:rPr>
            </w:pPr>
            <w:r w:rsidRPr="000D21C0">
              <w:rPr>
                <w:color w:val="000000" w:themeColor="text1"/>
              </w:rPr>
              <w:t xml:space="preserve">Transnistria war </w:t>
            </w:r>
          </w:p>
        </w:tc>
        <w:tc>
          <w:tcPr>
            <w:tcW w:w="910" w:type="dxa"/>
            <w:vAlign w:val="bottom"/>
          </w:tcPr>
          <w:p w14:paraId="6F25F87E" w14:textId="77777777" w:rsidR="0043448C" w:rsidRPr="000D21C0" w:rsidRDefault="0043448C" w:rsidP="0043448C">
            <w:pPr>
              <w:spacing w:line="259" w:lineRule="auto"/>
              <w:rPr>
                <w:color w:val="000000" w:themeColor="text1"/>
              </w:rPr>
            </w:pPr>
            <w:r w:rsidRPr="000D21C0">
              <w:rPr>
                <w:color w:val="000000" w:themeColor="text1"/>
              </w:rPr>
              <w:t>1992</w:t>
            </w:r>
          </w:p>
        </w:tc>
        <w:tc>
          <w:tcPr>
            <w:tcW w:w="3316" w:type="dxa"/>
            <w:vAlign w:val="bottom"/>
          </w:tcPr>
          <w:p w14:paraId="1EBAF063" w14:textId="77777777" w:rsidR="0043448C" w:rsidRPr="000D21C0" w:rsidRDefault="0043448C" w:rsidP="0043448C">
            <w:pPr>
              <w:spacing w:line="259" w:lineRule="auto"/>
              <w:rPr>
                <w:color w:val="000000" w:themeColor="text1"/>
              </w:rPr>
            </w:pPr>
            <w:r w:rsidRPr="000D21C0">
              <w:rPr>
                <w:color w:val="000000" w:themeColor="text1"/>
              </w:rPr>
              <w:t>Dniester, Transnistrian, Moldovan, Eastern Moldova, Dniester Valley, Russian-speaking, Russophone, Gagauz, Christian, Orthodox, Post-soviet</w:t>
            </w:r>
          </w:p>
        </w:tc>
        <w:tc>
          <w:tcPr>
            <w:tcW w:w="810" w:type="dxa"/>
          </w:tcPr>
          <w:p w14:paraId="04A4CE20" w14:textId="77777777" w:rsidR="0043448C" w:rsidRPr="000D21C0" w:rsidRDefault="0043448C" w:rsidP="0043448C">
            <w:pPr>
              <w:spacing w:line="259" w:lineRule="auto"/>
              <w:rPr>
                <w:color w:val="000000" w:themeColor="text1"/>
              </w:rPr>
            </w:pPr>
            <w:r w:rsidRPr="000D21C0">
              <w:rPr>
                <w:color w:val="000000" w:themeColor="text1"/>
              </w:rPr>
              <w:t>1992-2025</w:t>
            </w:r>
          </w:p>
        </w:tc>
        <w:tc>
          <w:tcPr>
            <w:tcW w:w="6205" w:type="dxa"/>
          </w:tcPr>
          <w:p w14:paraId="41845207" w14:textId="77777777" w:rsidR="0043448C" w:rsidRPr="000D21C0" w:rsidRDefault="0043448C" w:rsidP="0043448C">
            <w:pPr>
              <w:spacing w:line="259" w:lineRule="auto"/>
              <w:rPr>
                <w:color w:val="000000" w:themeColor="text1"/>
              </w:rPr>
            </w:pPr>
            <w:r w:rsidRPr="000D21C0">
              <w:rPr>
                <w:color w:val="000000" w:themeColor="text1"/>
              </w:rPr>
              <w:t xml:space="preserve">“Transnistria war” or “1992 </w:t>
            </w:r>
            <w:proofErr w:type="spellStart"/>
            <w:r w:rsidRPr="000D21C0">
              <w:rPr>
                <w:color w:val="000000" w:themeColor="text1"/>
              </w:rPr>
              <w:t>moldova</w:t>
            </w:r>
            <w:proofErr w:type="spellEnd"/>
            <w:r w:rsidRPr="000D21C0">
              <w:rPr>
                <w:color w:val="000000" w:themeColor="text1"/>
              </w:rPr>
              <w:t xml:space="preserve"> war” or “war over Transnistria” or “Moldovan-Transnistrian war” or “</w:t>
            </w:r>
            <w:proofErr w:type="spellStart"/>
            <w:r w:rsidRPr="000D21C0">
              <w:rPr>
                <w:color w:val="000000" w:themeColor="text1"/>
              </w:rPr>
              <w:t>dniester</w:t>
            </w:r>
            <w:proofErr w:type="spellEnd"/>
            <w:r w:rsidRPr="000D21C0">
              <w:rPr>
                <w:color w:val="000000" w:themeColor="text1"/>
              </w:rPr>
              <w:t xml:space="preserve"> war” or “</w:t>
            </w:r>
            <w:proofErr w:type="spellStart"/>
            <w:r w:rsidRPr="000D21C0">
              <w:rPr>
                <w:color w:val="000000" w:themeColor="text1"/>
              </w:rPr>
              <w:t>transnistrian</w:t>
            </w:r>
            <w:proofErr w:type="spellEnd"/>
            <w:r w:rsidRPr="000D21C0">
              <w:rPr>
                <w:color w:val="000000" w:themeColor="text1"/>
              </w:rPr>
              <w:t xml:space="preserve"> civil war” or “war in </w:t>
            </w:r>
            <w:r w:rsidRPr="000D21C0">
              <w:rPr>
                <w:color w:val="000000" w:themeColor="text1"/>
              </w:rPr>
              <w:pgNum/>
            </w:r>
            <w:proofErr w:type="spellStart"/>
            <w:r w:rsidRPr="000D21C0">
              <w:rPr>
                <w:color w:val="000000" w:themeColor="text1"/>
              </w:rPr>
              <w:t>olombian</w:t>
            </w:r>
            <w:proofErr w:type="spellEnd"/>
            <w:r w:rsidRPr="000D21C0">
              <w:rPr>
                <w:color w:val="000000" w:themeColor="text1"/>
              </w:rPr>
              <w:pgNum/>
            </w:r>
            <w:proofErr w:type="spellStart"/>
            <w:r w:rsidRPr="000D21C0">
              <w:rPr>
                <w:color w:val="000000" w:themeColor="text1"/>
              </w:rPr>
              <w:t>ia</w:t>
            </w:r>
            <w:proofErr w:type="spellEnd"/>
            <w:r w:rsidRPr="000D21C0">
              <w:rPr>
                <w:color w:val="000000" w:themeColor="text1"/>
              </w:rPr>
              <w:t>” or “</w:t>
            </w:r>
            <w:proofErr w:type="spellStart"/>
            <w:r w:rsidRPr="000D21C0">
              <w:rPr>
                <w:color w:val="000000" w:themeColor="text1"/>
              </w:rPr>
              <w:t>moldova-transnistria</w:t>
            </w:r>
            <w:proofErr w:type="spellEnd"/>
            <w:r w:rsidRPr="000D21C0">
              <w:rPr>
                <w:color w:val="000000" w:themeColor="text1"/>
              </w:rPr>
              <w:t xml:space="preserve"> war” or “</w:t>
            </w:r>
            <w:proofErr w:type="spellStart"/>
            <w:r w:rsidRPr="000D21C0">
              <w:rPr>
                <w:color w:val="000000" w:themeColor="text1"/>
              </w:rPr>
              <w:t>dniester</w:t>
            </w:r>
            <w:proofErr w:type="spellEnd"/>
            <w:r w:rsidRPr="000D21C0">
              <w:rPr>
                <w:color w:val="000000" w:themeColor="text1"/>
              </w:rPr>
              <w:t xml:space="preserve"> valley war” or “war in eastern </w:t>
            </w:r>
            <w:proofErr w:type="spellStart"/>
            <w:r w:rsidRPr="000D21C0">
              <w:rPr>
                <w:color w:val="000000" w:themeColor="text1"/>
              </w:rPr>
              <w:t>moldova</w:t>
            </w:r>
            <w:proofErr w:type="spellEnd"/>
            <w:r w:rsidRPr="000D21C0">
              <w:rPr>
                <w:color w:val="000000" w:themeColor="text1"/>
              </w:rPr>
              <w:t>”</w:t>
            </w:r>
          </w:p>
        </w:tc>
      </w:tr>
      <w:tr w:rsidR="0043448C" w:rsidRPr="000D21C0" w14:paraId="418E5C90" w14:textId="77777777" w:rsidTr="008F31F1">
        <w:tc>
          <w:tcPr>
            <w:tcW w:w="1709" w:type="dxa"/>
            <w:vAlign w:val="bottom"/>
          </w:tcPr>
          <w:p w14:paraId="50AE9AC5" w14:textId="77777777" w:rsidR="0043448C" w:rsidRPr="000D21C0" w:rsidRDefault="0043448C" w:rsidP="0043448C">
            <w:pPr>
              <w:spacing w:line="259" w:lineRule="auto"/>
              <w:rPr>
                <w:color w:val="000000" w:themeColor="text1"/>
              </w:rPr>
            </w:pPr>
            <w:r w:rsidRPr="000D21C0">
              <w:rPr>
                <w:color w:val="000000" w:themeColor="text1"/>
              </w:rPr>
              <w:t xml:space="preserve">Tajikistan civil war </w:t>
            </w:r>
          </w:p>
        </w:tc>
        <w:tc>
          <w:tcPr>
            <w:tcW w:w="910" w:type="dxa"/>
            <w:vAlign w:val="bottom"/>
          </w:tcPr>
          <w:p w14:paraId="55745CCB" w14:textId="77777777" w:rsidR="0043448C" w:rsidRPr="000D21C0" w:rsidRDefault="0043448C" w:rsidP="0043448C">
            <w:pPr>
              <w:spacing w:line="259" w:lineRule="auto"/>
              <w:rPr>
                <w:color w:val="000000" w:themeColor="text1"/>
              </w:rPr>
            </w:pPr>
            <w:r w:rsidRPr="000D21C0">
              <w:rPr>
                <w:color w:val="000000" w:themeColor="text1"/>
              </w:rPr>
              <w:t>1992-7</w:t>
            </w:r>
          </w:p>
        </w:tc>
        <w:tc>
          <w:tcPr>
            <w:tcW w:w="3316" w:type="dxa"/>
          </w:tcPr>
          <w:p w14:paraId="6C18C0CB" w14:textId="77777777" w:rsidR="0043448C" w:rsidRPr="000D21C0" w:rsidRDefault="0043448C" w:rsidP="0043448C">
            <w:pPr>
              <w:spacing w:line="259" w:lineRule="auto"/>
              <w:rPr>
                <w:color w:val="000000" w:themeColor="text1"/>
              </w:rPr>
            </w:pPr>
            <w:proofErr w:type="spellStart"/>
            <w:r w:rsidRPr="000D21C0">
              <w:rPr>
                <w:color w:val="000000" w:themeColor="text1"/>
              </w:rPr>
              <w:t>Pamiri</w:t>
            </w:r>
            <w:proofErr w:type="spellEnd"/>
            <w:r w:rsidRPr="000D21C0">
              <w:rPr>
                <w:color w:val="000000" w:themeColor="text1"/>
              </w:rPr>
              <w:t xml:space="preserve">, Muslim, Revival Party, Badakhshan, Russian-speaking, Russophone, Tajik, Tajiki, Tajikistan, post-soviet, Clan or clans, Pamirs, </w:t>
            </w:r>
            <w:r w:rsidRPr="000D21C0">
              <w:rPr>
                <w:color w:val="000000" w:themeColor="text1"/>
              </w:rPr>
              <w:pgNum/>
            </w:r>
            <w:proofErr w:type="spellStart"/>
            <w:r w:rsidRPr="000D21C0">
              <w:rPr>
                <w:color w:val="000000" w:themeColor="text1"/>
              </w:rPr>
              <w:t>olombi</w:t>
            </w:r>
            <w:proofErr w:type="spellEnd"/>
            <w:r w:rsidRPr="000D21C0">
              <w:rPr>
                <w:color w:val="000000" w:themeColor="text1"/>
              </w:rPr>
              <w:t xml:space="preserve"> valley, Uzbek</w:t>
            </w:r>
          </w:p>
        </w:tc>
        <w:tc>
          <w:tcPr>
            <w:tcW w:w="810" w:type="dxa"/>
          </w:tcPr>
          <w:p w14:paraId="0CA91EEA" w14:textId="77777777" w:rsidR="0043448C" w:rsidRPr="000D21C0" w:rsidRDefault="0043448C" w:rsidP="0043448C">
            <w:pPr>
              <w:spacing w:line="259" w:lineRule="auto"/>
              <w:rPr>
                <w:color w:val="000000" w:themeColor="text1"/>
              </w:rPr>
            </w:pPr>
            <w:r w:rsidRPr="000D21C0">
              <w:rPr>
                <w:color w:val="000000" w:themeColor="text1"/>
              </w:rPr>
              <w:t>1997-2025</w:t>
            </w:r>
          </w:p>
        </w:tc>
        <w:tc>
          <w:tcPr>
            <w:tcW w:w="6205" w:type="dxa"/>
          </w:tcPr>
          <w:p w14:paraId="4F13B187" w14:textId="77777777" w:rsidR="0043448C" w:rsidRPr="000D21C0" w:rsidRDefault="0043448C" w:rsidP="0043448C">
            <w:pPr>
              <w:spacing w:line="259" w:lineRule="auto"/>
              <w:rPr>
                <w:color w:val="000000" w:themeColor="text1"/>
              </w:rPr>
            </w:pPr>
            <w:r w:rsidRPr="000D21C0">
              <w:rPr>
                <w:color w:val="000000" w:themeColor="text1"/>
              </w:rPr>
              <w:t xml:space="preserve">“Tajik civil war” or “war in Tajikistan” or “Tajikistan civil </w:t>
            </w:r>
            <w:proofErr w:type="gramStart"/>
            <w:r w:rsidRPr="000D21C0">
              <w:rPr>
                <w:color w:val="000000" w:themeColor="text1"/>
              </w:rPr>
              <w:t>war”  or</w:t>
            </w:r>
            <w:proofErr w:type="gramEnd"/>
            <w:r w:rsidRPr="000D21C0">
              <w:rPr>
                <w:color w:val="000000" w:themeColor="text1"/>
              </w:rPr>
              <w:t xml:space="preserve"> “post-soviet Tajik conflict” or “war of the </w:t>
            </w:r>
            <w:proofErr w:type="spellStart"/>
            <w:r w:rsidRPr="000D21C0">
              <w:rPr>
                <w:color w:val="000000" w:themeColor="text1"/>
              </w:rPr>
              <w:t>tajik</w:t>
            </w:r>
            <w:proofErr w:type="spellEnd"/>
            <w:r w:rsidRPr="000D21C0">
              <w:rPr>
                <w:color w:val="000000" w:themeColor="text1"/>
              </w:rPr>
              <w:t xml:space="preserve">” or “conflict in the </w:t>
            </w:r>
            <w:proofErr w:type="spellStart"/>
            <w:r w:rsidRPr="000D21C0">
              <w:rPr>
                <w:color w:val="000000" w:themeColor="text1"/>
              </w:rPr>
              <w:t>pamirs</w:t>
            </w:r>
            <w:proofErr w:type="spellEnd"/>
            <w:r w:rsidRPr="000D21C0">
              <w:rPr>
                <w:color w:val="000000" w:themeColor="text1"/>
              </w:rPr>
              <w:t>” or “</w:t>
            </w:r>
            <w:r w:rsidRPr="000D21C0">
              <w:rPr>
                <w:color w:val="000000" w:themeColor="text1"/>
              </w:rPr>
              <w:pgNum/>
            </w:r>
            <w:proofErr w:type="spellStart"/>
            <w:r w:rsidRPr="000D21C0">
              <w:rPr>
                <w:color w:val="000000" w:themeColor="text1"/>
              </w:rPr>
              <w:t>olombi</w:t>
            </w:r>
            <w:proofErr w:type="spellEnd"/>
            <w:r w:rsidRPr="000D21C0">
              <w:rPr>
                <w:color w:val="000000" w:themeColor="text1"/>
              </w:rPr>
              <w:t xml:space="preserve"> valley conflict”</w:t>
            </w:r>
          </w:p>
        </w:tc>
      </w:tr>
      <w:tr w:rsidR="0043448C" w:rsidRPr="000D21C0" w14:paraId="7C7CDD59" w14:textId="77777777" w:rsidTr="008F31F1">
        <w:tc>
          <w:tcPr>
            <w:tcW w:w="1709" w:type="dxa"/>
            <w:vAlign w:val="bottom"/>
          </w:tcPr>
          <w:p w14:paraId="0D81D5F5" w14:textId="77777777" w:rsidR="0043448C" w:rsidRPr="000D21C0" w:rsidRDefault="0043448C" w:rsidP="0043448C">
            <w:pPr>
              <w:spacing w:line="259" w:lineRule="auto"/>
              <w:rPr>
                <w:color w:val="000000" w:themeColor="text1"/>
              </w:rPr>
            </w:pPr>
            <w:r w:rsidRPr="000D21C0">
              <w:rPr>
                <w:color w:val="000000" w:themeColor="text1"/>
              </w:rPr>
              <w:t xml:space="preserve">Turkish-Kurdish wars </w:t>
            </w:r>
          </w:p>
        </w:tc>
        <w:tc>
          <w:tcPr>
            <w:tcW w:w="910" w:type="dxa"/>
            <w:vAlign w:val="bottom"/>
          </w:tcPr>
          <w:p w14:paraId="48F9E315" w14:textId="77777777" w:rsidR="0043448C" w:rsidRPr="000D21C0" w:rsidRDefault="0043448C" w:rsidP="0043448C">
            <w:pPr>
              <w:spacing w:line="259" w:lineRule="auto"/>
              <w:rPr>
                <w:color w:val="000000" w:themeColor="text1"/>
              </w:rPr>
            </w:pPr>
            <w:r w:rsidRPr="000D21C0">
              <w:rPr>
                <w:color w:val="000000" w:themeColor="text1"/>
              </w:rPr>
              <w:t xml:space="preserve">1993-9, </w:t>
            </w:r>
          </w:p>
          <w:p w14:paraId="3589769E" w14:textId="77777777" w:rsidR="0043448C" w:rsidRPr="000D21C0" w:rsidRDefault="0043448C" w:rsidP="0043448C">
            <w:pPr>
              <w:spacing w:line="259" w:lineRule="auto"/>
              <w:rPr>
                <w:color w:val="000000" w:themeColor="text1"/>
              </w:rPr>
            </w:pPr>
            <w:r w:rsidRPr="000D21C0">
              <w:rPr>
                <w:color w:val="000000" w:themeColor="text1"/>
              </w:rPr>
              <w:t>2015-19</w:t>
            </w:r>
          </w:p>
        </w:tc>
        <w:tc>
          <w:tcPr>
            <w:tcW w:w="3316" w:type="dxa"/>
            <w:vAlign w:val="bottom"/>
          </w:tcPr>
          <w:p w14:paraId="75986B01" w14:textId="77777777" w:rsidR="0043448C" w:rsidRPr="000D21C0" w:rsidRDefault="0043448C" w:rsidP="0043448C">
            <w:pPr>
              <w:spacing w:line="259" w:lineRule="auto"/>
              <w:rPr>
                <w:color w:val="000000" w:themeColor="text1"/>
              </w:rPr>
            </w:pPr>
            <w:r w:rsidRPr="000D21C0">
              <w:rPr>
                <w:color w:val="000000" w:themeColor="text1"/>
              </w:rPr>
              <w:t>Kurdish, Kurd, Turkish, Turk, Anatolia or Anatolian, mountain, PKK, Sunni, Muslim, Turkish-speaking, Separatist, Secessionist, Terrorist, Alevi, Zaza-speaking, Kurdistan</w:t>
            </w:r>
          </w:p>
        </w:tc>
        <w:tc>
          <w:tcPr>
            <w:tcW w:w="810" w:type="dxa"/>
          </w:tcPr>
          <w:p w14:paraId="734DFCDF" w14:textId="77777777" w:rsidR="0043448C" w:rsidRPr="000D21C0" w:rsidRDefault="0043448C" w:rsidP="0043448C">
            <w:pPr>
              <w:spacing w:line="259" w:lineRule="auto"/>
              <w:rPr>
                <w:color w:val="000000" w:themeColor="text1"/>
              </w:rPr>
            </w:pPr>
            <w:r w:rsidRPr="000D21C0">
              <w:rPr>
                <w:color w:val="000000" w:themeColor="text1"/>
              </w:rPr>
              <w:t>1999-2025</w:t>
            </w:r>
          </w:p>
        </w:tc>
        <w:tc>
          <w:tcPr>
            <w:tcW w:w="6205" w:type="dxa"/>
          </w:tcPr>
          <w:p w14:paraId="11EAEC6D" w14:textId="77777777" w:rsidR="0043448C" w:rsidRPr="000D21C0" w:rsidRDefault="0043448C" w:rsidP="0043448C">
            <w:pPr>
              <w:spacing w:line="259" w:lineRule="auto"/>
              <w:rPr>
                <w:color w:val="000000" w:themeColor="text1"/>
              </w:rPr>
            </w:pPr>
            <w:r w:rsidRPr="000D21C0">
              <w:rPr>
                <w:color w:val="000000" w:themeColor="text1"/>
              </w:rPr>
              <w:t xml:space="preserve">“Turkish counter-insurgency against </w:t>
            </w:r>
            <w:proofErr w:type="spellStart"/>
            <w:r w:rsidRPr="000D21C0">
              <w:rPr>
                <w:color w:val="000000" w:themeColor="text1"/>
              </w:rPr>
              <w:t>kurds</w:t>
            </w:r>
            <w:proofErr w:type="spellEnd"/>
            <w:r w:rsidRPr="000D21C0">
              <w:rPr>
                <w:color w:val="000000" w:themeColor="text1"/>
              </w:rPr>
              <w:t>” or “Turkish-</w:t>
            </w:r>
            <w:proofErr w:type="spellStart"/>
            <w:r w:rsidRPr="000D21C0">
              <w:rPr>
                <w:color w:val="000000" w:themeColor="text1"/>
              </w:rPr>
              <w:t>kurdish</w:t>
            </w:r>
            <w:proofErr w:type="spellEnd"/>
            <w:r w:rsidRPr="000D21C0">
              <w:rPr>
                <w:color w:val="000000" w:themeColor="text1"/>
              </w:rPr>
              <w:t xml:space="preserve">  war” or “Turkish-</w:t>
            </w:r>
            <w:proofErr w:type="spellStart"/>
            <w:r w:rsidRPr="000D21C0">
              <w:rPr>
                <w:color w:val="000000" w:themeColor="text1"/>
              </w:rPr>
              <w:t>kurdish</w:t>
            </w:r>
            <w:proofErr w:type="spellEnd"/>
            <w:r w:rsidRPr="000D21C0">
              <w:rPr>
                <w:color w:val="000000" w:themeColor="text1"/>
              </w:rPr>
              <w:t xml:space="preserve"> conflict” “Kurdish insurgency in turkey” or “</w:t>
            </w:r>
            <w:proofErr w:type="spellStart"/>
            <w:r w:rsidRPr="000D21C0">
              <w:rPr>
                <w:color w:val="000000" w:themeColor="text1"/>
              </w:rPr>
              <w:t>pkk</w:t>
            </w:r>
            <w:proofErr w:type="spellEnd"/>
            <w:r w:rsidRPr="000D21C0">
              <w:rPr>
                <w:color w:val="000000" w:themeColor="text1"/>
              </w:rPr>
              <w:t xml:space="preserve"> war” or “</w:t>
            </w:r>
            <w:proofErr w:type="spellStart"/>
            <w:r w:rsidRPr="000D21C0">
              <w:rPr>
                <w:color w:val="000000" w:themeColor="text1"/>
              </w:rPr>
              <w:t>pkk</w:t>
            </w:r>
            <w:proofErr w:type="spellEnd"/>
            <w:r w:rsidRPr="000D21C0">
              <w:rPr>
                <w:color w:val="000000" w:themeColor="text1"/>
              </w:rPr>
              <w:t xml:space="preserve"> conflict” or “war against the </w:t>
            </w:r>
            <w:proofErr w:type="spellStart"/>
            <w:r w:rsidRPr="000D21C0">
              <w:rPr>
                <w:color w:val="000000" w:themeColor="text1"/>
              </w:rPr>
              <w:t>Pkk</w:t>
            </w:r>
            <w:proofErr w:type="spellEnd"/>
            <w:r w:rsidRPr="000D21C0">
              <w:rPr>
                <w:color w:val="000000" w:themeColor="text1"/>
              </w:rPr>
              <w:t>” or “Kurdish independence struggle in turkey” or “southeastern turkey war” or “southeastern Turkish conflict” or “</w:t>
            </w:r>
            <w:r w:rsidRPr="000D21C0">
              <w:rPr>
                <w:color w:val="000000" w:themeColor="text1"/>
              </w:rPr>
              <w:pgNum/>
            </w:r>
            <w:proofErr w:type="spellStart"/>
            <w:r w:rsidRPr="000D21C0">
              <w:rPr>
                <w:color w:val="000000" w:themeColor="text1"/>
              </w:rPr>
              <w:t>olombi</w:t>
            </w:r>
            <w:proofErr w:type="spellEnd"/>
            <w:r w:rsidRPr="000D21C0">
              <w:rPr>
                <w:color w:val="000000" w:themeColor="text1"/>
              </w:rPr>
              <w:t xml:space="preserve"> secession in turkey” or “Kurdish separatism in turkey” or “war on the </w:t>
            </w:r>
            <w:proofErr w:type="spellStart"/>
            <w:r w:rsidRPr="000D21C0">
              <w:rPr>
                <w:color w:val="000000" w:themeColor="text1"/>
              </w:rPr>
              <w:t>kurds</w:t>
            </w:r>
            <w:proofErr w:type="spellEnd"/>
            <w:r w:rsidRPr="000D21C0">
              <w:rPr>
                <w:color w:val="000000" w:themeColor="text1"/>
              </w:rPr>
              <w:t xml:space="preserve"> in turkey” or “</w:t>
            </w:r>
            <w:r w:rsidRPr="000D21C0">
              <w:rPr>
                <w:color w:val="000000" w:themeColor="text1"/>
              </w:rPr>
              <w:pgNum/>
            </w:r>
            <w:proofErr w:type="spellStart"/>
            <w:r w:rsidRPr="000D21C0">
              <w:rPr>
                <w:color w:val="000000" w:themeColor="text1"/>
              </w:rPr>
              <w:t>olombi-kurdish</w:t>
            </w:r>
            <w:proofErr w:type="spellEnd"/>
            <w:r w:rsidRPr="000D21C0">
              <w:rPr>
                <w:color w:val="000000" w:themeColor="text1"/>
              </w:rPr>
              <w:t xml:space="preserve"> civil conflict” or “</w:t>
            </w:r>
            <w:proofErr w:type="spellStart"/>
            <w:r w:rsidRPr="000D21C0">
              <w:rPr>
                <w:color w:val="000000" w:themeColor="text1"/>
              </w:rPr>
              <w:t>pkk</w:t>
            </w:r>
            <w:proofErr w:type="spellEnd"/>
            <w:r w:rsidRPr="000D21C0">
              <w:rPr>
                <w:color w:val="000000" w:themeColor="text1"/>
              </w:rPr>
              <w:t xml:space="preserve"> insurgency in turkey” or “Turkish ethnic cleansing of </w:t>
            </w:r>
            <w:proofErr w:type="spellStart"/>
            <w:r w:rsidRPr="000D21C0">
              <w:rPr>
                <w:color w:val="000000" w:themeColor="text1"/>
              </w:rPr>
              <w:t>kurds</w:t>
            </w:r>
            <w:proofErr w:type="spellEnd"/>
            <w:r w:rsidRPr="000D21C0">
              <w:rPr>
                <w:color w:val="000000" w:themeColor="text1"/>
              </w:rPr>
              <w:t xml:space="preserve">” or “genocide against </w:t>
            </w:r>
            <w:proofErr w:type="spellStart"/>
            <w:r w:rsidRPr="000D21C0">
              <w:rPr>
                <w:color w:val="000000" w:themeColor="text1"/>
              </w:rPr>
              <w:t>kurds</w:t>
            </w:r>
            <w:proofErr w:type="spellEnd"/>
            <w:r w:rsidRPr="000D21C0">
              <w:rPr>
                <w:color w:val="000000" w:themeColor="text1"/>
              </w:rPr>
              <w:t xml:space="preserve"> in turkey”</w:t>
            </w:r>
          </w:p>
        </w:tc>
      </w:tr>
      <w:tr w:rsidR="0043448C" w:rsidRPr="000D21C0" w14:paraId="056CFAD6" w14:textId="77777777" w:rsidTr="008F31F1">
        <w:tc>
          <w:tcPr>
            <w:tcW w:w="1709" w:type="dxa"/>
            <w:vAlign w:val="bottom"/>
          </w:tcPr>
          <w:p w14:paraId="5D4491AC" w14:textId="77777777" w:rsidR="0043448C" w:rsidRPr="000D21C0" w:rsidRDefault="0043448C" w:rsidP="0043448C">
            <w:pPr>
              <w:spacing w:line="259" w:lineRule="auto"/>
              <w:rPr>
                <w:color w:val="000000" w:themeColor="text1"/>
              </w:rPr>
            </w:pPr>
            <w:r w:rsidRPr="000D21C0">
              <w:rPr>
                <w:color w:val="000000" w:themeColor="text1"/>
              </w:rPr>
              <w:t xml:space="preserve">Rwanda civil war and genocide </w:t>
            </w:r>
          </w:p>
        </w:tc>
        <w:tc>
          <w:tcPr>
            <w:tcW w:w="910" w:type="dxa"/>
            <w:vAlign w:val="bottom"/>
          </w:tcPr>
          <w:p w14:paraId="2A955485" w14:textId="77777777" w:rsidR="0043448C" w:rsidRPr="000D21C0" w:rsidRDefault="0043448C" w:rsidP="0043448C">
            <w:pPr>
              <w:spacing w:line="259" w:lineRule="auto"/>
              <w:rPr>
                <w:color w:val="000000" w:themeColor="text1"/>
              </w:rPr>
            </w:pPr>
            <w:r w:rsidRPr="000D21C0">
              <w:rPr>
                <w:color w:val="000000" w:themeColor="text1"/>
              </w:rPr>
              <w:t>1990-4</w:t>
            </w:r>
          </w:p>
          <w:p w14:paraId="3DD82E69" w14:textId="77777777" w:rsidR="0043448C" w:rsidRPr="000D21C0" w:rsidRDefault="0043448C" w:rsidP="0043448C">
            <w:pPr>
              <w:spacing w:line="259" w:lineRule="auto"/>
              <w:rPr>
                <w:color w:val="000000" w:themeColor="text1"/>
              </w:rPr>
            </w:pPr>
          </w:p>
        </w:tc>
        <w:tc>
          <w:tcPr>
            <w:tcW w:w="3316" w:type="dxa"/>
          </w:tcPr>
          <w:p w14:paraId="29793F8C" w14:textId="77777777" w:rsidR="0043448C" w:rsidRPr="000D21C0" w:rsidRDefault="0043448C" w:rsidP="0043448C">
            <w:pPr>
              <w:spacing w:line="259" w:lineRule="auto"/>
              <w:rPr>
                <w:color w:val="000000" w:themeColor="text1"/>
              </w:rPr>
            </w:pPr>
            <w:r w:rsidRPr="000D21C0">
              <w:rPr>
                <w:color w:val="000000" w:themeColor="text1"/>
              </w:rPr>
              <w:t>“Rwandan” or “Rwanda” or “Rwandese” or “</w:t>
            </w:r>
            <w:proofErr w:type="spellStart"/>
            <w:r w:rsidRPr="000D21C0">
              <w:rPr>
                <w:color w:val="000000" w:themeColor="text1"/>
              </w:rPr>
              <w:t>Banyarwanda</w:t>
            </w:r>
            <w:proofErr w:type="spellEnd"/>
            <w:r w:rsidRPr="000D21C0">
              <w:rPr>
                <w:color w:val="000000" w:themeColor="text1"/>
              </w:rPr>
              <w:t>” or “</w:t>
            </w:r>
            <w:proofErr w:type="spellStart"/>
            <w:r w:rsidRPr="000D21C0">
              <w:rPr>
                <w:color w:val="000000" w:themeColor="text1"/>
              </w:rPr>
              <w:t>Banyarwandan</w:t>
            </w:r>
            <w:proofErr w:type="spellEnd"/>
            <w:r w:rsidRPr="000D21C0">
              <w:rPr>
                <w:color w:val="000000" w:themeColor="text1"/>
              </w:rPr>
              <w:t>” or Hutu or Tutsi</w:t>
            </w:r>
          </w:p>
          <w:p w14:paraId="2B87A9B0" w14:textId="77777777" w:rsidR="0043448C" w:rsidRPr="000D21C0" w:rsidRDefault="0043448C" w:rsidP="0043448C">
            <w:pPr>
              <w:spacing w:line="259" w:lineRule="auto"/>
              <w:rPr>
                <w:color w:val="000000" w:themeColor="text1"/>
              </w:rPr>
            </w:pPr>
            <w:r w:rsidRPr="000D21C0">
              <w:rPr>
                <w:color w:val="000000" w:themeColor="text1"/>
              </w:rPr>
              <w:t>or Kinyarwanda or Genocide</w:t>
            </w:r>
          </w:p>
          <w:p w14:paraId="0E8597E3" w14:textId="77777777" w:rsidR="0043448C" w:rsidRPr="000D21C0" w:rsidRDefault="0043448C" w:rsidP="0043448C">
            <w:pPr>
              <w:tabs>
                <w:tab w:val="left" w:pos="5550"/>
              </w:tabs>
              <w:spacing w:line="259" w:lineRule="auto"/>
              <w:rPr>
                <w:color w:val="000000" w:themeColor="text1"/>
              </w:rPr>
            </w:pPr>
          </w:p>
        </w:tc>
        <w:tc>
          <w:tcPr>
            <w:tcW w:w="810" w:type="dxa"/>
          </w:tcPr>
          <w:p w14:paraId="362095DD" w14:textId="77777777" w:rsidR="0043448C" w:rsidRPr="000D21C0" w:rsidRDefault="0043448C" w:rsidP="0043448C">
            <w:pPr>
              <w:spacing w:line="259" w:lineRule="auto"/>
              <w:rPr>
                <w:color w:val="000000" w:themeColor="text1"/>
              </w:rPr>
            </w:pPr>
            <w:r w:rsidRPr="000D21C0">
              <w:rPr>
                <w:color w:val="000000" w:themeColor="text1"/>
              </w:rPr>
              <w:t>1994-2025</w:t>
            </w:r>
          </w:p>
        </w:tc>
        <w:tc>
          <w:tcPr>
            <w:tcW w:w="6205" w:type="dxa"/>
          </w:tcPr>
          <w:p w14:paraId="1B22142E" w14:textId="77777777" w:rsidR="0043448C" w:rsidRPr="000D21C0" w:rsidRDefault="0043448C" w:rsidP="0043448C">
            <w:pPr>
              <w:spacing w:line="259" w:lineRule="auto"/>
              <w:rPr>
                <w:color w:val="000000" w:themeColor="text1"/>
              </w:rPr>
            </w:pPr>
            <w:r w:rsidRPr="000D21C0">
              <w:rPr>
                <w:color w:val="000000" w:themeColor="text1"/>
              </w:rPr>
              <w:t xml:space="preserve">“Rwandan genocide” or “Rwandan civil war” or “genocide in Rwanda” or “genocide against the </w:t>
            </w:r>
            <w:proofErr w:type="spellStart"/>
            <w:r w:rsidRPr="000D21C0">
              <w:rPr>
                <w:color w:val="000000" w:themeColor="text1"/>
              </w:rPr>
              <w:t>tutsis</w:t>
            </w:r>
            <w:proofErr w:type="spellEnd"/>
            <w:r w:rsidRPr="000D21C0">
              <w:rPr>
                <w:color w:val="000000" w:themeColor="text1"/>
              </w:rPr>
              <w:t>” or “</w:t>
            </w:r>
            <w:proofErr w:type="spellStart"/>
            <w:r w:rsidRPr="000D21C0">
              <w:rPr>
                <w:color w:val="000000" w:themeColor="text1"/>
              </w:rPr>
              <w:t>hutu</w:t>
            </w:r>
            <w:proofErr w:type="spellEnd"/>
            <w:r w:rsidRPr="000D21C0">
              <w:rPr>
                <w:color w:val="000000" w:themeColor="text1"/>
              </w:rPr>
              <w:t xml:space="preserve"> genocide” or “extermination of the </w:t>
            </w:r>
            <w:proofErr w:type="spellStart"/>
            <w:r w:rsidRPr="000D21C0">
              <w:rPr>
                <w:color w:val="000000" w:themeColor="text1"/>
              </w:rPr>
              <w:t>tutsis</w:t>
            </w:r>
            <w:proofErr w:type="spellEnd"/>
            <w:r w:rsidRPr="000D21C0">
              <w:rPr>
                <w:color w:val="000000" w:themeColor="text1"/>
              </w:rPr>
              <w:t>” or “</w:t>
            </w:r>
            <w:r w:rsidRPr="000D21C0">
              <w:rPr>
                <w:color w:val="000000" w:themeColor="text1"/>
              </w:rPr>
              <w:pgNum/>
            </w:r>
            <w:proofErr w:type="spellStart"/>
            <w:r w:rsidRPr="000D21C0">
              <w:rPr>
                <w:color w:val="000000" w:themeColor="text1"/>
              </w:rPr>
              <w:t>olomb’s</w:t>
            </w:r>
            <w:proofErr w:type="spellEnd"/>
            <w:r w:rsidRPr="000D21C0">
              <w:rPr>
                <w:color w:val="000000" w:themeColor="text1"/>
              </w:rPr>
              <w:t xml:space="preserve"> dark period” or (“1994 genocide” and “Rwanda”)</w:t>
            </w:r>
          </w:p>
        </w:tc>
      </w:tr>
      <w:tr w:rsidR="0043448C" w:rsidRPr="000D21C0" w14:paraId="17DC52E5" w14:textId="77777777" w:rsidTr="008F31F1">
        <w:tc>
          <w:tcPr>
            <w:tcW w:w="1709" w:type="dxa"/>
            <w:vAlign w:val="bottom"/>
          </w:tcPr>
          <w:p w14:paraId="40DF9A37" w14:textId="77777777" w:rsidR="0043448C" w:rsidRPr="000D21C0" w:rsidRDefault="0043448C" w:rsidP="0043448C">
            <w:pPr>
              <w:spacing w:line="259" w:lineRule="auto"/>
              <w:rPr>
                <w:color w:val="000000" w:themeColor="text1"/>
              </w:rPr>
            </w:pPr>
            <w:r w:rsidRPr="000D21C0">
              <w:rPr>
                <w:color w:val="000000" w:themeColor="text1"/>
              </w:rPr>
              <w:lastRenderedPageBreak/>
              <w:t xml:space="preserve">first and second Congo wars </w:t>
            </w:r>
          </w:p>
        </w:tc>
        <w:tc>
          <w:tcPr>
            <w:tcW w:w="910" w:type="dxa"/>
            <w:vAlign w:val="bottom"/>
          </w:tcPr>
          <w:p w14:paraId="5D2C0BD7" w14:textId="77777777" w:rsidR="0043448C" w:rsidRPr="000D21C0" w:rsidRDefault="0043448C" w:rsidP="0043448C">
            <w:pPr>
              <w:spacing w:line="259" w:lineRule="auto"/>
              <w:rPr>
                <w:color w:val="000000" w:themeColor="text1"/>
              </w:rPr>
            </w:pPr>
            <w:r w:rsidRPr="000D21C0">
              <w:rPr>
                <w:color w:val="000000" w:themeColor="text1"/>
              </w:rPr>
              <w:t xml:space="preserve">1996-7, </w:t>
            </w:r>
          </w:p>
          <w:p w14:paraId="7DCF2B77" w14:textId="77777777" w:rsidR="0043448C" w:rsidRPr="000D21C0" w:rsidRDefault="0043448C" w:rsidP="0043448C">
            <w:pPr>
              <w:spacing w:line="259" w:lineRule="auto"/>
              <w:rPr>
                <w:color w:val="000000" w:themeColor="text1"/>
              </w:rPr>
            </w:pPr>
            <w:r w:rsidRPr="000D21C0">
              <w:rPr>
                <w:color w:val="000000" w:themeColor="text1"/>
              </w:rPr>
              <w:t>1998-2003</w:t>
            </w:r>
          </w:p>
        </w:tc>
        <w:tc>
          <w:tcPr>
            <w:tcW w:w="3316" w:type="dxa"/>
            <w:vAlign w:val="bottom"/>
          </w:tcPr>
          <w:p w14:paraId="0FC377CF"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Congolese, Zaire, Zairian, Zairean, ADFL, Kivu, Mobutu, Hutu, Tutsi, </w:t>
            </w:r>
            <w:proofErr w:type="spellStart"/>
            <w:r w:rsidRPr="000D21C0">
              <w:rPr>
                <w:color w:val="000000" w:themeColor="text1"/>
              </w:rPr>
              <w:t>Ituri</w:t>
            </w:r>
            <w:proofErr w:type="spellEnd"/>
            <w:r w:rsidRPr="000D21C0">
              <w:rPr>
                <w:color w:val="000000" w:themeColor="text1"/>
              </w:rPr>
              <w:t xml:space="preserve">, Christian, DRC, </w:t>
            </w:r>
            <w:proofErr w:type="spellStart"/>
            <w:r w:rsidRPr="000D21C0">
              <w:rPr>
                <w:color w:val="000000" w:themeColor="text1"/>
              </w:rPr>
              <w:t>Lendu</w:t>
            </w:r>
            <w:proofErr w:type="spellEnd"/>
            <w:r w:rsidRPr="000D21C0">
              <w:rPr>
                <w:color w:val="000000" w:themeColor="text1"/>
              </w:rPr>
              <w:t xml:space="preserve">, Great Lakes, </w:t>
            </w:r>
            <w:proofErr w:type="spellStart"/>
            <w:r w:rsidRPr="000D21C0">
              <w:rPr>
                <w:color w:val="000000" w:themeColor="text1"/>
              </w:rPr>
              <w:t>Mugunga</w:t>
            </w:r>
            <w:proofErr w:type="spellEnd"/>
          </w:p>
        </w:tc>
        <w:tc>
          <w:tcPr>
            <w:tcW w:w="810" w:type="dxa"/>
          </w:tcPr>
          <w:p w14:paraId="58D7F22D" w14:textId="77777777" w:rsidR="0043448C" w:rsidRPr="000D21C0" w:rsidRDefault="0043448C" w:rsidP="0043448C">
            <w:pPr>
              <w:spacing w:line="259" w:lineRule="auto"/>
              <w:rPr>
                <w:color w:val="000000" w:themeColor="text1"/>
              </w:rPr>
            </w:pPr>
            <w:r w:rsidRPr="000D21C0">
              <w:rPr>
                <w:color w:val="000000" w:themeColor="text1"/>
              </w:rPr>
              <w:t>1997-2025</w:t>
            </w:r>
          </w:p>
        </w:tc>
        <w:tc>
          <w:tcPr>
            <w:tcW w:w="6205" w:type="dxa"/>
          </w:tcPr>
          <w:p w14:paraId="6F72881A" w14:textId="77777777" w:rsidR="0043448C" w:rsidRPr="000D21C0" w:rsidRDefault="0043448C" w:rsidP="0043448C">
            <w:pPr>
              <w:spacing w:line="259" w:lineRule="auto"/>
              <w:rPr>
                <w:color w:val="000000" w:themeColor="text1"/>
              </w:rPr>
            </w:pPr>
            <w:r w:rsidRPr="000D21C0">
              <w:rPr>
                <w:color w:val="000000" w:themeColor="text1"/>
              </w:rPr>
              <w:t xml:space="preserve">“first </w:t>
            </w:r>
            <w:proofErr w:type="spellStart"/>
            <w:r w:rsidRPr="000D21C0">
              <w:rPr>
                <w:color w:val="000000" w:themeColor="text1"/>
              </w:rPr>
              <w:t>congo</w:t>
            </w:r>
            <w:proofErr w:type="spellEnd"/>
            <w:r w:rsidRPr="000D21C0">
              <w:rPr>
                <w:color w:val="000000" w:themeColor="text1"/>
              </w:rPr>
              <w:t xml:space="preserve"> war” or “1996-1997 </w:t>
            </w:r>
            <w:proofErr w:type="spellStart"/>
            <w:r w:rsidRPr="000D21C0">
              <w:rPr>
                <w:color w:val="000000" w:themeColor="text1"/>
              </w:rPr>
              <w:t>congo</w:t>
            </w:r>
            <w:proofErr w:type="spellEnd"/>
            <w:r w:rsidRPr="000D21C0">
              <w:rPr>
                <w:color w:val="000000" w:themeColor="text1"/>
              </w:rPr>
              <w:t xml:space="preserve"> conflict” or “Zairian civil war” or “</w:t>
            </w:r>
            <w:proofErr w:type="spellStart"/>
            <w:r w:rsidRPr="000D21C0">
              <w:rPr>
                <w:color w:val="000000" w:themeColor="text1"/>
              </w:rPr>
              <w:t>zaire</w:t>
            </w:r>
            <w:proofErr w:type="spellEnd"/>
            <w:r w:rsidRPr="000D21C0">
              <w:rPr>
                <w:color w:val="000000" w:themeColor="text1"/>
              </w:rPr>
              <w:t xml:space="preserve"> war” or “war in </w:t>
            </w:r>
            <w:proofErr w:type="spellStart"/>
            <w:r w:rsidRPr="000D21C0">
              <w:rPr>
                <w:color w:val="000000" w:themeColor="text1"/>
              </w:rPr>
              <w:t>zaire</w:t>
            </w:r>
            <w:proofErr w:type="spellEnd"/>
            <w:r w:rsidRPr="000D21C0">
              <w:rPr>
                <w:color w:val="000000" w:themeColor="text1"/>
              </w:rPr>
              <w:t>” or “</w:t>
            </w:r>
            <w:proofErr w:type="spellStart"/>
            <w:r w:rsidRPr="000D21C0">
              <w:rPr>
                <w:color w:val="000000" w:themeColor="text1"/>
              </w:rPr>
              <w:t>mobutu</w:t>
            </w:r>
            <w:proofErr w:type="spellEnd"/>
            <w:r w:rsidRPr="000D21C0">
              <w:rPr>
                <w:color w:val="000000" w:themeColor="text1"/>
              </w:rPr>
              <w:t xml:space="preserve"> overthrow” or “</w:t>
            </w:r>
            <w:proofErr w:type="spellStart"/>
            <w:r w:rsidRPr="000D21C0">
              <w:rPr>
                <w:color w:val="000000" w:themeColor="text1"/>
              </w:rPr>
              <w:t>kabila</w:t>
            </w:r>
            <w:proofErr w:type="spellEnd"/>
            <w:r w:rsidRPr="000D21C0">
              <w:rPr>
                <w:color w:val="000000" w:themeColor="text1"/>
              </w:rPr>
              <w:t xml:space="preserve"> rebellion” or “Rwandan invasion of Zaire” or “</w:t>
            </w:r>
            <w:proofErr w:type="spellStart"/>
            <w:r w:rsidRPr="000D21C0">
              <w:rPr>
                <w:color w:val="000000" w:themeColor="text1"/>
              </w:rPr>
              <w:t>afdl</w:t>
            </w:r>
            <w:proofErr w:type="spellEnd"/>
            <w:r w:rsidRPr="000D21C0">
              <w:rPr>
                <w:color w:val="000000" w:themeColor="text1"/>
              </w:rPr>
              <w:t xml:space="preserve"> rebellion” or “</w:t>
            </w:r>
            <w:proofErr w:type="spellStart"/>
            <w:r w:rsidRPr="000D21C0">
              <w:rPr>
                <w:color w:val="000000" w:themeColor="text1"/>
              </w:rPr>
              <w:t>afdl</w:t>
            </w:r>
            <w:proofErr w:type="spellEnd"/>
            <w:r w:rsidRPr="000D21C0">
              <w:rPr>
                <w:color w:val="000000" w:themeColor="text1"/>
              </w:rPr>
              <w:t xml:space="preserve"> war” or “first African world war” or “alliance of the great lakes conflict” or “</w:t>
            </w:r>
            <w:proofErr w:type="spellStart"/>
            <w:r w:rsidRPr="000D21C0">
              <w:rPr>
                <w:color w:val="000000" w:themeColor="text1"/>
              </w:rPr>
              <w:t>kivu</w:t>
            </w:r>
            <w:proofErr w:type="spellEnd"/>
            <w:r w:rsidRPr="000D21C0">
              <w:rPr>
                <w:color w:val="000000" w:themeColor="text1"/>
              </w:rPr>
              <w:t xml:space="preserve"> crisis” Or “second </w:t>
            </w:r>
            <w:proofErr w:type="spellStart"/>
            <w:r w:rsidRPr="000D21C0">
              <w:rPr>
                <w:color w:val="000000" w:themeColor="text1"/>
              </w:rPr>
              <w:t>congo</w:t>
            </w:r>
            <w:proofErr w:type="spellEnd"/>
            <w:r w:rsidRPr="000D21C0">
              <w:rPr>
                <w:color w:val="000000" w:themeColor="text1"/>
              </w:rPr>
              <w:t xml:space="preserve"> war” of “1998-2003 </w:t>
            </w:r>
            <w:proofErr w:type="spellStart"/>
            <w:r w:rsidRPr="000D21C0">
              <w:rPr>
                <w:color w:val="000000" w:themeColor="text1"/>
              </w:rPr>
              <w:t>congo</w:t>
            </w:r>
            <w:proofErr w:type="spellEnd"/>
            <w:r w:rsidRPr="000D21C0">
              <w:rPr>
                <w:color w:val="000000" w:themeColor="text1"/>
              </w:rPr>
              <w:t xml:space="preserve"> conflict” or “war in the DRC” or “</w:t>
            </w:r>
            <w:proofErr w:type="spellStart"/>
            <w:r w:rsidRPr="000D21C0">
              <w:rPr>
                <w:color w:val="000000" w:themeColor="text1"/>
              </w:rPr>
              <w:t>congo</w:t>
            </w:r>
            <w:proofErr w:type="spellEnd"/>
            <w:r w:rsidRPr="000D21C0">
              <w:rPr>
                <w:color w:val="000000" w:themeColor="text1"/>
              </w:rPr>
              <w:t xml:space="preserve"> civil war” of “</w:t>
            </w:r>
            <w:proofErr w:type="spellStart"/>
            <w:r w:rsidRPr="000D21C0">
              <w:rPr>
                <w:color w:val="000000" w:themeColor="text1"/>
              </w:rPr>
              <w:t>drc</w:t>
            </w:r>
            <w:proofErr w:type="spellEnd"/>
            <w:r w:rsidRPr="000D21C0">
              <w:rPr>
                <w:color w:val="000000" w:themeColor="text1"/>
              </w:rPr>
              <w:t xml:space="preserve"> conflict” or “second African world war” or “</w:t>
            </w:r>
            <w:proofErr w:type="spellStart"/>
            <w:r w:rsidRPr="000D21C0">
              <w:rPr>
                <w:color w:val="000000" w:themeColor="text1"/>
              </w:rPr>
              <w:t>kivu</w:t>
            </w:r>
            <w:proofErr w:type="spellEnd"/>
            <w:r w:rsidRPr="000D21C0">
              <w:rPr>
                <w:color w:val="000000" w:themeColor="text1"/>
              </w:rPr>
              <w:t xml:space="preserve"> war” or “war of the eight nations” or “</w:t>
            </w:r>
            <w:proofErr w:type="spellStart"/>
            <w:r w:rsidRPr="000D21C0">
              <w:rPr>
                <w:color w:val="000000" w:themeColor="text1"/>
              </w:rPr>
              <w:t>ituru</w:t>
            </w:r>
            <w:proofErr w:type="spellEnd"/>
            <w:r w:rsidRPr="000D21C0">
              <w:rPr>
                <w:color w:val="000000" w:themeColor="text1"/>
              </w:rPr>
              <w:t xml:space="preserve"> conflict” or “post-</w:t>
            </w:r>
            <w:proofErr w:type="spellStart"/>
            <w:r w:rsidRPr="000D21C0">
              <w:rPr>
                <w:color w:val="000000" w:themeColor="text1"/>
              </w:rPr>
              <w:t>mobutu</w:t>
            </w:r>
            <w:proofErr w:type="spellEnd"/>
            <w:r w:rsidRPr="000D21C0">
              <w:rPr>
                <w:color w:val="000000" w:themeColor="text1"/>
              </w:rPr>
              <w:t xml:space="preserve"> war”</w:t>
            </w:r>
          </w:p>
        </w:tc>
      </w:tr>
      <w:tr w:rsidR="0043448C" w:rsidRPr="000D21C0" w14:paraId="3556CECC" w14:textId="77777777" w:rsidTr="008F31F1">
        <w:tc>
          <w:tcPr>
            <w:tcW w:w="1709" w:type="dxa"/>
            <w:vAlign w:val="bottom"/>
          </w:tcPr>
          <w:p w14:paraId="7A64E1FF" w14:textId="77777777" w:rsidR="0043448C" w:rsidRPr="000D21C0" w:rsidRDefault="0043448C" w:rsidP="0043448C">
            <w:pPr>
              <w:spacing w:line="259" w:lineRule="auto"/>
              <w:rPr>
                <w:color w:val="000000" w:themeColor="text1"/>
              </w:rPr>
            </w:pPr>
            <w:r w:rsidRPr="000D21C0">
              <w:rPr>
                <w:color w:val="000000" w:themeColor="text1"/>
              </w:rPr>
              <w:t xml:space="preserve">East Timor </w:t>
            </w:r>
          </w:p>
        </w:tc>
        <w:tc>
          <w:tcPr>
            <w:tcW w:w="910" w:type="dxa"/>
            <w:vAlign w:val="bottom"/>
          </w:tcPr>
          <w:p w14:paraId="0B3EE66E" w14:textId="77777777" w:rsidR="0043448C" w:rsidRPr="000D21C0" w:rsidRDefault="0043448C" w:rsidP="0043448C">
            <w:pPr>
              <w:spacing w:line="259" w:lineRule="auto"/>
              <w:rPr>
                <w:color w:val="000000" w:themeColor="text1"/>
              </w:rPr>
            </w:pPr>
            <w:r w:rsidRPr="000D21C0">
              <w:rPr>
                <w:color w:val="000000" w:themeColor="text1"/>
              </w:rPr>
              <w:t>1999-2002</w:t>
            </w:r>
          </w:p>
        </w:tc>
        <w:tc>
          <w:tcPr>
            <w:tcW w:w="3316" w:type="dxa"/>
          </w:tcPr>
          <w:p w14:paraId="071AC7EE" w14:textId="77777777" w:rsidR="0043448C" w:rsidRPr="000D21C0" w:rsidRDefault="0043448C" w:rsidP="0043448C">
            <w:pPr>
              <w:spacing w:line="259" w:lineRule="auto"/>
              <w:rPr>
                <w:color w:val="000000" w:themeColor="text1"/>
              </w:rPr>
            </w:pPr>
            <w:r w:rsidRPr="000D21C0">
              <w:rPr>
                <w:color w:val="000000" w:themeColor="text1"/>
              </w:rPr>
              <w:t xml:space="preserve">Timorese, Timor, Timor </w:t>
            </w:r>
            <w:proofErr w:type="spellStart"/>
            <w:r w:rsidRPr="000D21C0">
              <w:rPr>
                <w:color w:val="000000" w:themeColor="text1"/>
              </w:rPr>
              <w:t>leste</w:t>
            </w:r>
            <w:proofErr w:type="spellEnd"/>
            <w:r w:rsidRPr="000D21C0">
              <w:rPr>
                <w:color w:val="000000" w:themeColor="text1"/>
              </w:rPr>
              <w:t xml:space="preserve">, Indonesian, Indigenous, Genocide, </w:t>
            </w:r>
            <w:proofErr w:type="spellStart"/>
            <w:r w:rsidRPr="000D21C0">
              <w:rPr>
                <w:color w:val="000000" w:themeColor="text1"/>
              </w:rPr>
              <w:t>Fretelin</w:t>
            </w:r>
            <w:proofErr w:type="spellEnd"/>
            <w:r w:rsidRPr="000D21C0">
              <w:rPr>
                <w:color w:val="000000" w:themeColor="text1"/>
              </w:rPr>
              <w:t xml:space="preserve">, Separatist, Secessionist, Pro-independence, Peasant, Referendum, </w:t>
            </w:r>
            <w:proofErr w:type="spellStart"/>
            <w:r w:rsidRPr="000D21C0">
              <w:rPr>
                <w:color w:val="000000" w:themeColor="text1"/>
              </w:rPr>
              <w:t>Mambai</w:t>
            </w:r>
            <w:proofErr w:type="spellEnd"/>
            <w:r w:rsidRPr="000D21C0">
              <w:rPr>
                <w:color w:val="000000" w:themeColor="text1"/>
              </w:rPr>
              <w:t>, Tetum, Catholic, Dili</w:t>
            </w:r>
          </w:p>
          <w:p w14:paraId="2974B141" w14:textId="77777777" w:rsidR="0043448C" w:rsidRPr="000D21C0" w:rsidRDefault="0043448C" w:rsidP="0043448C">
            <w:pPr>
              <w:tabs>
                <w:tab w:val="left" w:pos="5550"/>
              </w:tabs>
              <w:spacing w:line="259" w:lineRule="auto"/>
              <w:rPr>
                <w:color w:val="000000" w:themeColor="text1"/>
              </w:rPr>
            </w:pPr>
          </w:p>
        </w:tc>
        <w:tc>
          <w:tcPr>
            <w:tcW w:w="810" w:type="dxa"/>
          </w:tcPr>
          <w:p w14:paraId="7CC0E280" w14:textId="77777777" w:rsidR="0043448C" w:rsidRPr="000D21C0" w:rsidRDefault="0043448C" w:rsidP="0043448C">
            <w:pPr>
              <w:spacing w:line="259" w:lineRule="auto"/>
              <w:rPr>
                <w:color w:val="000000" w:themeColor="text1"/>
              </w:rPr>
            </w:pPr>
            <w:r w:rsidRPr="000D21C0">
              <w:rPr>
                <w:color w:val="000000" w:themeColor="text1"/>
              </w:rPr>
              <w:t>2002-25</w:t>
            </w:r>
          </w:p>
        </w:tc>
        <w:tc>
          <w:tcPr>
            <w:tcW w:w="6205" w:type="dxa"/>
          </w:tcPr>
          <w:p w14:paraId="0EBE4B2E" w14:textId="77777777" w:rsidR="0043448C" w:rsidRPr="000D21C0" w:rsidRDefault="0043448C" w:rsidP="0043448C">
            <w:pPr>
              <w:spacing w:line="259" w:lineRule="auto"/>
              <w:rPr>
                <w:color w:val="000000" w:themeColor="text1"/>
              </w:rPr>
            </w:pPr>
            <w:r w:rsidRPr="000D21C0">
              <w:rPr>
                <w:color w:val="000000" w:themeColor="text1"/>
              </w:rPr>
              <w:t xml:space="preserve">“Timorese genocide” or “genocide in east </w:t>
            </w:r>
            <w:proofErr w:type="spellStart"/>
            <w:r w:rsidRPr="000D21C0">
              <w:rPr>
                <w:color w:val="000000" w:themeColor="text1"/>
              </w:rPr>
              <w:t>timor</w:t>
            </w:r>
            <w:proofErr w:type="spellEnd"/>
            <w:r w:rsidRPr="000D21C0">
              <w:rPr>
                <w:color w:val="000000" w:themeColor="text1"/>
              </w:rPr>
              <w:t>” or “Indonesian occupation” or [“</w:t>
            </w:r>
            <w:proofErr w:type="spellStart"/>
            <w:r w:rsidRPr="000D21C0">
              <w:rPr>
                <w:color w:val="000000" w:themeColor="text1"/>
              </w:rPr>
              <w:t>indoensian</w:t>
            </w:r>
            <w:proofErr w:type="spellEnd"/>
            <w:r w:rsidRPr="000D21C0">
              <w:rPr>
                <w:color w:val="000000" w:themeColor="text1"/>
              </w:rPr>
              <w:t xml:space="preserve"> genocide” AND “</w:t>
            </w:r>
            <w:proofErr w:type="spellStart"/>
            <w:r w:rsidRPr="000D21C0">
              <w:rPr>
                <w:color w:val="000000" w:themeColor="text1"/>
              </w:rPr>
              <w:t>timor</w:t>
            </w:r>
            <w:proofErr w:type="spellEnd"/>
            <w:r w:rsidRPr="000D21C0">
              <w:rPr>
                <w:color w:val="000000" w:themeColor="text1"/>
              </w:rPr>
              <w:t xml:space="preserve">”] or “east </w:t>
            </w:r>
            <w:proofErr w:type="spellStart"/>
            <w:r w:rsidRPr="000D21C0">
              <w:rPr>
                <w:color w:val="000000" w:themeColor="text1"/>
              </w:rPr>
              <w:t>timor</w:t>
            </w:r>
            <w:proofErr w:type="spellEnd"/>
            <w:r w:rsidRPr="000D21C0">
              <w:rPr>
                <w:color w:val="000000" w:themeColor="text1"/>
              </w:rPr>
              <w:t xml:space="preserve"> independence struggle” or “east Timorese resistance” or “east </w:t>
            </w:r>
            <w:proofErr w:type="spellStart"/>
            <w:r w:rsidRPr="000D21C0">
              <w:rPr>
                <w:color w:val="000000" w:themeColor="text1"/>
              </w:rPr>
              <w:t>timor</w:t>
            </w:r>
            <w:proofErr w:type="spellEnd"/>
            <w:r w:rsidRPr="000D21C0">
              <w:rPr>
                <w:color w:val="000000" w:themeColor="text1"/>
              </w:rPr>
              <w:t xml:space="preserve"> crisis” or “</w:t>
            </w:r>
            <w:proofErr w:type="spellStart"/>
            <w:r w:rsidRPr="000D21C0">
              <w:rPr>
                <w:color w:val="000000" w:themeColor="text1"/>
              </w:rPr>
              <w:t>timor-leste</w:t>
            </w:r>
            <w:proofErr w:type="spellEnd"/>
            <w:r w:rsidRPr="000D21C0">
              <w:rPr>
                <w:color w:val="000000" w:themeColor="text1"/>
              </w:rPr>
              <w:t xml:space="preserve"> crisis” or “</w:t>
            </w:r>
            <w:proofErr w:type="spellStart"/>
            <w:r w:rsidRPr="000D21C0">
              <w:rPr>
                <w:color w:val="000000" w:themeColor="text1"/>
              </w:rPr>
              <w:t>timor-leste</w:t>
            </w:r>
            <w:proofErr w:type="spellEnd"/>
            <w:r w:rsidRPr="000D21C0">
              <w:rPr>
                <w:color w:val="000000" w:themeColor="text1"/>
              </w:rPr>
              <w:t xml:space="preserve"> conflict” or “</w:t>
            </w:r>
            <w:proofErr w:type="spellStart"/>
            <w:r w:rsidRPr="000D21C0">
              <w:rPr>
                <w:color w:val="000000" w:themeColor="text1"/>
              </w:rPr>
              <w:t>santa</w:t>
            </w:r>
            <w:proofErr w:type="spellEnd"/>
            <w:r w:rsidRPr="000D21C0">
              <w:rPr>
                <w:color w:val="000000" w:themeColor="text1"/>
              </w:rPr>
              <w:t xml:space="preserve"> </w:t>
            </w:r>
            <w:proofErr w:type="spellStart"/>
            <w:r w:rsidRPr="000D21C0">
              <w:rPr>
                <w:color w:val="000000" w:themeColor="text1"/>
              </w:rPr>
              <w:t>cruz</w:t>
            </w:r>
            <w:proofErr w:type="spellEnd"/>
            <w:r w:rsidRPr="000D21C0">
              <w:rPr>
                <w:color w:val="000000" w:themeColor="text1"/>
              </w:rPr>
              <w:t xml:space="preserve"> massacre” or “east </w:t>
            </w:r>
            <w:proofErr w:type="spellStart"/>
            <w:r w:rsidRPr="000D21C0">
              <w:rPr>
                <w:color w:val="000000" w:themeColor="text1"/>
              </w:rPr>
              <w:t>timor</w:t>
            </w:r>
            <w:proofErr w:type="spellEnd"/>
            <w:r w:rsidRPr="000D21C0">
              <w:rPr>
                <w:color w:val="000000" w:themeColor="text1"/>
              </w:rPr>
              <w:t xml:space="preserve"> war of liberation” or “Timorese war” or “</w:t>
            </w:r>
            <w:proofErr w:type="spellStart"/>
            <w:r w:rsidRPr="000D21C0">
              <w:rPr>
                <w:color w:val="000000" w:themeColor="text1"/>
              </w:rPr>
              <w:t>fretelin</w:t>
            </w:r>
            <w:proofErr w:type="spellEnd"/>
            <w:r w:rsidRPr="000D21C0">
              <w:rPr>
                <w:color w:val="000000" w:themeColor="text1"/>
              </w:rPr>
              <w:t xml:space="preserve"> uprising” or “</w:t>
            </w:r>
            <w:proofErr w:type="spellStart"/>
            <w:r w:rsidRPr="000D21C0">
              <w:rPr>
                <w:color w:val="000000" w:themeColor="text1"/>
              </w:rPr>
              <w:t>timor</w:t>
            </w:r>
            <w:proofErr w:type="spellEnd"/>
            <w:r w:rsidRPr="000D21C0">
              <w:rPr>
                <w:color w:val="000000" w:themeColor="text1"/>
              </w:rPr>
              <w:t xml:space="preserve"> decolonization”</w:t>
            </w:r>
          </w:p>
        </w:tc>
      </w:tr>
      <w:tr w:rsidR="0043448C" w:rsidRPr="000D21C0" w14:paraId="779BFCF4" w14:textId="77777777" w:rsidTr="008F31F1">
        <w:tc>
          <w:tcPr>
            <w:tcW w:w="1709" w:type="dxa"/>
            <w:vAlign w:val="bottom"/>
          </w:tcPr>
          <w:p w14:paraId="5E482C98" w14:textId="77777777" w:rsidR="0043448C" w:rsidRPr="000D21C0" w:rsidRDefault="0043448C" w:rsidP="0043448C">
            <w:pPr>
              <w:spacing w:line="259" w:lineRule="auto"/>
              <w:rPr>
                <w:color w:val="000000" w:themeColor="text1"/>
              </w:rPr>
            </w:pPr>
            <w:r w:rsidRPr="000D21C0">
              <w:rPr>
                <w:color w:val="000000" w:themeColor="text1"/>
              </w:rPr>
              <w:t xml:space="preserve">Columbia-FARC insurgency </w:t>
            </w:r>
          </w:p>
        </w:tc>
        <w:tc>
          <w:tcPr>
            <w:tcW w:w="910" w:type="dxa"/>
            <w:vAlign w:val="bottom"/>
          </w:tcPr>
          <w:p w14:paraId="11E39DCF" w14:textId="77777777" w:rsidR="0043448C" w:rsidRPr="000D21C0" w:rsidRDefault="0043448C" w:rsidP="0043448C">
            <w:pPr>
              <w:spacing w:line="259" w:lineRule="auto"/>
              <w:rPr>
                <w:color w:val="000000" w:themeColor="text1"/>
              </w:rPr>
            </w:pPr>
            <w:r w:rsidRPr="000D21C0">
              <w:rPr>
                <w:color w:val="000000" w:themeColor="text1"/>
              </w:rPr>
              <w:t>2000-15</w:t>
            </w:r>
          </w:p>
        </w:tc>
        <w:tc>
          <w:tcPr>
            <w:tcW w:w="3316" w:type="dxa"/>
          </w:tcPr>
          <w:p w14:paraId="6429D8D3" w14:textId="77777777" w:rsidR="0043448C" w:rsidRPr="000D21C0" w:rsidRDefault="0043448C" w:rsidP="0043448C">
            <w:pPr>
              <w:spacing w:line="259" w:lineRule="auto"/>
              <w:rPr>
                <w:color w:val="000000" w:themeColor="text1"/>
              </w:rPr>
            </w:pPr>
            <w:r w:rsidRPr="000D21C0">
              <w:rPr>
                <w:color w:val="000000" w:themeColor="text1"/>
              </w:rPr>
              <w:t>FARC, Colombia, Colombian, Guerrilla, Marxist, Peasant, Campesino, Paramilitary, Left-wing, Insurgent, Rebel, Nasa, Bogota</w:t>
            </w:r>
          </w:p>
          <w:p w14:paraId="3470138F" w14:textId="77777777" w:rsidR="0043448C" w:rsidRPr="000D21C0" w:rsidRDefault="0043448C" w:rsidP="0043448C">
            <w:pPr>
              <w:tabs>
                <w:tab w:val="left" w:pos="5550"/>
              </w:tabs>
              <w:spacing w:line="259" w:lineRule="auto"/>
              <w:rPr>
                <w:color w:val="000000" w:themeColor="text1"/>
              </w:rPr>
            </w:pPr>
          </w:p>
        </w:tc>
        <w:tc>
          <w:tcPr>
            <w:tcW w:w="810" w:type="dxa"/>
          </w:tcPr>
          <w:p w14:paraId="4AAB26EC" w14:textId="77777777" w:rsidR="0043448C" w:rsidRPr="000D21C0" w:rsidRDefault="0043448C" w:rsidP="0043448C">
            <w:pPr>
              <w:spacing w:line="259" w:lineRule="auto"/>
              <w:rPr>
                <w:color w:val="000000" w:themeColor="text1"/>
              </w:rPr>
            </w:pPr>
            <w:r w:rsidRPr="000D21C0">
              <w:rPr>
                <w:color w:val="000000" w:themeColor="text1"/>
              </w:rPr>
              <w:t>2015-25</w:t>
            </w:r>
          </w:p>
        </w:tc>
        <w:tc>
          <w:tcPr>
            <w:tcW w:w="6205" w:type="dxa"/>
          </w:tcPr>
          <w:p w14:paraId="2300FAA3" w14:textId="77777777" w:rsidR="0043448C" w:rsidRPr="000D21C0" w:rsidRDefault="0043448C" w:rsidP="0043448C">
            <w:pPr>
              <w:spacing w:line="259" w:lineRule="auto"/>
              <w:rPr>
                <w:color w:val="000000" w:themeColor="text1"/>
              </w:rPr>
            </w:pPr>
            <w:r w:rsidRPr="000D21C0">
              <w:rPr>
                <w:color w:val="000000" w:themeColor="text1"/>
              </w:rPr>
              <w:t>“FARC” or “Colombian war” or “Colombian conflict” or “Colombian civil war” or “Colombian guerrilla war” or “drug war in Colombia” or “</w:t>
            </w:r>
            <w:r w:rsidRPr="000D21C0">
              <w:rPr>
                <w:color w:val="000000" w:themeColor="text1"/>
              </w:rPr>
              <w:pgNum/>
            </w:r>
            <w:proofErr w:type="spellStart"/>
            <w:r w:rsidRPr="000D21C0">
              <w:rPr>
                <w:color w:val="000000" w:themeColor="text1"/>
              </w:rPr>
              <w:t>olombian</w:t>
            </w:r>
            <w:proofErr w:type="spellEnd"/>
            <w:r w:rsidRPr="000D21C0">
              <w:rPr>
                <w:color w:val="000000" w:themeColor="text1"/>
              </w:rPr>
              <w:t xml:space="preserve"> drug war” or “Columbian leftist guerrillas” or “Colombian counterinsurgency” or “counterinsurgency in Colombia” or “rebel forces in Colombia”</w:t>
            </w:r>
          </w:p>
        </w:tc>
      </w:tr>
      <w:tr w:rsidR="0043448C" w:rsidRPr="000D21C0" w14:paraId="727B0BD7" w14:textId="77777777" w:rsidTr="008F31F1">
        <w:tc>
          <w:tcPr>
            <w:tcW w:w="1709" w:type="dxa"/>
            <w:vAlign w:val="bottom"/>
          </w:tcPr>
          <w:p w14:paraId="36441042" w14:textId="77777777" w:rsidR="0043448C" w:rsidRPr="000D21C0" w:rsidRDefault="0043448C" w:rsidP="0043448C">
            <w:pPr>
              <w:spacing w:line="259" w:lineRule="auto"/>
              <w:rPr>
                <w:color w:val="000000" w:themeColor="text1"/>
              </w:rPr>
            </w:pPr>
            <w:r w:rsidRPr="000D21C0">
              <w:rPr>
                <w:color w:val="000000" w:themeColor="text1"/>
              </w:rPr>
              <w:t xml:space="preserve">Afghanistan’s U.S. occupation </w:t>
            </w:r>
          </w:p>
        </w:tc>
        <w:tc>
          <w:tcPr>
            <w:tcW w:w="910" w:type="dxa"/>
            <w:vAlign w:val="bottom"/>
          </w:tcPr>
          <w:p w14:paraId="6C3071F1" w14:textId="77777777" w:rsidR="0043448C" w:rsidRPr="000D21C0" w:rsidRDefault="0043448C" w:rsidP="0043448C">
            <w:pPr>
              <w:spacing w:line="259" w:lineRule="auto"/>
              <w:rPr>
                <w:color w:val="000000" w:themeColor="text1"/>
              </w:rPr>
            </w:pPr>
            <w:r w:rsidRPr="000D21C0">
              <w:rPr>
                <w:color w:val="000000" w:themeColor="text1"/>
              </w:rPr>
              <w:t>2001-21</w:t>
            </w:r>
          </w:p>
        </w:tc>
        <w:tc>
          <w:tcPr>
            <w:tcW w:w="3316" w:type="dxa"/>
          </w:tcPr>
          <w:p w14:paraId="19900CB6" w14:textId="77777777" w:rsidR="0043448C" w:rsidRPr="000D21C0" w:rsidRDefault="0043448C" w:rsidP="0043448C">
            <w:pPr>
              <w:spacing w:line="259" w:lineRule="auto"/>
              <w:rPr>
                <w:color w:val="000000" w:themeColor="text1"/>
              </w:rPr>
            </w:pPr>
            <w:r w:rsidRPr="000D21C0">
              <w:rPr>
                <w:color w:val="000000" w:themeColor="text1"/>
              </w:rPr>
              <w:t>Afghan, Afghani, Pashtun, Hazara, Kandahar, Muslim, Shia, Sunni, Kabul, Northern Alliance, Taliban, Tribal</w:t>
            </w:r>
          </w:p>
        </w:tc>
        <w:tc>
          <w:tcPr>
            <w:tcW w:w="810" w:type="dxa"/>
          </w:tcPr>
          <w:p w14:paraId="464453CB" w14:textId="77777777" w:rsidR="0043448C" w:rsidRPr="000D21C0" w:rsidRDefault="0043448C" w:rsidP="0043448C">
            <w:pPr>
              <w:spacing w:line="259" w:lineRule="auto"/>
              <w:rPr>
                <w:color w:val="000000" w:themeColor="text1"/>
              </w:rPr>
            </w:pPr>
            <w:r w:rsidRPr="000D21C0">
              <w:rPr>
                <w:color w:val="000000" w:themeColor="text1"/>
              </w:rPr>
              <w:t>2021-25</w:t>
            </w:r>
          </w:p>
        </w:tc>
        <w:tc>
          <w:tcPr>
            <w:tcW w:w="6205" w:type="dxa"/>
          </w:tcPr>
          <w:p w14:paraId="464F7CFF" w14:textId="77777777" w:rsidR="0043448C" w:rsidRPr="000D21C0" w:rsidRDefault="0043448C" w:rsidP="0043448C">
            <w:pPr>
              <w:spacing w:line="259" w:lineRule="auto"/>
              <w:rPr>
                <w:color w:val="000000" w:themeColor="text1"/>
              </w:rPr>
            </w:pPr>
            <w:r w:rsidRPr="000D21C0">
              <w:rPr>
                <w:color w:val="000000" w:themeColor="text1"/>
              </w:rPr>
              <w:t xml:space="preserve">“US invasion of Afghanistan” or “US occupation of </w:t>
            </w:r>
            <w:proofErr w:type="spellStart"/>
            <w:r w:rsidRPr="000D21C0">
              <w:rPr>
                <w:color w:val="000000" w:themeColor="text1"/>
              </w:rPr>
              <w:t>afghanistan</w:t>
            </w:r>
            <w:proofErr w:type="spellEnd"/>
            <w:r w:rsidRPr="000D21C0">
              <w:rPr>
                <w:color w:val="000000" w:themeColor="text1"/>
              </w:rPr>
              <w:t xml:space="preserve">” or “American occupation of </w:t>
            </w:r>
            <w:proofErr w:type="spellStart"/>
            <w:r w:rsidRPr="000D21C0">
              <w:rPr>
                <w:color w:val="000000" w:themeColor="text1"/>
              </w:rPr>
              <w:t>afghanistan</w:t>
            </w:r>
            <w:proofErr w:type="spellEnd"/>
            <w:r w:rsidRPr="000D21C0">
              <w:rPr>
                <w:color w:val="000000" w:themeColor="text1"/>
              </w:rPr>
              <w:t>” or “American invasion of Afghanistan” or “afghan war” or afghan occupation” or “US-afghan conflict” or “war on terror in Afghanistan” or “</w:t>
            </w:r>
            <w:proofErr w:type="spellStart"/>
            <w:r w:rsidRPr="000D21C0">
              <w:rPr>
                <w:color w:val="000000" w:themeColor="text1"/>
              </w:rPr>
              <w:t>nato</w:t>
            </w:r>
            <w:proofErr w:type="spellEnd"/>
            <w:r w:rsidRPr="000D21C0">
              <w:rPr>
                <w:color w:val="000000" w:themeColor="text1"/>
              </w:rPr>
              <w:t xml:space="preserve"> mission in </w:t>
            </w:r>
            <w:proofErr w:type="spellStart"/>
            <w:r w:rsidRPr="000D21C0">
              <w:rPr>
                <w:color w:val="000000" w:themeColor="text1"/>
              </w:rPr>
              <w:t>afghanistan</w:t>
            </w:r>
            <w:proofErr w:type="spellEnd"/>
            <w:r w:rsidRPr="000D21C0">
              <w:rPr>
                <w:color w:val="000000" w:themeColor="text1"/>
              </w:rPr>
              <w:t>” or “afghan counterinsurgency” or “operation enduring freedom” or “us-</w:t>
            </w:r>
            <w:proofErr w:type="spellStart"/>
            <w:r w:rsidRPr="000D21C0">
              <w:rPr>
                <w:color w:val="000000" w:themeColor="text1"/>
              </w:rPr>
              <w:t>taliban</w:t>
            </w:r>
            <w:proofErr w:type="spellEnd"/>
            <w:r w:rsidRPr="000D21C0">
              <w:rPr>
                <w:color w:val="000000" w:themeColor="text1"/>
              </w:rPr>
              <w:t xml:space="preserve"> conflict” or “Taliban war” or “afghan insurgency”</w:t>
            </w:r>
          </w:p>
        </w:tc>
      </w:tr>
      <w:tr w:rsidR="0043448C" w:rsidRPr="000D21C0" w14:paraId="2BAB9E13" w14:textId="77777777" w:rsidTr="008F31F1">
        <w:tc>
          <w:tcPr>
            <w:tcW w:w="1709" w:type="dxa"/>
            <w:vAlign w:val="bottom"/>
          </w:tcPr>
          <w:p w14:paraId="758222B3" w14:textId="77777777" w:rsidR="0043448C" w:rsidRPr="000D21C0" w:rsidRDefault="0043448C" w:rsidP="0043448C">
            <w:pPr>
              <w:spacing w:line="259" w:lineRule="auto"/>
              <w:rPr>
                <w:color w:val="000000" w:themeColor="text1"/>
              </w:rPr>
            </w:pPr>
            <w:r w:rsidRPr="000D21C0">
              <w:rPr>
                <w:color w:val="000000" w:themeColor="text1"/>
              </w:rPr>
              <w:t>Ivory Coast Wars</w:t>
            </w:r>
          </w:p>
        </w:tc>
        <w:tc>
          <w:tcPr>
            <w:tcW w:w="910" w:type="dxa"/>
            <w:vAlign w:val="bottom"/>
          </w:tcPr>
          <w:p w14:paraId="1C7A26F0" w14:textId="77777777" w:rsidR="0043448C" w:rsidRPr="000D21C0" w:rsidRDefault="0043448C" w:rsidP="0043448C">
            <w:pPr>
              <w:spacing w:line="259" w:lineRule="auto"/>
              <w:rPr>
                <w:color w:val="000000" w:themeColor="text1"/>
              </w:rPr>
            </w:pPr>
            <w:r w:rsidRPr="000D21C0">
              <w:rPr>
                <w:color w:val="000000" w:themeColor="text1"/>
              </w:rPr>
              <w:t>2002-11</w:t>
            </w:r>
          </w:p>
        </w:tc>
        <w:tc>
          <w:tcPr>
            <w:tcW w:w="3316" w:type="dxa"/>
          </w:tcPr>
          <w:p w14:paraId="15348D0C" w14:textId="77777777" w:rsidR="0043448C" w:rsidRPr="000D21C0" w:rsidRDefault="0043448C" w:rsidP="0043448C">
            <w:pPr>
              <w:spacing w:line="259" w:lineRule="auto"/>
              <w:rPr>
                <w:color w:val="000000" w:themeColor="text1"/>
              </w:rPr>
            </w:pPr>
            <w:r w:rsidRPr="000D21C0">
              <w:rPr>
                <w:color w:val="000000" w:themeColor="text1"/>
              </w:rPr>
              <w:t xml:space="preserve">Ivory coast, </w:t>
            </w:r>
            <w:proofErr w:type="spellStart"/>
            <w:r w:rsidRPr="000D21C0">
              <w:rPr>
                <w:color w:val="000000" w:themeColor="text1"/>
              </w:rPr>
              <w:t>d’ivoire</w:t>
            </w:r>
            <w:proofErr w:type="spellEnd"/>
            <w:r w:rsidRPr="000D21C0">
              <w:rPr>
                <w:color w:val="000000" w:themeColor="text1"/>
              </w:rPr>
              <w:t xml:space="preserve">, Ivorian, Ivorian war, Ivorian civil war, Ivorian crisis, Gbagbo, Ouattara, </w:t>
            </w:r>
            <w:proofErr w:type="spellStart"/>
            <w:r w:rsidRPr="000D21C0">
              <w:rPr>
                <w:color w:val="000000" w:themeColor="text1"/>
              </w:rPr>
              <w:t>Licorne</w:t>
            </w:r>
            <w:proofErr w:type="spellEnd"/>
            <w:r w:rsidRPr="000D21C0">
              <w:rPr>
                <w:color w:val="000000" w:themeColor="text1"/>
              </w:rPr>
              <w:t>, post-election, post-</w:t>
            </w:r>
            <w:r w:rsidRPr="000D21C0">
              <w:rPr>
                <w:color w:val="000000" w:themeColor="text1"/>
              </w:rPr>
              <w:lastRenderedPageBreak/>
              <w:t xml:space="preserve">election violence, Ivorian crisis, </w:t>
            </w:r>
            <w:proofErr w:type="spellStart"/>
            <w:r w:rsidRPr="000D21C0">
              <w:rPr>
                <w:color w:val="000000" w:themeColor="text1"/>
              </w:rPr>
              <w:t>Duékoué</w:t>
            </w:r>
            <w:proofErr w:type="spellEnd"/>
            <w:r w:rsidRPr="000D21C0">
              <w:rPr>
                <w:color w:val="000000" w:themeColor="text1"/>
              </w:rPr>
              <w:t>, Man, Abidjan</w:t>
            </w:r>
          </w:p>
        </w:tc>
        <w:tc>
          <w:tcPr>
            <w:tcW w:w="810" w:type="dxa"/>
          </w:tcPr>
          <w:p w14:paraId="1C13C041" w14:textId="77777777" w:rsidR="0043448C" w:rsidRPr="000D21C0" w:rsidRDefault="0043448C" w:rsidP="0043448C">
            <w:pPr>
              <w:spacing w:line="259" w:lineRule="auto"/>
              <w:rPr>
                <w:color w:val="000000" w:themeColor="text1"/>
              </w:rPr>
            </w:pPr>
            <w:r w:rsidRPr="000D21C0">
              <w:rPr>
                <w:color w:val="000000" w:themeColor="text1"/>
              </w:rPr>
              <w:lastRenderedPageBreak/>
              <w:t>2002-25</w:t>
            </w:r>
          </w:p>
        </w:tc>
        <w:tc>
          <w:tcPr>
            <w:tcW w:w="6205" w:type="dxa"/>
          </w:tcPr>
          <w:p w14:paraId="3CC34E9C" w14:textId="77777777" w:rsidR="0043448C" w:rsidRPr="000D21C0" w:rsidRDefault="0043448C" w:rsidP="0043448C">
            <w:pPr>
              <w:spacing w:line="259" w:lineRule="auto"/>
              <w:rPr>
                <w:color w:val="000000" w:themeColor="text1"/>
              </w:rPr>
            </w:pPr>
            <w:proofErr w:type="spellStart"/>
            <w:r w:rsidRPr="000D21C0">
              <w:rPr>
                <w:color w:val="000000" w:themeColor="text1"/>
              </w:rPr>
              <w:t>D’ivoire</w:t>
            </w:r>
            <w:proofErr w:type="spellEnd"/>
            <w:r w:rsidRPr="000D21C0">
              <w:rPr>
                <w:color w:val="000000" w:themeColor="text1"/>
              </w:rPr>
              <w:t xml:space="preserve">, ivory coast, first ivory coast war, second ivory coast war, first ivory coast civil war, second ivory coast civil war, first civil war in the ivory coast, second civil war in the ivory coast, Ivorian crisis, post-election violence in ivory, Gbagbo, Ouattara, rebellion </w:t>
            </w:r>
            <w:r w:rsidRPr="000D21C0">
              <w:rPr>
                <w:color w:val="000000" w:themeColor="text1"/>
              </w:rPr>
              <w:lastRenderedPageBreak/>
              <w:t xml:space="preserve">in northern ivory coast, French military intervention in ivory, </w:t>
            </w:r>
            <w:proofErr w:type="spellStart"/>
            <w:r w:rsidRPr="000D21C0">
              <w:rPr>
                <w:color w:val="000000" w:themeColor="text1"/>
              </w:rPr>
              <w:t>Licorne</w:t>
            </w:r>
            <w:proofErr w:type="spellEnd"/>
            <w:r w:rsidRPr="000D21C0">
              <w:rPr>
                <w:color w:val="000000" w:themeColor="text1"/>
              </w:rPr>
              <w:t xml:space="preserve">, fleeing post-election violence, </w:t>
            </w:r>
            <w:proofErr w:type="spellStart"/>
            <w:r w:rsidRPr="000D21C0">
              <w:rPr>
                <w:color w:val="000000" w:themeColor="text1"/>
              </w:rPr>
              <w:t>Duékoué</w:t>
            </w:r>
            <w:proofErr w:type="spellEnd"/>
            <w:r w:rsidRPr="000D21C0">
              <w:rPr>
                <w:color w:val="000000" w:themeColor="text1"/>
              </w:rPr>
              <w:t>, Abidjan</w:t>
            </w:r>
          </w:p>
        </w:tc>
      </w:tr>
      <w:tr w:rsidR="0043448C" w:rsidRPr="000D21C0" w14:paraId="06D7152F" w14:textId="77777777" w:rsidTr="008F31F1">
        <w:tc>
          <w:tcPr>
            <w:tcW w:w="1709" w:type="dxa"/>
            <w:vAlign w:val="bottom"/>
          </w:tcPr>
          <w:p w14:paraId="71DC0BDA" w14:textId="77777777" w:rsidR="0043448C" w:rsidRPr="000D21C0" w:rsidRDefault="0043448C" w:rsidP="0043448C">
            <w:pPr>
              <w:spacing w:line="259" w:lineRule="auto"/>
              <w:rPr>
                <w:color w:val="000000" w:themeColor="text1"/>
              </w:rPr>
            </w:pPr>
            <w:r w:rsidRPr="000D21C0">
              <w:rPr>
                <w:color w:val="000000" w:themeColor="text1"/>
              </w:rPr>
              <w:lastRenderedPageBreak/>
              <w:t>Iraq’s U.S. occupation</w:t>
            </w:r>
          </w:p>
          <w:p w14:paraId="21BF98F1" w14:textId="77777777" w:rsidR="0043448C" w:rsidRPr="000D21C0" w:rsidRDefault="0043448C" w:rsidP="0043448C">
            <w:pPr>
              <w:spacing w:line="259" w:lineRule="auto"/>
              <w:rPr>
                <w:color w:val="000000" w:themeColor="text1"/>
              </w:rPr>
            </w:pPr>
          </w:p>
          <w:p w14:paraId="4E5B1B02" w14:textId="77777777" w:rsidR="0043448C" w:rsidRPr="000D21C0" w:rsidRDefault="0043448C" w:rsidP="0043448C">
            <w:pPr>
              <w:spacing w:line="259" w:lineRule="auto"/>
              <w:rPr>
                <w:color w:val="000000" w:themeColor="text1"/>
              </w:rPr>
            </w:pPr>
          </w:p>
          <w:p w14:paraId="1828042E" w14:textId="77777777" w:rsidR="0043448C" w:rsidRPr="000D21C0" w:rsidRDefault="0043448C" w:rsidP="0043448C">
            <w:pPr>
              <w:spacing w:line="259" w:lineRule="auto"/>
              <w:rPr>
                <w:color w:val="000000" w:themeColor="text1"/>
              </w:rPr>
            </w:pPr>
            <w:r w:rsidRPr="000D21C0">
              <w:rPr>
                <w:color w:val="000000" w:themeColor="text1"/>
              </w:rPr>
              <w:t xml:space="preserve"> </w:t>
            </w:r>
          </w:p>
        </w:tc>
        <w:tc>
          <w:tcPr>
            <w:tcW w:w="910" w:type="dxa"/>
            <w:vAlign w:val="bottom"/>
          </w:tcPr>
          <w:p w14:paraId="52351421" w14:textId="77777777" w:rsidR="0043448C" w:rsidRPr="000D21C0" w:rsidRDefault="0043448C" w:rsidP="0043448C">
            <w:pPr>
              <w:spacing w:line="259" w:lineRule="auto"/>
              <w:rPr>
                <w:color w:val="000000" w:themeColor="text1"/>
              </w:rPr>
            </w:pPr>
            <w:r w:rsidRPr="000D21C0">
              <w:rPr>
                <w:color w:val="000000" w:themeColor="text1"/>
              </w:rPr>
              <w:t>2003-2011</w:t>
            </w:r>
          </w:p>
          <w:p w14:paraId="59521166" w14:textId="77777777" w:rsidR="0043448C" w:rsidRPr="000D21C0" w:rsidRDefault="0043448C" w:rsidP="0043448C">
            <w:pPr>
              <w:spacing w:line="259" w:lineRule="auto"/>
              <w:rPr>
                <w:color w:val="000000" w:themeColor="text1"/>
              </w:rPr>
            </w:pPr>
          </w:p>
          <w:p w14:paraId="3C7266F9" w14:textId="77777777" w:rsidR="0043448C" w:rsidRPr="000D21C0" w:rsidRDefault="0043448C" w:rsidP="0043448C">
            <w:pPr>
              <w:spacing w:line="259" w:lineRule="auto"/>
              <w:rPr>
                <w:color w:val="000000" w:themeColor="text1"/>
              </w:rPr>
            </w:pPr>
          </w:p>
        </w:tc>
        <w:tc>
          <w:tcPr>
            <w:tcW w:w="3316" w:type="dxa"/>
            <w:vAlign w:val="bottom"/>
          </w:tcPr>
          <w:p w14:paraId="0BE52E09" w14:textId="77777777" w:rsidR="0043448C" w:rsidRPr="000D21C0" w:rsidRDefault="0043448C" w:rsidP="0043448C">
            <w:pPr>
              <w:tabs>
                <w:tab w:val="left" w:pos="5550"/>
              </w:tabs>
              <w:spacing w:line="259" w:lineRule="auto"/>
              <w:rPr>
                <w:color w:val="000000" w:themeColor="text1"/>
              </w:rPr>
            </w:pPr>
            <w:r w:rsidRPr="000D21C0">
              <w:rPr>
                <w:color w:val="000000" w:themeColor="text1"/>
              </w:rPr>
              <w:t>Iraqi, Kurdish, Shia, Sunni, Muslim, Arab, Baghdad, Turkmen, Anbar, Province, Saddam, Terrorist, ISIS, Islamic State, Militia, Yazidi, Mandean, Tribal, Rebel, Insurgent</w:t>
            </w:r>
          </w:p>
          <w:p w14:paraId="7223BEFF" w14:textId="77777777" w:rsidR="0043448C" w:rsidRPr="000D21C0" w:rsidRDefault="0043448C" w:rsidP="0043448C">
            <w:pPr>
              <w:tabs>
                <w:tab w:val="left" w:pos="5550"/>
              </w:tabs>
              <w:spacing w:line="259" w:lineRule="auto"/>
              <w:rPr>
                <w:color w:val="000000" w:themeColor="text1"/>
              </w:rPr>
            </w:pPr>
          </w:p>
          <w:p w14:paraId="60633186" w14:textId="77777777" w:rsidR="0043448C" w:rsidRPr="000D21C0" w:rsidRDefault="0043448C" w:rsidP="0043448C">
            <w:pPr>
              <w:tabs>
                <w:tab w:val="left" w:pos="5550"/>
              </w:tabs>
              <w:spacing w:line="259" w:lineRule="auto"/>
              <w:rPr>
                <w:color w:val="000000" w:themeColor="text1"/>
              </w:rPr>
            </w:pPr>
          </w:p>
        </w:tc>
        <w:tc>
          <w:tcPr>
            <w:tcW w:w="810" w:type="dxa"/>
          </w:tcPr>
          <w:p w14:paraId="586FC94E" w14:textId="77777777" w:rsidR="0043448C" w:rsidRPr="000D21C0" w:rsidRDefault="0043448C" w:rsidP="0043448C">
            <w:pPr>
              <w:spacing w:line="259" w:lineRule="auto"/>
              <w:rPr>
                <w:color w:val="000000" w:themeColor="text1"/>
              </w:rPr>
            </w:pPr>
            <w:r w:rsidRPr="000D21C0">
              <w:rPr>
                <w:color w:val="000000" w:themeColor="text1"/>
              </w:rPr>
              <w:t>2011-25</w:t>
            </w:r>
          </w:p>
        </w:tc>
        <w:tc>
          <w:tcPr>
            <w:tcW w:w="6205" w:type="dxa"/>
          </w:tcPr>
          <w:p w14:paraId="538A9731" w14:textId="77777777" w:rsidR="0043448C" w:rsidRPr="000D21C0" w:rsidRDefault="0043448C" w:rsidP="0043448C">
            <w:pPr>
              <w:spacing w:line="259" w:lineRule="auto"/>
              <w:rPr>
                <w:color w:val="000000" w:themeColor="text1"/>
              </w:rPr>
            </w:pPr>
            <w:r w:rsidRPr="000D21C0">
              <w:rPr>
                <w:color w:val="000000" w:themeColor="text1"/>
              </w:rPr>
              <w:t>“2003 Iraq” or “Iraq 2003” or “Iraqi occupation in 2003” or “American invasion of Iraq” or “US invasion of Iraq” or “us occupation of Iraq” or “American occupation of Iraq” or “Second gulf war” or “operation Iraqi freedom” or “Iraq insurgency” or “Iraqi insurgency” or “Iraqi liberation” or “war in Iraq” or “post-Saddam Iraq” or “war on terror in Iraq” Or “Islamic state in Iraq” or “</w:t>
            </w:r>
            <w:proofErr w:type="spellStart"/>
            <w:r w:rsidRPr="000D21C0">
              <w:rPr>
                <w:color w:val="000000" w:themeColor="text1"/>
              </w:rPr>
              <w:t>isis</w:t>
            </w:r>
            <w:proofErr w:type="spellEnd"/>
            <w:r w:rsidRPr="000D21C0">
              <w:rPr>
                <w:color w:val="000000" w:themeColor="text1"/>
              </w:rPr>
              <w:t xml:space="preserve"> in Iraq” or “sectarian violence in Iraq” or “Iraqi sectarian violence”</w:t>
            </w:r>
          </w:p>
        </w:tc>
      </w:tr>
      <w:tr w:rsidR="0043448C" w:rsidRPr="000D21C0" w14:paraId="4975D418" w14:textId="77777777" w:rsidTr="008F31F1">
        <w:trPr>
          <w:trHeight w:val="128"/>
        </w:trPr>
        <w:tc>
          <w:tcPr>
            <w:tcW w:w="1709" w:type="dxa"/>
            <w:vMerge w:val="restart"/>
            <w:vAlign w:val="bottom"/>
          </w:tcPr>
          <w:p w14:paraId="04547283" w14:textId="77777777" w:rsidR="0043448C" w:rsidRPr="000D21C0" w:rsidRDefault="0043448C" w:rsidP="0043448C">
            <w:pPr>
              <w:spacing w:line="259" w:lineRule="auto"/>
              <w:rPr>
                <w:color w:val="000000" w:themeColor="text1"/>
              </w:rPr>
            </w:pPr>
            <w:r w:rsidRPr="000D21C0">
              <w:rPr>
                <w:color w:val="000000" w:themeColor="text1"/>
              </w:rPr>
              <w:t>CAR Wars</w:t>
            </w:r>
          </w:p>
          <w:p w14:paraId="36B9B52D" w14:textId="77777777" w:rsidR="0043448C" w:rsidRPr="000D21C0" w:rsidRDefault="0043448C" w:rsidP="0043448C">
            <w:pPr>
              <w:spacing w:line="259" w:lineRule="auto"/>
              <w:rPr>
                <w:color w:val="000000" w:themeColor="text1"/>
              </w:rPr>
            </w:pPr>
          </w:p>
        </w:tc>
        <w:tc>
          <w:tcPr>
            <w:tcW w:w="910" w:type="dxa"/>
            <w:vAlign w:val="bottom"/>
          </w:tcPr>
          <w:p w14:paraId="0D6851EC" w14:textId="77777777" w:rsidR="0043448C" w:rsidRPr="000D21C0" w:rsidRDefault="0043448C" w:rsidP="0043448C">
            <w:pPr>
              <w:spacing w:line="259" w:lineRule="auto"/>
              <w:rPr>
                <w:color w:val="000000" w:themeColor="text1"/>
              </w:rPr>
            </w:pPr>
            <w:r w:rsidRPr="000D21C0">
              <w:rPr>
                <w:color w:val="000000" w:themeColor="text1"/>
              </w:rPr>
              <w:t>2004-7</w:t>
            </w:r>
          </w:p>
        </w:tc>
        <w:tc>
          <w:tcPr>
            <w:tcW w:w="3316" w:type="dxa"/>
            <w:vMerge w:val="restart"/>
            <w:vAlign w:val="bottom"/>
          </w:tcPr>
          <w:p w14:paraId="761B84A7" w14:textId="77777777" w:rsidR="0043448C" w:rsidRPr="000D21C0" w:rsidRDefault="0043448C" w:rsidP="0043448C">
            <w:pPr>
              <w:tabs>
                <w:tab w:val="left" w:pos="5550"/>
              </w:tabs>
              <w:spacing w:line="259" w:lineRule="auto"/>
              <w:rPr>
                <w:color w:val="000000" w:themeColor="text1"/>
              </w:rPr>
            </w:pPr>
            <w:proofErr w:type="spellStart"/>
            <w:r w:rsidRPr="000D21C0">
              <w:rPr>
                <w:color w:val="000000" w:themeColor="text1"/>
              </w:rPr>
              <w:t>Bozizé</w:t>
            </w:r>
            <w:proofErr w:type="spellEnd"/>
            <w:r w:rsidRPr="000D21C0">
              <w:rPr>
                <w:color w:val="000000" w:themeColor="text1"/>
              </w:rPr>
              <w:t xml:space="preserve">, </w:t>
            </w:r>
            <w:proofErr w:type="spellStart"/>
            <w:r w:rsidRPr="000D21C0">
              <w:rPr>
                <w:color w:val="000000" w:themeColor="text1"/>
              </w:rPr>
              <w:t>Bozizé</w:t>
            </w:r>
            <w:proofErr w:type="spellEnd"/>
            <w:r w:rsidRPr="000D21C0">
              <w:rPr>
                <w:color w:val="000000" w:themeColor="text1"/>
              </w:rPr>
              <w:t xml:space="preserve">-era, </w:t>
            </w:r>
            <w:proofErr w:type="spellStart"/>
            <w:r w:rsidRPr="000D21C0">
              <w:rPr>
                <w:color w:val="000000" w:themeColor="text1"/>
              </w:rPr>
              <w:t>Bozizé</w:t>
            </w:r>
            <w:proofErr w:type="spellEnd"/>
            <w:r w:rsidRPr="000D21C0">
              <w:rPr>
                <w:color w:val="000000" w:themeColor="text1"/>
              </w:rPr>
              <w:t xml:space="preserve">-era war, </w:t>
            </w:r>
            <w:proofErr w:type="spellStart"/>
            <w:r w:rsidRPr="000D21C0">
              <w:rPr>
                <w:color w:val="000000" w:themeColor="text1"/>
              </w:rPr>
              <w:t>Séléka</w:t>
            </w:r>
            <w:proofErr w:type="spellEnd"/>
            <w:r w:rsidRPr="000D21C0">
              <w:rPr>
                <w:color w:val="000000" w:themeColor="text1"/>
              </w:rPr>
              <w:t xml:space="preserve">, Union of Democratic Forces for Unity, UFDR, CAR, </w:t>
            </w:r>
            <w:proofErr w:type="gramStart"/>
            <w:r w:rsidRPr="000D21C0">
              <w:rPr>
                <w:color w:val="000000" w:themeColor="text1"/>
              </w:rPr>
              <w:t>central African republic</w:t>
            </w:r>
            <w:proofErr w:type="gramEnd"/>
            <w:r w:rsidRPr="000D21C0">
              <w:rPr>
                <w:color w:val="000000" w:themeColor="text1"/>
              </w:rPr>
              <w:t xml:space="preserve">, anti-balaka, CAR’s Religious War, CAR’s war, CAR’s crisis, MINUSCA, CAR’s proxy war, CAR’s </w:t>
            </w:r>
            <w:proofErr w:type="spellStart"/>
            <w:r w:rsidRPr="000D21C0">
              <w:rPr>
                <w:color w:val="000000" w:themeColor="text1"/>
              </w:rPr>
              <w:t>wagner</w:t>
            </w:r>
            <w:proofErr w:type="spellEnd"/>
            <w:r w:rsidRPr="000D21C0">
              <w:rPr>
                <w:color w:val="000000" w:themeColor="text1"/>
              </w:rPr>
              <w:t xml:space="preserve"> mercenaries, </w:t>
            </w:r>
            <w:proofErr w:type="spellStart"/>
            <w:r w:rsidRPr="000D21C0">
              <w:rPr>
                <w:color w:val="000000" w:themeColor="text1"/>
              </w:rPr>
              <w:t>Vakaga</w:t>
            </w:r>
            <w:proofErr w:type="spellEnd"/>
            <w:r w:rsidRPr="000D21C0">
              <w:rPr>
                <w:color w:val="000000" w:themeColor="text1"/>
              </w:rPr>
              <w:t xml:space="preserve">, </w:t>
            </w:r>
            <w:proofErr w:type="spellStart"/>
            <w:r w:rsidRPr="000D21C0">
              <w:rPr>
                <w:color w:val="000000" w:themeColor="text1"/>
              </w:rPr>
              <w:t>Bamingui-Bangoran</w:t>
            </w:r>
            <w:proofErr w:type="spellEnd"/>
            <w:r w:rsidRPr="000D21C0">
              <w:rPr>
                <w:color w:val="000000" w:themeColor="text1"/>
              </w:rPr>
              <w:t>, northern rebellion</w:t>
            </w:r>
          </w:p>
        </w:tc>
        <w:tc>
          <w:tcPr>
            <w:tcW w:w="810" w:type="dxa"/>
            <w:vMerge w:val="restart"/>
          </w:tcPr>
          <w:p w14:paraId="18BCE42B" w14:textId="77777777" w:rsidR="0043448C" w:rsidRPr="000D21C0" w:rsidRDefault="0043448C" w:rsidP="0043448C">
            <w:pPr>
              <w:spacing w:line="259" w:lineRule="auto"/>
              <w:rPr>
                <w:color w:val="000000" w:themeColor="text1"/>
              </w:rPr>
            </w:pPr>
          </w:p>
        </w:tc>
        <w:tc>
          <w:tcPr>
            <w:tcW w:w="6205" w:type="dxa"/>
            <w:vMerge w:val="restart"/>
          </w:tcPr>
          <w:p w14:paraId="218A15DF" w14:textId="77777777" w:rsidR="0043448C" w:rsidRPr="000D21C0" w:rsidRDefault="0043448C" w:rsidP="0043448C">
            <w:pPr>
              <w:spacing w:line="259" w:lineRule="auto"/>
              <w:rPr>
                <w:color w:val="000000" w:themeColor="text1"/>
              </w:rPr>
            </w:pPr>
            <w:proofErr w:type="spellStart"/>
            <w:r w:rsidRPr="000D21C0">
              <w:rPr>
                <w:color w:val="000000" w:themeColor="text1"/>
              </w:rPr>
              <w:t>Bozizé</w:t>
            </w:r>
            <w:proofErr w:type="spellEnd"/>
            <w:r w:rsidRPr="000D21C0">
              <w:rPr>
                <w:color w:val="000000" w:themeColor="text1"/>
              </w:rPr>
              <w:t xml:space="preserve">, </w:t>
            </w:r>
            <w:proofErr w:type="spellStart"/>
            <w:r w:rsidRPr="000D21C0">
              <w:rPr>
                <w:color w:val="000000" w:themeColor="text1"/>
              </w:rPr>
              <w:t>Séléka</w:t>
            </w:r>
            <w:proofErr w:type="spellEnd"/>
            <w:r w:rsidRPr="000D21C0">
              <w:rPr>
                <w:color w:val="000000" w:themeColor="text1"/>
              </w:rPr>
              <w:t xml:space="preserve">, Union of Democratic Forces for Unity, UFDR, Central African Republic, CAR [capitalized], Anti-balaka, UN Peacekeeping Mission in CAR, MINUSCA, </w:t>
            </w:r>
            <w:proofErr w:type="spellStart"/>
            <w:r w:rsidRPr="000D21C0">
              <w:rPr>
                <w:color w:val="000000" w:themeColor="text1"/>
              </w:rPr>
              <w:t>wagner</w:t>
            </w:r>
            <w:proofErr w:type="spellEnd"/>
            <w:r w:rsidRPr="000D21C0">
              <w:rPr>
                <w:color w:val="000000" w:themeColor="text1"/>
              </w:rPr>
              <w:t xml:space="preserve"> in chad, </w:t>
            </w:r>
            <w:proofErr w:type="spellStart"/>
            <w:r w:rsidRPr="000D21C0">
              <w:rPr>
                <w:color w:val="000000" w:themeColor="text1"/>
              </w:rPr>
              <w:t>wagner</w:t>
            </w:r>
            <w:proofErr w:type="spellEnd"/>
            <w:r w:rsidRPr="000D21C0">
              <w:rPr>
                <w:color w:val="000000" w:themeColor="text1"/>
              </w:rPr>
              <w:t xml:space="preserve"> mercenaries in chad, chad’s </w:t>
            </w:r>
            <w:proofErr w:type="spellStart"/>
            <w:r w:rsidRPr="000D21C0">
              <w:rPr>
                <w:color w:val="000000" w:themeColor="text1"/>
              </w:rPr>
              <w:t>wagner</w:t>
            </w:r>
            <w:proofErr w:type="spellEnd"/>
            <w:r w:rsidRPr="000D21C0">
              <w:rPr>
                <w:color w:val="000000" w:themeColor="text1"/>
              </w:rPr>
              <w:t xml:space="preserve">, </w:t>
            </w:r>
            <w:proofErr w:type="spellStart"/>
            <w:r w:rsidRPr="000D21C0">
              <w:rPr>
                <w:color w:val="000000" w:themeColor="text1"/>
              </w:rPr>
              <w:t>Vakaga</w:t>
            </w:r>
            <w:proofErr w:type="spellEnd"/>
            <w:r w:rsidRPr="000D21C0">
              <w:rPr>
                <w:color w:val="000000" w:themeColor="text1"/>
              </w:rPr>
              <w:t xml:space="preserve">, </w:t>
            </w:r>
            <w:proofErr w:type="spellStart"/>
            <w:r w:rsidRPr="000D21C0">
              <w:rPr>
                <w:color w:val="000000" w:themeColor="text1"/>
              </w:rPr>
              <w:t>Bamingui-Bangoran</w:t>
            </w:r>
            <w:proofErr w:type="spellEnd"/>
            <w:r w:rsidRPr="000D21C0">
              <w:rPr>
                <w:color w:val="000000" w:themeColor="text1"/>
              </w:rPr>
              <w:t>, CAR civilians fleeing</w:t>
            </w:r>
          </w:p>
        </w:tc>
      </w:tr>
      <w:tr w:rsidR="0043448C" w:rsidRPr="000D21C0" w14:paraId="532975BE" w14:textId="77777777" w:rsidTr="008F31F1">
        <w:trPr>
          <w:trHeight w:val="127"/>
        </w:trPr>
        <w:tc>
          <w:tcPr>
            <w:tcW w:w="1709" w:type="dxa"/>
            <w:vMerge/>
            <w:vAlign w:val="bottom"/>
          </w:tcPr>
          <w:p w14:paraId="48566C84" w14:textId="77777777" w:rsidR="0043448C" w:rsidRPr="000D21C0" w:rsidRDefault="0043448C" w:rsidP="0043448C">
            <w:pPr>
              <w:spacing w:line="259" w:lineRule="auto"/>
              <w:rPr>
                <w:color w:val="000000" w:themeColor="text1"/>
              </w:rPr>
            </w:pPr>
          </w:p>
        </w:tc>
        <w:tc>
          <w:tcPr>
            <w:tcW w:w="910" w:type="dxa"/>
            <w:vAlign w:val="bottom"/>
          </w:tcPr>
          <w:p w14:paraId="368DEEF4" w14:textId="77777777" w:rsidR="0043448C" w:rsidRPr="000D21C0" w:rsidRDefault="0043448C" w:rsidP="0043448C">
            <w:pPr>
              <w:spacing w:line="259" w:lineRule="auto"/>
              <w:rPr>
                <w:color w:val="000000" w:themeColor="text1"/>
              </w:rPr>
            </w:pPr>
            <w:r w:rsidRPr="000D21C0">
              <w:rPr>
                <w:color w:val="000000" w:themeColor="text1"/>
              </w:rPr>
              <w:t>2012-25</w:t>
            </w:r>
          </w:p>
        </w:tc>
        <w:tc>
          <w:tcPr>
            <w:tcW w:w="3316" w:type="dxa"/>
            <w:vMerge/>
            <w:vAlign w:val="bottom"/>
          </w:tcPr>
          <w:p w14:paraId="7E14C8CD" w14:textId="77777777" w:rsidR="0043448C" w:rsidRPr="000D21C0" w:rsidRDefault="0043448C" w:rsidP="0043448C">
            <w:pPr>
              <w:tabs>
                <w:tab w:val="left" w:pos="5550"/>
              </w:tabs>
              <w:spacing w:line="259" w:lineRule="auto"/>
              <w:rPr>
                <w:color w:val="000000" w:themeColor="text1"/>
              </w:rPr>
            </w:pPr>
          </w:p>
        </w:tc>
        <w:tc>
          <w:tcPr>
            <w:tcW w:w="810" w:type="dxa"/>
            <w:vMerge/>
          </w:tcPr>
          <w:p w14:paraId="7E684938" w14:textId="77777777" w:rsidR="0043448C" w:rsidRPr="000D21C0" w:rsidRDefault="0043448C" w:rsidP="0043448C">
            <w:pPr>
              <w:spacing w:line="259" w:lineRule="auto"/>
              <w:rPr>
                <w:color w:val="000000" w:themeColor="text1"/>
              </w:rPr>
            </w:pPr>
          </w:p>
        </w:tc>
        <w:tc>
          <w:tcPr>
            <w:tcW w:w="6205" w:type="dxa"/>
            <w:vMerge/>
          </w:tcPr>
          <w:p w14:paraId="01CDE727" w14:textId="77777777" w:rsidR="0043448C" w:rsidRPr="000D21C0" w:rsidRDefault="0043448C" w:rsidP="0043448C">
            <w:pPr>
              <w:spacing w:line="259" w:lineRule="auto"/>
              <w:rPr>
                <w:color w:val="000000" w:themeColor="text1"/>
              </w:rPr>
            </w:pPr>
          </w:p>
        </w:tc>
      </w:tr>
      <w:tr w:rsidR="0043448C" w:rsidRPr="000D21C0" w14:paraId="48E7F2C9" w14:textId="77777777" w:rsidTr="008F31F1">
        <w:trPr>
          <w:trHeight w:val="127"/>
        </w:trPr>
        <w:tc>
          <w:tcPr>
            <w:tcW w:w="1709" w:type="dxa"/>
            <w:vAlign w:val="bottom"/>
          </w:tcPr>
          <w:p w14:paraId="7896EB2A" w14:textId="77777777" w:rsidR="0043448C" w:rsidRPr="000D21C0" w:rsidRDefault="0043448C" w:rsidP="0043448C">
            <w:pPr>
              <w:spacing w:line="259" w:lineRule="auto"/>
              <w:rPr>
                <w:color w:val="000000" w:themeColor="text1"/>
              </w:rPr>
            </w:pPr>
          </w:p>
        </w:tc>
        <w:tc>
          <w:tcPr>
            <w:tcW w:w="910" w:type="dxa"/>
            <w:vAlign w:val="bottom"/>
          </w:tcPr>
          <w:p w14:paraId="50C8A5BD" w14:textId="77777777" w:rsidR="0043448C" w:rsidRPr="000D21C0" w:rsidRDefault="0043448C" w:rsidP="0043448C">
            <w:pPr>
              <w:spacing w:line="259" w:lineRule="auto"/>
              <w:rPr>
                <w:color w:val="000000" w:themeColor="text1"/>
              </w:rPr>
            </w:pPr>
          </w:p>
        </w:tc>
        <w:tc>
          <w:tcPr>
            <w:tcW w:w="3316" w:type="dxa"/>
            <w:vAlign w:val="bottom"/>
          </w:tcPr>
          <w:p w14:paraId="3C8B2AB0" w14:textId="77777777" w:rsidR="0043448C" w:rsidRPr="000D21C0" w:rsidRDefault="0043448C" w:rsidP="0043448C">
            <w:pPr>
              <w:tabs>
                <w:tab w:val="left" w:pos="5550"/>
              </w:tabs>
              <w:spacing w:line="259" w:lineRule="auto"/>
              <w:rPr>
                <w:color w:val="000000" w:themeColor="text1"/>
              </w:rPr>
            </w:pPr>
          </w:p>
        </w:tc>
        <w:tc>
          <w:tcPr>
            <w:tcW w:w="810" w:type="dxa"/>
          </w:tcPr>
          <w:p w14:paraId="41F17269" w14:textId="77777777" w:rsidR="0043448C" w:rsidRPr="000D21C0" w:rsidRDefault="0043448C" w:rsidP="0043448C">
            <w:pPr>
              <w:spacing w:line="259" w:lineRule="auto"/>
              <w:rPr>
                <w:color w:val="000000" w:themeColor="text1"/>
              </w:rPr>
            </w:pPr>
          </w:p>
        </w:tc>
        <w:tc>
          <w:tcPr>
            <w:tcW w:w="6205" w:type="dxa"/>
          </w:tcPr>
          <w:p w14:paraId="66BF0321" w14:textId="77777777" w:rsidR="0043448C" w:rsidRPr="000D21C0" w:rsidRDefault="0043448C" w:rsidP="0043448C">
            <w:pPr>
              <w:spacing w:line="259" w:lineRule="auto"/>
              <w:rPr>
                <w:color w:val="000000" w:themeColor="text1"/>
              </w:rPr>
            </w:pPr>
          </w:p>
        </w:tc>
      </w:tr>
      <w:tr w:rsidR="0043448C" w:rsidRPr="000D21C0" w14:paraId="489A09C4" w14:textId="77777777" w:rsidTr="008F31F1">
        <w:tc>
          <w:tcPr>
            <w:tcW w:w="1709" w:type="dxa"/>
            <w:vAlign w:val="bottom"/>
          </w:tcPr>
          <w:p w14:paraId="0559F525" w14:textId="77777777" w:rsidR="0043448C" w:rsidRPr="000D21C0" w:rsidRDefault="0043448C" w:rsidP="0043448C">
            <w:pPr>
              <w:spacing w:line="259" w:lineRule="auto"/>
              <w:rPr>
                <w:color w:val="000000" w:themeColor="text1"/>
              </w:rPr>
            </w:pPr>
            <w:r w:rsidRPr="000D21C0">
              <w:rPr>
                <w:color w:val="000000" w:themeColor="text1"/>
              </w:rPr>
              <w:t>Gaza Wars</w:t>
            </w:r>
          </w:p>
          <w:p w14:paraId="671E4409" w14:textId="77777777" w:rsidR="0043448C" w:rsidRPr="000D21C0" w:rsidRDefault="0043448C" w:rsidP="0043448C">
            <w:pPr>
              <w:spacing w:line="259" w:lineRule="auto"/>
              <w:rPr>
                <w:color w:val="000000" w:themeColor="text1"/>
              </w:rPr>
            </w:pPr>
            <w:r w:rsidRPr="000D21C0">
              <w:rPr>
                <w:color w:val="000000" w:themeColor="text1"/>
              </w:rPr>
              <w:t xml:space="preserve"> </w:t>
            </w:r>
          </w:p>
        </w:tc>
        <w:tc>
          <w:tcPr>
            <w:tcW w:w="910" w:type="dxa"/>
          </w:tcPr>
          <w:p w14:paraId="0F2504EF" w14:textId="77777777" w:rsidR="0043448C" w:rsidRPr="000D21C0" w:rsidRDefault="0043448C" w:rsidP="0043448C">
            <w:pPr>
              <w:spacing w:line="259" w:lineRule="auto"/>
              <w:rPr>
                <w:color w:val="000000" w:themeColor="text1"/>
              </w:rPr>
            </w:pPr>
            <w:r w:rsidRPr="000D21C0">
              <w:rPr>
                <w:color w:val="000000" w:themeColor="text1"/>
              </w:rPr>
              <w:t xml:space="preserve">2006; </w:t>
            </w:r>
          </w:p>
          <w:p w14:paraId="1A3AFB60" w14:textId="77777777" w:rsidR="0043448C" w:rsidRPr="000D21C0" w:rsidRDefault="0043448C" w:rsidP="0043448C">
            <w:pPr>
              <w:spacing w:line="259" w:lineRule="auto"/>
              <w:rPr>
                <w:color w:val="000000" w:themeColor="text1"/>
              </w:rPr>
            </w:pPr>
            <w:r w:rsidRPr="000D21C0">
              <w:rPr>
                <w:color w:val="000000" w:themeColor="text1"/>
              </w:rPr>
              <w:t xml:space="preserve">2008-9; </w:t>
            </w:r>
          </w:p>
          <w:p w14:paraId="63CA4E57" w14:textId="77777777" w:rsidR="0043448C" w:rsidRPr="000D21C0" w:rsidRDefault="0043448C" w:rsidP="0043448C">
            <w:pPr>
              <w:spacing w:line="259" w:lineRule="auto"/>
              <w:rPr>
                <w:color w:val="000000" w:themeColor="text1"/>
              </w:rPr>
            </w:pPr>
            <w:r w:rsidRPr="000D21C0">
              <w:rPr>
                <w:color w:val="000000" w:themeColor="text1"/>
              </w:rPr>
              <w:t xml:space="preserve">2012; </w:t>
            </w:r>
          </w:p>
          <w:p w14:paraId="632C4FD9" w14:textId="77777777" w:rsidR="0043448C" w:rsidRPr="000D21C0" w:rsidRDefault="0043448C" w:rsidP="0043448C">
            <w:pPr>
              <w:spacing w:line="259" w:lineRule="auto"/>
              <w:rPr>
                <w:color w:val="000000" w:themeColor="text1"/>
              </w:rPr>
            </w:pPr>
            <w:r w:rsidRPr="000D21C0">
              <w:rPr>
                <w:color w:val="000000" w:themeColor="text1"/>
              </w:rPr>
              <w:t>2014;</w:t>
            </w:r>
          </w:p>
          <w:p w14:paraId="3600156B" w14:textId="77777777" w:rsidR="0043448C" w:rsidRPr="000D21C0" w:rsidRDefault="0043448C" w:rsidP="0043448C">
            <w:pPr>
              <w:spacing w:line="259" w:lineRule="auto"/>
              <w:rPr>
                <w:color w:val="000000" w:themeColor="text1"/>
              </w:rPr>
            </w:pPr>
            <w:r w:rsidRPr="000D21C0">
              <w:rPr>
                <w:color w:val="000000" w:themeColor="text1"/>
              </w:rPr>
              <w:t>2024</w:t>
            </w:r>
          </w:p>
        </w:tc>
        <w:tc>
          <w:tcPr>
            <w:tcW w:w="3316" w:type="dxa"/>
          </w:tcPr>
          <w:p w14:paraId="3C427EB1" w14:textId="77777777" w:rsidR="0043448C" w:rsidRPr="000D21C0" w:rsidRDefault="0043448C" w:rsidP="0043448C">
            <w:pPr>
              <w:spacing w:line="259" w:lineRule="auto"/>
              <w:rPr>
                <w:color w:val="000000" w:themeColor="text1"/>
              </w:rPr>
            </w:pPr>
            <w:r w:rsidRPr="000D21C0">
              <w:rPr>
                <w:color w:val="000000" w:themeColor="text1"/>
              </w:rPr>
              <w:t>Jewish, Israeli, Arab, Palestinian, Gaza, Gazan, settler, IDF</w:t>
            </w:r>
          </w:p>
          <w:p w14:paraId="5E031774" w14:textId="77777777" w:rsidR="0043448C" w:rsidRPr="000D21C0" w:rsidRDefault="0043448C" w:rsidP="0043448C">
            <w:pPr>
              <w:spacing w:line="259" w:lineRule="auto"/>
              <w:rPr>
                <w:color w:val="000000" w:themeColor="text1"/>
              </w:rPr>
            </w:pPr>
            <w:r w:rsidRPr="000D21C0">
              <w:rPr>
                <w:color w:val="000000" w:themeColor="text1"/>
              </w:rPr>
              <w:t>Strip or “from Gaza strip,” UNWRA, Hamas, PLO, terrorist, insurgent, militant, Hamas</w:t>
            </w:r>
          </w:p>
        </w:tc>
        <w:tc>
          <w:tcPr>
            <w:tcW w:w="810" w:type="dxa"/>
          </w:tcPr>
          <w:p w14:paraId="37A79E19" w14:textId="77777777" w:rsidR="0043448C" w:rsidRPr="000D21C0" w:rsidRDefault="0043448C" w:rsidP="0043448C">
            <w:pPr>
              <w:spacing w:line="259" w:lineRule="auto"/>
              <w:rPr>
                <w:color w:val="000000" w:themeColor="text1"/>
              </w:rPr>
            </w:pPr>
            <w:r w:rsidRPr="000D21C0">
              <w:rPr>
                <w:color w:val="000000" w:themeColor="text1"/>
              </w:rPr>
              <w:t>2006-25</w:t>
            </w:r>
          </w:p>
        </w:tc>
        <w:tc>
          <w:tcPr>
            <w:tcW w:w="6205" w:type="dxa"/>
          </w:tcPr>
          <w:p w14:paraId="34690092" w14:textId="77777777" w:rsidR="0043448C" w:rsidRPr="000D21C0" w:rsidRDefault="0043448C" w:rsidP="0043448C">
            <w:pPr>
              <w:spacing w:line="259" w:lineRule="auto"/>
              <w:rPr>
                <w:color w:val="000000" w:themeColor="text1"/>
              </w:rPr>
            </w:pPr>
            <w:r w:rsidRPr="000D21C0">
              <w:rPr>
                <w:color w:val="000000" w:themeColor="text1"/>
              </w:rPr>
              <w:t>“Israel-</w:t>
            </w:r>
            <w:proofErr w:type="spellStart"/>
            <w:r w:rsidRPr="000D21C0">
              <w:rPr>
                <w:color w:val="000000" w:themeColor="text1"/>
              </w:rPr>
              <w:t>hamas</w:t>
            </w:r>
            <w:proofErr w:type="spellEnd"/>
            <w:r w:rsidRPr="000D21C0">
              <w:rPr>
                <w:color w:val="000000" w:themeColor="text1"/>
              </w:rPr>
              <w:t xml:space="preserve"> war” or “war against </w:t>
            </w:r>
            <w:proofErr w:type="spellStart"/>
            <w:r w:rsidRPr="000D21C0">
              <w:rPr>
                <w:color w:val="000000" w:themeColor="text1"/>
              </w:rPr>
              <w:t>hamas</w:t>
            </w:r>
            <w:proofErr w:type="spellEnd"/>
            <w:r w:rsidRPr="000D21C0">
              <w:rPr>
                <w:color w:val="000000" w:themeColor="text1"/>
              </w:rPr>
              <w:t xml:space="preserve">” or “operation against </w:t>
            </w:r>
            <w:proofErr w:type="spellStart"/>
            <w:r w:rsidRPr="000D21C0">
              <w:rPr>
                <w:color w:val="000000" w:themeColor="text1"/>
              </w:rPr>
              <w:t>hamas</w:t>
            </w:r>
            <w:proofErr w:type="spellEnd"/>
            <w:r w:rsidRPr="000D21C0">
              <w:rPr>
                <w:color w:val="000000" w:themeColor="text1"/>
              </w:rPr>
              <w:t>” or “</w:t>
            </w:r>
            <w:proofErr w:type="spellStart"/>
            <w:r w:rsidRPr="000D21C0">
              <w:rPr>
                <w:color w:val="000000" w:themeColor="text1"/>
              </w:rPr>
              <w:t>gaza</w:t>
            </w:r>
            <w:proofErr w:type="spellEnd"/>
            <w:r w:rsidRPr="000D21C0">
              <w:rPr>
                <w:color w:val="000000" w:themeColor="text1"/>
              </w:rPr>
              <w:t xml:space="preserve">” or “operation in </w:t>
            </w:r>
            <w:proofErr w:type="spellStart"/>
            <w:r w:rsidRPr="000D21C0">
              <w:rPr>
                <w:color w:val="000000" w:themeColor="text1"/>
              </w:rPr>
              <w:t>gaza</w:t>
            </w:r>
            <w:proofErr w:type="spellEnd"/>
            <w:r w:rsidRPr="000D21C0">
              <w:rPr>
                <w:color w:val="000000" w:themeColor="text1"/>
              </w:rPr>
              <w:t>” or</w:t>
            </w:r>
          </w:p>
          <w:p w14:paraId="3B47B290" w14:textId="77777777" w:rsidR="0043448C" w:rsidRPr="000D21C0" w:rsidRDefault="0043448C" w:rsidP="0043448C">
            <w:pPr>
              <w:spacing w:line="259" w:lineRule="auto"/>
              <w:rPr>
                <w:color w:val="000000" w:themeColor="text1"/>
              </w:rPr>
            </w:pPr>
            <w:r w:rsidRPr="000D21C0">
              <w:rPr>
                <w:color w:val="000000" w:themeColor="text1"/>
              </w:rPr>
              <w:t>(“Summer rains” and “Israeli” or “Israel”) or “cast lead” Or “pillar of defense” Or “protective edge” Or “</w:t>
            </w:r>
            <w:proofErr w:type="spellStart"/>
            <w:r w:rsidRPr="000D21C0">
              <w:rPr>
                <w:color w:val="000000" w:themeColor="text1"/>
              </w:rPr>
              <w:t>gaza</w:t>
            </w:r>
            <w:proofErr w:type="spellEnd"/>
            <w:r w:rsidRPr="000D21C0">
              <w:rPr>
                <w:color w:val="000000" w:themeColor="text1"/>
              </w:rPr>
              <w:t xml:space="preserve"> war” or “</w:t>
            </w:r>
            <w:proofErr w:type="spellStart"/>
            <w:r w:rsidRPr="000D21C0">
              <w:rPr>
                <w:color w:val="000000" w:themeColor="text1"/>
              </w:rPr>
              <w:t>gaza</w:t>
            </w:r>
            <w:proofErr w:type="spellEnd"/>
            <w:r w:rsidRPr="000D21C0">
              <w:rPr>
                <w:color w:val="000000" w:themeColor="text1"/>
              </w:rPr>
              <w:t xml:space="preserve"> incursion” or “war in </w:t>
            </w:r>
            <w:proofErr w:type="spellStart"/>
            <w:r w:rsidRPr="000D21C0">
              <w:rPr>
                <w:color w:val="000000" w:themeColor="text1"/>
              </w:rPr>
              <w:t>gaza</w:t>
            </w:r>
            <w:proofErr w:type="spellEnd"/>
            <w:r w:rsidRPr="000D21C0">
              <w:rPr>
                <w:color w:val="000000" w:themeColor="text1"/>
              </w:rPr>
              <w:t xml:space="preserve">” or “war against </w:t>
            </w:r>
            <w:proofErr w:type="spellStart"/>
            <w:r w:rsidRPr="000D21C0">
              <w:rPr>
                <w:color w:val="000000" w:themeColor="text1"/>
              </w:rPr>
              <w:t>gaza</w:t>
            </w:r>
            <w:proofErr w:type="spellEnd"/>
            <w:r w:rsidRPr="000D21C0">
              <w:rPr>
                <w:color w:val="000000" w:themeColor="text1"/>
              </w:rPr>
              <w:t>” or [“October 7” and “</w:t>
            </w:r>
            <w:proofErr w:type="spellStart"/>
            <w:r w:rsidRPr="000D21C0">
              <w:rPr>
                <w:color w:val="000000" w:themeColor="text1"/>
              </w:rPr>
              <w:t>hamas</w:t>
            </w:r>
            <w:proofErr w:type="spellEnd"/>
            <w:r w:rsidRPr="000D21C0">
              <w:rPr>
                <w:color w:val="000000" w:themeColor="text1"/>
              </w:rPr>
              <w:t>”]</w:t>
            </w:r>
          </w:p>
        </w:tc>
      </w:tr>
      <w:tr w:rsidR="0043448C" w:rsidRPr="000D21C0" w14:paraId="62C6805E" w14:textId="77777777" w:rsidTr="008F31F1">
        <w:tc>
          <w:tcPr>
            <w:tcW w:w="1709" w:type="dxa"/>
            <w:vAlign w:val="bottom"/>
          </w:tcPr>
          <w:p w14:paraId="58757AAB" w14:textId="77777777" w:rsidR="0043448C" w:rsidRPr="000D21C0" w:rsidRDefault="0043448C" w:rsidP="0043448C">
            <w:pPr>
              <w:spacing w:line="259" w:lineRule="auto"/>
              <w:rPr>
                <w:color w:val="000000" w:themeColor="text1"/>
              </w:rPr>
            </w:pPr>
            <w:r w:rsidRPr="000D21C0">
              <w:rPr>
                <w:color w:val="000000" w:themeColor="text1"/>
              </w:rPr>
              <w:t>Pakistan Insurgency</w:t>
            </w:r>
          </w:p>
        </w:tc>
        <w:tc>
          <w:tcPr>
            <w:tcW w:w="910" w:type="dxa"/>
          </w:tcPr>
          <w:p w14:paraId="2DEFE37D" w14:textId="77777777" w:rsidR="0043448C" w:rsidRPr="000D21C0" w:rsidRDefault="0043448C" w:rsidP="0043448C">
            <w:pPr>
              <w:spacing w:line="259" w:lineRule="auto"/>
              <w:rPr>
                <w:color w:val="000000" w:themeColor="text1"/>
              </w:rPr>
            </w:pPr>
            <w:r w:rsidRPr="000D21C0">
              <w:rPr>
                <w:color w:val="000000" w:themeColor="text1"/>
              </w:rPr>
              <w:t>2009</w:t>
            </w:r>
          </w:p>
        </w:tc>
        <w:tc>
          <w:tcPr>
            <w:tcW w:w="3316" w:type="dxa"/>
          </w:tcPr>
          <w:p w14:paraId="66F7056E" w14:textId="77777777" w:rsidR="0043448C" w:rsidRPr="000D21C0" w:rsidRDefault="0043448C" w:rsidP="0043448C">
            <w:pPr>
              <w:spacing w:line="259" w:lineRule="auto"/>
              <w:rPr>
                <w:color w:val="000000" w:themeColor="text1"/>
              </w:rPr>
            </w:pPr>
            <w:r w:rsidRPr="000D21C0">
              <w:rPr>
                <w:color w:val="000000" w:themeColor="text1"/>
              </w:rPr>
              <w:t>Pakistani, swat, Taliban, e-</w:t>
            </w:r>
            <w:proofErr w:type="spellStart"/>
            <w:r w:rsidRPr="000D21C0">
              <w:rPr>
                <w:color w:val="000000" w:themeColor="text1"/>
              </w:rPr>
              <w:t>rast</w:t>
            </w:r>
            <w:proofErr w:type="spellEnd"/>
            <w:r w:rsidRPr="000D21C0">
              <w:rPr>
                <w:color w:val="000000" w:themeColor="text1"/>
              </w:rPr>
              <w:t xml:space="preserve">, swat valley, thunderstorm, FATA, tribal areas, Waziristan, </w:t>
            </w:r>
            <w:proofErr w:type="spellStart"/>
            <w:r w:rsidRPr="000D21C0">
              <w:rPr>
                <w:color w:val="000000" w:themeColor="text1"/>
              </w:rPr>
              <w:t>waziri</w:t>
            </w:r>
            <w:proofErr w:type="spellEnd"/>
            <w:r w:rsidRPr="000D21C0">
              <w:rPr>
                <w:color w:val="000000" w:themeColor="text1"/>
              </w:rPr>
              <w:t xml:space="preserve">, </w:t>
            </w:r>
            <w:proofErr w:type="spellStart"/>
            <w:r w:rsidRPr="000D21C0">
              <w:rPr>
                <w:color w:val="000000" w:themeColor="text1"/>
              </w:rPr>
              <w:t>nijat</w:t>
            </w:r>
            <w:proofErr w:type="spellEnd"/>
            <w:r w:rsidRPr="000D21C0">
              <w:rPr>
                <w:color w:val="000000" w:themeColor="text1"/>
              </w:rPr>
              <w:t>, TTP, anti-</w:t>
            </w:r>
            <w:proofErr w:type="spellStart"/>
            <w:r w:rsidRPr="000D21C0">
              <w:rPr>
                <w:color w:val="000000" w:themeColor="text1"/>
              </w:rPr>
              <w:t>taliban</w:t>
            </w:r>
            <w:proofErr w:type="spellEnd"/>
            <w:r w:rsidRPr="000D21C0">
              <w:rPr>
                <w:color w:val="000000" w:themeColor="text1"/>
              </w:rPr>
              <w:t xml:space="preserve"> offensive, </w:t>
            </w:r>
            <w:r w:rsidRPr="000D21C0">
              <w:rPr>
                <w:color w:val="000000" w:themeColor="text1"/>
              </w:rPr>
              <w:pgNum/>
            </w:r>
            <w:proofErr w:type="spellStart"/>
            <w:r w:rsidRPr="000D21C0">
              <w:rPr>
                <w:color w:val="000000" w:themeColor="text1"/>
              </w:rPr>
              <w:t>thiopia’s</w:t>
            </w:r>
            <w:proofErr w:type="spellEnd"/>
            <w:r w:rsidRPr="000D21C0">
              <w:rPr>
                <w:color w:val="000000" w:themeColor="text1"/>
              </w:rPr>
              <w:t xml:space="preserve"> internal conflict, Malakand, Pakistani Pashtun, </w:t>
            </w:r>
            <w:r w:rsidRPr="000D21C0">
              <w:rPr>
                <w:color w:val="000000" w:themeColor="text1"/>
              </w:rPr>
              <w:lastRenderedPageBreak/>
              <w:t xml:space="preserve">Pakistan counterinsurgency, tribal belt, </w:t>
            </w:r>
          </w:p>
        </w:tc>
        <w:tc>
          <w:tcPr>
            <w:tcW w:w="810" w:type="dxa"/>
          </w:tcPr>
          <w:p w14:paraId="2D9830B1" w14:textId="77777777" w:rsidR="0043448C" w:rsidRPr="000D21C0" w:rsidRDefault="0043448C" w:rsidP="0043448C">
            <w:pPr>
              <w:spacing w:line="259" w:lineRule="auto"/>
              <w:rPr>
                <w:color w:val="000000" w:themeColor="text1"/>
              </w:rPr>
            </w:pPr>
            <w:r w:rsidRPr="000D21C0">
              <w:rPr>
                <w:color w:val="000000" w:themeColor="text1"/>
              </w:rPr>
              <w:lastRenderedPageBreak/>
              <w:t>2009-25</w:t>
            </w:r>
          </w:p>
        </w:tc>
        <w:tc>
          <w:tcPr>
            <w:tcW w:w="6205" w:type="dxa"/>
          </w:tcPr>
          <w:p w14:paraId="4290C713" w14:textId="77777777" w:rsidR="0043448C" w:rsidRPr="000D21C0" w:rsidRDefault="0043448C" w:rsidP="0043448C">
            <w:pPr>
              <w:spacing w:line="259" w:lineRule="auto"/>
              <w:rPr>
                <w:color w:val="000000" w:themeColor="text1"/>
              </w:rPr>
            </w:pPr>
            <w:r w:rsidRPr="000D21C0">
              <w:rPr>
                <w:color w:val="000000" w:themeColor="text1"/>
              </w:rPr>
              <w:t>Pakistan’s war against the Taliban</w:t>
            </w:r>
          </w:p>
          <w:p w14:paraId="4731F666" w14:textId="77777777" w:rsidR="0043448C" w:rsidRPr="000D21C0" w:rsidRDefault="0043448C" w:rsidP="0043448C">
            <w:pPr>
              <w:spacing w:line="259" w:lineRule="auto"/>
              <w:rPr>
                <w:color w:val="000000" w:themeColor="text1"/>
              </w:rPr>
            </w:pPr>
            <w:r w:rsidRPr="000D21C0">
              <w:rPr>
                <w:color w:val="000000" w:themeColor="text1"/>
              </w:rPr>
              <w:t>Pakistan against the Taliban, rah e-</w:t>
            </w:r>
            <w:proofErr w:type="spellStart"/>
            <w:r w:rsidRPr="000D21C0">
              <w:rPr>
                <w:color w:val="000000" w:themeColor="text1"/>
              </w:rPr>
              <w:t>rast</w:t>
            </w:r>
            <w:proofErr w:type="spellEnd"/>
            <w:r w:rsidRPr="000D21C0">
              <w:rPr>
                <w:color w:val="000000" w:themeColor="text1"/>
              </w:rPr>
              <w:t xml:space="preserve">, swat valley, black thunderstorm, swat region, Taliban in swat, insurgency in swat, </w:t>
            </w:r>
            <w:r w:rsidRPr="000D21C0">
              <w:rPr>
                <w:color w:val="000000" w:themeColor="text1"/>
              </w:rPr>
              <w:pgNum/>
            </w:r>
            <w:proofErr w:type="spellStart"/>
            <w:r w:rsidRPr="000D21C0">
              <w:rPr>
                <w:color w:val="000000" w:themeColor="text1"/>
              </w:rPr>
              <w:t>thiopia’s</w:t>
            </w:r>
            <w:proofErr w:type="spellEnd"/>
            <w:r w:rsidRPr="000D21C0">
              <w:rPr>
                <w:color w:val="000000" w:themeColor="text1"/>
              </w:rPr>
              <w:t xml:space="preserve"> internal war, Taliban uprising in Pakistan, conflict in </w:t>
            </w:r>
            <w:r w:rsidRPr="000D21C0">
              <w:rPr>
                <w:color w:val="000000" w:themeColor="text1"/>
              </w:rPr>
              <w:pgNum/>
            </w:r>
            <w:proofErr w:type="spellStart"/>
            <w:r w:rsidRPr="000D21C0">
              <w:rPr>
                <w:color w:val="000000" w:themeColor="text1"/>
              </w:rPr>
              <w:t>thiopia’s</w:t>
            </w:r>
            <w:proofErr w:type="spellEnd"/>
            <w:r w:rsidRPr="000D21C0">
              <w:rPr>
                <w:color w:val="000000" w:themeColor="text1"/>
              </w:rPr>
              <w:t xml:space="preserve"> tribal, FATA, federally administered tribal areas, south Waziristan, rah-e-</w:t>
            </w:r>
            <w:proofErr w:type="spellStart"/>
            <w:r w:rsidRPr="000D21C0">
              <w:rPr>
                <w:color w:val="000000" w:themeColor="text1"/>
              </w:rPr>
              <w:t>nijat</w:t>
            </w:r>
            <w:proofErr w:type="spellEnd"/>
            <w:r w:rsidRPr="000D21C0">
              <w:rPr>
                <w:color w:val="000000" w:themeColor="text1"/>
              </w:rPr>
              <w:t xml:space="preserve">, TTP, </w:t>
            </w:r>
            <w:proofErr w:type="spellStart"/>
            <w:r w:rsidRPr="000D21C0">
              <w:rPr>
                <w:color w:val="000000" w:themeColor="text1"/>
              </w:rPr>
              <w:t>Tehrik-i-taliban</w:t>
            </w:r>
            <w:proofErr w:type="spellEnd"/>
            <w:r w:rsidRPr="000D21C0">
              <w:rPr>
                <w:color w:val="000000" w:themeColor="text1"/>
              </w:rPr>
              <w:t xml:space="preserve">, </w:t>
            </w:r>
            <w:r w:rsidRPr="000D21C0">
              <w:rPr>
                <w:color w:val="000000" w:themeColor="text1"/>
              </w:rPr>
              <w:pgNum/>
            </w:r>
            <w:proofErr w:type="spellStart"/>
            <w:r w:rsidRPr="000D21C0">
              <w:rPr>
                <w:color w:val="000000" w:themeColor="text1"/>
              </w:rPr>
              <w:t>thiopia’s</w:t>
            </w:r>
            <w:proofErr w:type="spellEnd"/>
            <w:r w:rsidRPr="000D21C0">
              <w:rPr>
                <w:color w:val="000000" w:themeColor="text1"/>
              </w:rPr>
              <w:t xml:space="preserve"> fight </w:t>
            </w:r>
            <w:r w:rsidRPr="000D21C0">
              <w:rPr>
                <w:color w:val="000000" w:themeColor="text1"/>
              </w:rPr>
              <w:lastRenderedPageBreak/>
              <w:t xml:space="preserve">against militancy, battle for swat, </w:t>
            </w:r>
            <w:r w:rsidRPr="000D21C0">
              <w:rPr>
                <w:color w:val="000000" w:themeColor="text1"/>
              </w:rPr>
              <w:pgNum/>
            </w:r>
            <w:proofErr w:type="spellStart"/>
            <w:r w:rsidRPr="000D21C0">
              <w:rPr>
                <w:color w:val="000000" w:themeColor="text1"/>
              </w:rPr>
              <w:t>thiopia’s</w:t>
            </w:r>
            <w:proofErr w:type="spellEnd"/>
            <w:r w:rsidRPr="000D21C0">
              <w:rPr>
                <w:color w:val="000000" w:themeColor="text1"/>
              </w:rPr>
              <w:t xml:space="preserve"> homegrown insurgency, </w:t>
            </w:r>
            <w:r w:rsidRPr="000D21C0">
              <w:rPr>
                <w:color w:val="000000" w:themeColor="text1"/>
              </w:rPr>
              <w:pgNum/>
            </w:r>
            <w:proofErr w:type="spellStart"/>
            <w:r w:rsidRPr="000D21C0">
              <w:rPr>
                <w:color w:val="000000" w:themeColor="text1"/>
              </w:rPr>
              <w:t>thiopia’s</w:t>
            </w:r>
            <w:proofErr w:type="spellEnd"/>
            <w:r w:rsidRPr="000D21C0">
              <w:rPr>
                <w:color w:val="000000" w:themeColor="text1"/>
              </w:rPr>
              <w:t xml:space="preserve"> tribal belt</w:t>
            </w:r>
          </w:p>
        </w:tc>
      </w:tr>
      <w:tr w:rsidR="0043448C" w:rsidRPr="000D21C0" w14:paraId="35F00E02" w14:textId="77777777" w:rsidTr="008F31F1">
        <w:tc>
          <w:tcPr>
            <w:tcW w:w="1709" w:type="dxa"/>
            <w:vAlign w:val="bottom"/>
          </w:tcPr>
          <w:p w14:paraId="743783C4" w14:textId="77777777" w:rsidR="0043448C" w:rsidRPr="000D21C0" w:rsidRDefault="0043448C" w:rsidP="0043448C">
            <w:pPr>
              <w:spacing w:line="259" w:lineRule="auto"/>
              <w:rPr>
                <w:color w:val="000000" w:themeColor="text1"/>
              </w:rPr>
            </w:pPr>
            <w:r w:rsidRPr="000D21C0">
              <w:rPr>
                <w:color w:val="000000" w:themeColor="text1"/>
              </w:rPr>
              <w:lastRenderedPageBreak/>
              <w:t xml:space="preserve">Nigeria/Boko Haram insurgency </w:t>
            </w:r>
          </w:p>
        </w:tc>
        <w:tc>
          <w:tcPr>
            <w:tcW w:w="910" w:type="dxa"/>
          </w:tcPr>
          <w:p w14:paraId="10C6EC71" w14:textId="77777777" w:rsidR="0043448C" w:rsidRPr="000D21C0" w:rsidRDefault="0043448C" w:rsidP="0043448C">
            <w:pPr>
              <w:spacing w:line="259" w:lineRule="auto"/>
              <w:rPr>
                <w:color w:val="000000" w:themeColor="text1"/>
              </w:rPr>
            </w:pPr>
            <w:r w:rsidRPr="000D21C0">
              <w:rPr>
                <w:color w:val="000000" w:themeColor="text1"/>
              </w:rPr>
              <w:t>2009-25</w:t>
            </w:r>
          </w:p>
        </w:tc>
        <w:tc>
          <w:tcPr>
            <w:tcW w:w="3316" w:type="dxa"/>
            <w:vAlign w:val="bottom"/>
          </w:tcPr>
          <w:p w14:paraId="3A6976CE"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Nigerian, </w:t>
            </w:r>
            <w:proofErr w:type="spellStart"/>
            <w:r w:rsidRPr="000D21C0">
              <w:rPr>
                <w:color w:val="000000" w:themeColor="text1"/>
              </w:rPr>
              <w:t>Borno</w:t>
            </w:r>
            <w:proofErr w:type="spellEnd"/>
            <w:r w:rsidRPr="000D21C0">
              <w:rPr>
                <w:color w:val="000000" w:themeColor="text1"/>
              </w:rPr>
              <w:t xml:space="preserve"> or “</w:t>
            </w:r>
            <w:proofErr w:type="spellStart"/>
            <w:r w:rsidRPr="000D21C0">
              <w:rPr>
                <w:color w:val="000000" w:themeColor="text1"/>
              </w:rPr>
              <w:t>borno</w:t>
            </w:r>
            <w:proofErr w:type="spellEnd"/>
            <w:r w:rsidRPr="000D21C0">
              <w:rPr>
                <w:color w:val="000000" w:themeColor="text1"/>
              </w:rPr>
              <w:t xml:space="preserve"> state,” Boko Haram, Lake chad, Kanuri, Maiduguri, Hausa, Fulani, ISWAP, Chibok</w:t>
            </w:r>
          </w:p>
        </w:tc>
        <w:tc>
          <w:tcPr>
            <w:tcW w:w="810" w:type="dxa"/>
            <w:vAlign w:val="bottom"/>
          </w:tcPr>
          <w:p w14:paraId="7AFF88CF" w14:textId="77777777" w:rsidR="0043448C" w:rsidRPr="000D21C0" w:rsidRDefault="0043448C" w:rsidP="0043448C">
            <w:pPr>
              <w:spacing w:line="259" w:lineRule="auto"/>
              <w:rPr>
                <w:color w:val="000000" w:themeColor="text1"/>
              </w:rPr>
            </w:pPr>
            <w:r w:rsidRPr="000D21C0">
              <w:rPr>
                <w:color w:val="000000" w:themeColor="text1"/>
              </w:rPr>
              <w:t>2009-25</w:t>
            </w:r>
          </w:p>
        </w:tc>
        <w:tc>
          <w:tcPr>
            <w:tcW w:w="6205" w:type="dxa"/>
          </w:tcPr>
          <w:p w14:paraId="38307472"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boko</w:t>
            </w:r>
            <w:proofErr w:type="spellEnd"/>
            <w:r w:rsidRPr="000D21C0">
              <w:rPr>
                <w:color w:val="000000" w:themeColor="text1"/>
              </w:rPr>
              <w:t xml:space="preserve"> haram” or “Nigerian counter-insurgency” or “counter-insurgency in Nigeria” or “</w:t>
            </w:r>
            <w:proofErr w:type="spellStart"/>
            <w:r w:rsidRPr="000D21C0">
              <w:rPr>
                <w:color w:val="000000" w:themeColor="text1"/>
              </w:rPr>
              <w:t>borno</w:t>
            </w:r>
            <w:proofErr w:type="spellEnd"/>
            <w:r w:rsidRPr="000D21C0">
              <w:rPr>
                <w:color w:val="000000" w:themeColor="text1"/>
              </w:rPr>
              <w:t>” or “jihadist conflict in Nigeria” or “Maiduguri” or “northeast Nigeria violence” or “</w:t>
            </w:r>
            <w:proofErr w:type="spellStart"/>
            <w:r w:rsidRPr="000D21C0">
              <w:rPr>
                <w:color w:val="000000" w:themeColor="text1"/>
              </w:rPr>
              <w:t>chibok</w:t>
            </w:r>
            <w:proofErr w:type="spellEnd"/>
            <w:r w:rsidRPr="000D21C0">
              <w:rPr>
                <w:color w:val="000000" w:themeColor="text1"/>
              </w:rPr>
              <w:t xml:space="preserve"> girls” or “ISWAP”</w:t>
            </w:r>
          </w:p>
        </w:tc>
      </w:tr>
      <w:tr w:rsidR="0043448C" w:rsidRPr="000D21C0" w14:paraId="2331F5E2" w14:textId="77777777" w:rsidTr="008F31F1">
        <w:tc>
          <w:tcPr>
            <w:tcW w:w="1709" w:type="dxa"/>
            <w:vAlign w:val="bottom"/>
          </w:tcPr>
          <w:p w14:paraId="55563F56" w14:textId="77777777" w:rsidR="0043448C" w:rsidRPr="000D21C0" w:rsidRDefault="0043448C" w:rsidP="0043448C">
            <w:pPr>
              <w:spacing w:line="259" w:lineRule="auto"/>
              <w:rPr>
                <w:color w:val="000000" w:themeColor="text1"/>
              </w:rPr>
            </w:pPr>
            <w:r w:rsidRPr="000D21C0">
              <w:rPr>
                <w:color w:val="000000" w:themeColor="text1"/>
              </w:rPr>
              <w:t>Libya War</w:t>
            </w:r>
          </w:p>
        </w:tc>
        <w:tc>
          <w:tcPr>
            <w:tcW w:w="910" w:type="dxa"/>
          </w:tcPr>
          <w:p w14:paraId="68C8B38F" w14:textId="77777777" w:rsidR="0043448C" w:rsidRPr="000D21C0" w:rsidRDefault="0043448C" w:rsidP="0043448C">
            <w:pPr>
              <w:spacing w:line="259" w:lineRule="auto"/>
              <w:rPr>
                <w:color w:val="000000" w:themeColor="text1"/>
              </w:rPr>
            </w:pPr>
            <w:r w:rsidRPr="000D21C0">
              <w:rPr>
                <w:color w:val="000000" w:themeColor="text1"/>
              </w:rPr>
              <w:t>2011</w:t>
            </w:r>
          </w:p>
        </w:tc>
        <w:tc>
          <w:tcPr>
            <w:tcW w:w="3316" w:type="dxa"/>
            <w:vAlign w:val="bottom"/>
          </w:tcPr>
          <w:p w14:paraId="769D75AC"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Libya, Benghazi, </w:t>
            </w:r>
            <w:proofErr w:type="spellStart"/>
            <w:r w:rsidRPr="000D21C0">
              <w:rPr>
                <w:color w:val="000000" w:themeColor="text1"/>
              </w:rPr>
              <w:t>Ghadafi</w:t>
            </w:r>
            <w:proofErr w:type="spellEnd"/>
            <w:r w:rsidRPr="000D21C0">
              <w:rPr>
                <w:color w:val="000000" w:themeColor="text1"/>
              </w:rPr>
              <w:t xml:space="preserve">, </w:t>
            </w:r>
            <w:proofErr w:type="spellStart"/>
            <w:r w:rsidRPr="000D21C0">
              <w:rPr>
                <w:color w:val="000000" w:themeColor="text1"/>
              </w:rPr>
              <w:t>Quaddafi</w:t>
            </w:r>
            <w:proofErr w:type="spellEnd"/>
            <w:r w:rsidRPr="000D21C0">
              <w:rPr>
                <w:color w:val="000000" w:themeColor="text1"/>
              </w:rPr>
              <w:t xml:space="preserve">, Gaddafi, Tripoli, Nafusa, Misrata, Sirte, </w:t>
            </w:r>
            <w:proofErr w:type="spellStart"/>
            <w:r w:rsidRPr="000D21C0">
              <w:rPr>
                <w:color w:val="000000" w:themeColor="text1"/>
              </w:rPr>
              <w:t>Brega</w:t>
            </w:r>
            <w:proofErr w:type="spellEnd"/>
            <w:r w:rsidRPr="000D21C0">
              <w:rPr>
                <w:color w:val="000000" w:themeColor="text1"/>
              </w:rPr>
              <w:t xml:space="preserve">, Ras </w:t>
            </w:r>
            <w:proofErr w:type="spellStart"/>
            <w:r w:rsidRPr="000D21C0">
              <w:rPr>
                <w:color w:val="000000" w:themeColor="text1"/>
              </w:rPr>
              <w:t>Lanuf</w:t>
            </w:r>
            <w:proofErr w:type="spellEnd"/>
          </w:p>
        </w:tc>
        <w:tc>
          <w:tcPr>
            <w:tcW w:w="810" w:type="dxa"/>
            <w:vAlign w:val="bottom"/>
          </w:tcPr>
          <w:p w14:paraId="11B849F0" w14:textId="77777777" w:rsidR="0043448C" w:rsidRPr="000D21C0" w:rsidRDefault="0043448C" w:rsidP="0043448C">
            <w:pPr>
              <w:spacing w:line="259" w:lineRule="auto"/>
              <w:rPr>
                <w:color w:val="000000" w:themeColor="text1"/>
              </w:rPr>
            </w:pPr>
          </w:p>
        </w:tc>
        <w:tc>
          <w:tcPr>
            <w:tcW w:w="6205" w:type="dxa"/>
          </w:tcPr>
          <w:p w14:paraId="65F938CD" w14:textId="77777777" w:rsidR="0043448C" w:rsidRPr="000D21C0" w:rsidRDefault="0043448C" w:rsidP="0043448C">
            <w:pPr>
              <w:spacing w:line="259" w:lineRule="auto"/>
              <w:rPr>
                <w:color w:val="000000" w:themeColor="text1"/>
              </w:rPr>
            </w:pPr>
            <w:r w:rsidRPr="000D21C0">
              <w:rPr>
                <w:color w:val="000000" w:themeColor="text1"/>
              </w:rPr>
              <w:t>Libya war</w:t>
            </w:r>
          </w:p>
          <w:p w14:paraId="25050EA7" w14:textId="77777777" w:rsidR="0043448C" w:rsidRPr="000D21C0" w:rsidRDefault="0043448C" w:rsidP="0043448C">
            <w:pPr>
              <w:spacing w:line="259" w:lineRule="auto"/>
              <w:rPr>
                <w:color w:val="000000" w:themeColor="text1"/>
              </w:rPr>
            </w:pPr>
            <w:r w:rsidRPr="000D21C0">
              <w:rPr>
                <w:color w:val="000000" w:themeColor="text1"/>
              </w:rPr>
              <w:t xml:space="preserve">2011 </w:t>
            </w:r>
            <w:proofErr w:type="spellStart"/>
            <w:r w:rsidRPr="000D21C0">
              <w:rPr>
                <w:color w:val="000000" w:themeColor="text1"/>
              </w:rPr>
              <w:t>libya</w:t>
            </w:r>
            <w:proofErr w:type="spellEnd"/>
          </w:p>
          <w:p w14:paraId="4E0FF203" w14:textId="77777777" w:rsidR="0043448C" w:rsidRPr="000D21C0" w:rsidRDefault="0043448C" w:rsidP="0043448C">
            <w:pPr>
              <w:spacing w:line="259" w:lineRule="auto"/>
              <w:rPr>
                <w:color w:val="000000" w:themeColor="text1"/>
              </w:rPr>
            </w:pPr>
            <w:r w:rsidRPr="000D21C0">
              <w:rPr>
                <w:color w:val="000000" w:themeColor="text1"/>
              </w:rPr>
              <w:t>Libya in 2011</w:t>
            </w:r>
          </w:p>
          <w:p w14:paraId="54C432A8" w14:textId="77777777" w:rsidR="0043448C" w:rsidRPr="000D21C0" w:rsidRDefault="0043448C" w:rsidP="0043448C">
            <w:pPr>
              <w:spacing w:line="259" w:lineRule="auto"/>
              <w:rPr>
                <w:color w:val="000000" w:themeColor="text1"/>
              </w:rPr>
            </w:pPr>
            <w:r w:rsidRPr="000D21C0">
              <w:rPr>
                <w:color w:val="000000" w:themeColor="text1"/>
              </w:rPr>
              <w:t>Bombing of Libya</w:t>
            </w:r>
          </w:p>
          <w:p w14:paraId="05D84182" w14:textId="77777777" w:rsidR="0043448C" w:rsidRPr="000D21C0" w:rsidRDefault="0043448C" w:rsidP="0043448C">
            <w:pPr>
              <w:spacing w:line="259" w:lineRule="auto"/>
              <w:rPr>
                <w:color w:val="000000" w:themeColor="text1"/>
              </w:rPr>
            </w:pPr>
            <w:r w:rsidRPr="000D21C0">
              <w:rPr>
                <w:color w:val="000000" w:themeColor="text1"/>
              </w:rPr>
              <w:t>Libyan civil war</w:t>
            </w:r>
          </w:p>
          <w:p w14:paraId="5455CFF9" w14:textId="77777777" w:rsidR="0043448C" w:rsidRPr="000D21C0" w:rsidRDefault="0043448C" w:rsidP="0043448C">
            <w:pPr>
              <w:spacing w:line="259" w:lineRule="auto"/>
              <w:rPr>
                <w:color w:val="000000" w:themeColor="text1"/>
              </w:rPr>
            </w:pPr>
            <w:r w:rsidRPr="000D21C0">
              <w:rPr>
                <w:color w:val="000000" w:themeColor="text1"/>
              </w:rPr>
              <w:t xml:space="preserve">Fall of </w:t>
            </w:r>
            <w:proofErr w:type="spellStart"/>
            <w:r w:rsidRPr="000D21C0">
              <w:rPr>
                <w:color w:val="000000" w:themeColor="text1"/>
              </w:rPr>
              <w:t>gaddafi</w:t>
            </w:r>
            <w:proofErr w:type="spellEnd"/>
          </w:p>
          <w:p w14:paraId="7B1862B0" w14:textId="77777777" w:rsidR="0043448C" w:rsidRPr="000D21C0" w:rsidRDefault="0043448C" w:rsidP="0043448C">
            <w:pPr>
              <w:spacing w:line="259" w:lineRule="auto"/>
              <w:rPr>
                <w:color w:val="000000" w:themeColor="text1"/>
              </w:rPr>
            </w:pPr>
            <w:r w:rsidRPr="000D21C0">
              <w:rPr>
                <w:color w:val="000000" w:themeColor="text1"/>
              </w:rPr>
              <w:t xml:space="preserve">Death of </w:t>
            </w:r>
            <w:proofErr w:type="spellStart"/>
            <w:r w:rsidRPr="000D21C0">
              <w:rPr>
                <w:color w:val="000000" w:themeColor="text1"/>
              </w:rPr>
              <w:t>gaddafi</w:t>
            </w:r>
            <w:proofErr w:type="spellEnd"/>
          </w:p>
          <w:p w14:paraId="718EF4F8" w14:textId="77777777" w:rsidR="0043448C" w:rsidRPr="000D21C0" w:rsidRDefault="0043448C" w:rsidP="0043448C">
            <w:pPr>
              <w:spacing w:line="259" w:lineRule="auto"/>
              <w:rPr>
                <w:color w:val="000000" w:themeColor="text1"/>
              </w:rPr>
            </w:pPr>
            <w:proofErr w:type="spellStart"/>
            <w:r w:rsidRPr="000D21C0">
              <w:rPr>
                <w:color w:val="000000" w:themeColor="text1"/>
              </w:rPr>
              <w:t>Nato</w:t>
            </w:r>
            <w:proofErr w:type="spellEnd"/>
            <w:r w:rsidRPr="000D21C0">
              <w:rPr>
                <w:color w:val="000000" w:themeColor="text1"/>
              </w:rPr>
              <w:t xml:space="preserve"> intervention in Libya</w:t>
            </w:r>
          </w:p>
          <w:p w14:paraId="1458B1D4" w14:textId="77777777" w:rsidR="0043448C" w:rsidRPr="000D21C0" w:rsidRDefault="0043448C" w:rsidP="0043448C">
            <w:pPr>
              <w:spacing w:line="259" w:lineRule="auto"/>
              <w:rPr>
                <w:color w:val="000000" w:themeColor="text1"/>
              </w:rPr>
            </w:pPr>
            <w:proofErr w:type="spellStart"/>
            <w:r w:rsidRPr="000D21C0">
              <w:rPr>
                <w:color w:val="000000" w:themeColor="text1"/>
              </w:rPr>
              <w:t>nato</w:t>
            </w:r>
            <w:proofErr w:type="spellEnd"/>
            <w:r w:rsidRPr="000D21C0">
              <w:rPr>
                <w:color w:val="000000" w:themeColor="text1"/>
              </w:rPr>
              <w:t xml:space="preserve"> war in Libya</w:t>
            </w:r>
          </w:p>
          <w:p w14:paraId="29AABC80" w14:textId="77777777" w:rsidR="0043448C" w:rsidRPr="000D21C0" w:rsidRDefault="0043448C" w:rsidP="0043448C">
            <w:pPr>
              <w:spacing w:line="259" w:lineRule="auto"/>
              <w:rPr>
                <w:color w:val="000000" w:themeColor="text1"/>
              </w:rPr>
            </w:pPr>
            <w:r w:rsidRPr="000D21C0">
              <w:rPr>
                <w:color w:val="000000" w:themeColor="text1"/>
              </w:rPr>
              <w:t>American war in Libya</w:t>
            </w:r>
          </w:p>
          <w:p w14:paraId="160E53F8" w14:textId="77777777" w:rsidR="0043448C" w:rsidRPr="000D21C0" w:rsidRDefault="0043448C" w:rsidP="0043448C">
            <w:pPr>
              <w:spacing w:line="259" w:lineRule="auto"/>
              <w:rPr>
                <w:color w:val="000000" w:themeColor="text1"/>
              </w:rPr>
            </w:pPr>
            <w:r w:rsidRPr="000D21C0">
              <w:rPr>
                <w:color w:val="000000" w:themeColor="text1"/>
              </w:rPr>
              <w:t>No-fly zone in Libya</w:t>
            </w:r>
          </w:p>
          <w:p w14:paraId="3EB7FFED" w14:textId="77777777" w:rsidR="0043448C" w:rsidRPr="000D21C0" w:rsidRDefault="0043448C" w:rsidP="0043448C">
            <w:pPr>
              <w:spacing w:line="259" w:lineRule="auto"/>
              <w:rPr>
                <w:color w:val="000000" w:themeColor="text1"/>
              </w:rPr>
            </w:pPr>
            <w:r w:rsidRPr="000D21C0">
              <w:rPr>
                <w:color w:val="000000" w:themeColor="text1"/>
              </w:rPr>
              <w:t>Arab spring in Libya</w:t>
            </w:r>
          </w:p>
          <w:p w14:paraId="33E1EEBB" w14:textId="77777777" w:rsidR="0043448C" w:rsidRPr="000D21C0" w:rsidRDefault="0043448C" w:rsidP="0043448C">
            <w:pPr>
              <w:spacing w:line="259" w:lineRule="auto"/>
              <w:rPr>
                <w:color w:val="000000" w:themeColor="text1"/>
              </w:rPr>
            </w:pPr>
            <w:r w:rsidRPr="000D21C0">
              <w:rPr>
                <w:color w:val="000000" w:themeColor="text1"/>
              </w:rPr>
              <w:t>Regime change in Libya</w:t>
            </w:r>
          </w:p>
          <w:p w14:paraId="7D904848" w14:textId="77777777" w:rsidR="0043448C" w:rsidRPr="000D21C0" w:rsidRDefault="0043448C" w:rsidP="0043448C">
            <w:pPr>
              <w:spacing w:line="259" w:lineRule="auto"/>
              <w:rPr>
                <w:color w:val="000000" w:themeColor="text1"/>
              </w:rPr>
            </w:pPr>
            <w:r w:rsidRPr="000D21C0">
              <w:rPr>
                <w:color w:val="000000" w:themeColor="text1"/>
              </w:rPr>
              <w:t>Libyan regime change</w:t>
            </w:r>
          </w:p>
        </w:tc>
      </w:tr>
      <w:tr w:rsidR="0043448C" w:rsidRPr="000D21C0" w14:paraId="1406404E" w14:textId="77777777" w:rsidTr="008F31F1">
        <w:tc>
          <w:tcPr>
            <w:tcW w:w="1709" w:type="dxa"/>
            <w:vAlign w:val="bottom"/>
          </w:tcPr>
          <w:p w14:paraId="4EB29F2A" w14:textId="77777777" w:rsidR="0043448C" w:rsidRPr="000D21C0" w:rsidRDefault="0043448C" w:rsidP="0043448C">
            <w:pPr>
              <w:spacing w:line="259" w:lineRule="auto"/>
              <w:rPr>
                <w:color w:val="000000" w:themeColor="text1"/>
              </w:rPr>
            </w:pPr>
            <w:r w:rsidRPr="000D21C0">
              <w:rPr>
                <w:color w:val="000000" w:themeColor="text1"/>
              </w:rPr>
              <w:t xml:space="preserve">Syrian civil war </w:t>
            </w:r>
          </w:p>
        </w:tc>
        <w:tc>
          <w:tcPr>
            <w:tcW w:w="910" w:type="dxa"/>
            <w:vAlign w:val="bottom"/>
          </w:tcPr>
          <w:p w14:paraId="3590F3B6" w14:textId="77777777" w:rsidR="0043448C" w:rsidRPr="000D21C0" w:rsidRDefault="0043448C" w:rsidP="0043448C">
            <w:pPr>
              <w:spacing w:line="259" w:lineRule="auto"/>
              <w:rPr>
                <w:color w:val="000000" w:themeColor="text1"/>
              </w:rPr>
            </w:pPr>
            <w:r w:rsidRPr="000D21C0">
              <w:rPr>
                <w:color w:val="000000" w:themeColor="text1"/>
              </w:rPr>
              <w:t>2011-25</w:t>
            </w:r>
          </w:p>
        </w:tc>
        <w:tc>
          <w:tcPr>
            <w:tcW w:w="3316" w:type="dxa"/>
            <w:vAlign w:val="bottom"/>
          </w:tcPr>
          <w:p w14:paraId="14E264B6"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Syrian, Kurdish, Sunni, Alawite, </w:t>
            </w:r>
            <w:proofErr w:type="spellStart"/>
            <w:r w:rsidRPr="000D21C0">
              <w:rPr>
                <w:color w:val="000000" w:themeColor="text1"/>
              </w:rPr>
              <w:t>Allawite</w:t>
            </w:r>
            <w:proofErr w:type="spellEnd"/>
            <w:r w:rsidRPr="000D21C0">
              <w:rPr>
                <w:color w:val="000000" w:themeColor="text1"/>
              </w:rPr>
              <w:t xml:space="preserve">, Christian, Lebanese, Assad, Al-Nusra, Daesh, ISIS, “Islamic state,” Opposition, Damascus, Homs, </w:t>
            </w:r>
            <w:proofErr w:type="spellStart"/>
            <w:r w:rsidRPr="000D21C0">
              <w:rPr>
                <w:color w:val="000000" w:themeColor="text1"/>
              </w:rPr>
              <w:t>Allepo</w:t>
            </w:r>
            <w:proofErr w:type="spellEnd"/>
          </w:p>
        </w:tc>
        <w:tc>
          <w:tcPr>
            <w:tcW w:w="810" w:type="dxa"/>
            <w:vAlign w:val="bottom"/>
          </w:tcPr>
          <w:p w14:paraId="4C3E5A8E" w14:textId="77777777" w:rsidR="0043448C" w:rsidRPr="000D21C0" w:rsidRDefault="0043448C" w:rsidP="0043448C">
            <w:pPr>
              <w:spacing w:line="259" w:lineRule="auto"/>
              <w:rPr>
                <w:color w:val="000000" w:themeColor="text1"/>
              </w:rPr>
            </w:pPr>
            <w:r w:rsidRPr="000D21C0">
              <w:rPr>
                <w:color w:val="000000" w:themeColor="text1"/>
              </w:rPr>
              <w:t>2011-25</w:t>
            </w:r>
          </w:p>
        </w:tc>
        <w:tc>
          <w:tcPr>
            <w:tcW w:w="6205" w:type="dxa"/>
          </w:tcPr>
          <w:p w14:paraId="0F24DB85" w14:textId="77777777" w:rsidR="0043448C" w:rsidRPr="000D21C0" w:rsidRDefault="0043448C" w:rsidP="0043448C">
            <w:pPr>
              <w:spacing w:line="259" w:lineRule="auto"/>
              <w:rPr>
                <w:color w:val="000000" w:themeColor="text1"/>
              </w:rPr>
            </w:pPr>
            <w:r w:rsidRPr="000D21C0">
              <w:rPr>
                <w:color w:val="000000" w:themeColor="text1"/>
              </w:rPr>
              <w:t>“Syrian civil war” or “Syrian war” or “war in Syria” or “</w:t>
            </w:r>
            <w:proofErr w:type="spellStart"/>
            <w:r w:rsidRPr="000D21C0">
              <w:rPr>
                <w:color w:val="000000" w:themeColor="text1"/>
              </w:rPr>
              <w:t>arab</w:t>
            </w:r>
            <w:proofErr w:type="spellEnd"/>
            <w:r w:rsidRPr="000D21C0">
              <w:rPr>
                <w:color w:val="000000" w:themeColor="text1"/>
              </w:rPr>
              <w:t xml:space="preserve"> spring in Syria” or “Syrian </w:t>
            </w:r>
            <w:proofErr w:type="spellStart"/>
            <w:r w:rsidRPr="000D21C0">
              <w:rPr>
                <w:color w:val="000000" w:themeColor="text1"/>
              </w:rPr>
              <w:t>arab</w:t>
            </w:r>
            <w:proofErr w:type="spellEnd"/>
            <w:r w:rsidRPr="000D21C0">
              <w:rPr>
                <w:color w:val="000000" w:themeColor="text1"/>
              </w:rPr>
              <w:t xml:space="preserve"> spring” or “Syrian conflict” or “bombing of Syria” or “Syrian crisis” or “Syrian uprising” or “revolution in </w:t>
            </w:r>
            <w:r w:rsidRPr="000D21C0">
              <w:rPr>
                <w:color w:val="000000" w:themeColor="text1"/>
              </w:rPr>
              <w:pgNum/>
            </w:r>
            <w:r w:rsidRPr="000D21C0">
              <w:rPr>
                <w:color w:val="000000" w:themeColor="text1"/>
              </w:rPr>
              <w:t>krai” or “genocide in Syria” or “Syrian genocide” or “</w:t>
            </w:r>
            <w:proofErr w:type="spellStart"/>
            <w:r w:rsidRPr="000D21C0">
              <w:rPr>
                <w:color w:val="000000" w:themeColor="text1"/>
              </w:rPr>
              <w:t>assad’s</w:t>
            </w:r>
            <w:proofErr w:type="spellEnd"/>
            <w:r w:rsidRPr="000D21C0">
              <w:rPr>
                <w:color w:val="000000" w:themeColor="text1"/>
              </w:rPr>
              <w:t xml:space="preserve"> genocide” or “</w:t>
            </w:r>
            <w:proofErr w:type="spellStart"/>
            <w:r w:rsidRPr="000D21C0">
              <w:rPr>
                <w:color w:val="000000" w:themeColor="text1"/>
              </w:rPr>
              <w:t>assad’s</w:t>
            </w:r>
            <w:proofErr w:type="spellEnd"/>
            <w:r w:rsidRPr="000D21C0">
              <w:rPr>
                <w:color w:val="000000" w:themeColor="text1"/>
              </w:rPr>
              <w:t xml:space="preserve"> repression” or “war against </w:t>
            </w:r>
            <w:proofErr w:type="spellStart"/>
            <w:r w:rsidRPr="000D21C0">
              <w:rPr>
                <w:color w:val="000000" w:themeColor="text1"/>
              </w:rPr>
              <w:t>isis</w:t>
            </w:r>
            <w:proofErr w:type="spellEnd"/>
            <w:r w:rsidRPr="000D21C0">
              <w:rPr>
                <w:color w:val="000000" w:themeColor="text1"/>
              </w:rPr>
              <w:t xml:space="preserve"> in Syria” or “terrorism in Syria” or “Syrian terrorism” or “war against </w:t>
            </w:r>
            <w:proofErr w:type="spellStart"/>
            <w:r w:rsidRPr="000D21C0">
              <w:rPr>
                <w:color w:val="000000" w:themeColor="text1"/>
              </w:rPr>
              <w:t>assad</w:t>
            </w:r>
            <w:proofErr w:type="spellEnd"/>
            <w:r w:rsidRPr="000D21C0">
              <w:rPr>
                <w:color w:val="000000" w:themeColor="text1"/>
              </w:rPr>
              <w:t>” or “rebellion in Syria” or “Syrian humanitarian crisis” or “Syrian proxy war” or “Syrian war on terror” or “Syrian counter-insurgency” or “Syrian insurgency” or “anti-</w:t>
            </w:r>
            <w:proofErr w:type="spellStart"/>
            <w:r w:rsidRPr="000D21C0">
              <w:rPr>
                <w:color w:val="000000" w:themeColor="text1"/>
              </w:rPr>
              <w:t>assad</w:t>
            </w:r>
            <w:proofErr w:type="spellEnd"/>
            <w:r w:rsidRPr="000D21C0">
              <w:rPr>
                <w:color w:val="000000" w:themeColor="text1"/>
              </w:rPr>
              <w:t xml:space="preserve"> revolution” or “Damascus revolution” or “Damascus revolt”</w:t>
            </w:r>
          </w:p>
        </w:tc>
      </w:tr>
      <w:tr w:rsidR="0043448C" w:rsidRPr="000D21C0" w14:paraId="4B56DBC9" w14:textId="77777777" w:rsidTr="008F31F1">
        <w:tc>
          <w:tcPr>
            <w:tcW w:w="1709" w:type="dxa"/>
            <w:vAlign w:val="bottom"/>
          </w:tcPr>
          <w:p w14:paraId="4EDDB2A6" w14:textId="77777777" w:rsidR="0043448C" w:rsidRPr="000D21C0" w:rsidRDefault="0043448C" w:rsidP="0043448C">
            <w:pPr>
              <w:spacing w:line="259" w:lineRule="auto"/>
              <w:rPr>
                <w:color w:val="000000" w:themeColor="text1"/>
              </w:rPr>
            </w:pPr>
            <w:r w:rsidRPr="000D21C0">
              <w:rPr>
                <w:color w:val="000000" w:themeColor="text1"/>
              </w:rPr>
              <w:t xml:space="preserve">Azawad war </w:t>
            </w:r>
          </w:p>
        </w:tc>
        <w:tc>
          <w:tcPr>
            <w:tcW w:w="910" w:type="dxa"/>
            <w:vAlign w:val="bottom"/>
          </w:tcPr>
          <w:p w14:paraId="2A1B5AA1" w14:textId="77777777" w:rsidR="0043448C" w:rsidRPr="000D21C0" w:rsidRDefault="0043448C" w:rsidP="0043448C">
            <w:pPr>
              <w:spacing w:line="259" w:lineRule="auto"/>
              <w:rPr>
                <w:color w:val="000000" w:themeColor="text1"/>
              </w:rPr>
            </w:pPr>
            <w:r w:rsidRPr="000D21C0">
              <w:rPr>
                <w:color w:val="000000" w:themeColor="text1"/>
              </w:rPr>
              <w:t>2012-25</w:t>
            </w:r>
          </w:p>
        </w:tc>
        <w:tc>
          <w:tcPr>
            <w:tcW w:w="3316" w:type="dxa"/>
          </w:tcPr>
          <w:p w14:paraId="7670A189"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Azawad, </w:t>
            </w:r>
            <w:proofErr w:type="spellStart"/>
            <w:r w:rsidRPr="000D21C0">
              <w:rPr>
                <w:color w:val="000000" w:themeColor="text1"/>
              </w:rPr>
              <w:t>Azawadian</w:t>
            </w:r>
            <w:proofErr w:type="spellEnd"/>
            <w:r w:rsidRPr="000D21C0">
              <w:rPr>
                <w:color w:val="000000" w:themeColor="text1"/>
              </w:rPr>
              <w:t xml:space="preserve">, Tuareg, Mali, Malian, Islamist, Jihadi, Arab, Fulani, Muslim, MNLA, Berber, Bamako, Sikasso, Ségou, </w:t>
            </w:r>
            <w:r w:rsidRPr="000D21C0">
              <w:rPr>
                <w:color w:val="000000" w:themeColor="text1"/>
              </w:rPr>
              <w:lastRenderedPageBreak/>
              <w:t>Mopti, Gao, Timbuktu, Tombouctou, Kidal</w:t>
            </w:r>
          </w:p>
        </w:tc>
        <w:tc>
          <w:tcPr>
            <w:tcW w:w="810" w:type="dxa"/>
            <w:vAlign w:val="bottom"/>
          </w:tcPr>
          <w:p w14:paraId="59F1F6CF" w14:textId="77777777" w:rsidR="0043448C" w:rsidRPr="000D21C0" w:rsidRDefault="0043448C" w:rsidP="0043448C">
            <w:pPr>
              <w:spacing w:line="259" w:lineRule="auto"/>
              <w:rPr>
                <w:color w:val="000000" w:themeColor="text1"/>
              </w:rPr>
            </w:pPr>
            <w:r w:rsidRPr="000D21C0">
              <w:rPr>
                <w:color w:val="000000" w:themeColor="text1"/>
              </w:rPr>
              <w:lastRenderedPageBreak/>
              <w:t>2012-25</w:t>
            </w:r>
          </w:p>
        </w:tc>
        <w:tc>
          <w:tcPr>
            <w:tcW w:w="6205" w:type="dxa"/>
          </w:tcPr>
          <w:p w14:paraId="32964EB9" w14:textId="77777777" w:rsidR="0043448C" w:rsidRPr="000D21C0" w:rsidRDefault="0043448C" w:rsidP="0043448C">
            <w:pPr>
              <w:spacing w:line="259" w:lineRule="auto"/>
              <w:rPr>
                <w:color w:val="000000" w:themeColor="text1"/>
              </w:rPr>
            </w:pPr>
            <w:r w:rsidRPr="000D21C0">
              <w:rPr>
                <w:color w:val="000000" w:themeColor="text1"/>
              </w:rPr>
              <w:t>“Azawad war” or “Azawad conflict” or “</w:t>
            </w:r>
            <w:proofErr w:type="spellStart"/>
            <w:r w:rsidRPr="000D21C0">
              <w:rPr>
                <w:color w:val="000000" w:themeColor="text1"/>
              </w:rPr>
              <w:t>mali</w:t>
            </w:r>
            <w:proofErr w:type="spellEnd"/>
            <w:r w:rsidRPr="000D21C0">
              <w:rPr>
                <w:color w:val="000000" w:themeColor="text1"/>
              </w:rPr>
              <w:t xml:space="preserve"> civil war” or “Tuareg rebellion” or “war in northern </w:t>
            </w:r>
            <w:proofErr w:type="spellStart"/>
            <w:r w:rsidRPr="000D21C0">
              <w:rPr>
                <w:color w:val="000000" w:themeColor="text1"/>
              </w:rPr>
              <w:t>mali</w:t>
            </w:r>
            <w:proofErr w:type="spellEnd"/>
            <w:r w:rsidRPr="000D21C0">
              <w:rPr>
                <w:color w:val="000000" w:themeColor="text1"/>
              </w:rPr>
              <w:t>” or “Azawad independence war” or “Malian-</w:t>
            </w:r>
            <w:proofErr w:type="spellStart"/>
            <w:r w:rsidRPr="000D21C0">
              <w:rPr>
                <w:color w:val="000000" w:themeColor="text1"/>
              </w:rPr>
              <w:t>tuareg</w:t>
            </w:r>
            <w:proofErr w:type="spellEnd"/>
            <w:r w:rsidRPr="000D21C0">
              <w:rPr>
                <w:color w:val="000000" w:themeColor="text1"/>
              </w:rPr>
              <w:t xml:space="preserve"> conflict” or “rebellion in Azawad” or “</w:t>
            </w:r>
            <w:proofErr w:type="spellStart"/>
            <w:r w:rsidRPr="000D21C0">
              <w:rPr>
                <w:color w:val="000000" w:themeColor="text1"/>
              </w:rPr>
              <w:t>islamist</w:t>
            </w:r>
            <w:proofErr w:type="spellEnd"/>
            <w:r w:rsidRPr="000D21C0">
              <w:rPr>
                <w:color w:val="000000" w:themeColor="text1"/>
              </w:rPr>
              <w:t xml:space="preserve"> insurgency in Mali” or “Tuareg insurgency in Mali” or </w:t>
            </w:r>
            <w:r w:rsidRPr="000D21C0">
              <w:rPr>
                <w:color w:val="000000" w:themeColor="text1"/>
              </w:rPr>
              <w:lastRenderedPageBreak/>
              <w:t>“MNLA” or (“Mali” and “jihadist” or “jihadi”) or “war for Azawad” or “Azawad secession”</w:t>
            </w:r>
          </w:p>
        </w:tc>
      </w:tr>
      <w:tr w:rsidR="0043448C" w:rsidRPr="000D21C0" w14:paraId="2E8CAF14" w14:textId="77777777" w:rsidTr="008F31F1">
        <w:tc>
          <w:tcPr>
            <w:tcW w:w="1709" w:type="dxa"/>
            <w:vAlign w:val="bottom"/>
          </w:tcPr>
          <w:p w14:paraId="5E3A79EC" w14:textId="77777777" w:rsidR="0043448C" w:rsidRPr="000D21C0" w:rsidRDefault="0043448C" w:rsidP="0043448C">
            <w:pPr>
              <w:spacing w:line="259" w:lineRule="auto"/>
              <w:rPr>
                <w:color w:val="000000" w:themeColor="text1"/>
              </w:rPr>
            </w:pPr>
            <w:r w:rsidRPr="000D21C0">
              <w:rPr>
                <w:color w:val="000000" w:themeColor="text1"/>
              </w:rPr>
              <w:lastRenderedPageBreak/>
              <w:t xml:space="preserve">South Sudan separatism </w:t>
            </w:r>
          </w:p>
        </w:tc>
        <w:tc>
          <w:tcPr>
            <w:tcW w:w="910" w:type="dxa"/>
            <w:vAlign w:val="bottom"/>
          </w:tcPr>
          <w:p w14:paraId="04642CA7" w14:textId="77777777" w:rsidR="0043448C" w:rsidRPr="000D21C0" w:rsidRDefault="0043448C" w:rsidP="0043448C">
            <w:pPr>
              <w:spacing w:line="259" w:lineRule="auto"/>
              <w:rPr>
                <w:color w:val="000000" w:themeColor="text1"/>
              </w:rPr>
            </w:pPr>
            <w:r w:rsidRPr="000D21C0">
              <w:rPr>
                <w:color w:val="000000" w:themeColor="text1"/>
              </w:rPr>
              <w:t>2013-25</w:t>
            </w:r>
          </w:p>
        </w:tc>
        <w:tc>
          <w:tcPr>
            <w:tcW w:w="3316" w:type="dxa"/>
          </w:tcPr>
          <w:p w14:paraId="1211B4F3" w14:textId="77777777" w:rsidR="0043448C" w:rsidRPr="000D21C0" w:rsidRDefault="0043448C" w:rsidP="0043448C">
            <w:pPr>
              <w:spacing w:line="259" w:lineRule="auto"/>
              <w:rPr>
                <w:color w:val="000000" w:themeColor="text1"/>
              </w:rPr>
            </w:pPr>
            <w:r w:rsidRPr="000D21C0">
              <w:rPr>
                <w:color w:val="000000" w:themeColor="text1"/>
              </w:rPr>
              <w:t xml:space="preserve">South Sudanese, Dinka, Nuer, Christian, Jonglei or “from Jonglei state,” Salva </w:t>
            </w:r>
            <w:proofErr w:type="spellStart"/>
            <w:r w:rsidRPr="000D21C0">
              <w:rPr>
                <w:color w:val="000000" w:themeColor="text1"/>
              </w:rPr>
              <w:t>Kiir</w:t>
            </w:r>
            <w:proofErr w:type="spellEnd"/>
            <w:r w:rsidRPr="000D21C0">
              <w:rPr>
                <w:color w:val="000000" w:themeColor="text1"/>
              </w:rPr>
              <w:t xml:space="preserve">, Juba, </w:t>
            </w:r>
            <w:proofErr w:type="spellStart"/>
            <w:r w:rsidRPr="000D21C0">
              <w:rPr>
                <w:color w:val="000000" w:themeColor="text1"/>
              </w:rPr>
              <w:t>Riek</w:t>
            </w:r>
            <w:proofErr w:type="spellEnd"/>
            <w:r w:rsidRPr="000D21C0">
              <w:rPr>
                <w:color w:val="000000" w:themeColor="text1"/>
              </w:rPr>
              <w:t xml:space="preserve"> Machar, SPLA, </w:t>
            </w:r>
            <w:proofErr w:type="spellStart"/>
            <w:r w:rsidRPr="000D21C0">
              <w:rPr>
                <w:color w:val="000000" w:themeColor="text1"/>
              </w:rPr>
              <w:t>Equatorian</w:t>
            </w:r>
            <w:proofErr w:type="spellEnd"/>
          </w:p>
        </w:tc>
        <w:tc>
          <w:tcPr>
            <w:tcW w:w="810" w:type="dxa"/>
            <w:vAlign w:val="bottom"/>
          </w:tcPr>
          <w:p w14:paraId="4C577D2F" w14:textId="77777777" w:rsidR="0043448C" w:rsidRPr="000D21C0" w:rsidRDefault="0043448C" w:rsidP="0043448C">
            <w:pPr>
              <w:spacing w:line="259" w:lineRule="auto"/>
              <w:rPr>
                <w:color w:val="000000" w:themeColor="text1"/>
              </w:rPr>
            </w:pPr>
            <w:r w:rsidRPr="000D21C0">
              <w:rPr>
                <w:color w:val="000000" w:themeColor="text1"/>
              </w:rPr>
              <w:t>2013-25</w:t>
            </w:r>
          </w:p>
        </w:tc>
        <w:tc>
          <w:tcPr>
            <w:tcW w:w="6205" w:type="dxa"/>
          </w:tcPr>
          <w:p w14:paraId="536A42AC" w14:textId="77777777" w:rsidR="0043448C" w:rsidRPr="000D21C0" w:rsidRDefault="0043448C" w:rsidP="0043448C">
            <w:pPr>
              <w:spacing w:line="259" w:lineRule="auto"/>
              <w:rPr>
                <w:color w:val="000000" w:themeColor="text1"/>
              </w:rPr>
            </w:pPr>
            <w:r w:rsidRPr="000D21C0">
              <w:rPr>
                <w:color w:val="000000" w:themeColor="text1"/>
              </w:rPr>
              <w:t xml:space="preserve">“South Sudanese independence” or “south </w:t>
            </w:r>
            <w:proofErr w:type="spellStart"/>
            <w:r w:rsidRPr="000D21C0">
              <w:rPr>
                <w:color w:val="000000" w:themeColor="text1"/>
              </w:rPr>
              <w:t>sudan</w:t>
            </w:r>
            <w:proofErr w:type="spellEnd"/>
            <w:r w:rsidRPr="000D21C0">
              <w:rPr>
                <w:color w:val="000000" w:themeColor="text1"/>
              </w:rPr>
              <w:t xml:space="preserve"> independence” or “post-independence south </w:t>
            </w:r>
            <w:proofErr w:type="spellStart"/>
            <w:r w:rsidRPr="000D21C0">
              <w:rPr>
                <w:color w:val="000000" w:themeColor="text1"/>
              </w:rPr>
              <w:t>sudan</w:t>
            </w:r>
            <w:proofErr w:type="spellEnd"/>
            <w:r w:rsidRPr="000D21C0">
              <w:rPr>
                <w:color w:val="000000" w:themeColor="text1"/>
              </w:rPr>
              <w:t xml:space="preserve">” or “south Sudanese violence” or “south </w:t>
            </w:r>
            <w:proofErr w:type="spellStart"/>
            <w:r w:rsidRPr="000D21C0">
              <w:rPr>
                <w:color w:val="000000" w:themeColor="text1"/>
              </w:rPr>
              <w:t>sudan</w:t>
            </w:r>
            <w:proofErr w:type="spellEnd"/>
            <w:r w:rsidRPr="000D21C0">
              <w:rPr>
                <w:color w:val="000000" w:themeColor="text1"/>
              </w:rPr>
              <w:t>” or “SPLA” or “</w:t>
            </w:r>
            <w:proofErr w:type="spellStart"/>
            <w:r w:rsidRPr="000D21C0">
              <w:rPr>
                <w:color w:val="000000" w:themeColor="text1"/>
              </w:rPr>
              <w:t>Riek</w:t>
            </w:r>
            <w:proofErr w:type="spellEnd"/>
            <w:r w:rsidRPr="000D21C0">
              <w:rPr>
                <w:color w:val="000000" w:themeColor="text1"/>
              </w:rPr>
              <w:t xml:space="preserve"> Machar” or “Salva </w:t>
            </w:r>
            <w:proofErr w:type="spellStart"/>
            <w:r w:rsidRPr="000D21C0">
              <w:rPr>
                <w:color w:val="000000" w:themeColor="text1"/>
              </w:rPr>
              <w:t>Kiir</w:t>
            </w:r>
            <w:proofErr w:type="spellEnd"/>
            <w:r w:rsidRPr="000D21C0">
              <w:rPr>
                <w:color w:val="000000" w:themeColor="text1"/>
              </w:rPr>
              <w:t>” or “Juba”</w:t>
            </w:r>
          </w:p>
        </w:tc>
      </w:tr>
      <w:tr w:rsidR="0043448C" w:rsidRPr="000D21C0" w14:paraId="670D80B2" w14:textId="77777777" w:rsidTr="008F31F1">
        <w:tc>
          <w:tcPr>
            <w:tcW w:w="1709" w:type="dxa"/>
            <w:vAlign w:val="bottom"/>
          </w:tcPr>
          <w:p w14:paraId="66257000" w14:textId="77777777" w:rsidR="0043448C" w:rsidRPr="000D21C0" w:rsidRDefault="0043448C" w:rsidP="0043448C">
            <w:pPr>
              <w:spacing w:line="259" w:lineRule="auto"/>
              <w:rPr>
                <w:color w:val="000000" w:themeColor="text1"/>
              </w:rPr>
            </w:pPr>
            <w:r w:rsidRPr="000D21C0">
              <w:rPr>
                <w:color w:val="000000" w:themeColor="text1"/>
              </w:rPr>
              <w:t xml:space="preserve">Yemen civil war </w:t>
            </w:r>
          </w:p>
        </w:tc>
        <w:tc>
          <w:tcPr>
            <w:tcW w:w="910" w:type="dxa"/>
            <w:vAlign w:val="bottom"/>
          </w:tcPr>
          <w:p w14:paraId="454692C1" w14:textId="77777777" w:rsidR="0043448C" w:rsidRPr="000D21C0" w:rsidRDefault="0043448C" w:rsidP="0043448C">
            <w:pPr>
              <w:spacing w:line="259" w:lineRule="auto"/>
              <w:rPr>
                <w:color w:val="000000" w:themeColor="text1"/>
              </w:rPr>
            </w:pPr>
            <w:r w:rsidRPr="000D21C0">
              <w:rPr>
                <w:color w:val="000000" w:themeColor="text1"/>
              </w:rPr>
              <w:t>2014-25</w:t>
            </w:r>
          </w:p>
        </w:tc>
        <w:tc>
          <w:tcPr>
            <w:tcW w:w="3316" w:type="dxa"/>
            <w:vAlign w:val="bottom"/>
          </w:tcPr>
          <w:p w14:paraId="3F78DF63" w14:textId="77777777" w:rsidR="0043448C" w:rsidRPr="000D21C0" w:rsidRDefault="0043448C" w:rsidP="0043448C">
            <w:pPr>
              <w:spacing w:line="259" w:lineRule="auto"/>
              <w:rPr>
                <w:color w:val="000000" w:themeColor="text1"/>
              </w:rPr>
            </w:pPr>
            <w:r w:rsidRPr="000D21C0">
              <w:rPr>
                <w:color w:val="000000" w:themeColor="text1"/>
              </w:rPr>
              <w:t>Sanaa, Houthi, Yemeni, North or northern, South or southern,</w:t>
            </w:r>
          </w:p>
          <w:p w14:paraId="1B1EBAAD" w14:textId="77777777" w:rsidR="0043448C" w:rsidRPr="000D21C0" w:rsidRDefault="0043448C" w:rsidP="0043448C">
            <w:pPr>
              <w:spacing w:line="259" w:lineRule="auto"/>
              <w:rPr>
                <w:color w:val="000000" w:themeColor="text1"/>
              </w:rPr>
            </w:pPr>
            <w:r w:rsidRPr="000D21C0">
              <w:rPr>
                <w:color w:val="000000" w:themeColor="text1"/>
              </w:rPr>
              <w:t>Saudi, Taiz, Aden, Sanaa</w:t>
            </w:r>
          </w:p>
          <w:p w14:paraId="04EC2CEF" w14:textId="77777777" w:rsidR="0043448C" w:rsidRPr="000D21C0" w:rsidRDefault="0043448C" w:rsidP="0043448C">
            <w:pPr>
              <w:tabs>
                <w:tab w:val="left" w:pos="5550"/>
              </w:tabs>
              <w:spacing w:line="259" w:lineRule="auto"/>
              <w:rPr>
                <w:color w:val="000000" w:themeColor="text1"/>
              </w:rPr>
            </w:pPr>
          </w:p>
        </w:tc>
        <w:tc>
          <w:tcPr>
            <w:tcW w:w="810" w:type="dxa"/>
            <w:vAlign w:val="bottom"/>
          </w:tcPr>
          <w:p w14:paraId="73847522" w14:textId="77777777" w:rsidR="0043448C" w:rsidRPr="000D21C0" w:rsidRDefault="0043448C" w:rsidP="0043448C">
            <w:pPr>
              <w:spacing w:line="259" w:lineRule="auto"/>
              <w:rPr>
                <w:color w:val="000000" w:themeColor="text1"/>
              </w:rPr>
            </w:pPr>
            <w:r w:rsidRPr="000D21C0">
              <w:rPr>
                <w:color w:val="000000" w:themeColor="text1"/>
              </w:rPr>
              <w:t>2014-25</w:t>
            </w:r>
          </w:p>
        </w:tc>
        <w:tc>
          <w:tcPr>
            <w:tcW w:w="6205" w:type="dxa"/>
          </w:tcPr>
          <w:p w14:paraId="3B8E8EEA" w14:textId="77777777" w:rsidR="0043448C" w:rsidRPr="000D21C0" w:rsidRDefault="0043448C" w:rsidP="0043448C">
            <w:pPr>
              <w:spacing w:line="259" w:lineRule="auto"/>
              <w:rPr>
                <w:color w:val="000000" w:themeColor="text1"/>
              </w:rPr>
            </w:pPr>
            <w:r w:rsidRPr="000D21C0">
              <w:rPr>
                <w:color w:val="000000" w:themeColor="text1"/>
              </w:rPr>
              <w:t>“</w:t>
            </w:r>
            <w:proofErr w:type="spellStart"/>
            <w:r w:rsidRPr="000D21C0">
              <w:rPr>
                <w:color w:val="000000" w:themeColor="text1"/>
              </w:rPr>
              <w:t>yemen</w:t>
            </w:r>
            <w:proofErr w:type="spellEnd"/>
            <w:r w:rsidRPr="000D21C0">
              <w:rPr>
                <w:color w:val="000000" w:themeColor="text1"/>
              </w:rPr>
              <w:t xml:space="preserve"> civil war” or “war in </w:t>
            </w:r>
            <w:proofErr w:type="spellStart"/>
            <w:r w:rsidRPr="000D21C0">
              <w:rPr>
                <w:color w:val="000000" w:themeColor="text1"/>
              </w:rPr>
              <w:t>yemen</w:t>
            </w:r>
            <w:proofErr w:type="spellEnd"/>
            <w:r w:rsidRPr="000D21C0">
              <w:rPr>
                <w:color w:val="000000" w:themeColor="text1"/>
              </w:rPr>
              <w:t>” or “Yemeni war” or “Yemeni conflict” or “Yemeni crisis” or “Houthi war” or “Houthi crisis” or [“</w:t>
            </w:r>
            <w:proofErr w:type="spellStart"/>
            <w:r w:rsidRPr="000D21C0">
              <w:rPr>
                <w:color w:val="000000" w:themeColor="text1"/>
              </w:rPr>
              <w:t>yemen</w:t>
            </w:r>
            <w:proofErr w:type="spellEnd"/>
            <w:r w:rsidRPr="000D21C0">
              <w:rPr>
                <w:color w:val="000000" w:themeColor="text1"/>
              </w:rPr>
              <w:t xml:space="preserve">” AND “proxy war”] or “intervention in </w:t>
            </w:r>
            <w:proofErr w:type="spellStart"/>
            <w:r w:rsidRPr="000D21C0">
              <w:rPr>
                <w:color w:val="000000" w:themeColor="text1"/>
              </w:rPr>
              <w:t>yemen</w:t>
            </w:r>
            <w:proofErr w:type="spellEnd"/>
            <w:r w:rsidRPr="000D21C0">
              <w:rPr>
                <w:color w:val="000000" w:themeColor="text1"/>
              </w:rPr>
              <w:t>” or “Houthi rebels” or “Houthi insurgency” or “Houthi rebellion” or [“</w:t>
            </w:r>
            <w:proofErr w:type="spellStart"/>
            <w:r w:rsidRPr="000D21C0">
              <w:rPr>
                <w:color w:val="000000" w:themeColor="text1"/>
              </w:rPr>
              <w:t>yemen</w:t>
            </w:r>
            <w:proofErr w:type="spellEnd"/>
            <w:r w:rsidRPr="000D21C0">
              <w:rPr>
                <w:color w:val="000000" w:themeColor="text1"/>
              </w:rPr>
              <w:t>” and “humanitarian crisis”] or [“Sanaa” and “conflict” or “war” or “crisis”]</w:t>
            </w:r>
          </w:p>
        </w:tc>
      </w:tr>
      <w:tr w:rsidR="0043448C" w:rsidRPr="000D21C0" w14:paraId="102F5C5D" w14:textId="77777777" w:rsidTr="008F31F1">
        <w:tc>
          <w:tcPr>
            <w:tcW w:w="1709" w:type="dxa"/>
            <w:vAlign w:val="bottom"/>
          </w:tcPr>
          <w:p w14:paraId="0C0F16C4" w14:textId="77777777" w:rsidR="0043448C" w:rsidRPr="000D21C0" w:rsidRDefault="0043448C" w:rsidP="0043448C">
            <w:pPr>
              <w:spacing w:line="259" w:lineRule="auto"/>
              <w:rPr>
                <w:color w:val="000000" w:themeColor="text1"/>
              </w:rPr>
            </w:pPr>
            <w:r w:rsidRPr="000D21C0">
              <w:rPr>
                <w:color w:val="000000" w:themeColor="text1"/>
              </w:rPr>
              <w:t xml:space="preserve">Ukraine’s Russia invasion </w:t>
            </w:r>
          </w:p>
        </w:tc>
        <w:tc>
          <w:tcPr>
            <w:tcW w:w="910" w:type="dxa"/>
            <w:vAlign w:val="bottom"/>
          </w:tcPr>
          <w:p w14:paraId="39E91879" w14:textId="77777777" w:rsidR="0043448C" w:rsidRPr="000D21C0" w:rsidRDefault="0043448C" w:rsidP="0043448C">
            <w:pPr>
              <w:spacing w:line="259" w:lineRule="auto"/>
              <w:rPr>
                <w:color w:val="000000" w:themeColor="text1"/>
              </w:rPr>
            </w:pPr>
            <w:r w:rsidRPr="000D21C0">
              <w:rPr>
                <w:color w:val="000000" w:themeColor="text1"/>
              </w:rPr>
              <w:t>2014-25</w:t>
            </w:r>
          </w:p>
        </w:tc>
        <w:tc>
          <w:tcPr>
            <w:tcW w:w="3316" w:type="dxa"/>
          </w:tcPr>
          <w:p w14:paraId="3E5CA76F" w14:textId="77777777" w:rsidR="0043448C" w:rsidRPr="000D21C0" w:rsidRDefault="0043448C" w:rsidP="0043448C">
            <w:pPr>
              <w:spacing w:line="259" w:lineRule="auto"/>
              <w:rPr>
                <w:color w:val="000000" w:themeColor="text1"/>
              </w:rPr>
            </w:pPr>
            <w:r w:rsidRPr="000D21C0">
              <w:rPr>
                <w:color w:val="000000" w:themeColor="text1"/>
              </w:rPr>
              <w:t>Donbas, Donbass, Lugansk, Luhansk, Donetsk, DNR, LNR, Putin, Kremlin, FSB, Ukrainian, Eastern, Crimea, Crimean,</w:t>
            </w:r>
          </w:p>
          <w:p w14:paraId="03902020" w14:textId="77777777" w:rsidR="0043448C" w:rsidRPr="000D21C0" w:rsidRDefault="0043448C" w:rsidP="0043448C">
            <w:pPr>
              <w:spacing w:line="259" w:lineRule="auto"/>
              <w:rPr>
                <w:color w:val="000000" w:themeColor="text1"/>
              </w:rPr>
            </w:pPr>
            <w:r w:rsidRPr="000D21C0">
              <w:rPr>
                <w:color w:val="000000" w:themeColor="text1"/>
              </w:rPr>
              <w:t xml:space="preserve">Tatar, Russophone, Russian-speaking, Catholic, Orthodox, separatist, fascist, </w:t>
            </w:r>
            <w:proofErr w:type="spellStart"/>
            <w:r w:rsidRPr="000D21C0">
              <w:rPr>
                <w:color w:val="000000" w:themeColor="text1"/>
              </w:rPr>
              <w:t>neo-nazi</w:t>
            </w:r>
            <w:proofErr w:type="spellEnd"/>
          </w:p>
        </w:tc>
        <w:tc>
          <w:tcPr>
            <w:tcW w:w="810" w:type="dxa"/>
            <w:vAlign w:val="bottom"/>
          </w:tcPr>
          <w:p w14:paraId="4B2D1416" w14:textId="77777777" w:rsidR="0043448C" w:rsidRPr="000D21C0" w:rsidRDefault="0043448C" w:rsidP="0043448C">
            <w:pPr>
              <w:spacing w:line="259" w:lineRule="auto"/>
              <w:rPr>
                <w:color w:val="000000" w:themeColor="text1"/>
              </w:rPr>
            </w:pPr>
            <w:r w:rsidRPr="000D21C0">
              <w:rPr>
                <w:color w:val="000000" w:themeColor="text1"/>
              </w:rPr>
              <w:t>2014-25</w:t>
            </w:r>
          </w:p>
        </w:tc>
        <w:tc>
          <w:tcPr>
            <w:tcW w:w="6205" w:type="dxa"/>
          </w:tcPr>
          <w:p w14:paraId="1B686D21" w14:textId="77777777" w:rsidR="0043448C" w:rsidRPr="000D21C0" w:rsidRDefault="0043448C" w:rsidP="0043448C">
            <w:pPr>
              <w:spacing w:line="259" w:lineRule="auto"/>
              <w:rPr>
                <w:color w:val="000000" w:themeColor="text1"/>
              </w:rPr>
            </w:pPr>
            <w:r w:rsidRPr="000D21C0">
              <w:rPr>
                <w:color w:val="000000" w:themeColor="text1"/>
              </w:rPr>
              <w:t>“Ukraine war” or “war in Ukraine” or “</w:t>
            </w:r>
            <w:proofErr w:type="spellStart"/>
            <w:r w:rsidRPr="000D21C0">
              <w:rPr>
                <w:color w:val="000000" w:themeColor="text1"/>
              </w:rPr>
              <w:t>donbas</w:t>
            </w:r>
            <w:proofErr w:type="spellEnd"/>
            <w:r w:rsidRPr="000D21C0">
              <w:rPr>
                <w:color w:val="000000" w:themeColor="text1"/>
              </w:rPr>
              <w:t>” or “Donbass” or “Donetsk” or “Lugansk” or “Ukraine” or (“Russian aggression” or “Russian invasion” and “Ukraine”) or “separatism in Ukraine” or “imperialism in Ukraine” or “Ukraine’s war” or “war against Putin” or “</w:t>
            </w:r>
            <w:proofErr w:type="spellStart"/>
            <w:r w:rsidRPr="000D21C0">
              <w:rPr>
                <w:color w:val="000000" w:themeColor="text1"/>
              </w:rPr>
              <w:t>putin’s</w:t>
            </w:r>
            <w:proofErr w:type="spellEnd"/>
            <w:r w:rsidRPr="000D21C0">
              <w:rPr>
                <w:color w:val="000000" w:themeColor="text1"/>
              </w:rPr>
              <w:t xml:space="preserve"> war” or “kremlin’s war” or “Russian invasion” or “</w:t>
            </w:r>
            <w:proofErr w:type="spellStart"/>
            <w:r w:rsidRPr="000D21C0">
              <w:rPr>
                <w:color w:val="000000" w:themeColor="text1"/>
              </w:rPr>
              <w:t>russo-ukraine</w:t>
            </w:r>
            <w:proofErr w:type="spellEnd"/>
            <w:r w:rsidRPr="000D21C0">
              <w:rPr>
                <w:color w:val="000000" w:themeColor="text1"/>
              </w:rPr>
              <w:t xml:space="preserve"> conflict” or “Crimean invasion” or “Crimean annexation” or [“Russia” or “Ukraine” and “special military operation”]</w:t>
            </w:r>
          </w:p>
        </w:tc>
      </w:tr>
      <w:tr w:rsidR="0043448C" w:rsidRPr="000D21C0" w14:paraId="0A058A7D" w14:textId="77777777" w:rsidTr="008F31F1">
        <w:tc>
          <w:tcPr>
            <w:tcW w:w="1709" w:type="dxa"/>
            <w:vAlign w:val="bottom"/>
          </w:tcPr>
          <w:p w14:paraId="03F7194E" w14:textId="77777777" w:rsidR="0043448C" w:rsidRPr="000D21C0" w:rsidRDefault="0043448C" w:rsidP="0043448C">
            <w:pPr>
              <w:spacing w:line="259" w:lineRule="auto"/>
              <w:rPr>
                <w:color w:val="000000" w:themeColor="text1"/>
              </w:rPr>
            </w:pPr>
            <w:r w:rsidRPr="000D21C0">
              <w:rPr>
                <w:color w:val="000000" w:themeColor="text1"/>
              </w:rPr>
              <w:t xml:space="preserve">Venezuelan exodus </w:t>
            </w:r>
          </w:p>
        </w:tc>
        <w:tc>
          <w:tcPr>
            <w:tcW w:w="910" w:type="dxa"/>
            <w:vAlign w:val="bottom"/>
          </w:tcPr>
          <w:p w14:paraId="39927DAF" w14:textId="77777777" w:rsidR="0043448C" w:rsidRPr="000D21C0" w:rsidRDefault="0043448C" w:rsidP="0043448C">
            <w:pPr>
              <w:spacing w:line="259" w:lineRule="auto"/>
              <w:rPr>
                <w:color w:val="000000" w:themeColor="text1"/>
              </w:rPr>
            </w:pPr>
            <w:r w:rsidRPr="000D21C0">
              <w:rPr>
                <w:color w:val="000000" w:themeColor="text1"/>
              </w:rPr>
              <w:t>2015-25</w:t>
            </w:r>
          </w:p>
        </w:tc>
        <w:tc>
          <w:tcPr>
            <w:tcW w:w="3316" w:type="dxa"/>
          </w:tcPr>
          <w:p w14:paraId="43EC6CD4" w14:textId="77777777" w:rsidR="0043448C" w:rsidRPr="000D21C0" w:rsidRDefault="0043448C" w:rsidP="0043448C">
            <w:pPr>
              <w:spacing w:line="259" w:lineRule="auto"/>
              <w:rPr>
                <w:color w:val="000000" w:themeColor="text1"/>
              </w:rPr>
            </w:pPr>
            <w:r w:rsidRPr="000D21C0">
              <w:rPr>
                <w:color w:val="000000" w:themeColor="text1"/>
              </w:rPr>
              <w:t xml:space="preserve">Venezuelan, Caracas, indigenous, </w:t>
            </w:r>
            <w:proofErr w:type="spellStart"/>
            <w:r w:rsidRPr="000D21C0">
              <w:rPr>
                <w:color w:val="000000" w:themeColor="text1"/>
              </w:rPr>
              <w:t>Warao</w:t>
            </w:r>
            <w:proofErr w:type="spellEnd"/>
            <w:r w:rsidRPr="000D21C0">
              <w:rPr>
                <w:color w:val="000000" w:themeColor="text1"/>
              </w:rPr>
              <w:t>, Maracaibo, “into Columbia,” “into brazil,” Maduro, Christian, Catholic, anti-communist, anti-regime</w:t>
            </w:r>
          </w:p>
          <w:p w14:paraId="6017DB14" w14:textId="77777777" w:rsidR="0043448C" w:rsidRPr="000D21C0" w:rsidRDefault="0043448C" w:rsidP="0043448C">
            <w:pPr>
              <w:tabs>
                <w:tab w:val="left" w:pos="5550"/>
              </w:tabs>
              <w:spacing w:line="259" w:lineRule="auto"/>
              <w:rPr>
                <w:color w:val="000000" w:themeColor="text1"/>
              </w:rPr>
            </w:pPr>
          </w:p>
        </w:tc>
        <w:tc>
          <w:tcPr>
            <w:tcW w:w="810" w:type="dxa"/>
            <w:vAlign w:val="bottom"/>
          </w:tcPr>
          <w:p w14:paraId="0E3C74D9" w14:textId="77777777" w:rsidR="0043448C" w:rsidRPr="000D21C0" w:rsidRDefault="0043448C" w:rsidP="0043448C">
            <w:pPr>
              <w:spacing w:line="259" w:lineRule="auto"/>
              <w:rPr>
                <w:color w:val="000000" w:themeColor="text1"/>
              </w:rPr>
            </w:pPr>
            <w:r w:rsidRPr="000D21C0">
              <w:rPr>
                <w:color w:val="000000" w:themeColor="text1"/>
              </w:rPr>
              <w:t>2015-25</w:t>
            </w:r>
          </w:p>
        </w:tc>
        <w:tc>
          <w:tcPr>
            <w:tcW w:w="6205" w:type="dxa"/>
          </w:tcPr>
          <w:p w14:paraId="405B4F7F" w14:textId="77777777" w:rsidR="0043448C" w:rsidRPr="000D21C0" w:rsidRDefault="0043448C" w:rsidP="0043448C">
            <w:pPr>
              <w:spacing w:line="259" w:lineRule="auto"/>
              <w:rPr>
                <w:color w:val="000000" w:themeColor="text1"/>
              </w:rPr>
            </w:pPr>
            <w:r w:rsidRPr="000D21C0">
              <w:rPr>
                <w:color w:val="000000" w:themeColor="text1"/>
              </w:rPr>
              <w:t>“Venezuela” or “Venezuelans” or “Maduro”</w:t>
            </w:r>
          </w:p>
        </w:tc>
      </w:tr>
      <w:tr w:rsidR="0043448C" w:rsidRPr="000D21C0" w14:paraId="7DF29F2F" w14:textId="77777777" w:rsidTr="008F31F1">
        <w:tc>
          <w:tcPr>
            <w:tcW w:w="1709" w:type="dxa"/>
            <w:vAlign w:val="bottom"/>
          </w:tcPr>
          <w:p w14:paraId="119E9E9A" w14:textId="77777777" w:rsidR="0043448C" w:rsidRPr="000D21C0" w:rsidRDefault="0043448C" w:rsidP="0043448C">
            <w:pPr>
              <w:spacing w:line="259" w:lineRule="auto"/>
              <w:rPr>
                <w:color w:val="000000" w:themeColor="text1"/>
              </w:rPr>
            </w:pPr>
            <w:r w:rsidRPr="000D21C0">
              <w:rPr>
                <w:color w:val="000000" w:themeColor="text1"/>
              </w:rPr>
              <w:t>Burkina Faso War</w:t>
            </w:r>
          </w:p>
        </w:tc>
        <w:tc>
          <w:tcPr>
            <w:tcW w:w="910" w:type="dxa"/>
            <w:vAlign w:val="bottom"/>
          </w:tcPr>
          <w:p w14:paraId="0D372E79" w14:textId="77777777" w:rsidR="0043448C" w:rsidRPr="000D21C0" w:rsidRDefault="0043448C" w:rsidP="0043448C">
            <w:pPr>
              <w:spacing w:line="259" w:lineRule="auto"/>
              <w:rPr>
                <w:color w:val="000000" w:themeColor="text1"/>
              </w:rPr>
            </w:pPr>
            <w:r w:rsidRPr="000D21C0">
              <w:rPr>
                <w:color w:val="000000" w:themeColor="text1"/>
              </w:rPr>
              <w:t>2015-25</w:t>
            </w:r>
          </w:p>
        </w:tc>
        <w:tc>
          <w:tcPr>
            <w:tcW w:w="3316" w:type="dxa"/>
          </w:tcPr>
          <w:p w14:paraId="18FE9819" w14:textId="77777777" w:rsidR="0043448C" w:rsidRPr="000D21C0" w:rsidRDefault="0043448C" w:rsidP="0043448C">
            <w:pPr>
              <w:spacing w:line="259" w:lineRule="auto"/>
              <w:rPr>
                <w:color w:val="000000" w:themeColor="text1"/>
              </w:rPr>
            </w:pPr>
            <w:proofErr w:type="spellStart"/>
            <w:r w:rsidRPr="000D21C0">
              <w:rPr>
                <w:color w:val="000000" w:themeColor="text1"/>
              </w:rPr>
              <w:t>Burkinabé</w:t>
            </w:r>
            <w:proofErr w:type="spellEnd"/>
            <w:r w:rsidRPr="000D21C0">
              <w:rPr>
                <w:color w:val="000000" w:themeColor="text1"/>
              </w:rPr>
              <w:t xml:space="preserve">, Fulani, Burkina Faso, northern Burkina, </w:t>
            </w:r>
            <w:proofErr w:type="spellStart"/>
            <w:r w:rsidRPr="000D21C0">
              <w:rPr>
                <w:color w:val="000000" w:themeColor="text1"/>
              </w:rPr>
              <w:t>peul</w:t>
            </w:r>
            <w:proofErr w:type="spellEnd"/>
            <w:r w:rsidRPr="000D21C0">
              <w:rPr>
                <w:color w:val="000000" w:themeColor="text1"/>
              </w:rPr>
              <w:t xml:space="preserve">, </w:t>
            </w:r>
            <w:proofErr w:type="spellStart"/>
            <w:r w:rsidRPr="000D21C0">
              <w:rPr>
                <w:color w:val="000000" w:themeColor="text1"/>
              </w:rPr>
              <w:t>mossi</w:t>
            </w:r>
            <w:proofErr w:type="spellEnd"/>
            <w:r w:rsidRPr="000D21C0">
              <w:rPr>
                <w:color w:val="000000" w:themeColor="text1"/>
              </w:rPr>
              <w:t>, Ouagadougou, JNIM, ISGS</w:t>
            </w:r>
          </w:p>
        </w:tc>
        <w:tc>
          <w:tcPr>
            <w:tcW w:w="810" w:type="dxa"/>
            <w:vAlign w:val="bottom"/>
          </w:tcPr>
          <w:p w14:paraId="7A1DBD23" w14:textId="77777777" w:rsidR="0043448C" w:rsidRPr="000D21C0" w:rsidRDefault="0043448C" w:rsidP="0043448C">
            <w:pPr>
              <w:spacing w:line="259" w:lineRule="auto"/>
              <w:rPr>
                <w:color w:val="000000" w:themeColor="text1"/>
              </w:rPr>
            </w:pPr>
            <w:r w:rsidRPr="000D21C0">
              <w:rPr>
                <w:color w:val="000000" w:themeColor="text1"/>
              </w:rPr>
              <w:t>2015-25</w:t>
            </w:r>
          </w:p>
        </w:tc>
        <w:tc>
          <w:tcPr>
            <w:tcW w:w="6205" w:type="dxa"/>
          </w:tcPr>
          <w:p w14:paraId="61EDE18C" w14:textId="77777777" w:rsidR="0043448C" w:rsidRPr="000D21C0" w:rsidRDefault="0043448C" w:rsidP="0043448C">
            <w:pPr>
              <w:spacing w:line="259" w:lineRule="auto"/>
              <w:rPr>
                <w:color w:val="000000" w:themeColor="text1"/>
              </w:rPr>
            </w:pPr>
            <w:r w:rsidRPr="000D21C0">
              <w:rPr>
                <w:color w:val="000000" w:themeColor="text1"/>
              </w:rPr>
              <w:t xml:space="preserve">Burkina Faso, Faso conflict, Faso war, Faso insurgency, insurgency in Burkina, war in Burkina, conflict in Burkina, </w:t>
            </w:r>
            <w:proofErr w:type="spellStart"/>
            <w:r w:rsidRPr="000D21C0">
              <w:rPr>
                <w:color w:val="000000" w:themeColor="text1"/>
              </w:rPr>
              <w:t>Burkinabé</w:t>
            </w:r>
            <w:proofErr w:type="spellEnd"/>
            <w:r w:rsidRPr="000D21C0">
              <w:rPr>
                <w:color w:val="000000" w:themeColor="text1"/>
              </w:rPr>
              <w:t xml:space="preserve">, Ouagadougou, JNIM, ISGS, Faso crisis, Faso violence, Faso terrorism, terrorism in Burkina, crisis in northern </w:t>
            </w:r>
            <w:proofErr w:type="spellStart"/>
            <w:r w:rsidRPr="000D21C0">
              <w:rPr>
                <w:color w:val="000000" w:themeColor="text1"/>
              </w:rPr>
              <w:t>burkina</w:t>
            </w:r>
            <w:proofErr w:type="spellEnd"/>
            <w:r w:rsidRPr="000D21C0">
              <w:rPr>
                <w:color w:val="000000" w:themeColor="text1"/>
              </w:rPr>
              <w:t xml:space="preserve">, war in northern </w:t>
            </w:r>
            <w:proofErr w:type="spellStart"/>
            <w:r w:rsidRPr="000D21C0">
              <w:rPr>
                <w:color w:val="000000" w:themeColor="text1"/>
              </w:rPr>
              <w:t>burkina</w:t>
            </w:r>
            <w:proofErr w:type="spellEnd"/>
            <w:r w:rsidRPr="000D21C0">
              <w:rPr>
                <w:color w:val="000000" w:themeColor="text1"/>
              </w:rPr>
              <w:t xml:space="preserve">, violence in northern </w:t>
            </w:r>
            <w:proofErr w:type="spellStart"/>
            <w:r w:rsidRPr="000D21C0">
              <w:rPr>
                <w:color w:val="000000" w:themeColor="text1"/>
              </w:rPr>
              <w:t>burkina</w:t>
            </w:r>
            <w:proofErr w:type="spellEnd"/>
            <w:r w:rsidRPr="000D21C0">
              <w:rPr>
                <w:color w:val="000000" w:themeColor="text1"/>
              </w:rPr>
              <w:t xml:space="preserve">, </w:t>
            </w:r>
            <w:proofErr w:type="spellStart"/>
            <w:r w:rsidRPr="000D21C0">
              <w:rPr>
                <w:color w:val="000000" w:themeColor="text1"/>
              </w:rPr>
              <w:t>faso</w:t>
            </w:r>
            <w:proofErr w:type="spellEnd"/>
            <w:r w:rsidRPr="000D21C0">
              <w:rPr>
                <w:color w:val="000000" w:themeColor="text1"/>
              </w:rPr>
              <w:t xml:space="preserve"> civil conflict, </w:t>
            </w:r>
            <w:proofErr w:type="spellStart"/>
            <w:r w:rsidRPr="000D21C0">
              <w:rPr>
                <w:color w:val="000000" w:themeColor="text1"/>
              </w:rPr>
              <w:t>faso’s</w:t>
            </w:r>
            <w:proofErr w:type="spellEnd"/>
            <w:r w:rsidRPr="000D21C0">
              <w:rPr>
                <w:color w:val="000000" w:themeColor="text1"/>
              </w:rPr>
              <w:t xml:space="preserve"> forgotten war, </w:t>
            </w:r>
          </w:p>
        </w:tc>
      </w:tr>
      <w:tr w:rsidR="0043448C" w:rsidRPr="000D21C0" w14:paraId="661E7A10" w14:textId="77777777" w:rsidTr="008F31F1">
        <w:tc>
          <w:tcPr>
            <w:tcW w:w="1709" w:type="dxa"/>
            <w:vAlign w:val="bottom"/>
          </w:tcPr>
          <w:p w14:paraId="5FD1BA6B" w14:textId="77777777" w:rsidR="0043448C" w:rsidRPr="000D21C0" w:rsidRDefault="0043448C" w:rsidP="0043448C">
            <w:pPr>
              <w:spacing w:line="259" w:lineRule="auto"/>
              <w:rPr>
                <w:color w:val="000000" w:themeColor="text1"/>
              </w:rPr>
            </w:pPr>
            <w:proofErr w:type="spellStart"/>
            <w:r w:rsidRPr="000D21C0">
              <w:rPr>
                <w:color w:val="000000" w:themeColor="text1"/>
              </w:rPr>
              <w:lastRenderedPageBreak/>
              <w:t>Ambazonia</w:t>
            </w:r>
            <w:proofErr w:type="spellEnd"/>
            <w:r w:rsidRPr="000D21C0">
              <w:rPr>
                <w:color w:val="000000" w:themeColor="text1"/>
              </w:rPr>
              <w:t xml:space="preserve"> War </w:t>
            </w:r>
          </w:p>
        </w:tc>
        <w:tc>
          <w:tcPr>
            <w:tcW w:w="910" w:type="dxa"/>
            <w:vAlign w:val="bottom"/>
          </w:tcPr>
          <w:p w14:paraId="0BE98DE4" w14:textId="77777777" w:rsidR="0043448C" w:rsidRPr="000D21C0" w:rsidRDefault="0043448C" w:rsidP="0043448C">
            <w:pPr>
              <w:spacing w:line="259" w:lineRule="auto"/>
              <w:rPr>
                <w:color w:val="000000" w:themeColor="text1"/>
              </w:rPr>
            </w:pPr>
            <w:r w:rsidRPr="000D21C0">
              <w:rPr>
                <w:color w:val="000000" w:themeColor="text1"/>
              </w:rPr>
              <w:t>2016-25</w:t>
            </w:r>
          </w:p>
        </w:tc>
        <w:tc>
          <w:tcPr>
            <w:tcW w:w="3316" w:type="dxa"/>
          </w:tcPr>
          <w:p w14:paraId="19F51057" w14:textId="77777777" w:rsidR="0043448C" w:rsidRPr="000D21C0" w:rsidRDefault="0043448C" w:rsidP="0043448C">
            <w:pPr>
              <w:spacing w:line="259" w:lineRule="auto"/>
              <w:rPr>
                <w:color w:val="000000" w:themeColor="text1"/>
              </w:rPr>
            </w:pPr>
            <w:proofErr w:type="spellStart"/>
            <w:r w:rsidRPr="000D21C0">
              <w:rPr>
                <w:color w:val="000000" w:themeColor="text1"/>
              </w:rPr>
              <w:t>Ambazonia</w:t>
            </w:r>
            <w:proofErr w:type="spellEnd"/>
            <w:r w:rsidRPr="000D21C0">
              <w:rPr>
                <w:color w:val="000000" w:themeColor="text1"/>
              </w:rPr>
              <w:t xml:space="preserve">, </w:t>
            </w:r>
            <w:proofErr w:type="spellStart"/>
            <w:r w:rsidRPr="000D21C0">
              <w:rPr>
                <w:color w:val="000000" w:themeColor="text1"/>
              </w:rPr>
              <w:t>Ambazonian</w:t>
            </w:r>
            <w:proofErr w:type="spellEnd"/>
            <w:r w:rsidRPr="000D21C0">
              <w:rPr>
                <w:color w:val="000000" w:themeColor="text1"/>
              </w:rPr>
              <w:t xml:space="preserve">, Anglophone, Francophone, Cameroon, Cameroonian, English-speaking, Cameroons, Southern Cameroons, Restoration Forces, </w:t>
            </w:r>
            <w:proofErr w:type="spellStart"/>
            <w:r w:rsidRPr="000D21C0">
              <w:rPr>
                <w:color w:val="000000" w:themeColor="text1"/>
              </w:rPr>
              <w:t>Odeshi</w:t>
            </w:r>
            <w:proofErr w:type="spellEnd"/>
            <w:r w:rsidRPr="000D21C0">
              <w:rPr>
                <w:color w:val="000000" w:themeColor="text1"/>
              </w:rPr>
              <w:t>, FARDC, ADF, Seven Karta, Bui Warriors,</w:t>
            </w:r>
          </w:p>
        </w:tc>
        <w:tc>
          <w:tcPr>
            <w:tcW w:w="810" w:type="dxa"/>
            <w:vAlign w:val="bottom"/>
          </w:tcPr>
          <w:p w14:paraId="69808908" w14:textId="77777777" w:rsidR="0043448C" w:rsidRPr="000D21C0" w:rsidRDefault="0043448C" w:rsidP="0043448C">
            <w:pPr>
              <w:spacing w:line="259" w:lineRule="auto"/>
              <w:rPr>
                <w:color w:val="000000" w:themeColor="text1"/>
              </w:rPr>
            </w:pPr>
            <w:r w:rsidRPr="000D21C0">
              <w:rPr>
                <w:color w:val="000000" w:themeColor="text1"/>
              </w:rPr>
              <w:t>2016-25</w:t>
            </w:r>
          </w:p>
        </w:tc>
        <w:tc>
          <w:tcPr>
            <w:tcW w:w="6205" w:type="dxa"/>
          </w:tcPr>
          <w:p w14:paraId="0315F74A" w14:textId="77777777" w:rsidR="0043448C" w:rsidRPr="000D21C0" w:rsidRDefault="0043448C" w:rsidP="0043448C">
            <w:pPr>
              <w:spacing w:line="259" w:lineRule="auto"/>
              <w:rPr>
                <w:color w:val="000000" w:themeColor="text1"/>
              </w:rPr>
            </w:pPr>
            <w:proofErr w:type="spellStart"/>
            <w:r w:rsidRPr="000D21C0">
              <w:rPr>
                <w:color w:val="000000" w:themeColor="text1"/>
              </w:rPr>
              <w:t>Ambazonia</w:t>
            </w:r>
            <w:proofErr w:type="spellEnd"/>
            <w:r w:rsidRPr="000D21C0">
              <w:rPr>
                <w:color w:val="000000" w:themeColor="text1"/>
              </w:rPr>
              <w:t xml:space="preserve">, </w:t>
            </w:r>
            <w:proofErr w:type="spellStart"/>
            <w:r w:rsidRPr="000D21C0">
              <w:rPr>
                <w:color w:val="000000" w:themeColor="text1"/>
              </w:rPr>
              <w:t>Ambazonian</w:t>
            </w:r>
            <w:proofErr w:type="spellEnd"/>
            <w:r w:rsidRPr="000D21C0">
              <w:rPr>
                <w:color w:val="000000" w:themeColor="text1"/>
              </w:rPr>
              <w:t>, Cameroon war, Anglophone crisis, Anglophone conflict, Cameroon, Cameroonian, Cameroons, separatism in Cameroon, Anglophone separatists,</w:t>
            </w:r>
          </w:p>
          <w:p w14:paraId="7CBC7D43" w14:textId="77777777" w:rsidR="0043448C" w:rsidRPr="000D21C0" w:rsidRDefault="0043448C" w:rsidP="0043448C">
            <w:pPr>
              <w:spacing w:line="259" w:lineRule="auto"/>
              <w:rPr>
                <w:color w:val="000000" w:themeColor="text1"/>
              </w:rPr>
            </w:pPr>
            <w:r w:rsidRPr="000D21C0">
              <w:rPr>
                <w:color w:val="000000" w:themeColor="text1"/>
              </w:rPr>
              <w:t xml:space="preserve">English-speaking, Restoration Forces, FARDC, </w:t>
            </w:r>
            <w:proofErr w:type="spellStart"/>
            <w:r w:rsidRPr="000D21C0">
              <w:rPr>
                <w:color w:val="000000" w:themeColor="text1"/>
              </w:rPr>
              <w:t>Biya</w:t>
            </w:r>
            <w:proofErr w:type="spellEnd"/>
            <w:r w:rsidRPr="000D21C0">
              <w:rPr>
                <w:color w:val="000000" w:themeColor="text1"/>
              </w:rPr>
              <w:t xml:space="preserve">, </w:t>
            </w:r>
            <w:proofErr w:type="spellStart"/>
            <w:r w:rsidRPr="000D21C0">
              <w:rPr>
                <w:color w:val="000000" w:themeColor="text1"/>
              </w:rPr>
              <w:t>AgovC</w:t>
            </w:r>
            <w:proofErr w:type="spellEnd"/>
            <w:r w:rsidRPr="000D21C0">
              <w:rPr>
                <w:color w:val="000000" w:themeColor="text1"/>
              </w:rPr>
              <w:t xml:space="preserve">, </w:t>
            </w:r>
            <w:proofErr w:type="spellStart"/>
            <w:r w:rsidRPr="000D21C0">
              <w:rPr>
                <w:color w:val="000000" w:themeColor="text1"/>
              </w:rPr>
              <w:t>Ambazonian</w:t>
            </w:r>
            <w:proofErr w:type="spellEnd"/>
            <w:r w:rsidRPr="000D21C0">
              <w:rPr>
                <w:color w:val="000000" w:themeColor="text1"/>
              </w:rPr>
              <w:t xml:space="preserve"> Independence Movement, ADF, </w:t>
            </w:r>
            <w:proofErr w:type="spellStart"/>
            <w:r w:rsidRPr="000D21C0">
              <w:rPr>
                <w:color w:val="000000" w:themeColor="text1"/>
              </w:rPr>
              <w:t>Ambazonian</w:t>
            </w:r>
            <w:proofErr w:type="spellEnd"/>
            <w:r w:rsidRPr="000D21C0">
              <w:rPr>
                <w:color w:val="000000" w:themeColor="text1"/>
              </w:rPr>
              <w:t xml:space="preserve"> Defense Force, Red Dragons, Tigers of </w:t>
            </w:r>
            <w:proofErr w:type="spellStart"/>
            <w:r w:rsidRPr="000D21C0">
              <w:rPr>
                <w:color w:val="000000" w:themeColor="text1"/>
              </w:rPr>
              <w:t>Ambazonia</w:t>
            </w:r>
            <w:proofErr w:type="spellEnd"/>
            <w:r w:rsidRPr="000D21C0">
              <w:rPr>
                <w:color w:val="000000" w:themeColor="text1"/>
              </w:rPr>
              <w:t>, Seven Karta, Bui Warriors</w:t>
            </w:r>
          </w:p>
        </w:tc>
      </w:tr>
      <w:tr w:rsidR="0043448C" w:rsidRPr="000D21C0" w14:paraId="1CFA0D72" w14:textId="77777777" w:rsidTr="008F31F1">
        <w:tc>
          <w:tcPr>
            <w:tcW w:w="1709" w:type="dxa"/>
            <w:vAlign w:val="bottom"/>
          </w:tcPr>
          <w:p w14:paraId="3A3D98FF" w14:textId="77777777" w:rsidR="0043448C" w:rsidRPr="000D21C0" w:rsidRDefault="0043448C" w:rsidP="0043448C">
            <w:pPr>
              <w:spacing w:line="259" w:lineRule="auto"/>
              <w:rPr>
                <w:color w:val="000000" w:themeColor="text1"/>
              </w:rPr>
            </w:pPr>
            <w:r w:rsidRPr="000D21C0">
              <w:rPr>
                <w:color w:val="000000" w:themeColor="text1"/>
              </w:rPr>
              <w:t xml:space="preserve">Chinese Uyghur forced migrations </w:t>
            </w:r>
          </w:p>
        </w:tc>
        <w:tc>
          <w:tcPr>
            <w:tcW w:w="910" w:type="dxa"/>
            <w:vAlign w:val="bottom"/>
          </w:tcPr>
          <w:p w14:paraId="682338AA" w14:textId="77777777" w:rsidR="0043448C" w:rsidRPr="000D21C0" w:rsidRDefault="0043448C" w:rsidP="0043448C">
            <w:pPr>
              <w:spacing w:line="259" w:lineRule="auto"/>
              <w:rPr>
                <w:color w:val="000000" w:themeColor="text1"/>
              </w:rPr>
            </w:pPr>
            <w:r w:rsidRPr="000D21C0">
              <w:rPr>
                <w:color w:val="000000" w:themeColor="text1"/>
              </w:rPr>
              <w:t>2017-25</w:t>
            </w:r>
          </w:p>
        </w:tc>
        <w:tc>
          <w:tcPr>
            <w:tcW w:w="3316" w:type="dxa"/>
          </w:tcPr>
          <w:p w14:paraId="2A41BD48" w14:textId="77777777" w:rsidR="0043448C" w:rsidRPr="000D21C0" w:rsidRDefault="0043448C" w:rsidP="0043448C">
            <w:pPr>
              <w:spacing w:line="259" w:lineRule="auto"/>
              <w:rPr>
                <w:color w:val="000000" w:themeColor="text1"/>
              </w:rPr>
            </w:pPr>
            <w:r w:rsidRPr="000D21C0">
              <w:rPr>
                <w:color w:val="000000" w:themeColor="text1"/>
              </w:rPr>
              <w:t xml:space="preserve">Uyghur, </w:t>
            </w:r>
            <w:proofErr w:type="spellStart"/>
            <w:r w:rsidRPr="000D21C0">
              <w:rPr>
                <w:color w:val="000000" w:themeColor="text1"/>
              </w:rPr>
              <w:t>uyhur</w:t>
            </w:r>
            <w:proofErr w:type="spellEnd"/>
            <w:r w:rsidRPr="000D21C0">
              <w:rPr>
                <w:color w:val="000000" w:themeColor="text1"/>
              </w:rPr>
              <w:t xml:space="preserve">, </w:t>
            </w:r>
            <w:proofErr w:type="spellStart"/>
            <w:r w:rsidRPr="000D21C0">
              <w:rPr>
                <w:color w:val="000000" w:themeColor="text1"/>
              </w:rPr>
              <w:t>uyg’hur</w:t>
            </w:r>
            <w:proofErr w:type="spellEnd"/>
            <w:r w:rsidRPr="000D21C0">
              <w:rPr>
                <w:color w:val="000000" w:themeColor="text1"/>
              </w:rPr>
              <w:t xml:space="preserve">, </w:t>
            </w:r>
            <w:proofErr w:type="spellStart"/>
            <w:r w:rsidRPr="000D21C0">
              <w:rPr>
                <w:color w:val="000000" w:themeColor="text1"/>
              </w:rPr>
              <w:t>ouighour</w:t>
            </w:r>
            <w:proofErr w:type="spellEnd"/>
            <w:r w:rsidRPr="000D21C0">
              <w:rPr>
                <w:color w:val="000000" w:themeColor="text1"/>
              </w:rPr>
              <w:t xml:space="preserve">, </w:t>
            </w:r>
            <w:proofErr w:type="spellStart"/>
            <w:r w:rsidRPr="000D21C0">
              <w:rPr>
                <w:color w:val="000000" w:themeColor="text1"/>
              </w:rPr>
              <w:t>uigur</w:t>
            </w:r>
            <w:proofErr w:type="spellEnd"/>
            <w:r w:rsidRPr="000D21C0">
              <w:rPr>
                <w:color w:val="000000" w:themeColor="text1"/>
              </w:rPr>
              <w:t xml:space="preserve">, </w:t>
            </w:r>
            <w:proofErr w:type="spellStart"/>
            <w:r w:rsidRPr="000D21C0">
              <w:rPr>
                <w:color w:val="000000" w:themeColor="text1"/>
              </w:rPr>
              <w:t>uighuir</w:t>
            </w:r>
            <w:proofErr w:type="spellEnd"/>
            <w:r w:rsidRPr="000D21C0">
              <w:rPr>
                <w:color w:val="000000" w:themeColor="text1"/>
              </w:rPr>
              <w:t xml:space="preserve">, </w:t>
            </w:r>
            <w:proofErr w:type="spellStart"/>
            <w:r w:rsidRPr="000D21C0">
              <w:rPr>
                <w:color w:val="000000" w:themeColor="text1"/>
              </w:rPr>
              <w:t>wiwu’er</w:t>
            </w:r>
            <w:proofErr w:type="spellEnd"/>
            <w:r w:rsidRPr="000D21C0">
              <w:rPr>
                <w:color w:val="000000" w:themeColor="text1"/>
              </w:rPr>
              <w:t xml:space="preserve">, </w:t>
            </w:r>
            <w:proofErr w:type="spellStart"/>
            <w:r w:rsidRPr="000D21C0">
              <w:rPr>
                <w:color w:val="000000" w:themeColor="text1"/>
              </w:rPr>
              <w:t>wighur</w:t>
            </w:r>
            <w:proofErr w:type="spellEnd"/>
            <w:r w:rsidRPr="000D21C0">
              <w:rPr>
                <w:color w:val="000000" w:themeColor="text1"/>
              </w:rPr>
              <w:t xml:space="preserve">, </w:t>
            </w:r>
            <w:proofErr w:type="spellStart"/>
            <w:r w:rsidRPr="000D21C0">
              <w:rPr>
                <w:color w:val="000000" w:themeColor="text1"/>
              </w:rPr>
              <w:t>uygur</w:t>
            </w:r>
            <w:proofErr w:type="spellEnd"/>
            <w:r w:rsidRPr="000D21C0">
              <w:rPr>
                <w:color w:val="000000" w:themeColor="text1"/>
              </w:rPr>
              <w:t>, Xinjiang, Turkestan or Turkestani, Muslim, Minority, Turkic-speaking, anti-communist, religious</w:t>
            </w:r>
          </w:p>
        </w:tc>
        <w:tc>
          <w:tcPr>
            <w:tcW w:w="810" w:type="dxa"/>
            <w:vAlign w:val="bottom"/>
          </w:tcPr>
          <w:p w14:paraId="37073FBC" w14:textId="77777777" w:rsidR="0043448C" w:rsidRPr="000D21C0" w:rsidRDefault="0043448C" w:rsidP="0043448C">
            <w:pPr>
              <w:spacing w:line="259" w:lineRule="auto"/>
              <w:rPr>
                <w:color w:val="000000" w:themeColor="text1"/>
              </w:rPr>
            </w:pPr>
            <w:r w:rsidRPr="000D21C0">
              <w:rPr>
                <w:color w:val="000000" w:themeColor="text1"/>
              </w:rPr>
              <w:t>2017-25</w:t>
            </w:r>
          </w:p>
        </w:tc>
        <w:tc>
          <w:tcPr>
            <w:tcW w:w="6205" w:type="dxa"/>
          </w:tcPr>
          <w:p w14:paraId="2C24DB33" w14:textId="77777777" w:rsidR="0043448C" w:rsidRPr="000D21C0" w:rsidRDefault="0043448C" w:rsidP="0043448C">
            <w:pPr>
              <w:spacing w:line="259" w:lineRule="auto"/>
              <w:rPr>
                <w:color w:val="000000" w:themeColor="text1"/>
              </w:rPr>
            </w:pPr>
            <w:r w:rsidRPr="000D21C0">
              <w:rPr>
                <w:color w:val="000000" w:themeColor="text1"/>
              </w:rPr>
              <w:t>“Uyghur” or “</w:t>
            </w:r>
            <w:proofErr w:type="spellStart"/>
            <w:r w:rsidRPr="000D21C0">
              <w:rPr>
                <w:color w:val="000000" w:themeColor="text1"/>
              </w:rPr>
              <w:t>uyhur</w:t>
            </w:r>
            <w:proofErr w:type="spellEnd"/>
            <w:r w:rsidRPr="000D21C0">
              <w:rPr>
                <w:color w:val="000000" w:themeColor="text1"/>
              </w:rPr>
              <w:t>” or “</w:t>
            </w:r>
            <w:proofErr w:type="spellStart"/>
            <w:r w:rsidRPr="000D21C0">
              <w:rPr>
                <w:color w:val="000000" w:themeColor="text1"/>
              </w:rPr>
              <w:t>uyg’hur</w:t>
            </w:r>
            <w:proofErr w:type="spellEnd"/>
            <w:r w:rsidRPr="000D21C0">
              <w:rPr>
                <w:color w:val="000000" w:themeColor="text1"/>
              </w:rPr>
              <w:t>” or “</w:t>
            </w:r>
            <w:proofErr w:type="spellStart"/>
            <w:r w:rsidRPr="000D21C0">
              <w:rPr>
                <w:color w:val="000000" w:themeColor="text1"/>
              </w:rPr>
              <w:t>ouighour</w:t>
            </w:r>
            <w:proofErr w:type="spellEnd"/>
            <w:r w:rsidRPr="000D21C0">
              <w:rPr>
                <w:color w:val="000000" w:themeColor="text1"/>
              </w:rPr>
              <w:t>” or “</w:t>
            </w:r>
            <w:proofErr w:type="spellStart"/>
            <w:r w:rsidRPr="000D21C0">
              <w:rPr>
                <w:color w:val="000000" w:themeColor="text1"/>
              </w:rPr>
              <w:t>uigur</w:t>
            </w:r>
            <w:proofErr w:type="spellEnd"/>
            <w:r w:rsidRPr="000D21C0">
              <w:rPr>
                <w:color w:val="000000" w:themeColor="text1"/>
              </w:rPr>
              <w:t>” or “</w:t>
            </w:r>
            <w:proofErr w:type="spellStart"/>
            <w:r w:rsidRPr="000D21C0">
              <w:rPr>
                <w:color w:val="000000" w:themeColor="text1"/>
              </w:rPr>
              <w:t>uighuir</w:t>
            </w:r>
            <w:proofErr w:type="spellEnd"/>
            <w:r w:rsidRPr="000D21C0">
              <w:rPr>
                <w:color w:val="000000" w:themeColor="text1"/>
              </w:rPr>
              <w:t>” or “</w:t>
            </w:r>
            <w:proofErr w:type="spellStart"/>
            <w:r w:rsidRPr="000D21C0">
              <w:rPr>
                <w:color w:val="000000" w:themeColor="text1"/>
              </w:rPr>
              <w:t>wiwu’er</w:t>
            </w:r>
            <w:proofErr w:type="spellEnd"/>
            <w:r w:rsidRPr="000D21C0">
              <w:rPr>
                <w:color w:val="000000" w:themeColor="text1"/>
              </w:rPr>
              <w:t>” or “</w:t>
            </w:r>
            <w:proofErr w:type="spellStart"/>
            <w:r w:rsidRPr="000D21C0">
              <w:rPr>
                <w:color w:val="000000" w:themeColor="text1"/>
              </w:rPr>
              <w:t>wighur</w:t>
            </w:r>
            <w:proofErr w:type="spellEnd"/>
            <w:r w:rsidRPr="000D21C0">
              <w:rPr>
                <w:color w:val="000000" w:themeColor="text1"/>
              </w:rPr>
              <w:t>” or “</w:t>
            </w:r>
            <w:proofErr w:type="spellStart"/>
            <w:r w:rsidRPr="000D21C0">
              <w:rPr>
                <w:color w:val="000000" w:themeColor="text1"/>
              </w:rPr>
              <w:t>uygur</w:t>
            </w:r>
            <w:proofErr w:type="spellEnd"/>
            <w:r w:rsidRPr="000D21C0">
              <w:rPr>
                <w:color w:val="000000" w:themeColor="text1"/>
              </w:rPr>
              <w:t>” or “Xinjiang” or “east Turkestan” or “northwestern China”</w:t>
            </w:r>
          </w:p>
        </w:tc>
      </w:tr>
      <w:tr w:rsidR="0043448C" w:rsidRPr="000D21C0" w14:paraId="6E4BE078" w14:textId="77777777" w:rsidTr="008F31F1">
        <w:tc>
          <w:tcPr>
            <w:tcW w:w="1709" w:type="dxa"/>
            <w:vAlign w:val="bottom"/>
          </w:tcPr>
          <w:p w14:paraId="3FE280B1" w14:textId="77777777" w:rsidR="0043448C" w:rsidRPr="000D21C0" w:rsidRDefault="0043448C" w:rsidP="0043448C">
            <w:pPr>
              <w:spacing w:line="259" w:lineRule="auto"/>
              <w:rPr>
                <w:color w:val="000000" w:themeColor="text1"/>
              </w:rPr>
            </w:pPr>
            <w:r w:rsidRPr="000D21C0">
              <w:rPr>
                <w:color w:val="000000" w:themeColor="text1"/>
              </w:rPr>
              <w:t xml:space="preserve">Tigray war </w:t>
            </w:r>
          </w:p>
        </w:tc>
        <w:tc>
          <w:tcPr>
            <w:tcW w:w="910" w:type="dxa"/>
            <w:vAlign w:val="bottom"/>
          </w:tcPr>
          <w:p w14:paraId="6F6FDB91" w14:textId="77777777" w:rsidR="0043448C" w:rsidRPr="000D21C0" w:rsidRDefault="0043448C" w:rsidP="0043448C">
            <w:pPr>
              <w:spacing w:line="259" w:lineRule="auto"/>
              <w:rPr>
                <w:color w:val="000000" w:themeColor="text1"/>
              </w:rPr>
            </w:pPr>
            <w:r w:rsidRPr="000D21C0">
              <w:rPr>
                <w:color w:val="000000" w:themeColor="text1"/>
              </w:rPr>
              <w:t>2020-5</w:t>
            </w:r>
          </w:p>
        </w:tc>
        <w:tc>
          <w:tcPr>
            <w:tcW w:w="3316" w:type="dxa"/>
          </w:tcPr>
          <w:p w14:paraId="31473EA4" w14:textId="77777777" w:rsidR="0043448C" w:rsidRPr="000D21C0" w:rsidRDefault="0043448C" w:rsidP="0043448C">
            <w:pPr>
              <w:tabs>
                <w:tab w:val="left" w:pos="5550"/>
              </w:tabs>
              <w:spacing w:line="259" w:lineRule="auto"/>
              <w:rPr>
                <w:color w:val="000000" w:themeColor="text1"/>
              </w:rPr>
            </w:pPr>
            <w:r w:rsidRPr="000D21C0">
              <w:rPr>
                <w:color w:val="000000" w:themeColor="text1"/>
              </w:rPr>
              <w:t>Tigray, Tigrayan, Ethiopian, TPLF, Christian, Mekelle, Highland or Highlander, Orthodox</w:t>
            </w:r>
          </w:p>
        </w:tc>
        <w:tc>
          <w:tcPr>
            <w:tcW w:w="810" w:type="dxa"/>
            <w:vAlign w:val="bottom"/>
          </w:tcPr>
          <w:p w14:paraId="153AE1E3" w14:textId="77777777" w:rsidR="0043448C" w:rsidRPr="000D21C0" w:rsidRDefault="0043448C" w:rsidP="0043448C">
            <w:pPr>
              <w:spacing w:line="259" w:lineRule="auto"/>
              <w:rPr>
                <w:color w:val="000000" w:themeColor="text1"/>
              </w:rPr>
            </w:pPr>
            <w:r w:rsidRPr="000D21C0">
              <w:rPr>
                <w:color w:val="000000" w:themeColor="text1"/>
              </w:rPr>
              <w:t>2020-5</w:t>
            </w:r>
          </w:p>
        </w:tc>
        <w:tc>
          <w:tcPr>
            <w:tcW w:w="6205" w:type="dxa"/>
          </w:tcPr>
          <w:p w14:paraId="0EF87FCF" w14:textId="77777777" w:rsidR="0043448C" w:rsidRPr="000D21C0" w:rsidRDefault="0043448C" w:rsidP="0043448C">
            <w:pPr>
              <w:spacing w:line="259" w:lineRule="auto"/>
              <w:rPr>
                <w:color w:val="000000" w:themeColor="text1"/>
              </w:rPr>
            </w:pPr>
            <w:r w:rsidRPr="000D21C0">
              <w:rPr>
                <w:color w:val="000000" w:themeColor="text1"/>
              </w:rPr>
              <w:t>“Tigray” or “</w:t>
            </w:r>
            <w:r w:rsidRPr="000D21C0">
              <w:rPr>
                <w:color w:val="000000" w:themeColor="text1"/>
              </w:rPr>
              <w:pgNum/>
            </w:r>
            <w:proofErr w:type="spellStart"/>
            <w:r w:rsidRPr="000D21C0">
              <w:rPr>
                <w:color w:val="000000" w:themeColor="text1"/>
              </w:rPr>
              <w:t>thiopian</w:t>
            </w:r>
            <w:proofErr w:type="spellEnd"/>
            <w:r w:rsidRPr="000D21C0">
              <w:rPr>
                <w:color w:val="000000" w:themeColor="text1"/>
              </w:rPr>
              <w:t xml:space="preserve"> civil war” or “insurgency in Ethiopia” or “TPLF” or “war in northern Ethiopia”</w:t>
            </w:r>
          </w:p>
        </w:tc>
      </w:tr>
      <w:tr w:rsidR="0043448C" w:rsidRPr="000D21C0" w14:paraId="6D7A5909" w14:textId="77777777" w:rsidTr="008F31F1">
        <w:tc>
          <w:tcPr>
            <w:tcW w:w="1709" w:type="dxa"/>
            <w:vAlign w:val="bottom"/>
          </w:tcPr>
          <w:p w14:paraId="6FEF453D" w14:textId="77777777" w:rsidR="0043448C" w:rsidRPr="000D21C0" w:rsidRDefault="0043448C" w:rsidP="0043448C">
            <w:pPr>
              <w:spacing w:line="259" w:lineRule="auto"/>
              <w:rPr>
                <w:color w:val="000000" w:themeColor="text1"/>
              </w:rPr>
            </w:pPr>
            <w:r w:rsidRPr="000D21C0">
              <w:rPr>
                <w:color w:val="000000" w:themeColor="text1"/>
              </w:rPr>
              <w:t>Myanmar Civil War</w:t>
            </w:r>
          </w:p>
        </w:tc>
        <w:tc>
          <w:tcPr>
            <w:tcW w:w="910" w:type="dxa"/>
            <w:vAlign w:val="bottom"/>
          </w:tcPr>
          <w:p w14:paraId="494039DC" w14:textId="77777777" w:rsidR="0043448C" w:rsidRPr="000D21C0" w:rsidRDefault="0043448C" w:rsidP="0043448C">
            <w:pPr>
              <w:spacing w:line="259" w:lineRule="auto"/>
              <w:rPr>
                <w:color w:val="000000" w:themeColor="text1"/>
              </w:rPr>
            </w:pPr>
            <w:r w:rsidRPr="000D21C0">
              <w:rPr>
                <w:color w:val="000000" w:themeColor="text1"/>
              </w:rPr>
              <w:t>2021-5</w:t>
            </w:r>
          </w:p>
        </w:tc>
        <w:tc>
          <w:tcPr>
            <w:tcW w:w="3316" w:type="dxa"/>
          </w:tcPr>
          <w:p w14:paraId="3FF87AC6" w14:textId="77777777" w:rsidR="0043448C" w:rsidRPr="000D21C0" w:rsidRDefault="0043448C" w:rsidP="0043448C">
            <w:pPr>
              <w:tabs>
                <w:tab w:val="left" w:pos="5550"/>
              </w:tabs>
              <w:spacing w:line="259" w:lineRule="auto"/>
              <w:rPr>
                <w:color w:val="000000" w:themeColor="text1"/>
              </w:rPr>
            </w:pPr>
            <w:r w:rsidRPr="000D21C0">
              <w:rPr>
                <w:color w:val="000000" w:themeColor="text1"/>
              </w:rPr>
              <w:t xml:space="preserve">Burma, Burmese, Myanmar, </w:t>
            </w:r>
            <w:proofErr w:type="spellStart"/>
            <w:r w:rsidRPr="000D21C0">
              <w:rPr>
                <w:color w:val="000000" w:themeColor="text1"/>
              </w:rPr>
              <w:t>Kayah</w:t>
            </w:r>
            <w:proofErr w:type="spellEnd"/>
            <w:r w:rsidRPr="000D21C0">
              <w:rPr>
                <w:color w:val="000000" w:themeColor="text1"/>
              </w:rPr>
              <w:t xml:space="preserve">, Chin, Kachin, </w:t>
            </w:r>
            <w:proofErr w:type="spellStart"/>
            <w:r w:rsidRPr="000D21C0">
              <w:rPr>
                <w:color w:val="000000" w:themeColor="text1"/>
              </w:rPr>
              <w:t>Sagaing</w:t>
            </w:r>
            <w:proofErr w:type="spellEnd"/>
            <w:r w:rsidRPr="000D21C0">
              <w:rPr>
                <w:color w:val="000000" w:themeColor="text1"/>
              </w:rPr>
              <w:t>, Magway, junta</w:t>
            </w:r>
          </w:p>
        </w:tc>
        <w:tc>
          <w:tcPr>
            <w:tcW w:w="810" w:type="dxa"/>
            <w:vAlign w:val="bottom"/>
          </w:tcPr>
          <w:p w14:paraId="3A8ACD34" w14:textId="77777777" w:rsidR="0043448C" w:rsidRPr="000D21C0" w:rsidRDefault="0043448C" w:rsidP="0043448C">
            <w:pPr>
              <w:spacing w:line="259" w:lineRule="auto"/>
              <w:rPr>
                <w:color w:val="000000" w:themeColor="text1"/>
              </w:rPr>
            </w:pPr>
          </w:p>
        </w:tc>
        <w:tc>
          <w:tcPr>
            <w:tcW w:w="6205" w:type="dxa"/>
          </w:tcPr>
          <w:p w14:paraId="79EF2478" w14:textId="77777777" w:rsidR="0043448C" w:rsidRPr="000D21C0" w:rsidRDefault="0043448C" w:rsidP="0043448C">
            <w:pPr>
              <w:spacing w:line="259" w:lineRule="auto"/>
              <w:rPr>
                <w:color w:val="000000" w:themeColor="text1"/>
              </w:rPr>
            </w:pPr>
            <w:r w:rsidRPr="000D21C0">
              <w:rPr>
                <w:color w:val="000000" w:themeColor="text1"/>
              </w:rPr>
              <w:t>civil war in Myanmar</w:t>
            </w:r>
          </w:p>
          <w:p w14:paraId="665714F7" w14:textId="77777777" w:rsidR="0043448C" w:rsidRPr="000D21C0" w:rsidRDefault="0043448C" w:rsidP="0043448C">
            <w:pPr>
              <w:spacing w:line="259" w:lineRule="auto"/>
              <w:rPr>
                <w:color w:val="000000" w:themeColor="text1"/>
              </w:rPr>
            </w:pPr>
            <w:r w:rsidRPr="000D21C0">
              <w:rPr>
                <w:color w:val="000000" w:themeColor="text1"/>
              </w:rPr>
              <w:t>Myanmar’s civil war</w:t>
            </w:r>
          </w:p>
          <w:p w14:paraId="35CC2DDC" w14:textId="77777777" w:rsidR="0043448C" w:rsidRPr="000D21C0" w:rsidRDefault="0043448C" w:rsidP="0043448C">
            <w:pPr>
              <w:spacing w:line="259" w:lineRule="auto"/>
              <w:rPr>
                <w:color w:val="000000" w:themeColor="text1"/>
              </w:rPr>
            </w:pPr>
            <w:r w:rsidRPr="000D21C0">
              <w:rPr>
                <w:color w:val="000000" w:themeColor="text1"/>
              </w:rPr>
              <w:t>Myanmar’s post-coup</w:t>
            </w:r>
          </w:p>
          <w:p w14:paraId="75081A80" w14:textId="77777777" w:rsidR="0043448C" w:rsidRPr="000D21C0" w:rsidRDefault="0043448C" w:rsidP="0043448C">
            <w:pPr>
              <w:spacing w:line="259" w:lineRule="auto"/>
              <w:rPr>
                <w:color w:val="000000" w:themeColor="text1"/>
              </w:rPr>
            </w:pPr>
            <w:r w:rsidRPr="000D21C0">
              <w:rPr>
                <w:color w:val="000000" w:themeColor="text1"/>
              </w:rPr>
              <w:t>War in Myanmar</w:t>
            </w:r>
          </w:p>
          <w:p w14:paraId="52ED8893" w14:textId="77777777" w:rsidR="0043448C" w:rsidRPr="000D21C0" w:rsidRDefault="0043448C" w:rsidP="0043448C">
            <w:pPr>
              <w:spacing w:line="259" w:lineRule="auto"/>
              <w:rPr>
                <w:color w:val="000000" w:themeColor="text1"/>
              </w:rPr>
            </w:pPr>
            <w:r w:rsidRPr="000D21C0">
              <w:rPr>
                <w:color w:val="000000" w:themeColor="text1"/>
              </w:rPr>
              <w:t>Burmese junta</w:t>
            </w:r>
          </w:p>
          <w:p w14:paraId="7D9D54C7" w14:textId="77777777" w:rsidR="0043448C" w:rsidRPr="000D21C0" w:rsidRDefault="0043448C" w:rsidP="0043448C">
            <w:pPr>
              <w:spacing w:line="259" w:lineRule="auto"/>
              <w:rPr>
                <w:color w:val="000000" w:themeColor="text1"/>
              </w:rPr>
            </w:pPr>
            <w:r w:rsidRPr="000D21C0">
              <w:rPr>
                <w:color w:val="000000" w:themeColor="text1"/>
              </w:rPr>
              <w:t>Myanmar’s junta</w:t>
            </w:r>
          </w:p>
          <w:p w14:paraId="17CA4D48" w14:textId="77777777" w:rsidR="0043448C" w:rsidRPr="000D21C0" w:rsidRDefault="0043448C" w:rsidP="0043448C">
            <w:pPr>
              <w:spacing w:line="259" w:lineRule="auto"/>
              <w:rPr>
                <w:color w:val="000000" w:themeColor="text1"/>
              </w:rPr>
            </w:pPr>
            <w:r w:rsidRPr="000D21C0">
              <w:rPr>
                <w:color w:val="000000" w:themeColor="text1"/>
              </w:rPr>
              <w:t>post-coup conflict</w:t>
            </w:r>
          </w:p>
          <w:p w14:paraId="470387B7" w14:textId="77777777" w:rsidR="0043448C" w:rsidRPr="000D21C0" w:rsidRDefault="0043448C" w:rsidP="0043448C">
            <w:pPr>
              <w:spacing w:line="259" w:lineRule="auto"/>
              <w:rPr>
                <w:color w:val="000000" w:themeColor="text1"/>
              </w:rPr>
            </w:pPr>
            <w:r w:rsidRPr="000D21C0">
              <w:rPr>
                <w:color w:val="000000" w:themeColor="text1"/>
              </w:rPr>
              <w:t>war against the junta</w:t>
            </w:r>
          </w:p>
        </w:tc>
      </w:tr>
      <w:tr w:rsidR="0043448C" w:rsidRPr="000D21C0" w14:paraId="626BC088" w14:textId="77777777" w:rsidTr="008F31F1">
        <w:tc>
          <w:tcPr>
            <w:tcW w:w="1709" w:type="dxa"/>
            <w:vAlign w:val="bottom"/>
          </w:tcPr>
          <w:p w14:paraId="09B69B25" w14:textId="77777777" w:rsidR="0043448C" w:rsidRPr="000D21C0" w:rsidRDefault="0043448C" w:rsidP="0043448C">
            <w:pPr>
              <w:spacing w:line="259" w:lineRule="auto"/>
              <w:rPr>
                <w:color w:val="000000" w:themeColor="text1"/>
              </w:rPr>
            </w:pPr>
            <w:r w:rsidRPr="000D21C0">
              <w:rPr>
                <w:color w:val="000000" w:themeColor="text1"/>
              </w:rPr>
              <w:t xml:space="preserve">Cuban exodus </w:t>
            </w:r>
          </w:p>
        </w:tc>
        <w:tc>
          <w:tcPr>
            <w:tcW w:w="910" w:type="dxa"/>
            <w:vAlign w:val="bottom"/>
          </w:tcPr>
          <w:p w14:paraId="3D6A8B12" w14:textId="77777777" w:rsidR="0043448C" w:rsidRPr="000D21C0" w:rsidRDefault="0043448C" w:rsidP="0043448C">
            <w:pPr>
              <w:spacing w:line="259" w:lineRule="auto"/>
              <w:rPr>
                <w:color w:val="000000" w:themeColor="text1"/>
              </w:rPr>
            </w:pPr>
            <w:r w:rsidRPr="000D21C0">
              <w:rPr>
                <w:color w:val="000000" w:themeColor="text1"/>
              </w:rPr>
              <w:t>2022-5</w:t>
            </w:r>
          </w:p>
        </w:tc>
        <w:tc>
          <w:tcPr>
            <w:tcW w:w="3316" w:type="dxa"/>
          </w:tcPr>
          <w:p w14:paraId="3B6606F5" w14:textId="77777777" w:rsidR="0043448C" w:rsidRPr="000D21C0" w:rsidRDefault="0043448C" w:rsidP="0043448C">
            <w:pPr>
              <w:spacing w:line="259" w:lineRule="auto"/>
              <w:rPr>
                <w:color w:val="000000" w:themeColor="text1"/>
              </w:rPr>
            </w:pPr>
            <w:r w:rsidRPr="000D21C0">
              <w:rPr>
                <w:color w:val="000000" w:themeColor="text1"/>
              </w:rPr>
              <w:t>Cuban, Cuba, Havana, Castro</w:t>
            </w:r>
          </w:p>
        </w:tc>
        <w:tc>
          <w:tcPr>
            <w:tcW w:w="810" w:type="dxa"/>
            <w:vAlign w:val="bottom"/>
          </w:tcPr>
          <w:p w14:paraId="5425C18A" w14:textId="77777777" w:rsidR="0043448C" w:rsidRPr="000D21C0" w:rsidRDefault="0043448C" w:rsidP="0043448C">
            <w:pPr>
              <w:spacing w:line="259" w:lineRule="auto"/>
              <w:rPr>
                <w:color w:val="000000" w:themeColor="text1"/>
              </w:rPr>
            </w:pPr>
            <w:r w:rsidRPr="000D21C0">
              <w:rPr>
                <w:color w:val="000000" w:themeColor="text1"/>
              </w:rPr>
              <w:t>2022-5</w:t>
            </w:r>
          </w:p>
        </w:tc>
        <w:tc>
          <w:tcPr>
            <w:tcW w:w="6205" w:type="dxa"/>
          </w:tcPr>
          <w:p w14:paraId="477EB17C" w14:textId="77777777" w:rsidR="0043448C" w:rsidRPr="000D21C0" w:rsidRDefault="0043448C" w:rsidP="0043448C">
            <w:pPr>
              <w:spacing w:line="259" w:lineRule="auto"/>
              <w:rPr>
                <w:color w:val="000000" w:themeColor="text1"/>
              </w:rPr>
            </w:pPr>
            <w:r w:rsidRPr="000D21C0">
              <w:rPr>
                <w:color w:val="000000" w:themeColor="text1"/>
              </w:rPr>
              <w:t>“Cuba” or “Cuban” or “</w:t>
            </w:r>
            <w:proofErr w:type="spellStart"/>
            <w:r w:rsidRPr="000D21C0">
              <w:rPr>
                <w:color w:val="000000" w:themeColor="text1"/>
              </w:rPr>
              <w:t>castro</w:t>
            </w:r>
            <w:proofErr w:type="spellEnd"/>
            <w:r w:rsidRPr="000D21C0">
              <w:rPr>
                <w:color w:val="000000" w:themeColor="text1"/>
              </w:rPr>
              <w:t>” or “Caribbean dictatorship”</w:t>
            </w:r>
          </w:p>
        </w:tc>
      </w:tr>
    </w:tbl>
    <w:bookmarkEnd w:id="4"/>
    <w:p w14:paraId="5AC5FD1E" w14:textId="0CA3CA23" w:rsidR="0043448C" w:rsidRPr="000D21C0" w:rsidRDefault="0043448C" w:rsidP="0043448C">
      <w:pPr>
        <w:spacing w:after="0"/>
        <w:rPr>
          <w:color w:val="000000" w:themeColor="text1"/>
        </w:rPr>
      </w:pPr>
      <w:r w:rsidRPr="000D21C0">
        <w:rPr>
          <w:color w:val="000000" w:themeColor="text1"/>
        </w:rPr>
        <w:t>Notes: For retrospective coverage, ongoing conflicts are searched from beginning, not end. Chinese Civil War excludes Japanese occupation, Sino-Japanese War, and post-</w:t>
      </w:r>
      <w:r w:rsidR="00F84A7A" w:rsidRPr="000D21C0">
        <w:rPr>
          <w:color w:val="000000" w:themeColor="text1"/>
        </w:rPr>
        <w:t>19</w:t>
      </w:r>
      <w:r w:rsidRPr="000D21C0">
        <w:rPr>
          <w:color w:val="000000" w:themeColor="text1"/>
        </w:rPr>
        <w:t>49 Maoist violence.</w:t>
      </w:r>
    </w:p>
    <w:p w14:paraId="028E6068" w14:textId="2B153865" w:rsidR="00F84A7A" w:rsidRPr="000D21C0" w:rsidRDefault="00F84A7A" w:rsidP="0043448C">
      <w:pPr>
        <w:spacing w:after="0"/>
        <w:rPr>
          <w:color w:val="000000" w:themeColor="text1"/>
        </w:rPr>
      </w:pPr>
    </w:p>
    <w:p w14:paraId="68214086" w14:textId="4BA5FFAD" w:rsidR="00F84A7A" w:rsidRPr="000D21C0" w:rsidRDefault="00F84A7A" w:rsidP="00F84A7A">
      <w:pPr>
        <w:spacing w:after="0"/>
        <w:jc w:val="center"/>
        <w:rPr>
          <w:b/>
          <w:bCs/>
          <w:color w:val="000000" w:themeColor="text1"/>
        </w:rPr>
      </w:pPr>
      <w:r w:rsidRPr="000D21C0">
        <w:rPr>
          <w:b/>
          <w:bCs/>
          <w:color w:val="000000" w:themeColor="text1"/>
        </w:rPr>
        <w:t>Coding Procedure</w:t>
      </w:r>
    </w:p>
    <w:p w14:paraId="788C4E53" w14:textId="77777777" w:rsidR="0043448C" w:rsidRPr="000D21C0" w:rsidRDefault="0043448C" w:rsidP="0043448C">
      <w:pPr>
        <w:spacing w:after="0"/>
        <w:rPr>
          <w:color w:val="000000" w:themeColor="text1"/>
        </w:rPr>
      </w:pPr>
      <w:r w:rsidRPr="000D21C0">
        <w:rPr>
          <w:noProof/>
          <w:color w:val="000000" w:themeColor="text1"/>
        </w:rPr>
        <w:lastRenderedPageBreak/>
        <w:drawing>
          <wp:inline distT="0" distB="0" distL="0" distR="0" wp14:anchorId="04A9EE07" wp14:editId="061D3B31">
            <wp:extent cx="8390534" cy="3200400"/>
            <wp:effectExtent l="0" t="0" r="10795"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3" r:lo="rId224" r:qs="rId225" r:cs="rId226"/>
              </a:graphicData>
            </a:graphic>
          </wp:inline>
        </w:drawing>
      </w:r>
    </w:p>
    <w:p w14:paraId="39A5AB9B" w14:textId="77777777" w:rsidR="0043448C" w:rsidRPr="000D21C0" w:rsidRDefault="0043448C" w:rsidP="0043448C">
      <w:pPr>
        <w:spacing w:after="0"/>
        <w:rPr>
          <w:color w:val="000000" w:themeColor="text1"/>
        </w:rPr>
      </w:pPr>
    </w:p>
    <w:p w14:paraId="79278E18" w14:textId="4783185D" w:rsidR="0043448C" w:rsidRPr="000D21C0" w:rsidRDefault="0043448C" w:rsidP="0043448C">
      <w:pPr>
        <w:spacing w:after="0"/>
        <w:rPr>
          <w:color w:val="000000" w:themeColor="text1"/>
        </w:rPr>
      </w:pPr>
    </w:p>
    <w:p w14:paraId="0B4A73C4" w14:textId="71611C6F" w:rsidR="000757BE" w:rsidRPr="000D21C0" w:rsidRDefault="000757BE" w:rsidP="0043448C">
      <w:pPr>
        <w:spacing w:after="0"/>
        <w:rPr>
          <w:color w:val="000000" w:themeColor="text1"/>
        </w:rPr>
      </w:pPr>
    </w:p>
    <w:p w14:paraId="358CD44C" w14:textId="7C486CA8" w:rsidR="000757BE" w:rsidRPr="000D21C0" w:rsidRDefault="000757BE" w:rsidP="0043448C">
      <w:pPr>
        <w:spacing w:after="0"/>
        <w:rPr>
          <w:color w:val="000000" w:themeColor="text1"/>
        </w:rPr>
      </w:pPr>
      <w:r w:rsidRPr="000D21C0">
        <w:rPr>
          <w:bCs/>
          <w:i/>
          <w:iCs/>
          <w:color w:val="000000" w:themeColor="text1"/>
        </w:rPr>
        <w:t>Geopolitical centrality</w:t>
      </w:r>
      <w:r w:rsidRPr="000D21C0">
        <w:rPr>
          <w:bCs/>
          <w:color w:val="000000" w:themeColor="text1"/>
        </w:rPr>
        <w:t xml:space="preserve"> of cases was coded based on four criteria: (a) significance to major global or regional powers at peak displacement; (b) </w:t>
      </w:r>
      <w:r w:rsidR="00143E37" w:rsidRPr="000D21C0">
        <w:rPr>
          <w:bCs/>
          <w:color w:val="000000" w:themeColor="text1"/>
        </w:rPr>
        <w:t xml:space="preserve">extent of potential disruption to global trade, either due to critical infrastructure (e.g. Suez Canal/Strait of Hormuz) and/or </w:t>
      </w:r>
      <w:r w:rsidRPr="000D21C0">
        <w:rPr>
          <w:bCs/>
          <w:color w:val="000000" w:themeColor="text1"/>
        </w:rPr>
        <w:t>resource</w:t>
      </w:r>
      <w:r w:rsidR="00143E37" w:rsidRPr="000D21C0">
        <w:rPr>
          <w:bCs/>
          <w:color w:val="000000" w:themeColor="text1"/>
        </w:rPr>
        <w:t>/commodity</w:t>
      </w:r>
      <w:r w:rsidRPr="000D21C0">
        <w:rPr>
          <w:bCs/>
          <w:color w:val="000000" w:themeColor="text1"/>
        </w:rPr>
        <w:t xml:space="preserve"> </w:t>
      </w:r>
      <w:r w:rsidR="00143E37" w:rsidRPr="000D21C0">
        <w:rPr>
          <w:bCs/>
          <w:color w:val="000000" w:themeColor="text1"/>
        </w:rPr>
        <w:t>richness (e.g. oil, minerals)</w:t>
      </w:r>
      <w:r w:rsidRPr="000D21C0">
        <w:rPr>
          <w:bCs/>
          <w:color w:val="000000" w:themeColor="text1"/>
        </w:rPr>
        <w:t>; (c) degree of global economic integration</w:t>
      </w:r>
      <w:r w:rsidR="00143E37" w:rsidRPr="000D21C0">
        <w:rPr>
          <w:bCs/>
          <w:color w:val="000000" w:themeColor="text1"/>
        </w:rPr>
        <w:t xml:space="preserve"> of host society (from sanctioned/embargoed rouge state to major regional hub)</w:t>
      </w:r>
      <w:r w:rsidRPr="000D21C0">
        <w:rPr>
          <w:bCs/>
          <w:color w:val="000000" w:themeColor="text1"/>
        </w:rPr>
        <w:t>; and (d) level of</w:t>
      </w:r>
      <w:r w:rsidR="00143E37" w:rsidRPr="000D21C0">
        <w:rPr>
          <w:bCs/>
          <w:color w:val="000000" w:themeColor="text1"/>
        </w:rPr>
        <w:t xml:space="preserve"> conflict</w:t>
      </w:r>
      <w:r w:rsidRPr="000D21C0">
        <w:rPr>
          <w:bCs/>
          <w:color w:val="000000" w:themeColor="text1"/>
        </w:rPr>
        <w:t xml:space="preserve"> internationali</w:t>
      </w:r>
      <w:r w:rsidR="00143E37" w:rsidRPr="000D21C0">
        <w:rPr>
          <w:bCs/>
          <w:color w:val="000000" w:themeColor="text1"/>
        </w:rPr>
        <w:t>z</w:t>
      </w:r>
      <w:r w:rsidRPr="000D21C0">
        <w:rPr>
          <w:bCs/>
          <w:color w:val="000000" w:themeColor="text1"/>
        </w:rPr>
        <w:t>ation</w:t>
      </w:r>
      <w:r w:rsidR="00143E37" w:rsidRPr="000D21C0">
        <w:rPr>
          <w:bCs/>
          <w:color w:val="000000" w:themeColor="text1"/>
        </w:rPr>
        <w:t xml:space="preserve"> (e.g. </w:t>
      </w:r>
      <w:r w:rsidRPr="000D21C0">
        <w:rPr>
          <w:bCs/>
          <w:color w:val="000000" w:themeColor="text1"/>
        </w:rPr>
        <w:t xml:space="preserve">foreign interventions, </w:t>
      </w:r>
      <w:r w:rsidR="00143E37" w:rsidRPr="000D21C0">
        <w:rPr>
          <w:bCs/>
          <w:color w:val="000000" w:themeColor="text1"/>
        </w:rPr>
        <w:t xml:space="preserve">extent of </w:t>
      </w:r>
      <w:r w:rsidRPr="000D21C0">
        <w:rPr>
          <w:bCs/>
          <w:color w:val="000000" w:themeColor="text1"/>
        </w:rPr>
        <w:t xml:space="preserve">proxy warfare, </w:t>
      </w:r>
      <w:r w:rsidR="00143E37" w:rsidRPr="000D21C0">
        <w:rPr>
          <w:bCs/>
          <w:color w:val="000000" w:themeColor="text1"/>
        </w:rPr>
        <w:t xml:space="preserve">presence of </w:t>
      </w:r>
      <w:r w:rsidRPr="000D21C0">
        <w:rPr>
          <w:bCs/>
          <w:color w:val="000000" w:themeColor="text1"/>
        </w:rPr>
        <w:t xml:space="preserve">multilateral peacekeeping). </w:t>
      </w:r>
      <w:r w:rsidR="00143E37" w:rsidRPr="000D21C0">
        <w:rPr>
          <w:bCs/>
          <w:i/>
          <w:iCs/>
          <w:color w:val="000000" w:themeColor="text1"/>
        </w:rPr>
        <w:t xml:space="preserve">High </w:t>
      </w:r>
      <w:r w:rsidR="00143E37" w:rsidRPr="000D21C0">
        <w:rPr>
          <w:bCs/>
          <w:color w:val="000000" w:themeColor="text1"/>
        </w:rPr>
        <w:t>code i</w:t>
      </w:r>
      <w:r w:rsidRPr="000D21C0">
        <w:rPr>
          <w:bCs/>
          <w:color w:val="000000" w:themeColor="text1"/>
        </w:rPr>
        <w:t>mpli</w:t>
      </w:r>
      <w:r w:rsidR="00143E37" w:rsidRPr="000D21C0">
        <w:rPr>
          <w:bCs/>
          <w:color w:val="000000" w:themeColor="text1"/>
        </w:rPr>
        <w:t>es</w:t>
      </w:r>
      <w:r w:rsidRPr="000D21C0">
        <w:rPr>
          <w:bCs/>
          <w:color w:val="000000" w:themeColor="text1"/>
        </w:rPr>
        <w:t xml:space="preserve"> core‑power interests across ≥ 2 criteria)</w:t>
      </w:r>
      <w:r w:rsidR="00143E37" w:rsidRPr="000D21C0">
        <w:rPr>
          <w:bCs/>
          <w:color w:val="000000" w:themeColor="text1"/>
        </w:rPr>
        <w:t>;</w:t>
      </w:r>
      <w:r w:rsidRPr="000D21C0">
        <w:rPr>
          <w:bCs/>
          <w:color w:val="000000" w:themeColor="text1"/>
        </w:rPr>
        <w:t xml:space="preserve"> </w:t>
      </w:r>
      <w:r w:rsidR="00143E37" w:rsidRPr="000D21C0">
        <w:rPr>
          <w:bCs/>
          <w:i/>
          <w:iCs/>
          <w:color w:val="000000" w:themeColor="text1"/>
        </w:rPr>
        <w:t xml:space="preserve">medium </w:t>
      </w:r>
      <w:r w:rsidR="00143E37" w:rsidRPr="000D21C0">
        <w:rPr>
          <w:bCs/>
          <w:color w:val="000000" w:themeColor="text1"/>
        </w:rPr>
        <w:t xml:space="preserve">implies </w:t>
      </w:r>
      <w:r w:rsidRPr="000D21C0">
        <w:rPr>
          <w:bCs/>
          <w:color w:val="000000" w:themeColor="text1"/>
        </w:rPr>
        <w:t>moderate relevance or strong on only one criterion</w:t>
      </w:r>
      <w:r w:rsidR="00143E37" w:rsidRPr="000D21C0">
        <w:rPr>
          <w:bCs/>
          <w:color w:val="000000" w:themeColor="text1"/>
        </w:rPr>
        <w:t>;</w:t>
      </w:r>
      <w:r w:rsidRPr="000D21C0">
        <w:rPr>
          <w:bCs/>
          <w:color w:val="000000" w:themeColor="text1"/>
        </w:rPr>
        <w:t xml:space="preserve"> </w:t>
      </w:r>
      <w:r w:rsidR="00143E37" w:rsidRPr="000D21C0">
        <w:rPr>
          <w:bCs/>
          <w:i/>
          <w:iCs/>
          <w:color w:val="000000" w:themeColor="text1"/>
        </w:rPr>
        <w:t>l</w:t>
      </w:r>
      <w:r w:rsidRPr="000D21C0">
        <w:rPr>
          <w:bCs/>
          <w:i/>
          <w:iCs/>
          <w:color w:val="000000" w:themeColor="text1"/>
        </w:rPr>
        <w:t>ow</w:t>
      </w:r>
      <w:r w:rsidRPr="000D21C0">
        <w:rPr>
          <w:bCs/>
          <w:color w:val="000000" w:themeColor="text1"/>
        </w:rPr>
        <w:t xml:space="preserve"> </w:t>
      </w:r>
      <w:r w:rsidR="00143E37" w:rsidRPr="000D21C0">
        <w:rPr>
          <w:bCs/>
          <w:color w:val="000000" w:themeColor="text1"/>
        </w:rPr>
        <w:t xml:space="preserve">implies </w:t>
      </w:r>
      <w:r w:rsidRPr="000D21C0">
        <w:rPr>
          <w:bCs/>
          <w:color w:val="000000" w:themeColor="text1"/>
        </w:rPr>
        <w:t>limited external stake</w:t>
      </w:r>
      <w:r w:rsidR="00143E37" w:rsidRPr="000D21C0">
        <w:rPr>
          <w:bCs/>
          <w:color w:val="000000" w:themeColor="text1"/>
        </w:rPr>
        <w:t xml:space="preserve">. Full list of </w:t>
      </w:r>
      <w:r w:rsidR="00B007C4" w:rsidRPr="000D21C0">
        <w:rPr>
          <w:bCs/>
          <w:color w:val="000000" w:themeColor="text1"/>
        </w:rPr>
        <w:t xml:space="preserve">case-by-case </w:t>
      </w:r>
      <w:r w:rsidR="00143E37" w:rsidRPr="000D21C0">
        <w:rPr>
          <w:bCs/>
          <w:color w:val="000000" w:themeColor="text1"/>
        </w:rPr>
        <w:t>scholarly and other sources used for evaluation</w:t>
      </w:r>
      <w:r w:rsidR="00B007C4" w:rsidRPr="000D21C0">
        <w:rPr>
          <w:bCs/>
          <w:color w:val="000000" w:themeColor="text1"/>
        </w:rPr>
        <w:t xml:space="preserve"> </w:t>
      </w:r>
      <w:r w:rsidR="00143E37" w:rsidRPr="000D21C0">
        <w:rPr>
          <w:bCs/>
          <w:color w:val="000000" w:themeColor="text1"/>
        </w:rPr>
        <w:t>available upon request.</w:t>
      </w:r>
    </w:p>
    <w:p w14:paraId="5A84EDBA" w14:textId="38A0CE37" w:rsidR="000757BE" w:rsidRPr="000D21C0" w:rsidRDefault="000757BE" w:rsidP="0043448C">
      <w:pPr>
        <w:spacing w:after="0"/>
        <w:rPr>
          <w:color w:val="000000" w:themeColor="text1"/>
        </w:rPr>
      </w:pPr>
    </w:p>
    <w:p w14:paraId="0C13DF10" w14:textId="77777777" w:rsidR="000757BE" w:rsidRPr="000D21C0" w:rsidRDefault="000757BE" w:rsidP="0043448C">
      <w:pPr>
        <w:spacing w:after="0"/>
        <w:rPr>
          <w:color w:val="000000" w:themeColor="text1"/>
        </w:rPr>
      </w:pPr>
    </w:p>
    <w:p w14:paraId="16F8B410" w14:textId="77777777" w:rsidR="00773BE2" w:rsidRDefault="00773BE2">
      <w:pPr>
        <w:rPr>
          <w:b/>
          <w:bCs/>
          <w:color w:val="000000" w:themeColor="text1"/>
        </w:rPr>
      </w:pPr>
      <w:r>
        <w:rPr>
          <w:color w:val="000000" w:themeColor="text1"/>
        </w:rPr>
        <w:br w:type="page"/>
      </w:r>
    </w:p>
    <w:p w14:paraId="0FE89784" w14:textId="68B3FAFA" w:rsidR="00773BE2" w:rsidRPr="00773BE2" w:rsidRDefault="00773BE2" w:rsidP="00D115D8">
      <w:pPr>
        <w:pStyle w:val="Heading2"/>
        <w:rPr>
          <w:color w:val="000000" w:themeColor="text1"/>
        </w:rPr>
      </w:pPr>
      <w:r w:rsidRPr="00773BE2">
        <w:rPr>
          <w:color w:val="000000" w:themeColor="text1"/>
        </w:rPr>
        <w:lastRenderedPageBreak/>
        <w:t xml:space="preserve">Note </w:t>
      </w:r>
      <w:r w:rsidR="0018121F">
        <w:rPr>
          <w:color w:val="000000" w:themeColor="text1"/>
        </w:rPr>
        <w:t xml:space="preserve">on </w:t>
      </w:r>
      <w:r>
        <w:rPr>
          <w:color w:val="000000" w:themeColor="text1"/>
        </w:rPr>
        <w:t>Field Effects</w:t>
      </w:r>
      <w:r w:rsidR="0018121F">
        <w:rPr>
          <w:color w:val="000000" w:themeColor="text1"/>
        </w:rPr>
        <w:t xml:space="preserve"> as Limitation</w:t>
      </w:r>
      <w:r>
        <w:rPr>
          <w:color w:val="000000" w:themeColor="text1"/>
        </w:rPr>
        <w:tab/>
      </w:r>
    </w:p>
    <w:p w14:paraId="58C091B4" w14:textId="6569C98E" w:rsidR="00773BE2" w:rsidRDefault="00773BE2" w:rsidP="00773BE2">
      <w:pPr>
        <w:ind w:firstLine="720"/>
      </w:pPr>
      <w:r w:rsidRPr="00773BE2">
        <w:t>Tables 3-4 (below)</w:t>
      </w:r>
      <w:r>
        <w:t xml:space="preserve"> present prospective and retrospective, relative and absolute, press coverage indicators. The central </w:t>
      </w:r>
      <w:r w:rsidR="00334325">
        <w:t>liability</w:t>
      </w:r>
      <w:r>
        <w:t xml:space="preserve"> here is </w:t>
      </w:r>
      <w:r w:rsidR="00334325">
        <w:t xml:space="preserve">the </w:t>
      </w:r>
      <w:r w:rsidR="000C37D5">
        <w:t xml:space="preserve">mysterious </w:t>
      </w:r>
      <w:r w:rsidR="00334325">
        <w:t>role of</w:t>
      </w:r>
      <w:r>
        <w:t xml:space="preserve"> </w:t>
      </w:r>
      <w:r>
        <w:rPr>
          <w:i/>
          <w:iCs/>
        </w:rPr>
        <w:t>field effects</w:t>
      </w:r>
      <w:r>
        <w:t xml:space="preserve">, or how media practitioners and gatekeepers </w:t>
      </w:r>
      <w:r w:rsidRPr="00773BE2">
        <w:t xml:space="preserve">structure </w:t>
      </w:r>
      <w:r>
        <w:t xml:space="preserve">their publications, </w:t>
      </w:r>
      <w:r w:rsidR="000C37D5">
        <w:t xml:space="preserve">including occupational </w:t>
      </w:r>
      <w:r>
        <w:t xml:space="preserve">decisions over </w:t>
      </w:r>
      <w:r w:rsidRPr="00773BE2">
        <w:t>what counts as legitimate</w:t>
      </w:r>
      <w:r>
        <w:t xml:space="preserve">. This includes a variety of pressures driving the outcomes: </w:t>
      </w:r>
      <w:r w:rsidRPr="00773BE2">
        <w:t xml:space="preserve">editorial routines (e.g. letting “nasty” letters to the editor </w:t>
      </w:r>
      <w:r>
        <w:t>periodically</w:t>
      </w:r>
      <w:r w:rsidRPr="00773BE2">
        <w:t xml:space="preserve"> but </w:t>
      </w:r>
      <w:r>
        <w:t>generally not</w:t>
      </w:r>
      <w:r w:rsidRPr="00773BE2">
        <w:t>), professional incentives (e.g. what’s considered “newsworthy”</w:t>
      </w:r>
      <w:r>
        <w:t xml:space="preserve"> for promotions and journalistic awards),</w:t>
      </w:r>
      <w:r w:rsidRPr="00773BE2">
        <w:t xml:space="preserve"> </w:t>
      </w:r>
      <w:r>
        <w:t>and</w:t>
      </w:r>
      <w:r w:rsidRPr="00773BE2">
        <w:t xml:space="preserve"> audience metrics (</w:t>
      </w:r>
      <w:r>
        <w:t>some</w:t>
      </w:r>
      <w:r w:rsidRPr="00773BE2">
        <w:t xml:space="preserve"> publications live off subscriptions in 1970s, but clicks in 2020s, </w:t>
      </w:r>
      <w:r>
        <w:t xml:space="preserve">perhaps altering the </w:t>
      </w:r>
      <w:r w:rsidRPr="00773BE2">
        <w:t>likelihood of refugee stories). Ultimately, what becomes publishable is indeed “fram</w:t>
      </w:r>
      <w:r>
        <w:t xml:space="preserve">ed” by these pressures as much as by geopolitical stigmatization in the sense I interpret </w:t>
      </w:r>
      <w:r w:rsidR="000C37D5">
        <w:t xml:space="preserve">much of the </w:t>
      </w:r>
      <w:r>
        <w:t xml:space="preserve">evidence. </w:t>
      </w:r>
    </w:p>
    <w:p w14:paraId="79E44F34" w14:textId="2B8164AD" w:rsidR="00773BE2" w:rsidRPr="003029EA" w:rsidRDefault="00773BE2" w:rsidP="000C37D5">
      <w:pPr>
        <w:ind w:firstLine="720"/>
      </w:pPr>
      <w:r>
        <w:t xml:space="preserve">While this </w:t>
      </w:r>
      <w:r w:rsidR="00F05DF0">
        <w:t>vulnerability is real,</w:t>
      </w:r>
      <w:r>
        <w:t xml:space="preserve"> there are three partial, alleviating circumstances. </w:t>
      </w:r>
      <w:r w:rsidR="00F05DF0">
        <w:t xml:space="preserve">First, </w:t>
      </w:r>
      <w:r w:rsidR="00334325">
        <w:t>some</w:t>
      </w:r>
      <w:r>
        <w:t xml:space="preserve"> of the </w:t>
      </w:r>
      <w:r w:rsidR="00334325">
        <w:t xml:space="preserve">basic, </w:t>
      </w:r>
      <w:r>
        <w:t xml:space="preserve">ordinary professional logic of newspapers, online </w:t>
      </w:r>
      <w:r w:rsidR="00334325">
        <w:t>and</w:t>
      </w:r>
      <w:r>
        <w:t xml:space="preserve"> traditional, is </w:t>
      </w:r>
      <w:r w:rsidR="00334325">
        <w:t xml:space="preserve">roughly </w:t>
      </w:r>
      <w:r>
        <w:t xml:space="preserve">consistent across 110 years. Basic pressures such as </w:t>
      </w:r>
      <w:r w:rsidR="00F05DF0" w:rsidRPr="00F05DF0">
        <w:rPr>
          <w:i/>
          <w:iCs/>
        </w:rPr>
        <w:t>solipsism</w:t>
      </w:r>
      <w:r w:rsidR="00F05DF0">
        <w:t xml:space="preserve"> (British writing about British, Americans about U.S., etc.), </w:t>
      </w:r>
      <w:r w:rsidR="00334325">
        <w:t xml:space="preserve">bias towards </w:t>
      </w:r>
      <w:r w:rsidR="00334325">
        <w:rPr>
          <w:i/>
          <w:iCs/>
        </w:rPr>
        <w:t xml:space="preserve">shock value </w:t>
      </w:r>
      <w:r w:rsidR="00334325">
        <w:t xml:space="preserve">stories (sudden surge of people moving is more salient than slow-trickle), and tendency to </w:t>
      </w:r>
      <w:r w:rsidR="00334325">
        <w:rPr>
          <w:i/>
          <w:iCs/>
        </w:rPr>
        <w:t xml:space="preserve">humanize </w:t>
      </w:r>
      <w:r w:rsidR="00334325">
        <w:t>subjects in reporting (statistical contexts are secondary to individualized, personified narratives and dramas)</w:t>
      </w:r>
      <w:r w:rsidR="00D81F7A">
        <w:t xml:space="preserve"> are presumably enduring</w:t>
      </w:r>
      <w:r w:rsidR="00334325">
        <w:t xml:space="preserve">. </w:t>
      </w:r>
      <w:r w:rsidR="00D81F7A">
        <w:t xml:space="preserve">Dramatic, sharp variation in refugee coverage and stigmatization (such as around geopolitical “shocks” in Ch.3), therefore, cannot be dismissed entirely as a field artifact. Second, there were dramatic transformations in media field incentives over the century, but geopolitical </w:t>
      </w:r>
      <w:r w:rsidR="00482096">
        <w:t>marginalization roughly carries the same “penalty” before and after those changes. Anglophone r</w:t>
      </w:r>
      <w:r w:rsidR="00334325">
        <w:t xml:space="preserve">eadership, for example, has become </w:t>
      </w:r>
      <w:r w:rsidR="00334325" w:rsidRPr="00482096">
        <w:rPr>
          <w:i/>
          <w:iCs/>
        </w:rPr>
        <w:t>dramatically</w:t>
      </w:r>
      <w:r w:rsidR="00482096">
        <w:t xml:space="preserve"> </w:t>
      </w:r>
      <w:r w:rsidR="00334325">
        <w:t xml:space="preserve">less racist </w:t>
      </w:r>
      <w:r w:rsidR="00482096">
        <w:t xml:space="preserve">and religiously-bigoted </w:t>
      </w:r>
      <w:r w:rsidR="00334325">
        <w:t>between 1920s and 2020s, incentivizing editors and other gatekeep</w:t>
      </w:r>
      <w:r w:rsidR="00482096">
        <w:t xml:space="preserve">ers to give far-greater attention to out-group sectarian and ethnonational identity categories, including in refugee coverage. Yet, as I </w:t>
      </w:r>
      <w:r w:rsidR="000C37D5">
        <w:t>demonstrate</w:t>
      </w:r>
      <w:r w:rsidR="00482096">
        <w:t xml:space="preserve"> in several chapters, there is surprisingly-little evidence that identarian considerations are able to “protect” in-group</w:t>
      </w:r>
      <w:r w:rsidR="000C37D5">
        <w:t xml:space="preserve"> victims</w:t>
      </w:r>
      <w:r w:rsidR="00482096">
        <w:t xml:space="preserve"> from epistemic blockage or collective guilting when the geopolitical environment is against them</w:t>
      </w:r>
      <w:r w:rsidR="000C37D5">
        <w:t>;</w:t>
      </w:r>
      <w:r w:rsidR="00482096">
        <w:t xml:space="preserve"> and, conversely, that they can “penalize” out-groups when geopolitics </w:t>
      </w:r>
      <w:r w:rsidR="000C37D5">
        <w:t>embraces them</w:t>
      </w:r>
      <w:r w:rsidR="00482096">
        <w:t xml:space="preserve">. This is true of white Christian Armenians in the 1920s, </w:t>
      </w:r>
      <w:r w:rsidR="00F85F15">
        <w:t xml:space="preserve">east European </w:t>
      </w:r>
      <w:r w:rsidR="00482096">
        <w:t xml:space="preserve">Soviets </w:t>
      </w:r>
      <w:r w:rsidR="00F85F15">
        <w:t xml:space="preserve">in the 1940s, </w:t>
      </w:r>
      <w:r w:rsidR="00482096">
        <w:t xml:space="preserve">Muslim </w:t>
      </w:r>
      <w:r w:rsidR="00F85F15">
        <w:t>Yugoslavs</w:t>
      </w:r>
      <w:r w:rsidR="00482096">
        <w:t xml:space="preserve"> in the 1990s.</w:t>
      </w:r>
      <w:r w:rsidR="00F85F15">
        <w:t xml:space="preserve"> Furthermore, despite considerable enlightenment since the 1960s regarding a variety of racisms, the taboos over anti-Arab, anti-Asian, and anti-African have clearly not overridden the geopolitical determinants of </w:t>
      </w:r>
      <w:r w:rsidR="005554FA">
        <w:t>who the</w:t>
      </w:r>
      <w:r w:rsidR="00F85F15">
        <w:t xml:space="preserve"> Notorious Six good refugees</w:t>
      </w:r>
      <w:r w:rsidR="005554FA">
        <w:t xml:space="preserve"> are</w:t>
      </w:r>
      <w:r w:rsidR="00F85F15">
        <w:t xml:space="preserve">. Many geopolitical patterns, in other words, appear to unexpectedly </w:t>
      </w:r>
      <w:r w:rsidR="00F85F15">
        <w:rPr>
          <w:i/>
          <w:iCs/>
        </w:rPr>
        <w:t xml:space="preserve">endure </w:t>
      </w:r>
      <w:r w:rsidR="00F85F15">
        <w:t xml:space="preserve">despite radical transformations of field incentives or, at minimum, seem to distort the impact of those field effects on some refugees and not others. Third, </w:t>
      </w:r>
      <w:r w:rsidR="005554FA">
        <w:t>on</w:t>
      </w:r>
      <w:r w:rsidR="006C16F8">
        <w:t xml:space="preserve"> a more conceptual point, in some</w:t>
      </w:r>
      <w:r w:rsidR="003029EA">
        <w:t xml:space="preserve"> (not most)</w:t>
      </w:r>
      <w:r w:rsidR="006C16F8">
        <w:t xml:space="preserve"> circumstances it does not fundamentally </w:t>
      </w:r>
      <w:r w:rsidR="006C16F8">
        <w:rPr>
          <w:i/>
          <w:iCs/>
        </w:rPr>
        <w:t xml:space="preserve">matter </w:t>
      </w:r>
      <w:r w:rsidR="006C16F8">
        <w:t xml:space="preserve">whether field effects are driving coverage or not for us to </w:t>
      </w:r>
      <w:r w:rsidR="005554FA">
        <w:t xml:space="preserve">confidently </w:t>
      </w:r>
      <w:r w:rsidR="006C16F8">
        <w:t xml:space="preserve">interpret </w:t>
      </w:r>
      <w:r w:rsidR="000C37D5">
        <w:t xml:space="preserve">certain kinds of </w:t>
      </w:r>
      <w:r w:rsidR="006C16F8">
        <w:t xml:space="preserve">stigmatization. </w:t>
      </w:r>
      <w:r w:rsidR="003029EA">
        <w:t xml:space="preserve">Consider an example: carceral force factors that prevent refugees from escaping. A consistent finding in the book is that refugees fleeing such regimes </w:t>
      </w:r>
      <w:r w:rsidR="003029EA" w:rsidRPr="003029EA">
        <w:t xml:space="preserve">(e.g. Jews in Phase II of WWII, Cambodians </w:t>
      </w:r>
      <w:r w:rsidR="003029EA">
        <w:t>under Pol Pot</w:t>
      </w:r>
      <w:r w:rsidR="003029EA" w:rsidRPr="003029EA">
        <w:t xml:space="preserve">, Uyghur in </w:t>
      </w:r>
      <w:proofErr w:type="spellStart"/>
      <w:r w:rsidR="003029EA" w:rsidRPr="003029EA">
        <w:t>Xijiang</w:t>
      </w:r>
      <w:proofErr w:type="spellEnd"/>
      <w:r w:rsidR="003029EA" w:rsidRPr="003029EA">
        <w:t xml:space="preserve">) </w:t>
      </w:r>
      <w:r w:rsidR="003029EA">
        <w:t>are stigmatized via epistemic blockage compared to those fleeing banishment force factors. One indicator is their near-invisibility in the press.</w:t>
      </w:r>
      <w:r w:rsidR="000C37D5">
        <w:t xml:space="preserve"> Obviously, the very same geopolitical reason that these refugees cannot flee (</w:t>
      </w:r>
      <w:r w:rsidR="005554FA">
        <w:t>i.e.</w:t>
      </w:r>
      <w:r w:rsidR="000C37D5">
        <w:t xml:space="preserve"> their persecutor, </w:t>
      </w:r>
      <w:r w:rsidR="005554FA">
        <w:t>unopposed and feared</w:t>
      </w:r>
      <w:r w:rsidR="000C37D5">
        <w:t xml:space="preserve"> in the international arena, has made them inaccessible) </w:t>
      </w:r>
      <w:r w:rsidR="005554FA">
        <w:t>also explains why</w:t>
      </w:r>
      <w:r w:rsidR="000C37D5">
        <w:t xml:space="preserve"> they cannot be brought to the attention of editors, journalists, commentators, correspondents, photographers, etc. Such </w:t>
      </w:r>
      <w:r w:rsidR="003029EA">
        <w:t xml:space="preserve">journalistic “neglect” (if one can call it that) </w:t>
      </w:r>
      <w:r w:rsidR="003029EA">
        <w:rPr>
          <w:i/>
          <w:iCs/>
        </w:rPr>
        <w:t xml:space="preserve">precedes </w:t>
      </w:r>
      <w:r w:rsidR="003029EA">
        <w:t>field effects</w:t>
      </w:r>
      <w:r w:rsidR="000C37D5">
        <w:t>, so to speak</w:t>
      </w:r>
      <w:r w:rsidR="003029EA">
        <w:t>.</w:t>
      </w:r>
      <w:r w:rsidR="003029EA" w:rsidRPr="003029EA">
        <w:t xml:space="preserve"> </w:t>
      </w:r>
      <w:r w:rsidR="000C37D5">
        <w:t xml:space="preserve"> </w:t>
      </w:r>
    </w:p>
    <w:p w14:paraId="7D832EC5" w14:textId="73FF1E28" w:rsidR="0043448C" w:rsidRPr="000D21C0" w:rsidRDefault="0043448C" w:rsidP="00D115D8">
      <w:pPr>
        <w:pStyle w:val="Heading2"/>
        <w:rPr>
          <w:color w:val="000000" w:themeColor="text1"/>
        </w:rPr>
      </w:pPr>
      <w:r w:rsidRPr="000D21C0">
        <w:rPr>
          <w:color w:val="000000" w:themeColor="text1"/>
        </w:rPr>
        <w:lastRenderedPageBreak/>
        <w:t xml:space="preserve">Table </w:t>
      </w:r>
      <w:r w:rsidR="00F84A7A" w:rsidRPr="000D21C0">
        <w:rPr>
          <w:color w:val="000000" w:themeColor="text1"/>
        </w:rPr>
        <w:t>3</w:t>
      </w:r>
      <w:r w:rsidRPr="000D21C0">
        <w:rPr>
          <w:color w:val="000000" w:themeColor="text1"/>
        </w:rPr>
        <w:t>. Press Coverage</w:t>
      </w:r>
      <w:r w:rsidR="007811A9" w:rsidRPr="000D21C0">
        <w:rPr>
          <w:color w:val="000000" w:themeColor="text1"/>
        </w:rPr>
        <w:t xml:space="preserve"> Results</w:t>
      </w:r>
      <w:r w:rsidRPr="000D21C0">
        <w:rPr>
          <w:color w:val="000000" w:themeColor="text1"/>
        </w:rPr>
        <w:t>: A Century and a Decade of Forced Migrations, 1914-2025 (n=95)</w:t>
      </w:r>
    </w:p>
    <w:tbl>
      <w:tblPr>
        <w:tblStyle w:val="TableGrid"/>
        <w:tblW w:w="0" w:type="auto"/>
        <w:tblLook w:val="04A0" w:firstRow="1" w:lastRow="0" w:firstColumn="1" w:lastColumn="0" w:noHBand="0" w:noVBand="1"/>
      </w:tblPr>
      <w:tblGrid>
        <w:gridCol w:w="791"/>
        <w:gridCol w:w="1212"/>
        <w:gridCol w:w="803"/>
        <w:gridCol w:w="1133"/>
        <w:gridCol w:w="1004"/>
        <w:gridCol w:w="1008"/>
        <w:gridCol w:w="2845"/>
        <w:gridCol w:w="999"/>
        <w:gridCol w:w="1016"/>
        <w:gridCol w:w="1181"/>
        <w:gridCol w:w="736"/>
        <w:gridCol w:w="222"/>
      </w:tblGrid>
      <w:tr w:rsidR="0043448C" w:rsidRPr="000D21C0" w14:paraId="381F9CBA" w14:textId="77777777" w:rsidTr="008F31F1">
        <w:trPr>
          <w:gridAfter w:val="1"/>
          <w:trHeight w:val="510"/>
        </w:trPr>
        <w:tc>
          <w:tcPr>
            <w:tcW w:w="0" w:type="auto"/>
            <w:gridSpan w:val="2"/>
            <w:tcBorders>
              <w:bottom w:val="single" w:sz="4" w:space="0" w:color="auto"/>
            </w:tcBorders>
            <w:vAlign w:val="bottom"/>
          </w:tcPr>
          <w:p w14:paraId="2CA625BE" w14:textId="77777777" w:rsidR="0043448C" w:rsidRPr="000D21C0" w:rsidRDefault="0043448C" w:rsidP="0043448C">
            <w:pPr>
              <w:spacing w:line="259" w:lineRule="auto"/>
              <w:rPr>
                <w:color w:val="000000" w:themeColor="text1"/>
                <w:sz w:val="16"/>
                <w:szCs w:val="16"/>
              </w:rPr>
            </w:pPr>
          </w:p>
        </w:tc>
        <w:tc>
          <w:tcPr>
            <w:tcW w:w="7792" w:type="dxa"/>
            <w:gridSpan w:val="6"/>
            <w:tcBorders>
              <w:bottom w:val="single" w:sz="4" w:space="0" w:color="auto"/>
            </w:tcBorders>
          </w:tcPr>
          <w:p w14:paraId="7D02AC55" w14:textId="77777777" w:rsidR="0043448C" w:rsidRPr="000D21C0" w:rsidRDefault="0043448C" w:rsidP="0043448C">
            <w:pPr>
              <w:spacing w:line="259" w:lineRule="auto"/>
              <w:jc w:val="center"/>
              <w:rPr>
                <w:color w:val="000000" w:themeColor="text1"/>
                <w:sz w:val="16"/>
                <w:szCs w:val="16"/>
              </w:rPr>
            </w:pPr>
            <w:r w:rsidRPr="000D21C0">
              <w:rPr>
                <w:color w:val="000000" w:themeColor="text1"/>
                <w:sz w:val="16"/>
                <w:szCs w:val="16"/>
              </w:rPr>
              <w:t>Prospective</w:t>
            </w:r>
          </w:p>
        </w:tc>
        <w:tc>
          <w:tcPr>
            <w:tcW w:w="2933" w:type="dxa"/>
            <w:gridSpan w:val="3"/>
            <w:tcBorders>
              <w:bottom w:val="single" w:sz="4" w:space="0" w:color="auto"/>
            </w:tcBorders>
          </w:tcPr>
          <w:p w14:paraId="6A9A2F90" w14:textId="77777777" w:rsidR="0043448C" w:rsidRPr="000D21C0" w:rsidRDefault="0043448C" w:rsidP="0043448C">
            <w:pPr>
              <w:spacing w:line="259" w:lineRule="auto"/>
              <w:jc w:val="center"/>
              <w:rPr>
                <w:color w:val="000000" w:themeColor="text1"/>
                <w:sz w:val="16"/>
                <w:szCs w:val="16"/>
              </w:rPr>
            </w:pPr>
            <w:r w:rsidRPr="000D21C0">
              <w:rPr>
                <w:color w:val="000000" w:themeColor="text1"/>
                <w:sz w:val="16"/>
                <w:szCs w:val="16"/>
              </w:rPr>
              <w:t>Retrospective</w:t>
            </w:r>
          </w:p>
        </w:tc>
      </w:tr>
      <w:tr w:rsidR="0043448C" w:rsidRPr="000D21C0" w14:paraId="64994FD8" w14:textId="77777777" w:rsidTr="008F31F1">
        <w:trPr>
          <w:gridAfter w:val="1"/>
          <w:trHeight w:val="510"/>
        </w:trPr>
        <w:tc>
          <w:tcPr>
            <w:tcW w:w="0" w:type="auto"/>
            <w:gridSpan w:val="2"/>
            <w:tcBorders>
              <w:bottom w:val="single" w:sz="4" w:space="0" w:color="auto"/>
            </w:tcBorders>
            <w:vAlign w:val="bottom"/>
          </w:tcPr>
          <w:p w14:paraId="2FCC574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Refugee Episode</w:t>
            </w:r>
          </w:p>
        </w:tc>
        <w:tc>
          <w:tcPr>
            <w:tcW w:w="803" w:type="dxa"/>
            <w:tcBorders>
              <w:bottom w:val="single" w:sz="4" w:space="0" w:color="auto"/>
            </w:tcBorders>
          </w:tcPr>
          <w:p w14:paraId="4D3BF74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Years</w:t>
            </w:r>
          </w:p>
        </w:tc>
        <w:tc>
          <w:tcPr>
            <w:tcW w:w="1133" w:type="dxa"/>
            <w:tcBorders>
              <w:bottom w:val="single" w:sz="4" w:space="0" w:color="auto"/>
            </w:tcBorders>
          </w:tcPr>
          <w:p w14:paraId="108983F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Refugee References</w:t>
            </w:r>
          </w:p>
          <w:p w14:paraId="0699085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(share of total refugee references)</w:t>
            </w:r>
          </w:p>
        </w:tc>
        <w:tc>
          <w:tcPr>
            <w:tcW w:w="0" w:type="auto"/>
            <w:tcBorders>
              <w:bottom w:val="single" w:sz="4" w:space="0" w:color="auto"/>
            </w:tcBorders>
          </w:tcPr>
          <w:p w14:paraId="37E157A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Articles</w:t>
            </w:r>
          </w:p>
          <w:p w14:paraId="5AED8DE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(share of total refugee articles)</w:t>
            </w:r>
          </w:p>
        </w:tc>
        <w:tc>
          <w:tcPr>
            <w:tcW w:w="0" w:type="auto"/>
            <w:tcBorders>
              <w:bottom w:val="single" w:sz="4" w:space="0" w:color="auto"/>
            </w:tcBorders>
          </w:tcPr>
          <w:p w14:paraId="6669624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Publications</w:t>
            </w:r>
          </w:p>
        </w:tc>
        <w:tc>
          <w:tcPr>
            <w:tcW w:w="0" w:type="auto"/>
            <w:tcBorders>
              <w:bottom w:val="single" w:sz="4" w:space="0" w:color="auto"/>
            </w:tcBorders>
          </w:tcPr>
          <w:p w14:paraId="73ED3B8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Top Five Refugees Covered During (descending order)</w:t>
            </w:r>
          </w:p>
        </w:tc>
        <w:tc>
          <w:tcPr>
            <w:tcW w:w="999" w:type="dxa"/>
            <w:tcBorders>
              <w:bottom w:val="single" w:sz="4" w:space="0" w:color="auto"/>
            </w:tcBorders>
          </w:tcPr>
          <w:p w14:paraId="6F127BA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References per 100k publications</w:t>
            </w:r>
          </w:p>
        </w:tc>
        <w:tc>
          <w:tcPr>
            <w:tcW w:w="1016" w:type="dxa"/>
            <w:tcBorders>
              <w:bottom w:val="single" w:sz="4" w:space="0" w:color="auto"/>
            </w:tcBorders>
          </w:tcPr>
          <w:p w14:paraId="331F3B3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Years</w:t>
            </w:r>
          </w:p>
        </w:tc>
        <w:tc>
          <w:tcPr>
            <w:tcW w:w="0" w:type="auto"/>
            <w:tcBorders>
              <w:bottom w:val="single" w:sz="4" w:space="0" w:color="auto"/>
            </w:tcBorders>
          </w:tcPr>
          <w:p w14:paraId="5030978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Refugee References</w:t>
            </w:r>
          </w:p>
          <w:p w14:paraId="733321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(average per year)</w:t>
            </w:r>
          </w:p>
        </w:tc>
        <w:tc>
          <w:tcPr>
            <w:tcW w:w="0" w:type="auto"/>
            <w:tcBorders>
              <w:bottom w:val="single" w:sz="4" w:space="0" w:color="auto"/>
            </w:tcBorders>
          </w:tcPr>
          <w:p w14:paraId="0B8E13C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Articles</w:t>
            </w:r>
          </w:p>
        </w:tc>
      </w:tr>
      <w:tr w:rsidR="0043448C" w:rsidRPr="000D21C0" w14:paraId="7B52066A" w14:textId="77777777" w:rsidTr="008F31F1">
        <w:trPr>
          <w:gridAfter w:val="1"/>
          <w:trHeight w:val="953"/>
        </w:trPr>
        <w:tc>
          <w:tcPr>
            <w:tcW w:w="0" w:type="auto"/>
            <w:gridSpan w:val="2"/>
            <w:shd w:val="clear" w:color="auto" w:fill="A6A6A6" w:themeFill="background1" w:themeFillShade="A6"/>
            <w:vAlign w:val="bottom"/>
          </w:tcPr>
          <w:p w14:paraId="68990528" w14:textId="77777777" w:rsidR="0043448C" w:rsidRPr="000D21C0" w:rsidRDefault="0043448C" w:rsidP="0043448C">
            <w:pPr>
              <w:spacing w:line="259" w:lineRule="auto"/>
              <w:rPr>
                <w:color w:val="000000" w:themeColor="text1"/>
                <w:sz w:val="16"/>
                <w:szCs w:val="16"/>
              </w:rPr>
            </w:pPr>
            <w:bookmarkStart w:id="5" w:name="_Hlk195445798"/>
            <w:r w:rsidRPr="000D21C0">
              <w:rPr>
                <w:color w:val="000000" w:themeColor="text1"/>
                <w:sz w:val="16"/>
                <w:szCs w:val="16"/>
              </w:rPr>
              <w:t xml:space="preserve">World War I </w:t>
            </w:r>
          </w:p>
          <w:p w14:paraId="5167BAC1"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tcPr>
          <w:p w14:paraId="1374552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1914-23</w:t>
            </w:r>
          </w:p>
        </w:tc>
        <w:tc>
          <w:tcPr>
            <w:tcW w:w="1133" w:type="dxa"/>
            <w:shd w:val="clear" w:color="auto" w:fill="A6A6A6" w:themeFill="background1" w:themeFillShade="A6"/>
          </w:tcPr>
          <w:p w14:paraId="70F4A21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42,227</w:t>
            </w:r>
          </w:p>
          <w:p w14:paraId="73FB717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(84%)</w:t>
            </w:r>
          </w:p>
        </w:tc>
        <w:tc>
          <w:tcPr>
            <w:tcW w:w="0" w:type="auto"/>
            <w:shd w:val="clear" w:color="auto" w:fill="A6A6A6" w:themeFill="background1" w:themeFillShade="A6"/>
          </w:tcPr>
          <w:p w14:paraId="103DFBD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32,760</w:t>
            </w:r>
          </w:p>
          <w:p w14:paraId="34F4285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(85%)</w:t>
            </w:r>
          </w:p>
        </w:tc>
        <w:tc>
          <w:tcPr>
            <w:tcW w:w="0" w:type="auto"/>
            <w:shd w:val="clear" w:color="auto" w:fill="A6A6A6" w:themeFill="background1" w:themeFillShade="A6"/>
          </w:tcPr>
          <w:p w14:paraId="15BBC63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115</w:t>
            </w:r>
          </w:p>
        </w:tc>
        <w:tc>
          <w:tcPr>
            <w:tcW w:w="0" w:type="auto"/>
            <w:shd w:val="clear" w:color="auto" w:fill="A6A6A6" w:themeFill="background1" w:themeFillShade="A6"/>
          </w:tcPr>
          <w:p w14:paraId="5FB0833F"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Belgian</w:t>
            </w:r>
          </w:p>
          <w:p w14:paraId="11A8027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American</w:t>
            </w:r>
            <w:proofErr w:type="gramStart"/>
            <w:r w:rsidRPr="000D21C0">
              <w:rPr>
                <w:color w:val="000000" w:themeColor="text1"/>
                <w:sz w:val="16"/>
                <w:szCs w:val="16"/>
              </w:rPr>
              <w:t>/”Mexican</w:t>
            </w:r>
            <w:proofErr w:type="gramEnd"/>
            <w:r w:rsidRPr="000D21C0">
              <w:rPr>
                <w:color w:val="000000" w:themeColor="text1"/>
                <w:sz w:val="16"/>
                <w:szCs w:val="16"/>
              </w:rPr>
              <w:t>”/</w:t>
            </w:r>
          </w:p>
          <w:p w14:paraId="757395B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“from Mexico”</w:t>
            </w:r>
          </w:p>
          <w:p w14:paraId="6E43DC21" w14:textId="77777777" w:rsidR="0043448C" w:rsidRPr="000D21C0" w:rsidRDefault="0043448C" w:rsidP="0043448C">
            <w:pPr>
              <w:spacing w:line="259" w:lineRule="auto"/>
              <w:rPr>
                <w:b/>
                <w:bCs/>
                <w:color w:val="000000" w:themeColor="text1"/>
                <w:sz w:val="16"/>
                <w:szCs w:val="16"/>
              </w:rPr>
            </w:pPr>
            <w:r w:rsidRPr="000D21C0">
              <w:rPr>
                <w:b/>
                <w:bCs/>
                <w:color w:val="000000" w:themeColor="text1"/>
                <w:sz w:val="16"/>
                <w:szCs w:val="16"/>
              </w:rPr>
              <w:t>Russian</w:t>
            </w:r>
          </w:p>
          <w:p w14:paraId="3C60DCFE" w14:textId="77777777" w:rsidR="0043448C" w:rsidRPr="000D21C0" w:rsidRDefault="0043448C" w:rsidP="0043448C">
            <w:pPr>
              <w:keepNext/>
              <w:outlineLvl w:val="1"/>
              <w:rPr>
                <w:b/>
                <w:bCs/>
                <w:color w:val="000000" w:themeColor="text1"/>
                <w:sz w:val="16"/>
                <w:szCs w:val="16"/>
              </w:rPr>
            </w:pPr>
            <w:r w:rsidRPr="000D21C0">
              <w:rPr>
                <w:b/>
                <w:bCs/>
                <w:color w:val="000000" w:themeColor="text1"/>
                <w:sz w:val="16"/>
                <w:szCs w:val="16"/>
              </w:rPr>
              <w:t>Greek</w:t>
            </w:r>
          </w:p>
          <w:p w14:paraId="6B0AD19D" w14:textId="77777777" w:rsidR="0043448C" w:rsidRPr="000D21C0" w:rsidRDefault="0043448C" w:rsidP="0043448C">
            <w:pPr>
              <w:spacing w:line="259" w:lineRule="auto"/>
              <w:rPr>
                <w:color w:val="000000" w:themeColor="text1"/>
                <w:sz w:val="16"/>
                <w:szCs w:val="16"/>
              </w:rPr>
            </w:pPr>
            <w:r w:rsidRPr="000D21C0">
              <w:rPr>
                <w:b/>
                <w:bCs/>
                <w:color w:val="000000" w:themeColor="text1"/>
                <w:sz w:val="16"/>
                <w:szCs w:val="16"/>
              </w:rPr>
              <w:t>Armenian</w:t>
            </w:r>
            <w:proofErr w:type="gramStart"/>
            <w:r w:rsidRPr="000D21C0">
              <w:rPr>
                <w:b/>
                <w:bCs/>
                <w:color w:val="000000" w:themeColor="text1"/>
                <w:sz w:val="16"/>
                <w:szCs w:val="16"/>
              </w:rPr>
              <w:t>/”Smyrna</w:t>
            </w:r>
            <w:proofErr w:type="gramEnd"/>
            <w:r w:rsidRPr="000D21C0">
              <w:rPr>
                <w:b/>
                <w:bCs/>
                <w:color w:val="000000" w:themeColor="text1"/>
                <w:sz w:val="16"/>
                <w:szCs w:val="16"/>
              </w:rPr>
              <w:t>”</w:t>
            </w:r>
          </w:p>
        </w:tc>
        <w:tc>
          <w:tcPr>
            <w:tcW w:w="999" w:type="dxa"/>
            <w:shd w:val="clear" w:color="auto" w:fill="A6A6A6" w:themeFill="background1" w:themeFillShade="A6"/>
          </w:tcPr>
          <w:p w14:paraId="19186FF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1,670</w:t>
            </w:r>
          </w:p>
        </w:tc>
        <w:tc>
          <w:tcPr>
            <w:tcW w:w="1016" w:type="dxa"/>
            <w:shd w:val="clear" w:color="auto" w:fill="A6A6A6" w:themeFill="background1" w:themeFillShade="A6"/>
          </w:tcPr>
          <w:p w14:paraId="598C415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1918-2025</w:t>
            </w:r>
          </w:p>
        </w:tc>
        <w:tc>
          <w:tcPr>
            <w:tcW w:w="0" w:type="auto"/>
            <w:shd w:val="clear" w:color="auto" w:fill="A6A6A6" w:themeFill="background1" w:themeFillShade="A6"/>
          </w:tcPr>
          <w:p w14:paraId="74B405B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58,537</w:t>
            </w:r>
          </w:p>
          <w:p w14:paraId="394D210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(547)</w:t>
            </w:r>
          </w:p>
        </w:tc>
        <w:tc>
          <w:tcPr>
            <w:tcW w:w="0" w:type="auto"/>
            <w:shd w:val="clear" w:color="auto" w:fill="A6A6A6" w:themeFill="background1" w:themeFillShade="A6"/>
          </w:tcPr>
          <w:p w14:paraId="5EF86BF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31,787</w:t>
            </w:r>
          </w:p>
        </w:tc>
      </w:tr>
      <w:bookmarkEnd w:id="5"/>
      <w:tr w:rsidR="0043448C" w:rsidRPr="000D21C0" w14:paraId="61B1BEC1" w14:textId="77777777" w:rsidTr="008F31F1">
        <w:trPr>
          <w:gridAfter w:val="1"/>
          <w:trHeight w:val="150"/>
        </w:trPr>
        <w:tc>
          <w:tcPr>
            <w:tcW w:w="0" w:type="auto"/>
            <w:gridSpan w:val="2"/>
            <w:vAlign w:val="bottom"/>
          </w:tcPr>
          <w:p w14:paraId="14CD191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Abyssinian War</w:t>
            </w:r>
          </w:p>
          <w:p w14:paraId="1B48D962" w14:textId="77777777" w:rsidR="0043448C" w:rsidRPr="000D21C0" w:rsidRDefault="0043448C" w:rsidP="0043448C">
            <w:pPr>
              <w:spacing w:line="259" w:lineRule="auto"/>
              <w:rPr>
                <w:color w:val="000000" w:themeColor="text1"/>
                <w:sz w:val="16"/>
                <w:szCs w:val="16"/>
              </w:rPr>
            </w:pPr>
          </w:p>
          <w:p w14:paraId="54C83D65" w14:textId="77777777" w:rsidR="0043448C" w:rsidRPr="000D21C0" w:rsidRDefault="0043448C" w:rsidP="0043448C">
            <w:pPr>
              <w:spacing w:line="259" w:lineRule="auto"/>
              <w:rPr>
                <w:color w:val="000000" w:themeColor="text1"/>
                <w:sz w:val="16"/>
                <w:szCs w:val="16"/>
              </w:rPr>
            </w:pPr>
          </w:p>
        </w:tc>
        <w:tc>
          <w:tcPr>
            <w:tcW w:w="803" w:type="dxa"/>
          </w:tcPr>
          <w:p w14:paraId="20E83FC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1935-7</w:t>
            </w:r>
          </w:p>
          <w:p w14:paraId="08E2B6D1" w14:textId="77777777" w:rsidR="0043448C" w:rsidRPr="000D21C0" w:rsidRDefault="0043448C" w:rsidP="0043448C">
            <w:pPr>
              <w:spacing w:line="259" w:lineRule="auto"/>
              <w:rPr>
                <w:color w:val="000000" w:themeColor="text1"/>
                <w:sz w:val="16"/>
                <w:szCs w:val="16"/>
              </w:rPr>
            </w:pPr>
          </w:p>
        </w:tc>
        <w:tc>
          <w:tcPr>
            <w:tcW w:w="1133" w:type="dxa"/>
          </w:tcPr>
          <w:p w14:paraId="7C8C326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265</w:t>
            </w:r>
          </w:p>
          <w:p w14:paraId="2975DE3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tcPr>
          <w:p w14:paraId="29DB1E0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205</w:t>
            </w:r>
          </w:p>
          <w:p w14:paraId="561BCCE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tcPr>
          <w:p w14:paraId="0390BC5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34</w:t>
            </w:r>
          </w:p>
        </w:tc>
        <w:tc>
          <w:tcPr>
            <w:tcW w:w="0" w:type="auto"/>
          </w:tcPr>
          <w:p w14:paraId="6297450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“German”</w:t>
            </w:r>
            <w:proofErr w:type="gramStart"/>
            <w:r w:rsidRPr="000D21C0">
              <w:rPr>
                <w:color w:val="000000" w:themeColor="text1"/>
                <w:sz w:val="16"/>
                <w:szCs w:val="16"/>
              </w:rPr>
              <w:t>/”from</w:t>
            </w:r>
            <w:proofErr w:type="gramEnd"/>
            <w:r w:rsidRPr="000D21C0">
              <w:rPr>
                <w:color w:val="000000" w:themeColor="text1"/>
                <w:sz w:val="16"/>
                <w:szCs w:val="16"/>
              </w:rPr>
              <w:t xml:space="preserve"> Germany”</w:t>
            </w:r>
          </w:p>
          <w:p w14:paraId="6040FAE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American</w:t>
            </w:r>
            <w:proofErr w:type="gramStart"/>
            <w:r w:rsidRPr="000D21C0">
              <w:rPr>
                <w:color w:val="000000" w:themeColor="text1"/>
                <w:sz w:val="16"/>
                <w:szCs w:val="16"/>
              </w:rPr>
              <w:t>/”Flood</w:t>
            </w:r>
            <w:proofErr w:type="gramEnd"/>
            <w:r w:rsidRPr="000D21C0">
              <w:rPr>
                <w:color w:val="000000" w:themeColor="text1"/>
                <w:sz w:val="16"/>
                <w:szCs w:val="16"/>
              </w:rPr>
              <w:t>”</w:t>
            </w:r>
          </w:p>
          <w:p w14:paraId="37E77C4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Chinese/Shanghai</w:t>
            </w:r>
          </w:p>
          <w:p w14:paraId="4697F81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Spanish</w:t>
            </w:r>
          </w:p>
          <w:p w14:paraId="4F14DEE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tc>
        <w:tc>
          <w:tcPr>
            <w:tcW w:w="999" w:type="dxa"/>
          </w:tcPr>
          <w:p w14:paraId="6EB7E9E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w:t>
            </w:r>
          </w:p>
        </w:tc>
        <w:tc>
          <w:tcPr>
            <w:tcW w:w="1016" w:type="dxa"/>
          </w:tcPr>
          <w:p w14:paraId="209546A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1937-2025</w:t>
            </w:r>
          </w:p>
        </w:tc>
        <w:tc>
          <w:tcPr>
            <w:tcW w:w="0" w:type="auto"/>
          </w:tcPr>
          <w:p w14:paraId="19C3E8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73</w:t>
            </w:r>
          </w:p>
          <w:p w14:paraId="0BA853D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53A4508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58</w:t>
            </w:r>
          </w:p>
        </w:tc>
      </w:tr>
      <w:tr w:rsidR="0043448C" w:rsidRPr="000D21C0" w14:paraId="76CF4730" w14:textId="77777777" w:rsidTr="008F31F1">
        <w:trPr>
          <w:gridAfter w:val="1"/>
          <w:trHeight w:val="150"/>
        </w:trPr>
        <w:tc>
          <w:tcPr>
            <w:tcW w:w="0" w:type="auto"/>
            <w:gridSpan w:val="2"/>
            <w:shd w:val="clear" w:color="auto" w:fill="D9D9D9" w:themeFill="background1" w:themeFillShade="D9"/>
            <w:vAlign w:val="bottom"/>
          </w:tcPr>
          <w:p w14:paraId="7AEFD40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Spanish Civil War </w:t>
            </w:r>
          </w:p>
          <w:p w14:paraId="5DA69358" w14:textId="77777777" w:rsidR="0043448C" w:rsidRPr="000D21C0" w:rsidRDefault="0043448C" w:rsidP="0043448C">
            <w:pPr>
              <w:spacing w:line="259" w:lineRule="auto"/>
              <w:rPr>
                <w:color w:val="000000" w:themeColor="text1"/>
                <w:sz w:val="16"/>
                <w:szCs w:val="16"/>
              </w:rPr>
            </w:pPr>
          </w:p>
          <w:p w14:paraId="5A6F7FCB"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02866D0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1936-9</w:t>
            </w:r>
          </w:p>
          <w:p w14:paraId="7A10AC88" w14:textId="77777777" w:rsidR="0043448C" w:rsidRPr="000D21C0" w:rsidRDefault="0043448C" w:rsidP="0043448C">
            <w:pPr>
              <w:spacing w:line="259" w:lineRule="auto"/>
              <w:rPr>
                <w:color w:val="000000" w:themeColor="text1"/>
                <w:sz w:val="16"/>
                <w:szCs w:val="16"/>
              </w:rPr>
            </w:pPr>
          </w:p>
          <w:p w14:paraId="6CB7D032" w14:textId="77777777" w:rsidR="0043448C" w:rsidRPr="000D21C0" w:rsidRDefault="0043448C" w:rsidP="0043448C">
            <w:pPr>
              <w:spacing w:line="259" w:lineRule="auto"/>
              <w:rPr>
                <w:color w:val="000000" w:themeColor="text1"/>
                <w:sz w:val="16"/>
                <w:szCs w:val="16"/>
              </w:rPr>
            </w:pPr>
          </w:p>
          <w:p w14:paraId="62BB0992"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3C6B062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3,151</w:t>
            </w:r>
          </w:p>
          <w:p w14:paraId="70D8A18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w:t>
            </w:r>
          </w:p>
        </w:tc>
        <w:tc>
          <w:tcPr>
            <w:tcW w:w="0" w:type="auto"/>
            <w:shd w:val="clear" w:color="auto" w:fill="D9D9D9" w:themeFill="background1" w:themeFillShade="D9"/>
          </w:tcPr>
          <w:p w14:paraId="41BA505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2,539</w:t>
            </w:r>
          </w:p>
          <w:p w14:paraId="23A9541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w:t>
            </w:r>
          </w:p>
        </w:tc>
        <w:tc>
          <w:tcPr>
            <w:tcW w:w="0" w:type="auto"/>
            <w:shd w:val="clear" w:color="auto" w:fill="D9D9D9" w:themeFill="background1" w:themeFillShade="D9"/>
          </w:tcPr>
          <w:p w14:paraId="320C474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53</w:t>
            </w:r>
          </w:p>
        </w:tc>
        <w:tc>
          <w:tcPr>
            <w:tcW w:w="0" w:type="auto"/>
            <w:shd w:val="clear" w:color="auto" w:fill="D9D9D9" w:themeFill="background1" w:themeFillShade="D9"/>
          </w:tcPr>
          <w:p w14:paraId="1C16725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p w14:paraId="242D326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“German”</w:t>
            </w:r>
            <w:proofErr w:type="gramStart"/>
            <w:r w:rsidRPr="000D21C0">
              <w:rPr>
                <w:color w:val="000000" w:themeColor="text1"/>
                <w:sz w:val="16"/>
                <w:szCs w:val="16"/>
              </w:rPr>
              <w:t>/”from</w:t>
            </w:r>
            <w:proofErr w:type="gramEnd"/>
            <w:r w:rsidRPr="000D21C0">
              <w:rPr>
                <w:color w:val="000000" w:themeColor="text1"/>
                <w:sz w:val="16"/>
                <w:szCs w:val="16"/>
              </w:rPr>
              <w:t xml:space="preserve"> Germany”/”Sudeten”</w:t>
            </w:r>
          </w:p>
          <w:p w14:paraId="74F32EC5" w14:textId="77777777" w:rsidR="0043448C" w:rsidRPr="000D21C0" w:rsidRDefault="0043448C" w:rsidP="0043448C">
            <w:pPr>
              <w:rPr>
                <w:b/>
                <w:bCs/>
                <w:color w:val="000000" w:themeColor="text1"/>
                <w:sz w:val="16"/>
                <w:szCs w:val="16"/>
              </w:rPr>
            </w:pPr>
            <w:r w:rsidRPr="000D21C0">
              <w:rPr>
                <w:b/>
                <w:bCs/>
                <w:color w:val="000000" w:themeColor="text1"/>
                <w:sz w:val="16"/>
                <w:szCs w:val="16"/>
              </w:rPr>
              <w:t>Spanish</w:t>
            </w:r>
            <w:proofErr w:type="gramStart"/>
            <w:r w:rsidRPr="000D21C0">
              <w:rPr>
                <w:b/>
                <w:bCs/>
                <w:color w:val="000000" w:themeColor="text1"/>
                <w:sz w:val="16"/>
                <w:szCs w:val="16"/>
              </w:rPr>
              <w:t>/”Basque</w:t>
            </w:r>
            <w:proofErr w:type="gramEnd"/>
            <w:r w:rsidRPr="000D21C0">
              <w:rPr>
                <w:b/>
                <w:bCs/>
                <w:color w:val="000000" w:themeColor="text1"/>
                <w:sz w:val="16"/>
                <w:szCs w:val="16"/>
              </w:rPr>
              <w:t>”/</w:t>
            </w:r>
          </w:p>
          <w:p w14:paraId="305632DB" w14:textId="77777777" w:rsidR="0043448C" w:rsidRPr="000D21C0" w:rsidRDefault="0043448C" w:rsidP="0043448C">
            <w:pPr>
              <w:rPr>
                <w:b/>
                <w:bCs/>
                <w:color w:val="000000" w:themeColor="text1"/>
                <w:sz w:val="16"/>
                <w:szCs w:val="16"/>
              </w:rPr>
            </w:pPr>
            <w:proofErr w:type="gramStart"/>
            <w:r w:rsidRPr="000D21C0">
              <w:rPr>
                <w:b/>
                <w:bCs/>
                <w:color w:val="000000" w:themeColor="text1"/>
                <w:sz w:val="16"/>
                <w:szCs w:val="16"/>
              </w:rPr>
              <w:t>”from</w:t>
            </w:r>
            <w:proofErr w:type="gramEnd"/>
            <w:r w:rsidRPr="000D21C0">
              <w:rPr>
                <w:b/>
                <w:bCs/>
                <w:color w:val="000000" w:themeColor="text1"/>
                <w:sz w:val="16"/>
                <w:szCs w:val="16"/>
              </w:rPr>
              <w:t xml:space="preserve"> Spain”</w:t>
            </w:r>
          </w:p>
          <w:p w14:paraId="75E9B5A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Chinese</w:t>
            </w:r>
          </w:p>
          <w:p w14:paraId="21E9B29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American</w:t>
            </w:r>
          </w:p>
        </w:tc>
        <w:tc>
          <w:tcPr>
            <w:tcW w:w="999" w:type="dxa"/>
            <w:shd w:val="clear" w:color="auto" w:fill="D9D9D9" w:themeFill="background1" w:themeFillShade="D9"/>
          </w:tcPr>
          <w:p w14:paraId="1D74067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122</w:t>
            </w:r>
          </w:p>
        </w:tc>
        <w:tc>
          <w:tcPr>
            <w:tcW w:w="1016" w:type="dxa"/>
            <w:shd w:val="clear" w:color="auto" w:fill="D9D9D9" w:themeFill="background1" w:themeFillShade="D9"/>
          </w:tcPr>
          <w:p w14:paraId="0729005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1940-2025</w:t>
            </w:r>
          </w:p>
        </w:tc>
        <w:tc>
          <w:tcPr>
            <w:tcW w:w="0" w:type="auto"/>
            <w:shd w:val="clear" w:color="auto" w:fill="D9D9D9" w:themeFill="background1" w:themeFillShade="D9"/>
          </w:tcPr>
          <w:p w14:paraId="4AFFB04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382</w:t>
            </w:r>
          </w:p>
          <w:p w14:paraId="4E1B3C8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tc>
        <w:tc>
          <w:tcPr>
            <w:tcW w:w="0" w:type="auto"/>
            <w:shd w:val="clear" w:color="auto" w:fill="D9D9D9" w:themeFill="background1" w:themeFillShade="D9"/>
          </w:tcPr>
          <w:p w14:paraId="05ED2C7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248</w:t>
            </w:r>
          </w:p>
        </w:tc>
      </w:tr>
      <w:tr w:rsidR="0043448C" w:rsidRPr="000D21C0" w14:paraId="76C48717" w14:textId="77777777" w:rsidTr="008F31F1">
        <w:trPr>
          <w:gridAfter w:val="1"/>
          <w:trHeight w:val="150"/>
        </w:trPr>
        <w:tc>
          <w:tcPr>
            <w:tcW w:w="0" w:type="auto"/>
            <w:gridSpan w:val="2"/>
            <w:shd w:val="clear" w:color="auto" w:fill="A6A6A6" w:themeFill="background1" w:themeFillShade="A6"/>
            <w:vAlign w:val="bottom"/>
          </w:tcPr>
          <w:p w14:paraId="08EAEF9B" w14:textId="77777777" w:rsidR="0043448C" w:rsidRPr="000D21C0" w:rsidRDefault="0043448C" w:rsidP="0043448C">
            <w:pPr>
              <w:spacing w:line="259" w:lineRule="auto"/>
              <w:rPr>
                <w:color w:val="000000" w:themeColor="text1"/>
                <w:sz w:val="16"/>
                <w:szCs w:val="16"/>
              </w:rPr>
            </w:pPr>
            <w:bookmarkStart w:id="6" w:name="_Hlk195445812"/>
            <w:r w:rsidRPr="000D21C0">
              <w:rPr>
                <w:color w:val="000000" w:themeColor="text1"/>
                <w:sz w:val="16"/>
                <w:szCs w:val="16"/>
              </w:rPr>
              <w:t xml:space="preserve">World War II </w:t>
            </w:r>
          </w:p>
          <w:p w14:paraId="37F6C7D4" w14:textId="77777777" w:rsidR="0043448C" w:rsidRPr="000D21C0" w:rsidRDefault="0043448C" w:rsidP="0043448C">
            <w:pPr>
              <w:spacing w:line="259" w:lineRule="auto"/>
              <w:rPr>
                <w:color w:val="000000" w:themeColor="text1"/>
                <w:sz w:val="16"/>
                <w:szCs w:val="16"/>
              </w:rPr>
            </w:pPr>
          </w:p>
          <w:p w14:paraId="115CE48A" w14:textId="77777777" w:rsidR="0043448C" w:rsidRPr="000D21C0" w:rsidRDefault="0043448C" w:rsidP="0043448C">
            <w:pPr>
              <w:spacing w:line="259" w:lineRule="auto"/>
              <w:rPr>
                <w:color w:val="000000" w:themeColor="text1"/>
                <w:sz w:val="16"/>
                <w:szCs w:val="16"/>
              </w:rPr>
            </w:pPr>
          </w:p>
          <w:p w14:paraId="33B8316A" w14:textId="77777777" w:rsidR="0043448C" w:rsidRPr="000D21C0" w:rsidRDefault="0043448C" w:rsidP="0043448C">
            <w:pPr>
              <w:spacing w:line="259" w:lineRule="auto"/>
              <w:rPr>
                <w:color w:val="000000" w:themeColor="text1"/>
                <w:sz w:val="16"/>
                <w:szCs w:val="16"/>
              </w:rPr>
            </w:pPr>
          </w:p>
          <w:p w14:paraId="3C4C7A96"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5D07A67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1933-45</w:t>
            </w:r>
          </w:p>
          <w:p w14:paraId="098A9C4C" w14:textId="77777777" w:rsidR="0043448C" w:rsidRPr="000D21C0" w:rsidRDefault="0043448C" w:rsidP="0043448C">
            <w:pPr>
              <w:spacing w:line="259" w:lineRule="auto"/>
              <w:rPr>
                <w:color w:val="000000" w:themeColor="text1"/>
                <w:sz w:val="16"/>
                <w:szCs w:val="16"/>
              </w:rPr>
            </w:pPr>
          </w:p>
          <w:p w14:paraId="259ABA65" w14:textId="77777777" w:rsidR="0043448C" w:rsidRPr="000D21C0" w:rsidRDefault="0043448C" w:rsidP="0043448C">
            <w:pPr>
              <w:spacing w:line="259" w:lineRule="auto"/>
              <w:rPr>
                <w:color w:val="000000" w:themeColor="text1"/>
                <w:sz w:val="16"/>
                <w:szCs w:val="16"/>
              </w:rPr>
            </w:pPr>
          </w:p>
          <w:p w14:paraId="3BED83AB"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21E0FBD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107,006</w:t>
            </w:r>
          </w:p>
          <w:p w14:paraId="4F29E38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(92%)</w:t>
            </w:r>
          </w:p>
        </w:tc>
        <w:tc>
          <w:tcPr>
            <w:tcW w:w="0" w:type="auto"/>
            <w:shd w:val="clear" w:color="auto" w:fill="A6A6A6" w:themeFill="background1" w:themeFillShade="A6"/>
          </w:tcPr>
          <w:p w14:paraId="1509D6D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92,904</w:t>
            </w:r>
          </w:p>
          <w:p w14:paraId="3584673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(94%)</w:t>
            </w:r>
          </w:p>
        </w:tc>
        <w:tc>
          <w:tcPr>
            <w:tcW w:w="0" w:type="auto"/>
            <w:shd w:val="clear" w:color="auto" w:fill="A6A6A6" w:themeFill="background1" w:themeFillShade="A6"/>
          </w:tcPr>
          <w:p w14:paraId="3378E37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88</w:t>
            </w:r>
          </w:p>
        </w:tc>
        <w:tc>
          <w:tcPr>
            <w:tcW w:w="0" w:type="auto"/>
            <w:shd w:val="clear" w:color="auto" w:fill="A6A6A6" w:themeFill="background1" w:themeFillShade="A6"/>
          </w:tcPr>
          <w:p w14:paraId="3FBB9D22" w14:textId="77777777" w:rsidR="0043448C" w:rsidRPr="000D21C0" w:rsidRDefault="0043448C" w:rsidP="0043448C">
            <w:pPr>
              <w:spacing w:line="259" w:lineRule="auto"/>
              <w:rPr>
                <w:b/>
                <w:bCs/>
                <w:color w:val="000000" w:themeColor="text1"/>
                <w:sz w:val="16"/>
                <w:szCs w:val="16"/>
              </w:rPr>
            </w:pPr>
            <w:r w:rsidRPr="000D21C0">
              <w:rPr>
                <w:b/>
                <w:bCs/>
                <w:color w:val="000000" w:themeColor="text1"/>
                <w:sz w:val="16"/>
                <w:szCs w:val="16"/>
              </w:rPr>
              <w:t>Jewish</w:t>
            </w:r>
            <w:proofErr w:type="gramStart"/>
            <w:r w:rsidRPr="000D21C0">
              <w:rPr>
                <w:b/>
                <w:bCs/>
                <w:color w:val="000000" w:themeColor="text1"/>
                <w:sz w:val="16"/>
                <w:szCs w:val="16"/>
              </w:rPr>
              <w:t>/”immigrants</w:t>
            </w:r>
            <w:proofErr w:type="gramEnd"/>
            <w:r w:rsidRPr="000D21C0">
              <w:rPr>
                <w:b/>
                <w:bCs/>
                <w:color w:val="000000" w:themeColor="text1"/>
                <w:sz w:val="16"/>
                <w:szCs w:val="16"/>
              </w:rPr>
              <w:t>”</w:t>
            </w:r>
          </w:p>
          <w:p w14:paraId="1B87E4B7" w14:textId="77777777" w:rsidR="0043448C" w:rsidRPr="000D21C0" w:rsidRDefault="0043448C" w:rsidP="0043448C">
            <w:pPr>
              <w:spacing w:line="259" w:lineRule="auto"/>
              <w:rPr>
                <w:b/>
                <w:bCs/>
                <w:color w:val="000000" w:themeColor="text1"/>
                <w:sz w:val="16"/>
                <w:szCs w:val="16"/>
              </w:rPr>
            </w:pPr>
            <w:r w:rsidRPr="000D21C0">
              <w:rPr>
                <w:b/>
                <w:bCs/>
                <w:color w:val="000000" w:themeColor="text1"/>
                <w:sz w:val="16"/>
                <w:szCs w:val="16"/>
              </w:rPr>
              <w:t>“German”</w:t>
            </w:r>
            <w:proofErr w:type="gramStart"/>
            <w:r w:rsidRPr="000D21C0">
              <w:rPr>
                <w:b/>
                <w:bCs/>
                <w:color w:val="000000" w:themeColor="text1"/>
                <w:sz w:val="16"/>
                <w:szCs w:val="16"/>
              </w:rPr>
              <w:t>/”from</w:t>
            </w:r>
            <w:proofErr w:type="gramEnd"/>
            <w:r w:rsidRPr="000D21C0">
              <w:rPr>
                <w:b/>
                <w:bCs/>
                <w:color w:val="000000" w:themeColor="text1"/>
                <w:sz w:val="16"/>
                <w:szCs w:val="16"/>
              </w:rPr>
              <w:t xml:space="preserve"> Germany”</w:t>
            </w:r>
          </w:p>
          <w:p w14:paraId="475DFF4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Spanish</w:t>
            </w:r>
            <w:proofErr w:type="gramStart"/>
            <w:r w:rsidRPr="000D21C0">
              <w:rPr>
                <w:color w:val="000000" w:themeColor="text1"/>
                <w:sz w:val="16"/>
                <w:szCs w:val="16"/>
              </w:rPr>
              <w:t>/”from</w:t>
            </w:r>
            <w:proofErr w:type="gramEnd"/>
            <w:r w:rsidRPr="000D21C0">
              <w:rPr>
                <w:color w:val="000000" w:themeColor="text1"/>
                <w:sz w:val="16"/>
                <w:szCs w:val="16"/>
              </w:rPr>
              <w:t xml:space="preserve"> Spain”</w:t>
            </w:r>
          </w:p>
          <w:p w14:paraId="7C16DC25"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European/</w:t>
            </w:r>
          </w:p>
          <w:p w14:paraId="14086EBB" w14:textId="77777777" w:rsidR="0043448C" w:rsidRPr="000D21C0" w:rsidRDefault="0043448C" w:rsidP="0043448C">
            <w:pPr>
              <w:spacing w:line="259" w:lineRule="auto"/>
              <w:rPr>
                <w:b/>
                <w:bCs/>
                <w:color w:val="000000" w:themeColor="text1"/>
                <w:sz w:val="16"/>
                <w:szCs w:val="16"/>
              </w:rPr>
            </w:pPr>
            <w:proofErr w:type="gramStart"/>
            <w:r w:rsidRPr="000D21C0">
              <w:rPr>
                <w:b/>
                <w:bCs/>
                <w:color w:val="000000" w:themeColor="text1"/>
                <w:sz w:val="16"/>
                <w:szCs w:val="16"/>
              </w:rPr>
              <w:t>”from</w:t>
            </w:r>
            <w:proofErr w:type="gramEnd"/>
            <w:r w:rsidRPr="000D21C0">
              <w:rPr>
                <w:b/>
                <w:bCs/>
                <w:color w:val="000000" w:themeColor="text1"/>
                <w:sz w:val="16"/>
                <w:szCs w:val="16"/>
              </w:rPr>
              <w:t xml:space="preserve"> Europe”</w:t>
            </w:r>
          </w:p>
          <w:p w14:paraId="228CB601" w14:textId="77777777" w:rsidR="0043448C" w:rsidRPr="000D21C0" w:rsidRDefault="0043448C" w:rsidP="0043448C">
            <w:pPr>
              <w:spacing w:line="259" w:lineRule="auto"/>
              <w:rPr>
                <w:color w:val="000000" w:themeColor="text1"/>
                <w:sz w:val="16"/>
                <w:szCs w:val="16"/>
              </w:rPr>
            </w:pPr>
            <w:r w:rsidRPr="000D21C0">
              <w:rPr>
                <w:b/>
                <w:bCs/>
                <w:color w:val="000000" w:themeColor="text1"/>
                <w:sz w:val="16"/>
                <w:szCs w:val="16"/>
              </w:rPr>
              <w:t>Polish</w:t>
            </w:r>
          </w:p>
        </w:tc>
        <w:tc>
          <w:tcPr>
            <w:tcW w:w="999" w:type="dxa"/>
            <w:shd w:val="clear" w:color="auto" w:fill="A6A6A6" w:themeFill="background1" w:themeFillShade="A6"/>
          </w:tcPr>
          <w:p w14:paraId="0B2F157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4,541</w:t>
            </w:r>
          </w:p>
        </w:tc>
        <w:tc>
          <w:tcPr>
            <w:tcW w:w="1016" w:type="dxa"/>
            <w:shd w:val="clear" w:color="auto" w:fill="A6A6A6" w:themeFill="background1" w:themeFillShade="A6"/>
          </w:tcPr>
          <w:p w14:paraId="285631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1946-2025</w:t>
            </w:r>
          </w:p>
        </w:tc>
        <w:tc>
          <w:tcPr>
            <w:tcW w:w="0" w:type="auto"/>
            <w:shd w:val="clear" w:color="auto" w:fill="A6A6A6" w:themeFill="background1" w:themeFillShade="A6"/>
          </w:tcPr>
          <w:p w14:paraId="0DBD427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236,106</w:t>
            </w:r>
          </w:p>
          <w:p w14:paraId="30ACCAE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(2,988)</w:t>
            </w:r>
          </w:p>
        </w:tc>
        <w:tc>
          <w:tcPr>
            <w:tcW w:w="0" w:type="auto"/>
            <w:shd w:val="clear" w:color="auto" w:fill="A6A6A6" w:themeFill="background1" w:themeFillShade="A6"/>
          </w:tcPr>
          <w:p w14:paraId="6FF074F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113,571</w:t>
            </w:r>
          </w:p>
        </w:tc>
      </w:tr>
      <w:tr w:rsidR="0043448C" w:rsidRPr="000D21C0" w14:paraId="6664BA51" w14:textId="77777777" w:rsidTr="008F31F1">
        <w:trPr>
          <w:gridAfter w:val="1"/>
          <w:trHeight w:val="1068"/>
        </w:trPr>
        <w:tc>
          <w:tcPr>
            <w:tcW w:w="0" w:type="auto"/>
            <w:vMerge w:val="restart"/>
            <w:tcBorders>
              <w:bottom w:val="single" w:sz="4" w:space="0" w:color="auto"/>
            </w:tcBorders>
            <w:shd w:val="clear" w:color="auto" w:fill="D9D9D9" w:themeFill="background1" w:themeFillShade="D9"/>
            <w:vAlign w:val="bottom"/>
          </w:tcPr>
          <w:p w14:paraId="6C7F695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China</w:t>
            </w:r>
          </w:p>
          <w:p w14:paraId="6EF88B9D" w14:textId="77777777" w:rsidR="0043448C" w:rsidRPr="000D21C0" w:rsidRDefault="0043448C" w:rsidP="0043448C">
            <w:pPr>
              <w:spacing w:line="259" w:lineRule="auto"/>
              <w:rPr>
                <w:color w:val="000000" w:themeColor="text1"/>
                <w:sz w:val="16"/>
                <w:szCs w:val="16"/>
              </w:rPr>
            </w:pPr>
          </w:p>
          <w:p w14:paraId="5010E69E" w14:textId="77777777" w:rsidR="0043448C" w:rsidRPr="000D21C0" w:rsidRDefault="0043448C" w:rsidP="0043448C">
            <w:pPr>
              <w:spacing w:line="259" w:lineRule="auto"/>
              <w:rPr>
                <w:color w:val="000000" w:themeColor="text1"/>
                <w:sz w:val="16"/>
                <w:szCs w:val="16"/>
              </w:rPr>
            </w:pPr>
          </w:p>
          <w:p w14:paraId="336C1A7C" w14:textId="77777777" w:rsidR="0043448C" w:rsidRPr="000D21C0" w:rsidRDefault="0043448C" w:rsidP="0043448C">
            <w:pPr>
              <w:spacing w:line="259" w:lineRule="auto"/>
              <w:rPr>
                <w:color w:val="000000" w:themeColor="text1"/>
                <w:sz w:val="16"/>
                <w:szCs w:val="16"/>
              </w:rPr>
            </w:pPr>
          </w:p>
        </w:tc>
        <w:tc>
          <w:tcPr>
            <w:tcW w:w="0" w:type="auto"/>
            <w:tcBorders>
              <w:bottom w:val="single" w:sz="4" w:space="0" w:color="auto"/>
            </w:tcBorders>
            <w:shd w:val="clear" w:color="auto" w:fill="D9D9D9" w:themeFill="background1" w:themeFillShade="D9"/>
            <w:vAlign w:val="bottom"/>
          </w:tcPr>
          <w:p w14:paraId="5540CDC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Civil War</w:t>
            </w:r>
          </w:p>
          <w:p w14:paraId="3223371E" w14:textId="77777777" w:rsidR="0043448C" w:rsidRPr="000D21C0" w:rsidRDefault="0043448C" w:rsidP="0043448C">
            <w:pPr>
              <w:spacing w:line="259" w:lineRule="auto"/>
              <w:rPr>
                <w:color w:val="000000" w:themeColor="text1"/>
                <w:sz w:val="16"/>
                <w:szCs w:val="16"/>
              </w:rPr>
            </w:pPr>
          </w:p>
          <w:p w14:paraId="0C063BFD" w14:textId="77777777" w:rsidR="0043448C" w:rsidRPr="000D21C0" w:rsidRDefault="0043448C" w:rsidP="0043448C">
            <w:pPr>
              <w:spacing w:line="259" w:lineRule="auto"/>
              <w:rPr>
                <w:color w:val="000000" w:themeColor="text1"/>
                <w:sz w:val="16"/>
                <w:szCs w:val="16"/>
              </w:rPr>
            </w:pPr>
          </w:p>
        </w:tc>
        <w:tc>
          <w:tcPr>
            <w:tcW w:w="803" w:type="dxa"/>
            <w:tcBorders>
              <w:bottom w:val="single" w:sz="4" w:space="0" w:color="auto"/>
            </w:tcBorders>
            <w:shd w:val="clear" w:color="auto" w:fill="D9D9D9" w:themeFill="background1" w:themeFillShade="D9"/>
            <w:vAlign w:val="bottom"/>
          </w:tcPr>
          <w:p w14:paraId="6638145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1945-9</w:t>
            </w:r>
          </w:p>
          <w:p w14:paraId="1070B5EE" w14:textId="77777777" w:rsidR="0043448C" w:rsidRPr="000D21C0" w:rsidRDefault="0043448C" w:rsidP="0043448C">
            <w:pPr>
              <w:spacing w:line="259" w:lineRule="auto"/>
              <w:rPr>
                <w:color w:val="000000" w:themeColor="text1"/>
                <w:sz w:val="16"/>
                <w:szCs w:val="16"/>
              </w:rPr>
            </w:pPr>
          </w:p>
        </w:tc>
        <w:tc>
          <w:tcPr>
            <w:tcW w:w="1133" w:type="dxa"/>
            <w:tcBorders>
              <w:bottom w:val="single" w:sz="4" w:space="0" w:color="auto"/>
            </w:tcBorders>
            <w:shd w:val="clear" w:color="auto" w:fill="D9D9D9" w:themeFill="background1" w:themeFillShade="D9"/>
          </w:tcPr>
          <w:p w14:paraId="4F00360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2,008</w:t>
            </w:r>
          </w:p>
          <w:p w14:paraId="5625070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tc>
        <w:tc>
          <w:tcPr>
            <w:tcW w:w="0" w:type="auto"/>
            <w:tcBorders>
              <w:bottom w:val="single" w:sz="4" w:space="0" w:color="auto"/>
            </w:tcBorders>
            <w:shd w:val="clear" w:color="auto" w:fill="D9D9D9" w:themeFill="background1" w:themeFillShade="D9"/>
          </w:tcPr>
          <w:p w14:paraId="658B6DA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863</w:t>
            </w:r>
          </w:p>
          <w:p w14:paraId="30F9D4B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tc>
        <w:tc>
          <w:tcPr>
            <w:tcW w:w="0" w:type="auto"/>
            <w:tcBorders>
              <w:bottom w:val="single" w:sz="4" w:space="0" w:color="auto"/>
            </w:tcBorders>
            <w:shd w:val="clear" w:color="auto" w:fill="D9D9D9" w:themeFill="background1" w:themeFillShade="D9"/>
          </w:tcPr>
          <w:p w14:paraId="7B633E4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35</w:t>
            </w:r>
          </w:p>
        </w:tc>
        <w:tc>
          <w:tcPr>
            <w:tcW w:w="0" w:type="auto"/>
            <w:tcBorders>
              <w:bottom w:val="single" w:sz="4" w:space="0" w:color="auto"/>
            </w:tcBorders>
            <w:shd w:val="clear" w:color="auto" w:fill="D9D9D9" w:themeFill="background1" w:themeFillShade="D9"/>
          </w:tcPr>
          <w:p w14:paraId="29595861" w14:textId="77777777" w:rsidR="0043448C" w:rsidRPr="000D21C0" w:rsidRDefault="0043448C" w:rsidP="0043448C">
            <w:pPr>
              <w:rPr>
                <w:color w:val="000000" w:themeColor="text1"/>
                <w:sz w:val="16"/>
                <w:szCs w:val="16"/>
              </w:rPr>
            </w:pPr>
            <w:r w:rsidRPr="000D21C0">
              <w:rPr>
                <w:color w:val="000000" w:themeColor="text1"/>
                <w:sz w:val="16"/>
                <w:szCs w:val="16"/>
              </w:rPr>
              <w:t>Jewish</w:t>
            </w:r>
            <w:proofErr w:type="gramStart"/>
            <w:r w:rsidRPr="000D21C0">
              <w:rPr>
                <w:color w:val="000000" w:themeColor="text1"/>
                <w:sz w:val="16"/>
                <w:szCs w:val="16"/>
              </w:rPr>
              <w:t>/”immigrants</w:t>
            </w:r>
            <w:proofErr w:type="gramEnd"/>
            <w:r w:rsidRPr="000D21C0">
              <w:rPr>
                <w:color w:val="000000" w:themeColor="text1"/>
                <w:sz w:val="16"/>
                <w:szCs w:val="16"/>
              </w:rPr>
              <w:t>”/”DPs”</w:t>
            </w:r>
          </w:p>
          <w:p w14:paraId="63A03D6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Arab</w:t>
            </w:r>
          </w:p>
          <w:p w14:paraId="1560932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Fascist/German</w:t>
            </w:r>
          </w:p>
          <w:p w14:paraId="34FA06E0" w14:textId="77777777" w:rsidR="0043448C" w:rsidRPr="000D21C0" w:rsidRDefault="0043448C" w:rsidP="0043448C">
            <w:pPr>
              <w:rPr>
                <w:color w:val="000000" w:themeColor="text1"/>
                <w:sz w:val="16"/>
                <w:szCs w:val="16"/>
              </w:rPr>
            </w:pPr>
            <w:r w:rsidRPr="000D21C0">
              <w:rPr>
                <w:color w:val="000000" w:themeColor="text1"/>
                <w:sz w:val="16"/>
                <w:szCs w:val="16"/>
              </w:rPr>
              <w:t>European</w:t>
            </w:r>
            <w:proofErr w:type="gramStart"/>
            <w:r w:rsidRPr="000D21C0">
              <w:rPr>
                <w:color w:val="000000" w:themeColor="text1"/>
                <w:sz w:val="16"/>
                <w:szCs w:val="16"/>
              </w:rPr>
              <w:t>/”from</w:t>
            </w:r>
            <w:proofErr w:type="gramEnd"/>
            <w:r w:rsidRPr="000D21C0">
              <w:rPr>
                <w:color w:val="000000" w:themeColor="text1"/>
                <w:sz w:val="16"/>
                <w:szCs w:val="16"/>
              </w:rPr>
              <w:t xml:space="preserve"> Europe”/”DPs”</w:t>
            </w:r>
          </w:p>
          <w:p w14:paraId="76E692B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Muslim/Moslem</w:t>
            </w:r>
          </w:p>
        </w:tc>
        <w:tc>
          <w:tcPr>
            <w:tcW w:w="999" w:type="dxa"/>
            <w:tcBorders>
              <w:bottom w:val="single" w:sz="4" w:space="0" w:color="auto"/>
            </w:tcBorders>
            <w:shd w:val="clear" w:color="auto" w:fill="D9D9D9" w:themeFill="background1" w:themeFillShade="D9"/>
          </w:tcPr>
          <w:p w14:paraId="06968FE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84</w:t>
            </w:r>
          </w:p>
        </w:tc>
        <w:tc>
          <w:tcPr>
            <w:tcW w:w="1016" w:type="dxa"/>
            <w:vMerge w:val="restart"/>
            <w:shd w:val="clear" w:color="auto" w:fill="D9D9D9" w:themeFill="background1" w:themeFillShade="D9"/>
          </w:tcPr>
          <w:p w14:paraId="591B77A5" w14:textId="77777777" w:rsidR="0043448C" w:rsidRPr="000D21C0" w:rsidRDefault="0043448C" w:rsidP="0043448C">
            <w:pPr>
              <w:spacing w:line="259" w:lineRule="auto"/>
              <w:rPr>
                <w:color w:val="000000" w:themeColor="text1"/>
                <w:sz w:val="16"/>
                <w:szCs w:val="16"/>
              </w:rPr>
            </w:pPr>
          </w:p>
          <w:p w14:paraId="0DC9CFE8" w14:textId="77777777" w:rsidR="0043448C" w:rsidRPr="000D21C0" w:rsidRDefault="0043448C" w:rsidP="0043448C">
            <w:pPr>
              <w:spacing w:line="259" w:lineRule="auto"/>
              <w:rPr>
                <w:color w:val="000000" w:themeColor="text1"/>
                <w:sz w:val="16"/>
                <w:szCs w:val="16"/>
              </w:rPr>
            </w:pPr>
          </w:p>
          <w:p w14:paraId="1239BE6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1950-1967</w:t>
            </w:r>
          </w:p>
          <w:p w14:paraId="4C49C44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44FB388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1977-2025</w:t>
            </w:r>
          </w:p>
        </w:tc>
        <w:tc>
          <w:tcPr>
            <w:tcW w:w="0" w:type="auto"/>
            <w:vMerge w:val="restart"/>
            <w:shd w:val="clear" w:color="auto" w:fill="D9D9D9" w:themeFill="background1" w:themeFillShade="D9"/>
          </w:tcPr>
          <w:p w14:paraId="74B53683" w14:textId="77777777" w:rsidR="0043448C" w:rsidRPr="000D21C0" w:rsidRDefault="0043448C" w:rsidP="0043448C">
            <w:pPr>
              <w:spacing w:line="259" w:lineRule="auto"/>
              <w:rPr>
                <w:color w:val="000000" w:themeColor="text1"/>
                <w:sz w:val="16"/>
                <w:szCs w:val="16"/>
              </w:rPr>
            </w:pPr>
          </w:p>
          <w:p w14:paraId="66F92FC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17,357</w:t>
            </w:r>
          </w:p>
          <w:p w14:paraId="00A9FC2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(667)</w:t>
            </w:r>
          </w:p>
          <w:p w14:paraId="143BDD88" w14:textId="77777777" w:rsidR="0043448C" w:rsidRPr="000D21C0" w:rsidRDefault="0043448C" w:rsidP="0043448C">
            <w:pPr>
              <w:spacing w:line="259" w:lineRule="auto"/>
              <w:rPr>
                <w:color w:val="000000" w:themeColor="text1"/>
                <w:sz w:val="16"/>
                <w:szCs w:val="16"/>
              </w:rPr>
            </w:pPr>
          </w:p>
          <w:p w14:paraId="57AE711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Including:</w:t>
            </w:r>
          </w:p>
          <w:p w14:paraId="5A34632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3,983 about Civil War</w:t>
            </w:r>
          </w:p>
          <w:p w14:paraId="26CD3D7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4,137 about Cultural Revolution</w:t>
            </w:r>
          </w:p>
        </w:tc>
        <w:tc>
          <w:tcPr>
            <w:tcW w:w="0" w:type="auto"/>
            <w:vMerge w:val="restart"/>
            <w:shd w:val="clear" w:color="auto" w:fill="D9D9D9" w:themeFill="background1" w:themeFillShade="D9"/>
          </w:tcPr>
          <w:p w14:paraId="2ABAE335" w14:textId="77777777" w:rsidR="0043448C" w:rsidRPr="000D21C0" w:rsidRDefault="0043448C" w:rsidP="0043448C">
            <w:pPr>
              <w:spacing w:line="259" w:lineRule="auto"/>
              <w:rPr>
                <w:color w:val="000000" w:themeColor="text1"/>
                <w:sz w:val="16"/>
                <w:szCs w:val="16"/>
              </w:rPr>
            </w:pPr>
          </w:p>
          <w:p w14:paraId="5EAB22D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6,993</w:t>
            </w:r>
          </w:p>
        </w:tc>
      </w:tr>
      <w:tr w:rsidR="0043448C" w:rsidRPr="000D21C0" w14:paraId="45020842" w14:textId="77777777" w:rsidTr="008F31F1">
        <w:trPr>
          <w:gridAfter w:val="1"/>
          <w:trHeight w:val="607"/>
        </w:trPr>
        <w:tc>
          <w:tcPr>
            <w:tcW w:w="0" w:type="auto"/>
            <w:vMerge/>
            <w:shd w:val="clear" w:color="auto" w:fill="D9D9D9" w:themeFill="background1" w:themeFillShade="D9"/>
            <w:vAlign w:val="bottom"/>
          </w:tcPr>
          <w:p w14:paraId="414CAD50" w14:textId="77777777" w:rsidR="0043448C" w:rsidRPr="000D21C0" w:rsidRDefault="0043448C" w:rsidP="0043448C">
            <w:pPr>
              <w:spacing w:line="259" w:lineRule="auto"/>
              <w:rPr>
                <w:color w:val="000000" w:themeColor="text1"/>
                <w:sz w:val="16"/>
                <w:szCs w:val="16"/>
              </w:rPr>
            </w:pPr>
          </w:p>
        </w:tc>
        <w:tc>
          <w:tcPr>
            <w:tcW w:w="0" w:type="auto"/>
            <w:vAlign w:val="bottom"/>
          </w:tcPr>
          <w:p w14:paraId="35A1A18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Cultural Revolution</w:t>
            </w:r>
          </w:p>
          <w:p w14:paraId="14BE1B6C" w14:textId="77777777" w:rsidR="0043448C" w:rsidRPr="000D21C0" w:rsidRDefault="0043448C" w:rsidP="0043448C">
            <w:pPr>
              <w:spacing w:line="259" w:lineRule="auto"/>
              <w:rPr>
                <w:color w:val="000000" w:themeColor="text1"/>
                <w:sz w:val="16"/>
                <w:szCs w:val="16"/>
              </w:rPr>
            </w:pPr>
          </w:p>
        </w:tc>
        <w:tc>
          <w:tcPr>
            <w:tcW w:w="803" w:type="dxa"/>
            <w:vAlign w:val="bottom"/>
          </w:tcPr>
          <w:p w14:paraId="5C2EC93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1967-76</w:t>
            </w:r>
          </w:p>
          <w:p w14:paraId="09EAFC2F" w14:textId="77777777" w:rsidR="0043448C" w:rsidRPr="000D21C0" w:rsidRDefault="0043448C" w:rsidP="0043448C">
            <w:pPr>
              <w:spacing w:line="259" w:lineRule="auto"/>
              <w:rPr>
                <w:color w:val="000000" w:themeColor="text1"/>
                <w:sz w:val="16"/>
                <w:szCs w:val="16"/>
              </w:rPr>
            </w:pPr>
          </w:p>
        </w:tc>
        <w:tc>
          <w:tcPr>
            <w:tcW w:w="1133" w:type="dxa"/>
          </w:tcPr>
          <w:p w14:paraId="16D9547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975</w:t>
            </w:r>
          </w:p>
          <w:p w14:paraId="2A8943D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6EFBC82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295</w:t>
            </w:r>
          </w:p>
          <w:p w14:paraId="4C3A331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6FC7F38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w:t>
            </w:r>
          </w:p>
        </w:tc>
        <w:tc>
          <w:tcPr>
            <w:tcW w:w="0" w:type="auto"/>
          </w:tcPr>
          <w:p w14:paraId="64D60530" w14:textId="77777777" w:rsidR="0043448C" w:rsidRPr="000D21C0" w:rsidRDefault="0043448C" w:rsidP="0043448C">
            <w:pPr>
              <w:rPr>
                <w:color w:val="000000" w:themeColor="text1"/>
                <w:sz w:val="16"/>
                <w:szCs w:val="16"/>
              </w:rPr>
            </w:pPr>
            <w:r w:rsidRPr="000D21C0">
              <w:rPr>
                <w:color w:val="000000" w:themeColor="text1"/>
                <w:sz w:val="16"/>
                <w:szCs w:val="16"/>
              </w:rPr>
              <w:t>Palestinian</w:t>
            </w:r>
          </w:p>
          <w:p w14:paraId="0191F48F" w14:textId="77777777" w:rsidR="0043448C" w:rsidRPr="000D21C0" w:rsidRDefault="0043448C" w:rsidP="0043448C">
            <w:pPr>
              <w:rPr>
                <w:color w:val="000000" w:themeColor="text1"/>
                <w:sz w:val="16"/>
                <w:szCs w:val="16"/>
              </w:rPr>
            </w:pPr>
            <w:r w:rsidRPr="000D21C0">
              <w:rPr>
                <w:color w:val="000000" w:themeColor="text1"/>
                <w:sz w:val="16"/>
                <w:szCs w:val="16"/>
              </w:rPr>
              <w:t>“Arab”</w:t>
            </w:r>
          </w:p>
          <w:p w14:paraId="575FB790" w14:textId="77777777" w:rsidR="0043448C" w:rsidRPr="000D21C0" w:rsidRDefault="0043448C" w:rsidP="0043448C">
            <w:pPr>
              <w:rPr>
                <w:color w:val="000000" w:themeColor="text1"/>
                <w:sz w:val="16"/>
                <w:szCs w:val="16"/>
              </w:rPr>
            </w:pPr>
            <w:r w:rsidRPr="000D21C0">
              <w:rPr>
                <w:color w:val="000000" w:themeColor="text1"/>
                <w:sz w:val="16"/>
                <w:szCs w:val="16"/>
              </w:rPr>
              <w:t>Cuban</w:t>
            </w:r>
          </w:p>
          <w:p w14:paraId="0E11F033" w14:textId="77777777" w:rsidR="0043448C" w:rsidRPr="000D21C0" w:rsidRDefault="0043448C" w:rsidP="0043448C">
            <w:pPr>
              <w:rPr>
                <w:color w:val="000000" w:themeColor="text1"/>
                <w:sz w:val="16"/>
                <w:szCs w:val="16"/>
              </w:rPr>
            </w:pPr>
            <w:r w:rsidRPr="000D21C0">
              <w:rPr>
                <w:color w:val="000000" w:themeColor="text1"/>
                <w:sz w:val="16"/>
                <w:szCs w:val="16"/>
              </w:rPr>
              <w:t>Pakistani</w:t>
            </w:r>
            <w:proofErr w:type="gramStart"/>
            <w:r w:rsidRPr="000D21C0">
              <w:rPr>
                <w:color w:val="000000" w:themeColor="text1"/>
                <w:sz w:val="16"/>
                <w:szCs w:val="16"/>
              </w:rPr>
              <w:t>/”</w:t>
            </w:r>
            <w:proofErr w:type="spellStart"/>
            <w:r w:rsidRPr="000D21C0">
              <w:rPr>
                <w:color w:val="000000" w:themeColor="text1"/>
                <w:sz w:val="16"/>
                <w:szCs w:val="16"/>
              </w:rPr>
              <w:t>Desh</w:t>
            </w:r>
            <w:proofErr w:type="spellEnd"/>
            <w:proofErr w:type="gramEnd"/>
            <w:r w:rsidRPr="000D21C0">
              <w:rPr>
                <w:color w:val="000000" w:themeColor="text1"/>
                <w:sz w:val="16"/>
                <w:szCs w:val="16"/>
              </w:rPr>
              <w:t>”/Bengali</w:t>
            </w:r>
          </w:p>
          <w:p w14:paraId="61388E25" w14:textId="77777777" w:rsidR="0043448C" w:rsidRPr="000D21C0" w:rsidRDefault="0043448C" w:rsidP="0043448C">
            <w:pPr>
              <w:rPr>
                <w:color w:val="000000" w:themeColor="text1"/>
                <w:sz w:val="16"/>
                <w:szCs w:val="16"/>
              </w:rPr>
            </w:pPr>
            <w:r w:rsidRPr="000D21C0">
              <w:rPr>
                <w:color w:val="000000" w:themeColor="text1"/>
                <w:sz w:val="16"/>
                <w:szCs w:val="16"/>
              </w:rPr>
              <w:t>Jewish</w:t>
            </w:r>
          </w:p>
        </w:tc>
        <w:tc>
          <w:tcPr>
            <w:tcW w:w="999" w:type="dxa"/>
          </w:tcPr>
          <w:p w14:paraId="51B2156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27</w:t>
            </w:r>
          </w:p>
        </w:tc>
        <w:tc>
          <w:tcPr>
            <w:tcW w:w="1016" w:type="dxa"/>
            <w:vMerge/>
          </w:tcPr>
          <w:p w14:paraId="37ECFDB2" w14:textId="77777777" w:rsidR="0043448C" w:rsidRPr="000D21C0" w:rsidRDefault="0043448C" w:rsidP="0043448C">
            <w:pPr>
              <w:spacing w:line="259" w:lineRule="auto"/>
              <w:rPr>
                <w:color w:val="000000" w:themeColor="text1"/>
                <w:sz w:val="16"/>
                <w:szCs w:val="16"/>
              </w:rPr>
            </w:pPr>
          </w:p>
        </w:tc>
        <w:tc>
          <w:tcPr>
            <w:tcW w:w="0" w:type="auto"/>
            <w:vMerge/>
          </w:tcPr>
          <w:p w14:paraId="19CD5C40" w14:textId="77777777" w:rsidR="0043448C" w:rsidRPr="000D21C0" w:rsidRDefault="0043448C" w:rsidP="0043448C">
            <w:pPr>
              <w:spacing w:line="259" w:lineRule="auto"/>
              <w:rPr>
                <w:color w:val="000000" w:themeColor="text1"/>
                <w:sz w:val="16"/>
                <w:szCs w:val="16"/>
              </w:rPr>
            </w:pPr>
          </w:p>
        </w:tc>
        <w:tc>
          <w:tcPr>
            <w:tcW w:w="0" w:type="auto"/>
            <w:vMerge/>
          </w:tcPr>
          <w:p w14:paraId="7658BAC5" w14:textId="77777777" w:rsidR="0043448C" w:rsidRPr="000D21C0" w:rsidRDefault="0043448C" w:rsidP="0043448C">
            <w:pPr>
              <w:spacing w:line="259" w:lineRule="auto"/>
              <w:rPr>
                <w:color w:val="000000" w:themeColor="text1"/>
                <w:sz w:val="16"/>
                <w:szCs w:val="16"/>
              </w:rPr>
            </w:pPr>
          </w:p>
        </w:tc>
      </w:tr>
      <w:bookmarkEnd w:id="6"/>
      <w:tr w:rsidR="0043448C" w:rsidRPr="000D21C0" w14:paraId="3032B0BB" w14:textId="77777777" w:rsidTr="008F31F1">
        <w:trPr>
          <w:gridAfter w:val="1"/>
          <w:trHeight w:val="150"/>
        </w:trPr>
        <w:tc>
          <w:tcPr>
            <w:tcW w:w="0" w:type="auto"/>
            <w:gridSpan w:val="2"/>
            <w:vAlign w:val="bottom"/>
          </w:tcPr>
          <w:p w14:paraId="7A03AD0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India-Pakistan Partition </w:t>
            </w:r>
          </w:p>
          <w:p w14:paraId="7A11082E" w14:textId="77777777" w:rsidR="0043448C" w:rsidRPr="000D21C0" w:rsidRDefault="0043448C" w:rsidP="0043448C">
            <w:pPr>
              <w:spacing w:line="259" w:lineRule="auto"/>
              <w:rPr>
                <w:color w:val="000000" w:themeColor="text1"/>
                <w:sz w:val="16"/>
                <w:szCs w:val="16"/>
              </w:rPr>
            </w:pPr>
          </w:p>
        </w:tc>
        <w:tc>
          <w:tcPr>
            <w:tcW w:w="803" w:type="dxa"/>
            <w:vAlign w:val="bottom"/>
          </w:tcPr>
          <w:p w14:paraId="7A73C09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1947-50</w:t>
            </w:r>
          </w:p>
          <w:p w14:paraId="45B193F7" w14:textId="77777777" w:rsidR="0043448C" w:rsidRPr="000D21C0" w:rsidRDefault="0043448C" w:rsidP="0043448C">
            <w:pPr>
              <w:spacing w:line="259" w:lineRule="auto"/>
              <w:rPr>
                <w:color w:val="000000" w:themeColor="text1"/>
                <w:sz w:val="16"/>
                <w:szCs w:val="16"/>
              </w:rPr>
            </w:pPr>
          </w:p>
          <w:p w14:paraId="48863C7A" w14:textId="77777777" w:rsidR="0043448C" w:rsidRPr="000D21C0" w:rsidRDefault="0043448C" w:rsidP="0043448C">
            <w:pPr>
              <w:spacing w:line="259" w:lineRule="auto"/>
              <w:rPr>
                <w:color w:val="000000" w:themeColor="text1"/>
                <w:sz w:val="16"/>
                <w:szCs w:val="16"/>
              </w:rPr>
            </w:pPr>
          </w:p>
        </w:tc>
        <w:tc>
          <w:tcPr>
            <w:tcW w:w="1133" w:type="dxa"/>
          </w:tcPr>
          <w:p w14:paraId="60CAF4A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274</w:t>
            </w:r>
          </w:p>
          <w:p w14:paraId="6519815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1E82CC8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225</w:t>
            </w:r>
          </w:p>
          <w:p w14:paraId="1AEE2C0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3E1C6E46" w14:textId="77777777" w:rsidR="0043448C" w:rsidRPr="000D21C0" w:rsidRDefault="0043448C" w:rsidP="0043448C">
            <w:pPr>
              <w:spacing w:line="259" w:lineRule="auto"/>
              <w:rPr>
                <w:color w:val="000000" w:themeColor="text1"/>
                <w:sz w:val="16"/>
                <w:szCs w:val="16"/>
              </w:rPr>
            </w:pPr>
          </w:p>
        </w:tc>
        <w:tc>
          <w:tcPr>
            <w:tcW w:w="0" w:type="auto"/>
          </w:tcPr>
          <w:p w14:paraId="63BF49D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w:t>
            </w:r>
          </w:p>
        </w:tc>
        <w:tc>
          <w:tcPr>
            <w:tcW w:w="0" w:type="auto"/>
          </w:tcPr>
          <w:p w14:paraId="3C7FE7B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Jewish </w:t>
            </w:r>
            <w:proofErr w:type="gramStart"/>
            <w:r w:rsidRPr="000D21C0">
              <w:rPr>
                <w:color w:val="000000" w:themeColor="text1"/>
                <w:sz w:val="16"/>
                <w:szCs w:val="16"/>
              </w:rPr>
              <w:t>/”DPs</w:t>
            </w:r>
            <w:proofErr w:type="gramEnd"/>
            <w:r w:rsidRPr="000D21C0">
              <w:rPr>
                <w:color w:val="000000" w:themeColor="text1"/>
                <w:sz w:val="16"/>
                <w:szCs w:val="16"/>
              </w:rPr>
              <w:t>”</w:t>
            </w:r>
          </w:p>
          <w:p w14:paraId="11E8221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European “DPs”</w:t>
            </w:r>
          </w:p>
          <w:p w14:paraId="11703CA0"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 xml:space="preserve">Muslim/Moslem </w:t>
            </w:r>
          </w:p>
          <w:p w14:paraId="19D2740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Fascist </w:t>
            </w:r>
          </w:p>
          <w:p w14:paraId="39BB243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German</w:t>
            </w:r>
          </w:p>
        </w:tc>
        <w:tc>
          <w:tcPr>
            <w:tcW w:w="999" w:type="dxa"/>
          </w:tcPr>
          <w:p w14:paraId="5B681CE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11</w:t>
            </w:r>
          </w:p>
        </w:tc>
        <w:tc>
          <w:tcPr>
            <w:tcW w:w="1016" w:type="dxa"/>
          </w:tcPr>
          <w:p w14:paraId="4428BC9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1948-2025</w:t>
            </w:r>
          </w:p>
        </w:tc>
        <w:tc>
          <w:tcPr>
            <w:tcW w:w="0" w:type="auto"/>
          </w:tcPr>
          <w:p w14:paraId="69D84A1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1,517</w:t>
            </w:r>
          </w:p>
          <w:p w14:paraId="29A0498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w:t>
            </w:r>
          </w:p>
        </w:tc>
        <w:tc>
          <w:tcPr>
            <w:tcW w:w="0" w:type="auto"/>
          </w:tcPr>
          <w:p w14:paraId="05307CD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797</w:t>
            </w:r>
          </w:p>
        </w:tc>
      </w:tr>
      <w:tr w:rsidR="0043448C" w:rsidRPr="000D21C0" w14:paraId="7517B2D1" w14:textId="77777777" w:rsidTr="008F31F1">
        <w:trPr>
          <w:gridAfter w:val="1"/>
          <w:trHeight w:val="150"/>
        </w:trPr>
        <w:tc>
          <w:tcPr>
            <w:tcW w:w="0" w:type="auto"/>
            <w:gridSpan w:val="2"/>
            <w:shd w:val="clear" w:color="auto" w:fill="D9D9D9" w:themeFill="background1" w:themeFillShade="D9"/>
            <w:vAlign w:val="bottom"/>
          </w:tcPr>
          <w:p w14:paraId="23B2C13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Exodus </w:t>
            </w:r>
          </w:p>
          <w:p w14:paraId="1BAC09B1"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31FC9E8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1948</w:t>
            </w:r>
          </w:p>
          <w:p w14:paraId="435B3321"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1CC563C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354</w:t>
            </w:r>
          </w:p>
          <w:p w14:paraId="5B91037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w:t>
            </w:r>
          </w:p>
        </w:tc>
        <w:tc>
          <w:tcPr>
            <w:tcW w:w="0" w:type="auto"/>
            <w:shd w:val="clear" w:color="auto" w:fill="D9D9D9" w:themeFill="background1" w:themeFillShade="D9"/>
          </w:tcPr>
          <w:p w14:paraId="653E949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79</w:t>
            </w:r>
          </w:p>
          <w:p w14:paraId="2CD8479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w:t>
            </w:r>
          </w:p>
        </w:tc>
        <w:tc>
          <w:tcPr>
            <w:tcW w:w="0" w:type="auto"/>
            <w:shd w:val="clear" w:color="auto" w:fill="D9D9D9" w:themeFill="background1" w:themeFillShade="D9"/>
          </w:tcPr>
          <w:p w14:paraId="003E5B2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w:t>
            </w:r>
          </w:p>
        </w:tc>
        <w:tc>
          <w:tcPr>
            <w:tcW w:w="0" w:type="auto"/>
            <w:shd w:val="clear" w:color="auto" w:fill="D9D9D9" w:themeFill="background1" w:themeFillShade="D9"/>
          </w:tcPr>
          <w:p w14:paraId="733C6420"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 xml:space="preserve">Arab </w:t>
            </w:r>
          </w:p>
          <w:p w14:paraId="6EDA01D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Jewish </w:t>
            </w:r>
            <w:proofErr w:type="gramStart"/>
            <w:r w:rsidRPr="000D21C0">
              <w:rPr>
                <w:color w:val="000000" w:themeColor="text1"/>
                <w:sz w:val="16"/>
                <w:szCs w:val="16"/>
              </w:rPr>
              <w:t>/”DPs</w:t>
            </w:r>
            <w:proofErr w:type="gramEnd"/>
            <w:r w:rsidRPr="000D21C0">
              <w:rPr>
                <w:color w:val="000000" w:themeColor="text1"/>
                <w:sz w:val="16"/>
                <w:szCs w:val="16"/>
              </w:rPr>
              <w:t>”</w:t>
            </w:r>
          </w:p>
          <w:p w14:paraId="3C861BE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“Fascist”</w:t>
            </w:r>
          </w:p>
          <w:p w14:paraId="7FE8612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Muslim </w:t>
            </w:r>
          </w:p>
          <w:p w14:paraId="10E4DE6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European</w:t>
            </w:r>
            <w:proofErr w:type="gramStart"/>
            <w:r w:rsidRPr="000D21C0">
              <w:rPr>
                <w:color w:val="000000" w:themeColor="text1"/>
                <w:sz w:val="16"/>
                <w:szCs w:val="16"/>
              </w:rPr>
              <w:t>/”DPs</w:t>
            </w:r>
            <w:proofErr w:type="gramEnd"/>
            <w:r w:rsidRPr="000D21C0">
              <w:rPr>
                <w:color w:val="000000" w:themeColor="text1"/>
                <w:sz w:val="16"/>
                <w:szCs w:val="16"/>
              </w:rPr>
              <w:t>”</w:t>
            </w:r>
          </w:p>
        </w:tc>
        <w:tc>
          <w:tcPr>
            <w:tcW w:w="999" w:type="dxa"/>
            <w:shd w:val="clear" w:color="auto" w:fill="D9D9D9" w:themeFill="background1" w:themeFillShade="D9"/>
          </w:tcPr>
          <w:p w14:paraId="3734F45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w:t>
            </w:r>
          </w:p>
        </w:tc>
        <w:tc>
          <w:tcPr>
            <w:tcW w:w="1016" w:type="dxa"/>
            <w:shd w:val="clear" w:color="auto" w:fill="D9D9D9" w:themeFill="background1" w:themeFillShade="D9"/>
          </w:tcPr>
          <w:p w14:paraId="058EFFD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1949-2025</w:t>
            </w:r>
          </w:p>
        </w:tc>
        <w:tc>
          <w:tcPr>
            <w:tcW w:w="0" w:type="auto"/>
            <w:shd w:val="clear" w:color="auto" w:fill="D9D9D9" w:themeFill="background1" w:themeFillShade="D9"/>
          </w:tcPr>
          <w:p w14:paraId="59FA424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22,331</w:t>
            </w:r>
          </w:p>
          <w:p w14:paraId="70CCC5A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(294)</w:t>
            </w:r>
          </w:p>
        </w:tc>
        <w:tc>
          <w:tcPr>
            <w:tcW w:w="0" w:type="auto"/>
            <w:shd w:val="clear" w:color="auto" w:fill="D9D9D9" w:themeFill="background1" w:themeFillShade="D9"/>
          </w:tcPr>
          <w:p w14:paraId="7AC866A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6,475</w:t>
            </w:r>
          </w:p>
        </w:tc>
      </w:tr>
      <w:tr w:rsidR="0043448C" w:rsidRPr="000D21C0" w14:paraId="4083225B" w14:textId="77777777" w:rsidTr="008F31F1">
        <w:trPr>
          <w:gridAfter w:val="1"/>
          <w:trHeight w:val="150"/>
        </w:trPr>
        <w:tc>
          <w:tcPr>
            <w:tcW w:w="0" w:type="auto"/>
            <w:gridSpan w:val="2"/>
            <w:shd w:val="clear" w:color="auto" w:fill="A6A6A6" w:themeFill="background1" w:themeFillShade="A6"/>
            <w:vAlign w:val="bottom"/>
          </w:tcPr>
          <w:p w14:paraId="2933F02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Korean War</w:t>
            </w:r>
          </w:p>
          <w:p w14:paraId="4890646D" w14:textId="77777777" w:rsidR="0043448C" w:rsidRPr="000D21C0" w:rsidRDefault="0043448C" w:rsidP="0043448C">
            <w:pPr>
              <w:spacing w:line="259" w:lineRule="auto"/>
              <w:rPr>
                <w:color w:val="000000" w:themeColor="text1"/>
                <w:sz w:val="16"/>
                <w:szCs w:val="16"/>
              </w:rPr>
            </w:pPr>
          </w:p>
          <w:p w14:paraId="66699126"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7AF239B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1950-3</w:t>
            </w:r>
          </w:p>
          <w:p w14:paraId="399C21CE"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35C9A1E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1,067</w:t>
            </w:r>
          </w:p>
          <w:p w14:paraId="1354A1A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tc>
        <w:tc>
          <w:tcPr>
            <w:tcW w:w="0" w:type="auto"/>
            <w:shd w:val="clear" w:color="auto" w:fill="A6A6A6" w:themeFill="background1" w:themeFillShade="A6"/>
          </w:tcPr>
          <w:p w14:paraId="30CAB79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889</w:t>
            </w:r>
          </w:p>
          <w:p w14:paraId="6BF13A7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tc>
        <w:tc>
          <w:tcPr>
            <w:tcW w:w="0" w:type="auto"/>
            <w:shd w:val="clear" w:color="auto" w:fill="A6A6A6" w:themeFill="background1" w:themeFillShade="A6"/>
          </w:tcPr>
          <w:p w14:paraId="205C228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74</w:t>
            </w:r>
          </w:p>
        </w:tc>
        <w:tc>
          <w:tcPr>
            <w:tcW w:w="0" w:type="auto"/>
            <w:shd w:val="clear" w:color="auto" w:fill="A6A6A6" w:themeFill="background1" w:themeFillShade="A6"/>
          </w:tcPr>
          <w:p w14:paraId="09A532F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Arab</w:t>
            </w:r>
          </w:p>
          <w:p w14:paraId="21A00D3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German/Berlin</w:t>
            </w:r>
            <w:proofErr w:type="gramStart"/>
            <w:r w:rsidRPr="000D21C0">
              <w:rPr>
                <w:color w:val="000000" w:themeColor="text1"/>
                <w:sz w:val="16"/>
                <w:szCs w:val="16"/>
              </w:rPr>
              <w:t>/”Curtain</w:t>
            </w:r>
            <w:proofErr w:type="gramEnd"/>
            <w:r w:rsidRPr="000D21C0">
              <w:rPr>
                <w:color w:val="000000" w:themeColor="text1"/>
                <w:sz w:val="16"/>
                <w:szCs w:val="16"/>
              </w:rPr>
              <w:t>”</w:t>
            </w:r>
          </w:p>
          <w:p w14:paraId="14288DC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Palestine</w:t>
            </w:r>
          </w:p>
          <w:p w14:paraId="72D453CC"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Korean</w:t>
            </w:r>
          </w:p>
          <w:p w14:paraId="569FBC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Indian/Hindu/Bengal/</w:t>
            </w:r>
          </w:p>
        </w:tc>
        <w:tc>
          <w:tcPr>
            <w:tcW w:w="999" w:type="dxa"/>
            <w:shd w:val="clear" w:color="auto" w:fill="A6A6A6" w:themeFill="background1" w:themeFillShade="A6"/>
          </w:tcPr>
          <w:p w14:paraId="48FC7F2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56</w:t>
            </w:r>
          </w:p>
        </w:tc>
        <w:tc>
          <w:tcPr>
            <w:tcW w:w="1016" w:type="dxa"/>
            <w:shd w:val="clear" w:color="auto" w:fill="A6A6A6" w:themeFill="background1" w:themeFillShade="A6"/>
          </w:tcPr>
          <w:p w14:paraId="19A6E0A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1954-2025</w:t>
            </w:r>
          </w:p>
        </w:tc>
        <w:tc>
          <w:tcPr>
            <w:tcW w:w="0" w:type="auto"/>
            <w:shd w:val="clear" w:color="auto" w:fill="A6A6A6" w:themeFill="background1" w:themeFillShade="A6"/>
          </w:tcPr>
          <w:p w14:paraId="32040B5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25,020</w:t>
            </w:r>
          </w:p>
          <w:p w14:paraId="6034627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(352)</w:t>
            </w:r>
          </w:p>
          <w:p w14:paraId="54B38411"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05DE698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7,863</w:t>
            </w:r>
          </w:p>
        </w:tc>
      </w:tr>
      <w:tr w:rsidR="0043448C" w:rsidRPr="000D21C0" w14:paraId="722C2E79" w14:textId="77777777" w:rsidTr="008F31F1">
        <w:trPr>
          <w:gridAfter w:val="1"/>
          <w:trHeight w:val="150"/>
        </w:trPr>
        <w:tc>
          <w:tcPr>
            <w:tcW w:w="0" w:type="auto"/>
            <w:gridSpan w:val="2"/>
            <w:shd w:val="clear" w:color="auto" w:fill="FFFFFF" w:themeFill="background1"/>
            <w:vAlign w:val="bottom"/>
          </w:tcPr>
          <w:p w14:paraId="01C9CD63" w14:textId="77777777" w:rsidR="0043448C" w:rsidRPr="000D21C0" w:rsidRDefault="0043448C" w:rsidP="0043448C">
            <w:pPr>
              <w:spacing w:line="259" w:lineRule="auto"/>
              <w:rPr>
                <w:color w:val="000000" w:themeColor="text1"/>
                <w:sz w:val="16"/>
                <w:szCs w:val="16"/>
              </w:rPr>
            </w:pPr>
            <w:bookmarkStart w:id="7" w:name="_Hlk195445826"/>
            <w:r w:rsidRPr="000D21C0">
              <w:rPr>
                <w:color w:val="000000" w:themeColor="text1"/>
                <w:sz w:val="16"/>
                <w:szCs w:val="16"/>
              </w:rPr>
              <w:t xml:space="preserve">Algerian War </w:t>
            </w:r>
          </w:p>
          <w:p w14:paraId="35D8F7A7" w14:textId="77777777" w:rsidR="0043448C" w:rsidRPr="000D21C0" w:rsidRDefault="0043448C" w:rsidP="0043448C">
            <w:pPr>
              <w:spacing w:line="259" w:lineRule="auto"/>
              <w:rPr>
                <w:color w:val="000000" w:themeColor="text1"/>
                <w:sz w:val="16"/>
                <w:szCs w:val="16"/>
              </w:rPr>
            </w:pPr>
          </w:p>
          <w:p w14:paraId="5FA18D59" w14:textId="77777777" w:rsidR="0043448C" w:rsidRPr="000D21C0" w:rsidRDefault="0043448C" w:rsidP="0043448C">
            <w:pPr>
              <w:spacing w:line="259" w:lineRule="auto"/>
              <w:rPr>
                <w:color w:val="000000" w:themeColor="text1"/>
                <w:sz w:val="16"/>
                <w:szCs w:val="16"/>
              </w:rPr>
            </w:pPr>
          </w:p>
          <w:p w14:paraId="53B86B58" w14:textId="77777777" w:rsidR="0043448C" w:rsidRPr="000D21C0" w:rsidRDefault="0043448C" w:rsidP="0043448C">
            <w:pPr>
              <w:spacing w:line="259" w:lineRule="auto"/>
              <w:rPr>
                <w:color w:val="000000" w:themeColor="text1"/>
                <w:sz w:val="16"/>
                <w:szCs w:val="16"/>
              </w:rPr>
            </w:pPr>
          </w:p>
        </w:tc>
        <w:tc>
          <w:tcPr>
            <w:tcW w:w="803" w:type="dxa"/>
            <w:shd w:val="clear" w:color="auto" w:fill="FFFFFF" w:themeFill="background1"/>
            <w:vAlign w:val="bottom"/>
          </w:tcPr>
          <w:p w14:paraId="64FAEAE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1954-62</w:t>
            </w:r>
          </w:p>
        </w:tc>
        <w:tc>
          <w:tcPr>
            <w:tcW w:w="1133" w:type="dxa"/>
            <w:shd w:val="clear" w:color="auto" w:fill="FFFFFF" w:themeFill="background1"/>
          </w:tcPr>
          <w:p w14:paraId="09129B4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994</w:t>
            </w:r>
          </w:p>
          <w:p w14:paraId="29DABF5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FFFFFF" w:themeFill="background1"/>
          </w:tcPr>
          <w:p w14:paraId="47EB455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838</w:t>
            </w:r>
          </w:p>
          <w:p w14:paraId="27CF370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FFFFFF" w:themeFill="background1"/>
          </w:tcPr>
          <w:p w14:paraId="537ED20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54</w:t>
            </w:r>
          </w:p>
        </w:tc>
        <w:tc>
          <w:tcPr>
            <w:tcW w:w="0" w:type="auto"/>
            <w:shd w:val="clear" w:color="auto" w:fill="FFFFFF" w:themeFill="background1"/>
          </w:tcPr>
          <w:p w14:paraId="434BF8C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Hungarian </w:t>
            </w:r>
          </w:p>
          <w:p w14:paraId="5494113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“Arab” [non-Algerian]</w:t>
            </w:r>
          </w:p>
          <w:p w14:paraId="4F65F8F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Cuban </w:t>
            </w:r>
          </w:p>
          <w:p w14:paraId="160C471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w:t>
            </w:r>
          </w:p>
          <w:p w14:paraId="700F00E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Tibetan </w:t>
            </w:r>
          </w:p>
        </w:tc>
        <w:tc>
          <w:tcPr>
            <w:tcW w:w="999" w:type="dxa"/>
            <w:shd w:val="clear" w:color="auto" w:fill="FFFFFF" w:themeFill="background1"/>
          </w:tcPr>
          <w:p w14:paraId="0AA2CB2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w:t>
            </w:r>
          </w:p>
        </w:tc>
        <w:tc>
          <w:tcPr>
            <w:tcW w:w="1016" w:type="dxa"/>
            <w:shd w:val="clear" w:color="auto" w:fill="FFFFFF" w:themeFill="background1"/>
          </w:tcPr>
          <w:p w14:paraId="22586F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1963-2025</w:t>
            </w:r>
          </w:p>
        </w:tc>
        <w:tc>
          <w:tcPr>
            <w:tcW w:w="0" w:type="auto"/>
            <w:shd w:val="clear" w:color="auto" w:fill="FFFFFF" w:themeFill="background1"/>
          </w:tcPr>
          <w:p w14:paraId="35AF2E8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1,540</w:t>
            </w:r>
          </w:p>
          <w:p w14:paraId="1C97D41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(30)</w:t>
            </w:r>
          </w:p>
        </w:tc>
        <w:tc>
          <w:tcPr>
            <w:tcW w:w="0" w:type="auto"/>
            <w:shd w:val="clear" w:color="auto" w:fill="FFFFFF" w:themeFill="background1"/>
          </w:tcPr>
          <w:p w14:paraId="07AF7BC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862</w:t>
            </w:r>
          </w:p>
        </w:tc>
      </w:tr>
      <w:bookmarkEnd w:id="7"/>
      <w:tr w:rsidR="0043448C" w:rsidRPr="000D21C0" w14:paraId="7CBD7C92" w14:textId="77777777" w:rsidTr="008F31F1">
        <w:trPr>
          <w:gridAfter w:val="1"/>
          <w:trHeight w:val="150"/>
        </w:trPr>
        <w:tc>
          <w:tcPr>
            <w:tcW w:w="0" w:type="auto"/>
            <w:gridSpan w:val="2"/>
            <w:shd w:val="clear" w:color="auto" w:fill="A6A6A6" w:themeFill="background1" w:themeFillShade="A6"/>
            <w:vAlign w:val="bottom"/>
          </w:tcPr>
          <w:p w14:paraId="23FFC61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Soviet invasion of Hungary </w:t>
            </w:r>
          </w:p>
          <w:p w14:paraId="265FADE3" w14:textId="77777777" w:rsidR="0043448C" w:rsidRPr="000D21C0" w:rsidRDefault="0043448C" w:rsidP="0043448C">
            <w:pPr>
              <w:spacing w:line="259" w:lineRule="auto"/>
              <w:rPr>
                <w:color w:val="000000" w:themeColor="text1"/>
                <w:sz w:val="16"/>
                <w:szCs w:val="16"/>
              </w:rPr>
            </w:pPr>
          </w:p>
          <w:p w14:paraId="3F9E9A28"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428CCF5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1956</w:t>
            </w:r>
          </w:p>
          <w:p w14:paraId="2EFA27A6" w14:textId="77777777" w:rsidR="0043448C" w:rsidRPr="000D21C0" w:rsidRDefault="0043448C" w:rsidP="0043448C">
            <w:pPr>
              <w:spacing w:line="259" w:lineRule="auto"/>
              <w:rPr>
                <w:color w:val="000000" w:themeColor="text1"/>
                <w:sz w:val="16"/>
                <w:szCs w:val="16"/>
              </w:rPr>
            </w:pPr>
          </w:p>
          <w:p w14:paraId="4DCFE13F" w14:textId="77777777" w:rsidR="0043448C" w:rsidRPr="000D21C0" w:rsidRDefault="0043448C" w:rsidP="0043448C">
            <w:pPr>
              <w:spacing w:line="259" w:lineRule="auto"/>
              <w:rPr>
                <w:color w:val="000000" w:themeColor="text1"/>
                <w:sz w:val="16"/>
                <w:szCs w:val="16"/>
              </w:rPr>
            </w:pPr>
          </w:p>
          <w:p w14:paraId="3B0114D7"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3389459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6,004</w:t>
            </w:r>
          </w:p>
          <w:p w14:paraId="344052C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(40%)</w:t>
            </w:r>
          </w:p>
        </w:tc>
        <w:tc>
          <w:tcPr>
            <w:tcW w:w="0" w:type="auto"/>
            <w:shd w:val="clear" w:color="auto" w:fill="A6A6A6" w:themeFill="background1" w:themeFillShade="A6"/>
          </w:tcPr>
          <w:p w14:paraId="22B485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4,108</w:t>
            </w:r>
          </w:p>
          <w:p w14:paraId="027AAD2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(44%)</w:t>
            </w:r>
          </w:p>
        </w:tc>
        <w:tc>
          <w:tcPr>
            <w:tcW w:w="0" w:type="auto"/>
            <w:shd w:val="clear" w:color="auto" w:fill="A6A6A6" w:themeFill="background1" w:themeFillShade="A6"/>
          </w:tcPr>
          <w:p w14:paraId="375070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47</w:t>
            </w:r>
          </w:p>
        </w:tc>
        <w:tc>
          <w:tcPr>
            <w:tcW w:w="0" w:type="auto"/>
            <w:shd w:val="clear" w:color="auto" w:fill="A6A6A6" w:themeFill="background1" w:themeFillShade="A6"/>
          </w:tcPr>
          <w:p w14:paraId="24054472"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Hungarian</w:t>
            </w:r>
            <w:proofErr w:type="gramStart"/>
            <w:r w:rsidRPr="000D21C0">
              <w:rPr>
                <w:b/>
                <w:bCs/>
                <w:color w:val="000000" w:themeColor="text1"/>
                <w:sz w:val="16"/>
                <w:szCs w:val="16"/>
              </w:rPr>
              <w:t>/”Lutheran</w:t>
            </w:r>
            <w:proofErr w:type="gramEnd"/>
            <w:r w:rsidRPr="000D21C0">
              <w:rPr>
                <w:b/>
                <w:bCs/>
                <w:color w:val="000000" w:themeColor="text1"/>
                <w:sz w:val="16"/>
                <w:szCs w:val="16"/>
              </w:rPr>
              <w:t xml:space="preserve">” </w:t>
            </w:r>
          </w:p>
          <w:p w14:paraId="791F823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Arab </w:t>
            </w:r>
          </w:p>
          <w:p w14:paraId="48D31F5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Russian</w:t>
            </w:r>
          </w:p>
          <w:p w14:paraId="66654E33" w14:textId="77777777" w:rsidR="0043448C" w:rsidRPr="000D21C0" w:rsidRDefault="0043448C" w:rsidP="0043448C">
            <w:pPr>
              <w:spacing w:line="259" w:lineRule="auto"/>
              <w:rPr>
                <w:color w:val="000000" w:themeColor="text1"/>
                <w:sz w:val="16"/>
                <w:szCs w:val="16"/>
              </w:rPr>
            </w:pPr>
            <w:proofErr w:type="gramStart"/>
            <w:r w:rsidRPr="000D21C0">
              <w:rPr>
                <w:color w:val="000000" w:themeColor="text1"/>
                <w:sz w:val="16"/>
                <w:szCs w:val="16"/>
              </w:rPr>
              <w:t>”from</w:t>
            </w:r>
            <w:proofErr w:type="gramEnd"/>
            <w:r w:rsidRPr="000D21C0">
              <w:rPr>
                <w:color w:val="000000" w:themeColor="text1"/>
                <w:sz w:val="16"/>
                <w:szCs w:val="16"/>
              </w:rPr>
              <w:t xml:space="preserve"> Communist”</w:t>
            </w:r>
          </w:p>
          <w:p w14:paraId="5775EA5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Palestine</w:t>
            </w:r>
          </w:p>
        </w:tc>
        <w:tc>
          <w:tcPr>
            <w:tcW w:w="999" w:type="dxa"/>
            <w:shd w:val="clear" w:color="auto" w:fill="A6A6A6" w:themeFill="background1" w:themeFillShade="A6"/>
          </w:tcPr>
          <w:p w14:paraId="61AB25E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w:t>
            </w:r>
          </w:p>
        </w:tc>
        <w:tc>
          <w:tcPr>
            <w:tcW w:w="1016" w:type="dxa"/>
            <w:shd w:val="clear" w:color="auto" w:fill="A6A6A6" w:themeFill="background1" w:themeFillShade="A6"/>
          </w:tcPr>
          <w:p w14:paraId="7DDAE2A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1957-2025</w:t>
            </w:r>
          </w:p>
        </w:tc>
        <w:tc>
          <w:tcPr>
            <w:tcW w:w="0" w:type="auto"/>
            <w:shd w:val="clear" w:color="auto" w:fill="A6A6A6" w:themeFill="background1" w:themeFillShade="A6"/>
          </w:tcPr>
          <w:p w14:paraId="51359CD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9,757</w:t>
            </w:r>
          </w:p>
          <w:p w14:paraId="10CF00A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(143)</w:t>
            </w:r>
          </w:p>
        </w:tc>
        <w:tc>
          <w:tcPr>
            <w:tcW w:w="0" w:type="auto"/>
            <w:shd w:val="clear" w:color="auto" w:fill="A6A6A6" w:themeFill="background1" w:themeFillShade="A6"/>
          </w:tcPr>
          <w:p w14:paraId="70580B7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5,068</w:t>
            </w:r>
          </w:p>
        </w:tc>
      </w:tr>
      <w:tr w:rsidR="0043448C" w:rsidRPr="000D21C0" w14:paraId="23F36DC7" w14:textId="77777777" w:rsidTr="008F31F1">
        <w:trPr>
          <w:gridAfter w:val="1"/>
          <w:trHeight w:val="150"/>
        </w:trPr>
        <w:tc>
          <w:tcPr>
            <w:tcW w:w="0" w:type="auto"/>
            <w:gridSpan w:val="2"/>
            <w:shd w:val="clear" w:color="auto" w:fill="A6A6A6" w:themeFill="background1" w:themeFillShade="A6"/>
            <w:vAlign w:val="bottom"/>
          </w:tcPr>
          <w:p w14:paraId="0C60D5DE" w14:textId="77777777" w:rsidR="0043448C" w:rsidRPr="000D21C0" w:rsidRDefault="0043448C" w:rsidP="0043448C">
            <w:pPr>
              <w:spacing w:line="259" w:lineRule="auto"/>
              <w:rPr>
                <w:color w:val="000000" w:themeColor="text1"/>
                <w:sz w:val="16"/>
                <w:szCs w:val="16"/>
              </w:rPr>
            </w:pPr>
            <w:bookmarkStart w:id="8" w:name="_Hlk195445834"/>
            <w:r w:rsidRPr="000D21C0">
              <w:rPr>
                <w:color w:val="000000" w:themeColor="text1"/>
                <w:sz w:val="16"/>
                <w:szCs w:val="16"/>
              </w:rPr>
              <w:t xml:space="preserve">Indochina wars </w:t>
            </w:r>
          </w:p>
          <w:p w14:paraId="79F95D9E" w14:textId="77777777" w:rsidR="0043448C" w:rsidRPr="000D21C0" w:rsidRDefault="0043448C" w:rsidP="0043448C">
            <w:pPr>
              <w:spacing w:line="259" w:lineRule="auto"/>
              <w:rPr>
                <w:color w:val="000000" w:themeColor="text1"/>
                <w:sz w:val="16"/>
                <w:szCs w:val="16"/>
              </w:rPr>
            </w:pPr>
          </w:p>
          <w:p w14:paraId="6E896A89" w14:textId="77777777" w:rsidR="0043448C" w:rsidRPr="000D21C0" w:rsidRDefault="0043448C" w:rsidP="0043448C">
            <w:pPr>
              <w:spacing w:line="259" w:lineRule="auto"/>
              <w:rPr>
                <w:color w:val="000000" w:themeColor="text1"/>
                <w:sz w:val="16"/>
                <w:szCs w:val="16"/>
              </w:rPr>
            </w:pPr>
          </w:p>
          <w:p w14:paraId="28C8F897" w14:textId="77777777" w:rsidR="0043448C" w:rsidRPr="000D21C0" w:rsidRDefault="0043448C" w:rsidP="0043448C">
            <w:pPr>
              <w:spacing w:line="259" w:lineRule="auto"/>
              <w:rPr>
                <w:color w:val="000000" w:themeColor="text1"/>
                <w:sz w:val="16"/>
                <w:szCs w:val="16"/>
              </w:rPr>
            </w:pPr>
          </w:p>
          <w:p w14:paraId="40F58535" w14:textId="77777777" w:rsidR="0043448C" w:rsidRPr="000D21C0" w:rsidRDefault="0043448C" w:rsidP="0043448C">
            <w:pPr>
              <w:spacing w:line="259" w:lineRule="auto"/>
              <w:rPr>
                <w:color w:val="000000" w:themeColor="text1"/>
                <w:sz w:val="16"/>
                <w:szCs w:val="16"/>
              </w:rPr>
            </w:pPr>
          </w:p>
          <w:p w14:paraId="26041F9E" w14:textId="77777777" w:rsidR="0043448C" w:rsidRPr="000D21C0" w:rsidRDefault="0043448C" w:rsidP="0043448C">
            <w:pPr>
              <w:spacing w:line="259" w:lineRule="auto"/>
              <w:rPr>
                <w:color w:val="000000" w:themeColor="text1"/>
                <w:sz w:val="16"/>
                <w:szCs w:val="16"/>
              </w:rPr>
            </w:pPr>
          </w:p>
          <w:p w14:paraId="073DB051" w14:textId="77777777" w:rsidR="0043448C" w:rsidRPr="000D21C0" w:rsidRDefault="0043448C" w:rsidP="0043448C">
            <w:pPr>
              <w:spacing w:line="259" w:lineRule="auto"/>
              <w:rPr>
                <w:color w:val="000000" w:themeColor="text1"/>
                <w:sz w:val="16"/>
                <w:szCs w:val="16"/>
              </w:rPr>
            </w:pPr>
          </w:p>
          <w:p w14:paraId="64A1C494"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2CFF419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1956-1975</w:t>
            </w:r>
          </w:p>
          <w:p w14:paraId="578470A2" w14:textId="77777777" w:rsidR="0043448C" w:rsidRPr="000D21C0" w:rsidRDefault="0043448C" w:rsidP="0043448C">
            <w:pPr>
              <w:spacing w:line="259" w:lineRule="auto"/>
              <w:rPr>
                <w:color w:val="000000" w:themeColor="text1"/>
                <w:sz w:val="16"/>
                <w:szCs w:val="16"/>
              </w:rPr>
            </w:pPr>
          </w:p>
          <w:p w14:paraId="0EE1DFD4" w14:textId="77777777" w:rsidR="0043448C" w:rsidRPr="000D21C0" w:rsidRDefault="0043448C" w:rsidP="0043448C">
            <w:pPr>
              <w:spacing w:line="259" w:lineRule="auto"/>
              <w:rPr>
                <w:color w:val="000000" w:themeColor="text1"/>
                <w:sz w:val="16"/>
                <w:szCs w:val="16"/>
              </w:rPr>
            </w:pPr>
          </w:p>
          <w:p w14:paraId="0A548DDA" w14:textId="77777777" w:rsidR="0043448C" w:rsidRPr="000D21C0" w:rsidRDefault="0043448C" w:rsidP="0043448C">
            <w:pPr>
              <w:spacing w:line="259" w:lineRule="auto"/>
              <w:rPr>
                <w:color w:val="000000" w:themeColor="text1"/>
                <w:sz w:val="16"/>
                <w:szCs w:val="16"/>
              </w:rPr>
            </w:pPr>
          </w:p>
          <w:p w14:paraId="68D2A2C2" w14:textId="77777777" w:rsidR="0043448C" w:rsidRPr="000D21C0" w:rsidRDefault="0043448C" w:rsidP="0043448C">
            <w:pPr>
              <w:spacing w:line="259" w:lineRule="auto"/>
              <w:rPr>
                <w:color w:val="000000" w:themeColor="text1"/>
                <w:sz w:val="16"/>
                <w:szCs w:val="16"/>
              </w:rPr>
            </w:pPr>
          </w:p>
          <w:p w14:paraId="73BAE003" w14:textId="77777777" w:rsidR="0043448C" w:rsidRPr="000D21C0" w:rsidRDefault="0043448C" w:rsidP="0043448C">
            <w:pPr>
              <w:spacing w:line="259" w:lineRule="auto"/>
              <w:rPr>
                <w:color w:val="000000" w:themeColor="text1"/>
                <w:sz w:val="16"/>
                <w:szCs w:val="16"/>
              </w:rPr>
            </w:pPr>
          </w:p>
          <w:p w14:paraId="6330D6BD"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63AAF00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10,914</w:t>
            </w:r>
          </w:p>
          <w:p w14:paraId="2FC7B89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w:t>
            </w:r>
          </w:p>
          <w:p w14:paraId="1C01C749" w14:textId="77777777" w:rsidR="0043448C" w:rsidRPr="000D21C0" w:rsidRDefault="0043448C" w:rsidP="0043448C">
            <w:pPr>
              <w:spacing w:line="259" w:lineRule="auto"/>
              <w:rPr>
                <w:color w:val="000000" w:themeColor="text1"/>
                <w:sz w:val="16"/>
                <w:szCs w:val="16"/>
              </w:rPr>
            </w:pPr>
          </w:p>
          <w:p w14:paraId="0B46FF1C" w14:textId="77777777" w:rsidR="0043448C" w:rsidRPr="000D21C0" w:rsidRDefault="0043448C" w:rsidP="0043448C">
            <w:pPr>
              <w:spacing w:line="259" w:lineRule="auto"/>
              <w:rPr>
                <w:color w:val="000000" w:themeColor="text1"/>
                <w:sz w:val="16"/>
                <w:szCs w:val="16"/>
                <w:u w:val="single"/>
              </w:rPr>
            </w:pPr>
            <w:r w:rsidRPr="000D21C0">
              <w:rPr>
                <w:color w:val="000000" w:themeColor="text1"/>
                <w:sz w:val="16"/>
                <w:szCs w:val="16"/>
                <w:u w:val="single"/>
              </w:rPr>
              <w:t>Including:</w:t>
            </w:r>
          </w:p>
          <w:p w14:paraId="3DB5828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7,071 Vietnamese</w:t>
            </w:r>
          </w:p>
          <w:p w14:paraId="775C6494" w14:textId="77777777" w:rsidR="0043448C" w:rsidRPr="000D21C0" w:rsidRDefault="0043448C" w:rsidP="0043448C">
            <w:pPr>
              <w:rPr>
                <w:color w:val="000000" w:themeColor="text1"/>
                <w:sz w:val="16"/>
                <w:szCs w:val="16"/>
              </w:rPr>
            </w:pPr>
            <w:r w:rsidRPr="000D21C0">
              <w:rPr>
                <w:color w:val="000000" w:themeColor="text1"/>
                <w:sz w:val="16"/>
                <w:szCs w:val="16"/>
              </w:rPr>
              <w:t>1,088 Cambodian</w:t>
            </w:r>
          </w:p>
          <w:p w14:paraId="2E8B7A2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332 </w:t>
            </w:r>
          </w:p>
          <w:p w14:paraId="37DAE64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Laotian</w:t>
            </w:r>
          </w:p>
          <w:p w14:paraId="63C18BD5"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131E5A4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8,469</w:t>
            </w:r>
          </w:p>
          <w:p w14:paraId="0E7903F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w:t>
            </w:r>
          </w:p>
        </w:tc>
        <w:tc>
          <w:tcPr>
            <w:tcW w:w="0" w:type="auto"/>
            <w:shd w:val="clear" w:color="auto" w:fill="A6A6A6" w:themeFill="background1" w:themeFillShade="A6"/>
          </w:tcPr>
          <w:p w14:paraId="539B10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95</w:t>
            </w:r>
          </w:p>
        </w:tc>
        <w:tc>
          <w:tcPr>
            <w:tcW w:w="0" w:type="auto"/>
            <w:shd w:val="clear" w:color="auto" w:fill="A6A6A6" w:themeFill="background1" w:themeFillShade="A6"/>
          </w:tcPr>
          <w:p w14:paraId="7EDC6C4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Hungarian</w:t>
            </w:r>
          </w:p>
          <w:p w14:paraId="6933DEE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05FB136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Arab</w:t>
            </w:r>
          </w:p>
          <w:p w14:paraId="0C24BF0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78C00F48"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Vietnamese</w:t>
            </w:r>
          </w:p>
        </w:tc>
        <w:tc>
          <w:tcPr>
            <w:tcW w:w="999" w:type="dxa"/>
            <w:shd w:val="clear" w:color="auto" w:fill="A6A6A6" w:themeFill="background1" w:themeFillShade="A6"/>
          </w:tcPr>
          <w:p w14:paraId="7B17246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320</w:t>
            </w:r>
          </w:p>
        </w:tc>
        <w:tc>
          <w:tcPr>
            <w:tcW w:w="1016" w:type="dxa"/>
            <w:shd w:val="clear" w:color="auto" w:fill="A6A6A6" w:themeFill="background1" w:themeFillShade="A6"/>
          </w:tcPr>
          <w:p w14:paraId="41DC8F4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1976-2025</w:t>
            </w:r>
          </w:p>
        </w:tc>
        <w:tc>
          <w:tcPr>
            <w:tcW w:w="0" w:type="auto"/>
            <w:shd w:val="clear" w:color="auto" w:fill="A6A6A6" w:themeFill="background1" w:themeFillShade="A6"/>
          </w:tcPr>
          <w:p w14:paraId="4572A85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50,285</w:t>
            </w:r>
          </w:p>
          <w:p w14:paraId="5AB0AE8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(1,026)</w:t>
            </w:r>
          </w:p>
        </w:tc>
        <w:tc>
          <w:tcPr>
            <w:tcW w:w="0" w:type="auto"/>
            <w:shd w:val="clear" w:color="auto" w:fill="A6A6A6" w:themeFill="background1" w:themeFillShade="A6"/>
          </w:tcPr>
          <w:p w14:paraId="47244F3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23,714</w:t>
            </w:r>
          </w:p>
          <w:p w14:paraId="57004A45" w14:textId="77777777" w:rsidR="0043448C" w:rsidRPr="000D21C0" w:rsidRDefault="0043448C" w:rsidP="0043448C">
            <w:pPr>
              <w:spacing w:line="259" w:lineRule="auto"/>
              <w:rPr>
                <w:color w:val="000000" w:themeColor="text1"/>
                <w:sz w:val="16"/>
                <w:szCs w:val="16"/>
              </w:rPr>
            </w:pPr>
          </w:p>
          <w:p w14:paraId="412E2FFA" w14:textId="77777777" w:rsidR="0043448C" w:rsidRPr="000D21C0" w:rsidRDefault="0043448C" w:rsidP="0043448C">
            <w:pPr>
              <w:spacing w:line="259" w:lineRule="auto"/>
              <w:rPr>
                <w:color w:val="000000" w:themeColor="text1"/>
                <w:sz w:val="16"/>
                <w:szCs w:val="16"/>
              </w:rPr>
            </w:pPr>
          </w:p>
        </w:tc>
      </w:tr>
      <w:tr w:rsidR="0043448C" w:rsidRPr="000D21C0" w14:paraId="6B273CC6" w14:textId="77777777" w:rsidTr="008F31F1">
        <w:trPr>
          <w:gridAfter w:val="1"/>
          <w:trHeight w:val="150"/>
        </w:trPr>
        <w:tc>
          <w:tcPr>
            <w:tcW w:w="0" w:type="auto"/>
            <w:gridSpan w:val="2"/>
            <w:vMerge w:val="restart"/>
            <w:shd w:val="clear" w:color="auto" w:fill="D9D9D9" w:themeFill="background1" w:themeFillShade="D9"/>
            <w:vAlign w:val="bottom"/>
          </w:tcPr>
          <w:p w14:paraId="4CC72A9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Tibetan Exodus</w:t>
            </w:r>
          </w:p>
          <w:p w14:paraId="0FBA68CF" w14:textId="77777777" w:rsidR="0043448C" w:rsidRPr="000D21C0" w:rsidRDefault="0043448C" w:rsidP="0043448C">
            <w:pPr>
              <w:spacing w:line="259" w:lineRule="auto"/>
              <w:rPr>
                <w:color w:val="000000" w:themeColor="text1"/>
                <w:sz w:val="16"/>
                <w:szCs w:val="16"/>
              </w:rPr>
            </w:pPr>
          </w:p>
          <w:p w14:paraId="7D538145" w14:textId="77777777" w:rsidR="0043448C" w:rsidRPr="000D21C0" w:rsidRDefault="0043448C" w:rsidP="0043448C">
            <w:pPr>
              <w:spacing w:line="259" w:lineRule="auto"/>
              <w:rPr>
                <w:color w:val="000000" w:themeColor="text1"/>
                <w:sz w:val="16"/>
                <w:szCs w:val="16"/>
              </w:rPr>
            </w:pPr>
          </w:p>
          <w:p w14:paraId="07933D7D"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36AA9CF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1958-62</w:t>
            </w:r>
          </w:p>
          <w:p w14:paraId="4A552858"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3FF985A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1,928</w:t>
            </w:r>
          </w:p>
          <w:p w14:paraId="6289D8D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tc>
        <w:tc>
          <w:tcPr>
            <w:tcW w:w="0" w:type="auto"/>
            <w:shd w:val="clear" w:color="auto" w:fill="D9D9D9" w:themeFill="background1" w:themeFillShade="D9"/>
          </w:tcPr>
          <w:p w14:paraId="5D4FD91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1,494</w:t>
            </w:r>
          </w:p>
          <w:p w14:paraId="5B490BC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w:t>
            </w:r>
          </w:p>
        </w:tc>
        <w:tc>
          <w:tcPr>
            <w:tcW w:w="0" w:type="auto"/>
            <w:shd w:val="clear" w:color="auto" w:fill="D9D9D9" w:themeFill="background1" w:themeFillShade="D9"/>
          </w:tcPr>
          <w:p w14:paraId="1C5657E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171</w:t>
            </w:r>
          </w:p>
        </w:tc>
        <w:tc>
          <w:tcPr>
            <w:tcW w:w="0" w:type="auto"/>
            <w:shd w:val="clear" w:color="auto" w:fill="D9D9D9" w:themeFill="background1" w:themeFillShade="D9"/>
          </w:tcPr>
          <w:p w14:paraId="37779EC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0313DC7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Arab</w:t>
            </w:r>
          </w:p>
          <w:p w14:paraId="2BFC96D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Hungarian</w:t>
            </w:r>
          </w:p>
          <w:p w14:paraId="1433B45D" w14:textId="77777777" w:rsidR="0043448C" w:rsidRPr="000D21C0" w:rsidRDefault="0043448C" w:rsidP="0043448C">
            <w:pPr>
              <w:keepNext/>
              <w:outlineLvl w:val="1"/>
              <w:rPr>
                <w:b/>
                <w:bCs/>
                <w:color w:val="000000" w:themeColor="text1"/>
                <w:sz w:val="16"/>
                <w:szCs w:val="16"/>
              </w:rPr>
            </w:pPr>
            <w:r w:rsidRPr="000D21C0">
              <w:rPr>
                <w:b/>
                <w:bCs/>
                <w:color w:val="000000" w:themeColor="text1"/>
                <w:sz w:val="16"/>
                <w:szCs w:val="16"/>
              </w:rPr>
              <w:t>Tibetan</w:t>
            </w:r>
          </w:p>
          <w:p w14:paraId="1E9B20B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German</w:t>
            </w:r>
          </w:p>
        </w:tc>
        <w:tc>
          <w:tcPr>
            <w:tcW w:w="999" w:type="dxa"/>
            <w:shd w:val="clear" w:color="auto" w:fill="D9D9D9" w:themeFill="background1" w:themeFillShade="D9"/>
          </w:tcPr>
          <w:p w14:paraId="4043BB0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60</w:t>
            </w:r>
          </w:p>
        </w:tc>
        <w:tc>
          <w:tcPr>
            <w:tcW w:w="1016" w:type="dxa"/>
            <w:vMerge w:val="restart"/>
            <w:shd w:val="clear" w:color="auto" w:fill="D9D9D9" w:themeFill="background1" w:themeFillShade="D9"/>
          </w:tcPr>
          <w:p w14:paraId="016B5A4F" w14:textId="77777777" w:rsidR="0043448C" w:rsidRPr="000D21C0" w:rsidRDefault="0043448C" w:rsidP="0043448C">
            <w:pPr>
              <w:spacing w:line="259" w:lineRule="auto"/>
              <w:rPr>
                <w:color w:val="000000" w:themeColor="text1"/>
                <w:sz w:val="16"/>
                <w:szCs w:val="16"/>
              </w:rPr>
            </w:pPr>
          </w:p>
          <w:p w14:paraId="0E743CDA" w14:textId="77777777" w:rsidR="0043448C" w:rsidRPr="000D21C0" w:rsidRDefault="0043448C" w:rsidP="0043448C">
            <w:pPr>
              <w:spacing w:line="259" w:lineRule="auto"/>
              <w:rPr>
                <w:color w:val="000000" w:themeColor="text1"/>
                <w:sz w:val="16"/>
                <w:szCs w:val="16"/>
              </w:rPr>
            </w:pPr>
          </w:p>
          <w:p w14:paraId="1C4F3AD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1963-1986</w:t>
            </w:r>
          </w:p>
          <w:p w14:paraId="2691C9B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41F49E7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1997-2025</w:t>
            </w:r>
          </w:p>
        </w:tc>
        <w:tc>
          <w:tcPr>
            <w:tcW w:w="0" w:type="auto"/>
            <w:vMerge w:val="restart"/>
            <w:shd w:val="clear" w:color="auto" w:fill="D9D9D9" w:themeFill="background1" w:themeFillShade="D9"/>
          </w:tcPr>
          <w:p w14:paraId="606F9AF9" w14:textId="77777777" w:rsidR="0043448C" w:rsidRPr="000D21C0" w:rsidRDefault="0043448C" w:rsidP="0043448C">
            <w:pPr>
              <w:spacing w:line="259" w:lineRule="auto"/>
              <w:rPr>
                <w:color w:val="000000" w:themeColor="text1"/>
                <w:sz w:val="16"/>
                <w:szCs w:val="16"/>
              </w:rPr>
            </w:pPr>
          </w:p>
          <w:p w14:paraId="349927E9" w14:textId="77777777" w:rsidR="0043448C" w:rsidRPr="000D21C0" w:rsidRDefault="0043448C" w:rsidP="0043448C">
            <w:pPr>
              <w:spacing w:line="259" w:lineRule="auto"/>
              <w:rPr>
                <w:color w:val="000000" w:themeColor="text1"/>
                <w:sz w:val="16"/>
                <w:szCs w:val="16"/>
              </w:rPr>
            </w:pPr>
          </w:p>
          <w:p w14:paraId="729CED3C" w14:textId="77777777" w:rsidR="0043448C" w:rsidRPr="000D21C0" w:rsidRDefault="0043448C" w:rsidP="0043448C">
            <w:pPr>
              <w:spacing w:line="259" w:lineRule="auto"/>
              <w:rPr>
                <w:color w:val="000000" w:themeColor="text1"/>
                <w:sz w:val="16"/>
                <w:szCs w:val="16"/>
              </w:rPr>
            </w:pPr>
          </w:p>
          <w:p w14:paraId="0945FD9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32,427</w:t>
            </w:r>
          </w:p>
          <w:p w14:paraId="5D1EB88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(624)</w:t>
            </w:r>
          </w:p>
        </w:tc>
        <w:tc>
          <w:tcPr>
            <w:tcW w:w="0" w:type="auto"/>
            <w:vMerge w:val="restart"/>
            <w:shd w:val="clear" w:color="auto" w:fill="D9D9D9" w:themeFill="background1" w:themeFillShade="D9"/>
          </w:tcPr>
          <w:p w14:paraId="7E9962EF" w14:textId="77777777" w:rsidR="0043448C" w:rsidRPr="000D21C0" w:rsidRDefault="0043448C" w:rsidP="0043448C">
            <w:pPr>
              <w:spacing w:line="259" w:lineRule="auto"/>
              <w:rPr>
                <w:color w:val="000000" w:themeColor="text1"/>
                <w:sz w:val="16"/>
                <w:szCs w:val="16"/>
              </w:rPr>
            </w:pPr>
          </w:p>
          <w:p w14:paraId="5D7579DC" w14:textId="77777777" w:rsidR="0043448C" w:rsidRPr="000D21C0" w:rsidRDefault="0043448C" w:rsidP="0043448C">
            <w:pPr>
              <w:spacing w:line="259" w:lineRule="auto"/>
              <w:rPr>
                <w:color w:val="000000" w:themeColor="text1"/>
                <w:sz w:val="16"/>
                <w:szCs w:val="16"/>
              </w:rPr>
            </w:pPr>
          </w:p>
          <w:p w14:paraId="7ED0E3AE" w14:textId="77777777" w:rsidR="0043448C" w:rsidRPr="000D21C0" w:rsidRDefault="0043448C" w:rsidP="0043448C">
            <w:pPr>
              <w:spacing w:line="259" w:lineRule="auto"/>
              <w:rPr>
                <w:color w:val="000000" w:themeColor="text1"/>
                <w:sz w:val="16"/>
                <w:szCs w:val="16"/>
              </w:rPr>
            </w:pPr>
          </w:p>
          <w:p w14:paraId="2EBB869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6,927</w:t>
            </w:r>
          </w:p>
        </w:tc>
      </w:tr>
      <w:tr w:rsidR="0043448C" w:rsidRPr="000D21C0" w14:paraId="0D1EE0E0" w14:textId="77777777" w:rsidTr="008F31F1">
        <w:trPr>
          <w:gridAfter w:val="1"/>
          <w:trHeight w:val="150"/>
        </w:trPr>
        <w:tc>
          <w:tcPr>
            <w:tcW w:w="0" w:type="auto"/>
            <w:gridSpan w:val="2"/>
            <w:vMerge/>
            <w:shd w:val="clear" w:color="auto" w:fill="D9D9D9" w:themeFill="background1" w:themeFillShade="D9"/>
            <w:vAlign w:val="bottom"/>
          </w:tcPr>
          <w:p w14:paraId="5B5363AD" w14:textId="77777777" w:rsidR="0043448C" w:rsidRPr="000D21C0" w:rsidRDefault="0043448C" w:rsidP="0043448C">
            <w:pPr>
              <w:spacing w:line="259" w:lineRule="auto"/>
              <w:rPr>
                <w:color w:val="000000" w:themeColor="text1"/>
                <w:sz w:val="16"/>
                <w:szCs w:val="16"/>
              </w:rPr>
            </w:pPr>
          </w:p>
        </w:tc>
        <w:tc>
          <w:tcPr>
            <w:tcW w:w="803" w:type="dxa"/>
            <w:vAlign w:val="bottom"/>
          </w:tcPr>
          <w:p w14:paraId="2923C57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1986-96</w:t>
            </w:r>
          </w:p>
          <w:p w14:paraId="5C5BCD28" w14:textId="77777777" w:rsidR="0043448C" w:rsidRPr="000D21C0" w:rsidRDefault="0043448C" w:rsidP="0043448C">
            <w:pPr>
              <w:spacing w:line="259" w:lineRule="auto"/>
              <w:rPr>
                <w:color w:val="000000" w:themeColor="text1"/>
                <w:sz w:val="16"/>
                <w:szCs w:val="16"/>
              </w:rPr>
            </w:pPr>
          </w:p>
          <w:p w14:paraId="48DA70B1" w14:textId="77777777" w:rsidR="0043448C" w:rsidRPr="000D21C0" w:rsidRDefault="0043448C" w:rsidP="0043448C">
            <w:pPr>
              <w:spacing w:line="259" w:lineRule="auto"/>
              <w:rPr>
                <w:color w:val="000000" w:themeColor="text1"/>
                <w:sz w:val="16"/>
                <w:szCs w:val="16"/>
              </w:rPr>
            </w:pPr>
          </w:p>
        </w:tc>
        <w:tc>
          <w:tcPr>
            <w:tcW w:w="1133" w:type="dxa"/>
          </w:tcPr>
          <w:p w14:paraId="7F22051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1,496</w:t>
            </w:r>
          </w:p>
          <w:p w14:paraId="572B79C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39EAFF4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1,168</w:t>
            </w:r>
          </w:p>
          <w:p w14:paraId="07507E5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360CB6B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254</w:t>
            </w:r>
          </w:p>
        </w:tc>
        <w:tc>
          <w:tcPr>
            <w:tcW w:w="0" w:type="auto"/>
          </w:tcPr>
          <w:p w14:paraId="20CB3B4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2FAE5C6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Rwandan/Hutu/Tutsi</w:t>
            </w:r>
          </w:p>
          <w:p w14:paraId="4F1C939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165616F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7FBAD94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Kurdish/Iraqi</w:t>
            </w:r>
          </w:p>
        </w:tc>
        <w:tc>
          <w:tcPr>
            <w:tcW w:w="999" w:type="dxa"/>
          </w:tcPr>
          <w:p w14:paraId="3E2EDF7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w:t>
            </w:r>
          </w:p>
        </w:tc>
        <w:tc>
          <w:tcPr>
            <w:tcW w:w="1016" w:type="dxa"/>
            <w:vMerge/>
          </w:tcPr>
          <w:p w14:paraId="2740EF78" w14:textId="77777777" w:rsidR="0043448C" w:rsidRPr="000D21C0" w:rsidRDefault="0043448C" w:rsidP="0043448C">
            <w:pPr>
              <w:spacing w:line="259" w:lineRule="auto"/>
              <w:rPr>
                <w:color w:val="000000" w:themeColor="text1"/>
                <w:sz w:val="16"/>
                <w:szCs w:val="16"/>
              </w:rPr>
            </w:pPr>
          </w:p>
        </w:tc>
        <w:tc>
          <w:tcPr>
            <w:tcW w:w="0" w:type="auto"/>
            <w:vMerge/>
          </w:tcPr>
          <w:p w14:paraId="012F8A64" w14:textId="77777777" w:rsidR="0043448C" w:rsidRPr="000D21C0" w:rsidRDefault="0043448C" w:rsidP="0043448C">
            <w:pPr>
              <w:spacing w:line="259" w:lineRule="auto"/>
              <w:rPr>
                <w:color w:val="000000" w:themeColor="text1"/>
                <w:sz w:val="16"/>
                <w:szCs w:val="16"/>
              </w:rPr>
            </w:pPr>
          </w:p>
        </w:tc>
        <w:tc>
          <w:tcPr>
            <w:tcW w:w="0" w:type="auto"/>
            <w:vMerge/>
          </w:tcPr>
          <w:p w14:paraId="17DCCFDC" w14:textId="77777777" w:rsidR="0043448C" w:rsidRPr="000D21C0" w:rsidRDefault="0043448C" w:rsidP="0043448C">
            <w:pPr>
              <w:spacing w:line="259" w:lineRule="auto"/>
              <w:rPr>
                <w:color w:val="000000" w:themeColor="text1"/>
                <w:sz w:val="16"/>
                <w:szCs w:val="16"/>
              </w:rPr>
            </w:pPr>
          </w:p>
        </w:tc>
      </w:tr>
      <w:bookmarkEnd w:id="8"/>
      <w:tr w:rsidR="0043448C" w:rsidRPr="000D21C0" w14:paraId="7BB0CD79" w14:textId="77777777" w:rsidTr="008F31F1">
        <w:trPr>
          <w:gridAfter w:val="1"/>
          <w:trHeight w:val="150"/>
        </w:trPr>
        <w:tc>
          <w:tcPr>
            <w:tcW w:w="0" w:type="auto"/>
            <w:gridSpan w:val="2"/>
            <w:shd w:val="clear" w:color="auto" w:fill="D9D9D9" w:themeFill="background1" w:themeFillShade="D9"/>
            <w:vAlign w:val="bottom"/>
          </w:tcPr>
          <w:p w14:paraId="74A5A7F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Pol Pot and Cambodia Civil War</w:t>
            </w:r>
          </w:p>
          <w:p w14:paraId="12295B81"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57A8188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1975-97</w:t>
            </w:r>
          </w:p>
        </w:tc>
        <w:tc>
          <w:tcPr>
            <w:tcW w:w="1133" w:type="dxa"/>
            <w:shd w:val="clear" w:color="auto" w:fill="D9D9D9" w:themeFill="background1" w:themeFillShade="D9"/>
          </w:tcPr>
          <w:p w14:paraId="66C2343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10,942</w:t>
            </w:r>
          </w:p>
          <w:p w14:paraId="4359B96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shd w:val="clear" w:color="auto" w:fill="D9D9D9" w:themeFill="background1" w:themeFillShade="D9"/>
          </w:tcPr>
          <w:p w14:paraId="642BAB8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8,666</w:t>
            </w:r>
          </w:p>
          <w:p w14:paraId="7A60D3A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w:t>
            </w:r>
          </w:p>
        </w:tc>
        <w:tc>
          <w:tcPr>
            <w:tcW w:w="0" w:type="auto"/>
            <w:shd w:val="clear" w:color="auto" w:fill="D9D9D9" w:themeFill="background1" w:themeFillShade="D9"/>
          </w:tcPr>
          <w:p w14:paraId="6FA3A30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w:t>
            </w:r>
          </w:p>
        </w:tc>
        <w:tc>
          <w:tcPr>
            <w:tcW w:w="0" w:type="auto"/>
            <w:shd w:val="clear" w:color="auto" w:fill="D9D9D9" w:themeFill="background1" w:themeFillShade="D9"/>
          </w:tcPr>
          <w:p w14:paraId="73B3025C"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Haitian</w:t>
            </w:r>
          </w:p>
          <w:p w14:paraId="356E7F21"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Cuban</w:t>
            </w:r>
          </w:p>
          <w:p w14:paraId="6B0FEAA1"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Palestinian</w:t>
            </w:r>
          </w:p>
          <w:p w14:paraId="5CA913EE"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Rwandan</w:t>
            </w:r>
          </w:p>
          <w:p w14:paraId="5D6E6B99"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Vietnamese</w:t>
            </w:r>
          </w:p>
        </w:tc>
        <w:tc>
          <w:tcPr>
            <w:tcW w:w="999" w:type="dxa"/>
            <w:shd w:val="clear" w:color="auto" w:fill="D9D9D9" w:themeFill="background1" w:themeFillShade="D9"/>
          </w:tcPr>
          <w:p w14:paraId="7022BA20"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194</w:t>
            </w:r>
          </w:p>
        </w:tc>
        <w:tc>
          <w:tcPr>
            <w:tcW w:w="1016" w:type="dxa"/>
            <w:shd w:val="clear" w:color="auto" w:fill="D9D9D9" w:themeFill="background1" w:themeFillShade="D9"/>
          </w:tcPr>
          <w:p w14:paraId="7F4B4CE4"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1998-2025</w:t>
            </w:r>
          </w:p>
        </w:tc>
        <w:tc>
          <w:tcPr>
            <w:tcW w:w="0" w:type="auto"/>
            <w:shd w:val="clear" w:color="auto" w:fill="D9D9D9" w:themeFill="background1" w:themeFillShade="D9"/>
          </w:tcPr>
          <w:p w14:paraId="06D1BCFE"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64,555</w:t>
            </w:r>
          </w:p>
          <w:p w14:paraId="374C20FC"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(2,391)</w:t>
            </w:r>
          </w:p>
        </w:tc>
        <w:tc>
          <w:tcPr>
            <w:tcW w:w="0" w:type="auto"/>
            <w:shd w:val="clear" w:color="auto" w:fill="D9D9D9" w:themeFill="background1" w:themeFillShade="D9"/>
          </w:tcPr>
          <w:p w14:paraId="7E9A2CAC"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10,042</w:t>
            </w:r>
          </w:p>
        </w:tc>
      </w:tr>
      <w:tr w:rsidR="0043448C" w:rsidRPr="000D21C0" w14:paraId="3C395694" w14:textId="77777777" w:rsidTr="008F31F1">
        <w:trPr>
          <w:gridAfter w:val="1"/>
          <w:trHeight w:val="150"/>
        </w:trPr>
        <w:tc>
          <w:tcPr>
            <w:tcW w:w="0" w:type="auto"/>
            <w:gridSpan w:val="2"/>
            <w:vMerge w:val="restart"/>
            <w:vAlign w:val="bottom"/>
          </w:tcPr>
          <w:p w14:paraId="48C7991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Chad Wars</w:t>
            </w:r>
          </w:p>
          <w:p w14:paraId="2C47C944" w14:textId="77777777" w:rsidR="0043448C" w:rsidRPr="000D21C0" w:rsidRDefault="0043448C" w:rsidP="0043448C">
            <w:pPr>
              <w:spacing w:line="259" w:lineRule="auto"/>
              <w:rPr>
                <w:color w:val="000000" w:themeColor="text1"/>
                <w:sz w:val="16"/>
                <w:szCs w:val="16"/>
              </w:rPr>
            </w:pPr>
          </w:p>
          <w:p w14:paraId="5900EFFF" w14:textId="77777777" w:rsidR="0043448C" w:rsidRPr="000D21C0" w:rsidRDefault="0043448C" w:rsidP="0043448C">
            <w:pPr>
              <w:spacing w:line="259" w:lineRule="auto"/>
              <w:rPr>
                <w:color w:val="000000" w:themeColor="text1"/>
                <w:sz w:val="16"/>
                <w:szCs w:val="16"/>
              </w:rPr>
            </w:pPr>
          </w:p>
        </w:tc>
        <w:tc>
          <w:tcPr>
            <w:tcW w:w="803" w:type="dxa"/>
            <w:vAlign w:val="bottom"/>
          </w:tcPr>
          <w:p w14:paraId="1403EF9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1965-79</w:t>
            </w:r>
          </w:p>
          <w:p w14:paraId="760C3C0A" w14:textId="77777777" w:rsidR="0043448C" w:rsidRPr="000D21C0" w:rsidRDefault="0043448C" w:rsidP="0043448C">
            <w:pPr>
              <w:spacing w:line="259" w:lineRule="auto"/>
              <w:rPr>
                <w:color w:val="000000" w:themeColor="text1"/>
                <w:sz w:val="16"/>
                <w:szCs w:val="16"/>
              </w:rPr>
            </w:pPr>
          </w:p>
          <w:p w14:paraId="4E683BF3" w14:textId="77777777" w:rsidR="0043448C" w:rsidRPr="000D21C0" w:rsidRDefault="0043448C" w:rsidP="0043448C">
            <w:pPr>
              <w:spacing w:line="259" w:lineRule="auto"/>
              <w:rPr>
                <w:color w:val="000000" w:themeColor="text1"/>
                <w:sz w:val="16"/>
                <w:szCs w:val="16"/>
              </w:rPr>
            </w:pPr>
          </w:p>
        </w:tc>
        <w:tc>
          <w:tcPr>
            <w:tcW w:w="1133" w:type="dxa"/>
          </w:tcPr>
          <w:p w14:paraId="0FD0BDE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w:t>
            </w:r>
          </w:p>
          <w:p w14:paraId="561244F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15EBE5B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w:t>
            </w:r>
          </w:p>
          <w:p w14:paraId="15D7486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7F00C15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tcPr>
          <w:p w14:paraId="5B05724E"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Arab/Palestinian</w:t>
            </w:r>
          </w:p>
          <w:p w14:paraId="7AFEFC90"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Vietnamese</w:t>
            </w:r>
          </w:p>
          <w:p w14:paraId="232C2589"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Cuban</w:t>
            </w:r>
          </w:p>
          <w:p w14:paraId="6FA8D11B"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“from East”</w:t>
            </w:r>
          </w:p>
          <w:p w14:paraId="3A6AFEEE"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Jewish</w:t>
            </w:r>
          </w:p>
        </w:tc>
        <w:tc>
          <w:tcPr>
            <w:tcW w:w="999" w:type="dxa"/>
          </w:tcPr>
          <w:p w14:paraId="35C2CFB2"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&lt;1</w:t>
            </w:r>
          </w:p>
        </w:tc>
        <w:tc>
          <w:tcPr>
            <w:tcW w:w="1016" w:type="dxa"/>
            <w:vMerge w:val="restart"/>
          </w:tcPr>
          <w:p w14:paraId="0DA6B456"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1980-2005</w:t>
            </w:r>
          </w:p>
          <w:p w14:paraId="4F610475"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&amp;</w:t>
            </w:r>
          </w:p>
          <w:p w14:paraId="57F4E5B4"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2011-2025</w:t>
            </w:r>
          </w:p>
        </w:tc>
        <w:tc>
          <w:tcPr>
            <w:tcW w:w="0" w:type="auto"/>
            <w:vMerge w:val="restart"/>
          </w:tcPr>
          <w:p w14:paraId="691D0520" w14:textId="77777777" w:rsidR="0043448C" w:rsidRPr="000D21C0" w:rsidRDefault="0043448C" w:rsidP="0043448C">
            <w:pPr>
              <w:spacing w:line="259" w:lineRule="auto"/>
              <w:rPr>
                <w:bCs/>
                <w:color w:val="000000" w:themeColor="text1"/>
                <w:sz w:val="16"/>
                <w:szCs w:val="16"/>
              </w:rPr>
            </w:pPr>
          </w:p>
          <w:p w14:paraId="195A9B8E"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6,154</w:t>
            </w:r>
          </w:p>
          <w:p w14:paraId="440E64E3"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(154)</w:t>
            </w:r>
          </w:p>
        </w:tc>
        <w:tc>
          <w:tcPr>
            <w:tcW w:w="0" w:type="auto"/>
            <w:vMerge w:val="restart"/>
          </w:tcPr>
          <w:p w14:paraId="77412B2F" w14:textId="77777777" w:rsidR="0043448C" w:rsidRPr="000D21C0" w:rsidRDefault="0043448C" w:rsidP="0043448C">
            <w:pPr>
              <w:spacing w:line="259" w:lineRule="auto"/>
              <w:rPr>
                <w:bCs/>
                <w:color w:val="000000" w:themeColor="text1"/>
                <w:sz w:val="16"/>
                <w:szCs w:val="16"/>
              </w:rPr>
            </w:pPr>
          </w:p>
          <w:p w14:paraId="1A22984C"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1,798</w:t>
            </w:r>
          </w:p>
        </w:tc>
      </w:tr>
      <w:tr w:rsidR="0043448C" w:rsidRPr="000D21C0" w14:paraId="6CEBEA1B" w14:textId="77777777" w:rsidTr="008F31F1">
        <w:trPr>
          <w:gridAfter w:val="1"/>
          <w:trHeight w:val="150"/>
        </w:trPr>
        <w:tc>
          <w:tcPr>
            <w:tcW w:w="0" w:type="auto"/>
            <w:gridSpan w:val="2"/>
            <w:vMerge/>
            <w:vAlign w:val="bottom"/>
          </w:tcPr>
          <w:p w14:paraId="7EBB43BA" w14:textId="77777777" w:rsidR="0043448C" w:rsidRPr="000D21C0" w:rsidRDefault="0043448C" w:rsidP="0043448C">
            <w:pPr>
              <w:spacing w:line="259" w:lineRule="auto"/>
              <w:rPr>
                <w:color w:val="000000" w:themeColor="text1"/>
                <w:sz w:val="16"/>
                <w:szCs w:val="16"/>
              </w:rPr>
            </w:pPr>
          </w:p>
        </w:tc>
        <w:tc>
          <w:tcPr>
            <w:tcW w:w="803" w:type="dxa"/>
            <w:vAlign w:val="bottom"/>
          </w:tcPr>
          <w:p w14:paraId="712240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2005-10</w:t>
            </w:r>
          </w:p>
          <w:p w14:paraId="4A064B62" w14:textId="77777777" w:rsidR="0043448C" w:rsidRPr="000D21C0" w:rsidRDefault="0043448C" w:rsidP="0043448C">
            <w:pPr>
              <w:spacing w:line="259" w:lineRule="auto"/>
              <w:rPr>
                <w:color w:val="000000" w:themeColor="text1"/>
                <w:sz w:val="16"/>
                <w:szCs w:val="16"/>
              </w:rPr>
            </w:pPr>
          </w:p>
          <w:p w14:paraId="6E86BA80" w14:textId="77777777" w:rsidR="0043448C" w:rsidRPr="000D21C0" w:rsidRDefault="0043448C" w:rsidP="0043448C">
            <w:pPr>
              <w:spacing w:line="259" w:lineRule="auto"/>
              <w:rPr>
                <w:color w:val="000000" w:themeColor="text1"/>
                <w:sz w:val="16"/>
                <w:szCs w:val="16"/>
              </w:rPr>
            </w:pPr>
          </w:p>
        </w:tc>
        <w:tc>
          <w:tcPr>
            <w:tcW w:w="1133" w:type="dxa"/>
          </w:tcPr>
          <w:p w14:paraId="41ADC0C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193</w:t>
            </w:r>
          </w:p>
          <w:p w14:paraId="41C96AE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67182817" w14:textId="77777777" w:rsidR="0043448C" w:rsidRPr="000D21C0" w:rsidRDefault="0043448C" w:rsidP="0043448C">
            <w:pPr>
              <w:spacing w:line="259" w:lineRule="auto"/>
              <w:rPr>
                <w:color w:val="000000" w:themeColor="text1"/>
                <w:sz w:val="16"/>
                <w:szCs w:val="16"/>
              </w:rPr>
            </w:pPr>
          </w:p>
        </w:tc>
        <w:tc>
          <w:tcPr>
            <w:tcW w:w="0" w:type="auto"/>
          </w:tcPr>
          <w:p w14:paraId="24C6EF5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171</w:t>
            </w:r>
          </w:p>
          <w:p w14:paraId="7ED7E50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3B79CE8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129</w:t>
            </w:r>
          </w:p>
        </w:tc>
        <w:tc>
          <w:tcPr>
            <w:tcW w:w="0" w:type="auto"/>
          </w:tcPr>
          <w:p w14:paraId="4AF5DA0D"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Palestinian</w:t>
            </w:r>
          </w:p>
          <w:p w14:paraId="54BB14F7"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Iraqi</w:t>
            </w:r>
          </w:p>
          <w:p w14:paraId="28202551"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Afghan</w:t>
            </w:r>
          </w:p>
          <w:p w14:paraId="7444693E"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Katrina evacuees</w:t>
            </w:r>
          </w:p>
          <w:p w14:paraId="7F866109"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Jewish</w:t>
            </w:r>
          </w:p>
        </w:tc>
        <w:tc>
          <w:tcPr>
            <w:tcW w:w="999" w:type="dxa"/>
          </w:tcPr>
          <w:p w14:paraId="61459DAA" w14:textId="77777777" w:rsidR="0043448C" w:rsidRPr="000D21C0" w:rsidRDefault="0043448C" w:rsidP="0043448C">
            <w:pPr>
              <w:spacing w:line="259" w:lineRule="auto"/>
              <w:rPr>
                <w:bCs/>
                <w:color w:val="000000" w:themeColor="text1"/>
                <w:sz w:val="16"/>
                <w:szCs w:val="16"/>
              </w:rPr>
            </w:pPr>
            <w:r w:rsidRPr="000D21C0">
              <w:rPr>
                <w:bCs/>
                <w:color w:val="000000" w:themeColor="text1"/>
                <w:sz w:val="16"/>
                <w:szCs w:val="16"/>
              </w:rPr>
              <w:t>1</w:t>
            </w:r>
          </w:p>
        </w:tc>
        <w:tc>
          <w:tcPr>
            <w:tcW w:w="1016" w:type="dxa"/>
            <w:vMerge/>
          </w:tcPr>
          <w:p w14:paraId="46BE654A" w14:textId="77777777" w:rsidR="0043448C" w:rsidRPr="000D21C0" w:rsidRDefault="0043448C" w:rsidP="0043448C">
            <w:pPr>
              <w:spacing w:line="259" w:lineRule="auto"/>
              <w:rPr>
                <w:bCs/>
                <w:color w:val="000000" w:themeColor="text1"/>
                <w:sz w:val="16"/>
                <w:szCs w:val="16"/>
              </w:rPr>
            </w:pPr>
          </w:p>
        </w:tc>
        <w:tc>
          <w:tcPr>
            <w:tcW w:w="0" w:type="auto"/>
            <w:vMerge/>
          </w:tcPr>
          <w:p w14:paraId="11409C41" w14:textId="77777777" w:rsidR="0043448C" w:rsidRPr="000D21C0" w:rsidRDefault="0043448C" w:rsidP="0043448C">
            <w:pPr>
              <w:spacing w:line="259" w:lineRule="auto"/>
              <w:rPr>
                <w:bCs/>
                <w:color w:val="000000" w:themeColor="text1"/>
                <w:sz w:val="16"/>
                <w:szCs w:val="16"/>
              </w:rPr>
            </w:pPr>
          </w:p>
        </w:tc>
        <w:tc>
          <w:tcPr>
            <w:tcW w:w="0" w:type="auto"/>
            <w:vMerge/>
          </w:tcPr>
          <w:p w14:paraId="76B73151" w14:textId="77777777" w:rsidR="0043448C" w:rsidRPr="000D21C0" w:rsidRDefault="0043448C" w:rsidP="0043448C">
            <w:pPr>
              <w:spacing w:line="259" w:lineRule="auto"/>
              <w:rPr>
                <w:bCs/>
                <w:color w:val="000000" w:themeColor="text1"/>
                <w:sz w:val="16"/>
                <w:szCs w:val="16"/>
              </w:rPr>
            </w:pPr>
          </w:p>
        </w:tc>
      </w:tr>
      <w:tr w:rsidR="0043448C" w:rsidRPr="000D21C0" w14:paraId="24C9679F" w14:textId="77777777" w:rsidTr="008F31F1">
        <w:trPr>
          <w:gridAfter w:val="1"/>
          <w:trHeight w:val="150"/>
        </w:trPr>
        <w:tc>
          <w:tcPr>
            <w:tcW w:w="0" w:type="auto"/>
            <w:gridSpan w:val="2"/>
            <w:shd w:val="clear" w:color="auto" w:fill="A6A6A6" w:themeFill="background1" w:themeFillShade="A6"/>
            <w:vAlign w:val="bottom"/>
          </w:tcPr>
          <w:p w14:paraId="31810D6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Israel’s six-day war </w:t>
            </w:r>
          </w:p>
        </w:tc>
        <w:tc>
          <w:tcPr>
            <w:tcW w:w="803" w:type="dxa"/>
            <w:shd w:val="clear" w:color="auto" w:fill="A6A6A6" w:themeFill="background1" w:themeFillShade="A6"/>
            <w:vAlign w:val="bottom"/>
          </w:tcPr>
          <w:p w14:paraId="3EEC5BD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1967</w:t>
            </w:r>
          </w:p>
          <w:p w14:paraId="0C8D54FA" w14:textId="77777777" w:rsidR="0043448C" w:rsidRPr="000D21C0" w:rsidRDefault="0043448C" w:rsidP="0043448C">
            <w:pPr>
              <w:spacing w:line="259" w:lineRule="auto"/>
              <w:rPr>
                <w:color w:val="000000" w:themeColor="text1"/>
                <w:sz w:val="16"/>
                <w:szCs w:val="16"/>
              </w:rPr>
            </w:pPr>
          </w:p>
          <w:p w14:paraId="2501C1EE"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4F79896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3,530</w:t>
            </w:r>
          </w:p>
          <w:p w14:paraId="0498E1E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(41%)</w:t>
            </w:r>
          </w:p>
        </w:tc>
        <w:tc>
          <w:tcPr>
            <w:tcW w:w="0" w:type="auto"/>
            <w:shd w:val="clear" w:color="auto" w:fill="A6A6A6" w:themeFill="background1" w:themeFillShade="A6"/>
          </w:tcPr>
          <w:p w14:paraId="781F183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2,499</w:t>
            </w:r>
          </w:p>
          <w:p w14:paraId="5BF0996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(42%)</w:t>
            </w:r>
          </w:p>
        </w:tc>
        <w:tc>
          <w:tcPr>
            <w:tcW w:w="0" w:type="auto"/>
            <w:shd w:val="clear" w:color="auto" w:fill="A6A6A6" w:themeFill="background1" w:themeFillShade="A6"/>
          </w:tcPr>
          <w:p w14:paraId="383A9AE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42</w:t>
            </w:r>
          </w:p>
        </w:tc>
        <w:tc>
          <w:tcPr>
            <w:tcW w:w="0" w:type="auto"/>
            <w:shd w:val="clear" w:color="auto" w:fill="A6A6A6" w:themeFill="background1" w:themeFillShade="A6"/>
          </w:tcPr>
          <w:p w14:paraId="3B565602" w14:textId="77777777" w:rsidR="0043448C" w:rsidRPr="000D21C0" w:rsidRDefault="0043448C" w:rsidP="0043448C">
            <w:pPr>
              <w:spacing w:line="259" w:lineRule="auto"/>
              <w:rPr>
                <w:b/>
                <w:bCs/>
                <w:color w:val="000000" w:themeColor="text1"/>
                <w:sz w:val="16"/>
                <w:szCs w:val="16"/>
              </w:rPr>
            </w:pPr>
            <w:r w:rsidRPr="000D21C0">
              <w:rPr>
                <w:b/>
                <w:bCs/>
                <w:color w:val="000000" w:themeColor="text1"/>
                <w:sz w:val="16"/>
                <w:szCs w:val="16"/>
              </w:rPr>
              <w:t xml:space="preserve">Arab/Palestinian </w:t>
            </w:r>
          </w:p>
          <w:p w14:paraId="7A2E516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Cuban </w:t>
            </w:r>
          </w:p>
          <w:p w14:paraId="5DF5017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Tibetan </w:t>
            </w:r>
          </w:p>
          <w:p w14:paraId="1B45ABDD"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Jordanian “DPs”</w:t>
            </w:r>
          </w:p>
          <w:p w14:paraId="5ADF064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“from East”</w:t>
            </w:r>
          </w:p>
        </w:tc>
        <w:tc>
          <w:tcPr>
            <w:tcW w:w="999" w:type="dxa"/>
            <w:shd w:val="clear" w:color="auto" w:fill="A6A6A6" w:themeFill="background1" w:themeFillShade="A6"/>
          </w:tcPr>
          <w:p w14:paraId="3900356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94</w:t>
            </w:r>
          </w:p>
        </w:tc>
        <w:tc>
          <w:tcPr>
            <w:tcW w:w="1016" w:type="dxa"/>
            <w:shd w:val="clear" w:color="auto" w:fill="A6A6A6" w:themeFill="background1" w:themeFillShade="A6"/>
          </w:tcPr>
          <w:p w14:paraId="580D439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1968-2025</w:t>
            </w:r>
          </w:p>
        </w:tc>
        <w:tc>
          <w:tcPr>
            <w:tcW w:w="0" w:type="auto"/>
            <w:shd w:val="clear" w:color="auto" w:fill="A6A6A6" w:themeFill="background1" w:themeFillShade="A6"/>
          </w:tcPr>
          <w:p w14:paraId="0FE7319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11,888</w:t>
            </w:r>
          </w:p>
          <w:p w14:paraId="3366C5C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(209)</w:t>
            </w:r>
          </w:p>
        </w:tc>
        <w:tc>
          <w:tcPr>
            <w:tcW w:w="0" w:type="auto"/>
            <w:shd w:val="clear" w:color="auto" w:fill="A6A6A6" w:themeFill="background1" w:themeFillShade="A6"/>
          </w:tcPr>
          <w:p w14:paraId="08BF0FA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7,270</w:t>
            </w:r>
          </w:p>
        </w:tc>
      </w:tr>
      <w:tr w:rsidR="0043448C" w:rsidRPr="000D21C0" w14:paraId="23639189" w14:textId="77777777" w:rsidTr="008F31F1">
        <w:trPr>
          <w:gridAfter w:val="1"/>
          <w:trHeight w:val="150"/>
        </w:trPr>
        <w:tc>
          <w:tcPr>
            <w:tcW w:w="0" w:type="auto"/>
            <w:gridSpan w:val="2"/>
            <w:shd w:val="clear" w:color="auto" w:fill="D9D9D9" w:themeFill="background1" w:themeFillShade="D9"/>
            <w:vAlign w:val="bottom"/>
          </w:tcPr>
          <w:p w14:paraId="5D98F75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Biafra war </w:t>
            </w:r>
          </w:p>
          <w:p w14:paraId="5055570A" w14:textId="77777777" w:rsidR="0043448C" w:rsidRPr="000D21C0" w:rsidRDefault="0043448C" w:rsidP="0043448C">
            <w:pPr>
              <w:spacing w:line="259" w:lineRule="auto"/>
              <w:rPr>
                <w:color w:val="000000" w:themeColor="text1"/>
                <w:sz w:val="16"/>
                <w:szCs w:val="16"/>
              </w:rPr>
            </w:pPr>
          </w:p>
          <w:p w14:paraId="74F8E855"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0BF5EC9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1967-70</w:t>
            </w:r>
          </w:p>
          <w:p w14:paraId="7481D296" w14:textId="77777777" w:rsidR="0043448C" w:rsidRPr="000D21C0" w:rsidRDefault="0043448C" w:rsidP="0043448C">
            <w:pPr>
              <w:spacing w:line="259" w:lineRule="auto"/>
              <w:rPr>
                <w:color w:val="000000" w:themeColor="text1"/>
                <w:sz w:val="16"/>
                <w:szCs w:val="16"/>
              </w:rPr>
            </w:pPr>
          </w:p>
          <w:p w14:paraId="3378C91E"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3BC84ADB" w14:textId="77777777" w:rsidR="0043448C" w:rsidRPr="000D21C0" w:rsidRDefault="0043448C" w:rsidP="0043448C">
            <w:pPr>
              <w:spacing w:line="259" w:lineRule="auto"/>
              <w:rPr>
                <w:color w:val="000000" w:themeColor="text1"/>
                <w:sz w:val="16"/>
                <w:szCs w:val="16"/>
              </w:rPr>
            </w:pPr>
          </w:p>
          <w:p w14:paraId="0DEC8DE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461</w:t>
            </w:r>
          </w:p>
          <w:p w14:paraId="470D72D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shd w:val="clear" w:color="auto" w:fill="D9D9D9" w:themeFill="background1" w:themeFillShade="D9"/>
          </w:tcPr>
          <w:p w14:paraId="69FAC531" w14:textId="77777777" w:rsidR="0043448C" w:rsidRPr="000D21C0" w:rsidRDefault="0043448C" w:rsidP="0043448C">
            <w:pPr>
              <w:spacing w:line="259" w:lineRule="auto"/>
              <w:rPr>
                <w:color w:val="000000" w:themeColor="text1"/>
                <w:sz w:val="16"/>
                <w:szCs w:val="16"/>
              </w:rPr>
            </w:pPr>
          </w:p>
          <w:p w14:paraId="546BE00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435</w:t>
            </w:r>
          </w:p>
          <w:p w14:paraId="497DAC8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shd w:val="clear" w:color="auto" w:fill="D9D9D9" w:themeFill="background1" w:themeFillShade="D9"/>
          </w:tcPr>
          <w:p w14:paraId="755198C7" w14:textId="77777777" w:rsidR="0043448C" w:rsidRPr="000D21C0" w:rsidRDefault="0043448C" w:rsidP="0043448C">
            <w:pPr>
              <w:spacing w:line="259" w:lineRule="auto"/>
              <w:rPr>
                <w:color w:val="000000" w:themeColor="text1"/>
                <w:sz w:val="16"/>
                <w:szCs w:val="16"/>
              </w:rPr>
            </w:pPr>
          </w:p>
          <w:p w14:paraId="565EF84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85</w:t>
            </w:r>
          </w:p>
        </w:tc>
        <w:tc>
          <w:tcPr>
            <w:tcW w:w="0" w:type="auto"/>
            <w:shd w:val="clear" w:color="auto" w:fill="D9D9D9" w:themeFill="background1" w:themeFillShade="D9"/>
          </w:tcPr>
          <w:p w14:paraId="1467FB3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Arab/Palestinian </w:t>
            </w:r>
          </w:p>
          <w:p w14:paraId="741E0A2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3F7886C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p w14:paraId="0DD88AC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p w14:paraId="47514E2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Tibetan</w:t>
            </w:r>
          </w:p>
        </w:tc>
        <w:tc>
          <w:tcPr>
            <w:tcW w:w="999" w:type="dxa"/>
            <w:shd w:val="clear" w:color="auto" w:fill="D9D9D9" w:themeFill="background1" w:themeFillShade="D9"/>
          </w:tcPr>
          <w:p w14:paraId="153143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w:t>
            </w:r>
          </w:p>
        </w:tc>
        <w:tc>
          <w:tcPr>
            <w:tcW w:w="1016" w:type="dxa"/>
            <w:shd w:val="clear" w:color="auto" w:fill="D9D9D9" w:themeFill="background1" w:themeFillShade="D9"/>
          </w:tcPr>
          <w:p w14:paraId="1DE466B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1971-2025</w:t>
            </w:r>
          </w:p>
        </w:tc>
        <w:tc>
          <w:tcPr>
            <w:tcW w:w="0" w:type="auto"/>
            <w:shd w:val="clear" w:color="auto" w:fill="D9D9D9" w:themeFill="background1" w:themeFillShade="D9"/>
          </w:tcPr>
          <w:p w14:paraId="5E453CC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462</w:t>
            </w:r>
          </w:p>
          <w:p w14:paraId="213A081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w:t>
            </w:r>
          </w:p>
        </w:tc>
        <w:tc>
          <w:tcPr>
            <w:tcW w:w="0" w:type="auto"/>
            <w:shd w:val="clear" w:color="auto" w:fill="D9D9D9" w:themeFill="background1" w:themeFillShade="D9"/>
          </w:tcPr>
          <w:p w14:paraId="4A54699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319</w:t>
            </w:r>
          </w:p>
        </w:tc>
      </w:tr>
      <w:tr w:rsidR="0043448C" w:rsidRPr="000D21C0" w14:paraId="5E65725E" w14:textId="77777777" w:rsidTr="008F31F1">
        <w:trPr>
          <w:gridAfter w:val="1"/>
          <w:trHeight w:val="150"/>
        </w:trPr>
        <w:tc>
          <w:tcPr>
            <w:tcW w:w="0" w:type="auto"/>
            <w:gridSpan w:val="2"/>
            <w:shd w:val="clear" w:color="auto" w:fill="A6A6A6" w:themeFill="background1" w:themeFillShade="A6"/>
            <w:vAlign w:val="bottom"/>
          </w:tcPr>
          <w:p w14:paraId="3DD2F9C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Czechoslovakia’s Soviet invasion </w:t>
            </w:r>
          </w:p>
          <w:p w14:paraId="61C52C4B"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644133C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1968</w:t>
            </w:r>
          </w:p>
          <w:p w14:paraId="346B4C47" w14:textId="77777777" w:rsidR="0043448C" w:rsidRPr="000D21C0" w:rsidRDefault="0043448C" w:rsidP="0043448C">
            <w:pPr>
              <w:spacing w:line="259" w:lineRule="auto"/>
              <w:rPr>
                <w:color w:val="000000" w:themeColor="text1"/>
                <w:sz w:val="16"/>
                <w:szCs w:val="16"/>
              </w:rPr>
            </w:pPr>
          </w:p>
          <w:p w14:paraId="135A1F7B" w14:textId="77777777" w:rsidR="0043448C" w:rsidRPr="000D21C0" w:rsidRDefault="0043448C" w:rsidP="0043448C">
            <w:pPr>
              <w:spacing w:line="259" w:lineRule="auto"/>
              <w:rPr>
                <w:color w:val="000000" w:themeColor="text1"/>
                <w:sz w:val="16"/>
                <w:szCs w:val="16"/>
              </w:rPr>
            </w:pPr>
          </w:p>
          <w:p w14:paraId="03766371"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6FD18A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427</w:t>
            </w:r>
          </w:p>
          <w:p w14:paraId="54BCBB9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w:t>
            </w:r>
          </w:p>
        </w:tc>
        <w:tc>
          <w:tcPr>
            <w:tcW w:w="0" w:type="auto"/>
            <w:shd w:val="clear" w:color="auto" w:fill="A6A6A6" w:themeFill="background1" w:themeFillShade="A6"/>
          </w:tcPr>
          <w:p w14:paraId="677508E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328</w:t>
            </w:r>
          </w:p>
          <w:p w14:paraId="0FE2CA6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w:t>
            </w:r>
          </w:p>
        </w:tc>
        <w:tc>
          <w:tcPr>
            <w:tcW w:w="0" w:type="auto"/>
            <w:shd w:val="clear" w:color="auto" w:fill="A6A6A6" w:themeFill="background1" w:themeFillShade="A6"/>
          </w:tcPr>
          <w:p w14:paraId="0A7C88E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w:t>
            </w:r>
          </w:p>
        </w:tc>
        <w:tc>
          <w:tcPr>
            <w:tcW w:w="0" w:type="auto"/>
            <w:shd w:val="clear" w:color="auto" w:fill="A6A6A6" w:themeFill="background1" w:themeFillShade="A6"/>
          </w:tcPr>
          <w:p w14:paraId="669C961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Arab/Palestinian </w:t>
            </w:r>
          </w:p>
          <w:p w14:paraId="2037464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Cuban </w:t>
            </w:r>
          </w:p>
          <w:p w14:paraId="038FDBAD"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 xml:space="preserve">Czechoslovak </w:t>
            </w:r>
          </w:p>
          <w:p w14:paraId="40EB331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Biafran</w:t>
            </w:r>
          </w:p>
          <w:p w14:paraId="1A130E5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Tibetan</w:t>
            </w:r>
          </w:p>
        </w:tc>
        <w:tc>
          <w:tcPr>
            <w:tcW w:w="999" w:type="dxa"/>
            <w:shd w:val="clear" w:color="auto" w:fill="A6A6A6" w:themeFill="background1" w:themeFillShade="A6"/>
          </w:tcPr>
          <w:p w14:paraId="681AAA9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w:t>
            </w:r>
          </w:p>
        </w:tc>
        <w:tc>
          <w:tcPr>
            <w:tcW w:w="1016" w:type="dxa"/>
            <w:shd w:val="clear" w:color="auto" w:fill="A6A6A6" w:themeFill="background1" w:themeFillShade="A6"/>
          </w:tcPr>
          <w:p w14:paraId="620EAA5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1969-2025</w:t>
            </w:r>
          </w:p>
        </w:tc>
        <w:tc>
          <w:tcPr>
            <w:tcW w:w="0" w:type="auto"/>
            <w:shd w:val="clear" w:color="auto" w:fill="A6A6A6" w:themeFill="background1" w:themeFillShade="A6"/>
          </w:tcPr>
          <w:p w14:paraId="67AA66E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33,896</w:t>
            </w:r>
          </w:p>
          <w:p w14:paraId="0F3ACA2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(605)</w:t>
            </w:r>
          </w:p>
        </w:tc>
        <w:tc>
          <w:tcPr>
            <w:tcW w:w="0" w:type="auto"/>
            <w:shd w:val="clear" w:color="auto" w:fill="A6A6A6" w:themeFill="background1" w:themeFillShade="A6"/>
          </w:tcPr>
          <w:p w14:paraId="5D6A9F1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12,259</w:t>
            </w:r>
          </w:p>
        </w:tc>
      </w:tr>
      <w:tr w:rsidR="0043448C" w:rsidRPr="000D21C0" w14:paraId="6F6F1E63" w14:textId="77777777" w:rsidTr="008F31F1">
        <w:trPr>
          <w:gridAfter w:val="1"/>
          <w:trHeight w:val="150"/>
        </w:trPr>
        <w:tc>
          <w:tcPr>
            <w:tcW w:w="0" w:type="auto"/>
            <w:gridSpan w:val="2"/>
            <w:shd w:val="clear" w:color="auto" w:fill="A6A6A6" w:themeFill="background1" w:themeFillShade="A6"/>
            <w:vAlign w:val="bottom"/>
          </w:tcPr>
          <w:p w14:paraId="74E1718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Bangladesh War </w:t>
            </w:r>
          </w:p>
          <w:p w14:paraId="07CCA7FA" w14:textId="77777777" w:rsidR="0043448C" w:rsidRPr="000D21C0" w:rsidRDefault="0043448C" w:rsidP="0043448C">
            <w:pPr>
              <w:spacing w:line="259" w:lineRule="auto"/>
              <w:rPr>
                <w:color w:val="000000" w:themeColor="text1"/>
                <w:sz w:val="16"/>
                <w:szCs w:val="16"/>
              </w:rPr>
            </w:pPr>
          </w:p>
          <w:p w14:paraId="5154DF30"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400305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1971</w:t>
            </w:r>
          </w:p>
          <w:p w14:paraId="4EEBBB1D" w14:textId="77777777" w:rsidR="0043448C" w:rsidRPr="000D21C0" w:rsidRDefault="0043448C" w:rsidP="0043448C">
            <w:pPr>
              <w:spacing w:line="259" w:lineRule="auto"/>
              <w:rPr>
                <w:color w:val="000000" w:themeColor="text1"/>
                <w:sz w:val="16"/>
                <w:szCs w:val="16"/>
              </w:rPr>
            </w:pPr>
          </w:p>
          <w:p w14:paraId="447620DA"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02D7127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1,154</w:t>
            </w:r>
          </w:p>
          <w:p w14:paraId="0FEBBC0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tc>
        <w:tc>
          <w:tcPr>
            <w:tcW w:w="0" w:type="auto"/>
            <w:shd w:val="clear" w:color="auto" w:fill="A6A6A6" w:themeFill="background1" w:themeFillShade="A6"/>
          </w:tcPr>
          <w:p w14:paraId="6198B10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1,006</w:t>
            </w:r>
          </w:p>
          <w:p w14:paraId="39CD617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w:t>
            </w:r>
          </w:p>
        </w:tc>
        <w:tc>
          <w:tcPr>
            <w:tcW w:w="0" w:type="auto"/>
            <w:shd w:val="clear" w:color="auto" w:fill="A6A6A6" w:themeFill="background1" w:themeFillShade="A6"/>
          </w:tcPr>
          <w:p w14:paraId="1721FED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w:t>
            </w:r>
          </w:p>
        </w:tc>
        <w:tc>
          <w:tcPr>
            <w:tcW w:w="0" w:type="auto"/>
            <w:shd w:val="clear" w:color="auto" w:fill="A6A6A6" w:themeFill="background1" w:themeFillShade="A6"/>
          </w:tcPr>
          <w:p w14:paraId="0E3A05FA"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Pakistani</w:t>
            </w:r>
          </w:p>
          <w:p w14:paraId="6303FE11"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Bangladesh</w:t>
            </w:r>
            <w:proofErr w:type="gramStart"/>
            <w:r w:rsidRPr="000D21C0">
              <w:rPr>
                <w:b/>
                <w:bCs/>
                <w:color w:val="000000" w:themeColor="text1"/>
                <w:sz w:val="16"/>
                <w:szCs w:val="16"/>
              </w:rPr>
              <w:t>/“</w:t>
            </w:r>
            <w:proofErr w:type="spellStart"/>
            <w:proofErr w:type="gramEnd"/>
            <w:r w:rsidRPr="000D21C0">
              <w:rPr>
                <w:b/>
                <w:bCs/>
                <w:color w:val="000000" w:themeColor="text1"/>
                <w:sz w:val="16"/>
                <w:szCs w:val="16"/>
              </w:rPr>
              <w:t>Desh</w:t>
            </w:r>
            <w:proofErr w:type="spellEnd"/>
            <w:r w:rsidRPr="000D21C0">
              <w:rPr>
                <w:b/>
                <w:bCs/>
                <w:color w:val="000000" w:themeColor="text1"/>
                <w:sz w:val="16"/>
                <w:szCs w:val="16"/>
              </w:rPr>
              <w:t>”</w:t>
            </w:r>
          </w:p>
          <w:p w14:paraId="2B36BF7F"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Bengali</w:t>
            </w:r>
          </w:p>
          <w:p w14:paraId="6E5D457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0B401B9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tc>
        <w:tc>
          <w:tcPr>
            <w:tcW w:w="999" w:type="dxa"/>
            <w:shd w:val="clear" w:color="auto" w:fill="A6A6A6" w:themeFill="background1" w:themeFillShade="A6"/>
          </w:tcPr>
          <w:p w14:paraId="356F2C7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33</w:t>
            </w:r>
          </w:p>
        </w:tc>
        <w:tc>
          <w:tcPr>
            <w:tcW w:w="1016" w:type="dxa"/>
            <w:shd w:val="clear" w:color="auto" w:fill="A6A6A6" w:themeFill="background1" w:themeFillShade="A6"/>
          </w:tcPr>
          <w:p w14:paraId="0509F5C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1972-2025</w:t>
            </w:r>
          </w:p>
        </w:tc>
        <w:tc>
          <w:tcPr>
            <w:tcW w:w="0" w:type="auto"/>
            <w:shd w:val="clear" w:color="auto" w:fill="A6A6A6" w:themeFill="background1" w:themeFillShade="A6"/>
          </w:tcPr>
          <w:p w14:paraId="6A26824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157</w:t>
            </w:r>
          </w:p>
          <w:p w14:paraId="62608CF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w:t>
            </w:r>
          </w:p>
          <w:p w14:paraId="2D0DFD1C"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0CB3F94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93</w:t>
            </w:r>
          </w:p>
        </w:tc>
      </w:tr>
      <w:tr w:rsidR="0043448C" w:rsidRPr="000D21C0" w14:paraId="74309BFB" w14:textId="77777777" w:rsidTr="008F31F1">
        <w:trPr>
          <w:gridAfter w:val="1"/>
          <w:trHeight w:val="150"/>
        </w:trPr>
        <w:tc>
          <w:tcPr>
            <w:tcW w:w="0" w:type="auto"/>
            <w:gridSpan w:val="2"/>
            <w:vAlign w:val="bottom"/>
          </w:tcPr>
          <w:p w14:paraId="14EDB70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Ugandan, Idi Amin purges</w:t>
            </w:r>
          </w:p>
          <w:p w14:paraId="7E92385D" w14:textId="77777777" w:rsidR="0043448C" w:rsidRPr="000D21C0" w:rsidRDefault="0043448C" w:rsidP="0043448C">
            <w:pPr>
              <w:spacing w:line="259" w:lineRule="auto"/>
              <w:rPr>
                <w:color w:val="000000" w:themeColor="text1"/>
                <w:sz w:val="16"/>
                <w:szCs w:val="16"/>
              </w:rPr>
            </w:pPr>
          </w:p>
          <w:p w14:paraId="4A893EEC" w14:textId="77777777" w:rsidR="0043448C" w:rsidRPr="000D21C0" w:rsidRDefault="0043448C" w:rsidP="0043448C">
            <w:pPr>
              <w:spacing w:line="259" w:lineRule="auto"/>
              <w:rPr>
                <w:color w:val="000000" w:themeColor="text1"/>
                <w:sz w:val="16"/>
                <w:szCs w:val="16"/>
              </w:rPr>
            </w:pPr>
          </w:p>
        </w:tc>
        <w:tc>
          <w:tcPr>
            <w:tcW w:w="803" w:type="dxa"/>
            <w:vAlign w:val="bottom"/>
          </w:tcPr>
          <w:p w14:paraId="0E3FB66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1972</w:t>
            </w:r>
          </w:p>
          <w:p w14:paraId="3D448E7D" w14:textId="77777777" w:rsidR="0043448C" w:rsidRPr="000D21C0" w:rsidRDefault="0043448C" w:rsidP="0043448C">
            <w:pPr>
              <w:spacing w:line="259" w:lineRule="auto"/>
              <w:rPr>
                <w:color w:val="000000" w:themeColor="text1"/>
                <w:sz w:val="16"/>
                <w:szCs w:val="16"/>
              </w:rPr>
            </w:pPr>
          </w:p>
          <w:p w14:paraId="0A1B36CB" w14:textId="77777777" w:rsidR="0043448C" w:rsidRPr="000D21C0" w:rsidRDefault="0043448C" w:rsidP="0043448C">
            <w:pPr>
              <w:spacing w:line="259" w:lineRule="auto"/>
              <w:rPr>
                <w:color w:val="000000" w:themeColor="text1"/>
                <w:sz w:val="16"/>
                <w:szCs w:val="16"/>
              </w:rPr>
            </w:pPr>
          </w:p>
          <w:p w14:paraId="5111B401" w14:textId="77777777" w:rsidR="0043448C" w:rsidRPr="000D21C0" w:rsidRDefault="0043448C" w:rsidP="0043448C">
            <w:pPr>
              <w:spacing w:line="259" w:lineRule="auto"/>
              <w:rPr>
                <w:color w:val="000000" w:themeColor="text1"/>
                <w:sz w:val="16"/>
                <w:szCs w:val="16"/>
              </w:rPr>
            </w:pPr>
          </w:p>
        </w:tc>
        <w:tc>
          <w:tcPr>
            <w:tcW w:w="1133" w:type="dxa"/>
          </w:tcPr>
          <w:p w14:paraId="2F33754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242</w:t>
            </w:r>
          </w:p>
          <w:p w14:paraId="6427531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tc>
        <w:tc>
          <w:tcPr>
            <w:tcW w:w="0" w:type="auto"/>
          </w:tcPr>
          <w:p w14:paraId="53AAECC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119</w:t>
            </w:r>
          </w:p>
          <w:p w14:paraId="5F4A3ED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w:t>
            </w:r>
          </w:p>
        </w:tc>
        <w:tc>
          <w:tcPr>
            <w:tcW w:w="0" w:type="auto"/>
          </w:tcPr>
          <w:p w14:paraId="3E59D94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w:t>
            </w:r>
          </w:p>
        </w:tc>
        <w:tc>
          <w:tcPr>
            <w:tcW w:w="0" w:type="auto"/>
          </w:tcPr>
          <w:p w14:paraId="17F17FD1" w14:textId="77777777" w:rsidR="0043448C" w:rsidRPr="000D21C0" w:rsidRDefault="0043448C" w:rsidP="0043448C">
            <w:pPr>
              <w:keepNext/>
              <w:outlineLvl w:val="0"/>
              <w:rPr>
                <w:color w:val="000000" w:themeColor="text1"/>
                <w:sz w:val="16"/>
                <w:szCs w:val="16"/>
              </w:rPr>
            </w:pPr>
            <w:r w:rsidRPr="000D21C0">
              <w:rPr>
                <w:color w:val="000000" w:themeColor="text1"/>
                <w:sz w:val="16"/>
                <w:szCs w:val="16"/>
              </w:rPr>
              <w:t xml:space="preserve">Pakistani/Bangladesh/Bengali </w:t>
            </w:r>
          </w:p>
          <w:p w14:paraId="26C1348B"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Palestinian</w:t>
            </w:r>
          </w:p>
          <w:p w14:paraId="5D097423"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Cuban</w:t>
            </w:r>
          </w:p>
          <w:p w14:paraId="4EB95308" w14:textId="77777777" w:rsidR="0043448C" w:rsidRPr="000D21C0" w:rsidRDefault="0043448C" w:rsidP="0043448C">
            <w:pPr>
              <w:keepNext/>
              <w:outlineLvl w:val="0"/>
              <w:rPr>
                <w:rFonts w:asciiTheme="minorHAnsi" w:hAnsiTheme="minorHAnsi" w:cstheme="minorBidi"/>
                <w:b/>
                <w:bCs/>
                <w:color w:val="000000" w:themeColor="text1"/>
                <w:sz w:val="16"/>
                <w:szCs w:val="16"/>
              </w:rPr>
            </w:pPr>
            <w:r w:rsidRPr="000D21C0">
              <w:rPr>
                <w:rFonts w:asciiTheme="minorHAnsi" w:hAnsiTheme="minorHAnsi" w:cstheme="minorBidi"/>
                <w:b/>
                <w:bCs/>
                <w:color w:val="000000" w:themeColor="text1"/>
                <w:sz w:val="16"/>
                <w:szCs w:val="16"/>
              </w:rPr>
              <w:t>Ugandan/Asian</w:t>
            </w:r>
          </w:p>
          <w:p w14:paraId="36B33E76"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Jewish</w:t>
            </w:r>
          </w:p>
        </w:tc>
        <w:tc>
          <w:tcPr>
            <w:tcW w:w="999" w:type="dxa"/>
          </w:tcPr>
          <w:p w14:paraId="1570059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w:t>
            </w:r>
          </w:p>
        </w:tc>
        <w:tc>
          <w:tcPr>
            <w:tcW w:w="1016" w:type="dxa"/>
          </w:tcPr>
          <w:p w14:paraId="0592573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1973-2025</w:t>
            </w:r>
          </w:p>
        </w:tc>
        <w:tc>
          <w:tcPr>
            <w:tcW w:w="0" w:type="auto"/>
          </w:tcPr>
          <w:p w14:paraId="5A28435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3,312</w:t>
            </w:r>
          </w:p>
          <w:p w14:paraId="55ABB46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(63)</w:t>
            </w:r>
          </w:p>
        </w:tc>
        <w:tc>
          <w:tcPr>
            <w:tcW w:w="0" w:type="auto"/>
          </w:tcPr>
          <w:p w14:paraId="3734807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653</w:t>
            </w:r>
          </w:p>
        </w:tc>
      </w:tr>
      <w:tr w:rsidR="0043448C" w:rsidRPr="000D21C0" w14:paraId="391C145F" w14:textId="77777777" w:rsidTr="008F31F1">
        <w:trPr>
          <w:gridAfter w:val="1"/>
          <w:trHeight w:val="150"/>
        </w:trPr>
        <w:tc>
          <w:tcPr>
            <w:tcW w:w="0" w:type="auto"/>
            <w:gridSpan w:val="2"/>
            <w:shd w:val="clear" w:color="auto" w:fill="D9D9D9" w:themeFill="background1" w:themeFillShade="D9"/>
            <w:vAlign w:val="bottom"/>
          </w:tcPr>
          <w:p w14:paraId="07DCF51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Chile Coup</w:t>
            </w:r>
          </w:p>
          <w:p w14:paraId="42B2D4B6" w14:textId="77777777" w:rsidR="0043448C" w:rsidRPr="000D21C0" w:rsidRDefault="0043448C" w:rsidP="0043448C">
            <w:pPr>
              <w:spacing w:line="259" w:lineRule="auto"/>
              <w:rPr>
                <w:color w:val="000000" w:themeColor="text1"/>
                <w:sz w:val="16"/>
                <w:szCs w:val="16"/>
              </w:rPr>
            </w:pPr>
          </w:p>
          <w:p w14:paraId="619718CA" w14:textId="77777777" w:rsidR="0043448C" w:rsidRPr="000D21C0" w:rsidRDefault="0043448C" w:rsidP="0043448C">
            <w:pPr>
              <w:spacing w:line="259" w:lineRule="auto"/>
              <w:rPr>
                <w:color w:val="000000" w:themeColor="text1"/>
                <w:sz w:val="16"/>
                <w:szCs w:val="16"/>
              </w:rPr>
            </w:pPr>
          </w:p>
          <w:p w14:paraId="7C9EF2F1"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78DB078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1973</w:t>
            </w:r>
          </w:p>
          <w:p w14:paraId="05BCA92D" w14:textId="77777777" w:rsidR="0043448C" w:rsidRPr="000D21C0" w:rsidRDefault="0043448C" w:rsidP="0043448C">
            <w:pPr>
              <w:spacing w:line="259" w:lineRule="auto"/>
              <w:rPr>
                <w:color w:val="000000" w:themeColor="text1"/>
                <w:sz w:val="16"/>
                <w:szCs w:val="16"/>
              </w:rPr>
            </w:pPr>
          </w:p>
          <w:p w14:paraId="31B2E2D0" w14:textId="77777777" w:rsidR="0043448C" w:rsidRPr="000D21C0" w:rsidRDefault="0043448C" w:rsidP="0043448C">
            <w:pPr>
              <w:spacing w:line="259" w:lineRule="auto"/>
              <w:rPr>
                <w:color w:val="000000" w:themeColor="text1"/>
                <w:sz w:val="16"/>
                <w:szCs w:val="16"/>
              </w:rPr>
            </w:pPr>
          </w:p>
          <w:p w14:paraId="36B419A2"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36482E0C" w14:textId="77777777" w:rsidR="0043448C" w:rsidRPr="000D21C0" w:rsidRDefault="0043448C" w:rsidP="0043448C">
            <w:pPr>
              <w:spacing w:line="259" w:lineRule="auto"/>
              <w:rPr>
                <w:color w:val="000000" w:themeColor="text1"/>
                <w:sz w:val="16"/>
                <w:szCs w:val="16"/>
              </w:rPr>
            </w:pPr>
          </w:p>
          <w:p w14:paraId="0A1B662B" w14:textId="77777777" w:rsidR="0043448C" w:rsidRPr="000D21C0" w:rsidRDefault="0043448C" w:rsidP="0043448C">
            <w:pPr>
              <w:spacing w:line="259" w:lineRule="auto"/>
              <w:rPr>
                <w:color w:val="000000" w:themeColor="text1"/>
                <w:sz w:val="16"/>
                <w:szCs w:val="16"/>
              </w:rPr>
            </w:pPr>
          </w:p>
          <w:p w14:paraId="582B30F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140</w:t>
            </w:r>
          </w:p>
          <w:p w14:paraId="0C039B6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w:t>
            </w:r>
          </w:p>
        </w:tc>
        <w:tc>
          <w:tcPr>
            <w:tcW w:w="0" w:type="auto"/>
            <w:shd w:val="clear" w:color="auto" w:fill="D9D9D9" w:themeFill="background1" w:themeFillShade="D9"/>
          </w:tcPr>
          <w:p w14:paraId="016C8B91" w14:textId="77777777" w:rsidR="0043448C" w:rsidRPr="000D21C0" w:rsidRDefault="0043448C" w:rsidP="0043448C">
            <w:pPr>
              <w:spacing w:line="259" w:lineRule="auto"/>
              <w:rPr>
                <w:color w:val="000000" w:themeColor="text1"/>
                <w:sz w:val="16"/>
                <w:szCs w:val="16"/>
              </w:rPr>
            </w:pPr>
          </w:p>
          <w:p w14:paraId="3C32FD69" w14:textId="77777777" w:rsidR="0043448C" w:rsidRPr="000D21C0" w:rsidRDefault="0043448C" w:rsidP="0043448C">
            <w:pPr>
              <w:spacing w:line="259" w:lineRule="auto"/>
              <w:rPr>
                <w:color w:val="000000" w:themeColor="text1"/>
                <w:sz w:val="16"/>
                <w:szCs w:val="16"/>
              </w:rPr>
            </w:pPr>
          </w:p>
          <w:p w14:paraId="0B3086C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103</w:t>
            </w:r>
          </w:p>
          <w:p w14:paraId="5FAF593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w:t>
            </w:r>
          </w:p>
        </w:tc>
        <w:tc>
          <w:tcPr>
            <w:tcW w:w="0" w:type="auto"/>
            <w:shd w:val="clear" w:color="auto" w:fill="D9D9D9" w:themeFill="background1" w:themeFillShade="D9"/>
          </w:tcPr>
          <w:p w14:paraId="64FF1D93" w14:textId="77777777" w:rsidR="0043448C" w:rsidRPr="000D21C0" w:rsidRDefault="0043448C" w:rsidP="0043448C">
            <w:pPr>
              <w:spacing w:line="259" w:lineRule="auto"/>
              <w:rPr>
                <w:color w:val="000000" w:themeColor="text1"/>
                <w:sz w:val="16"/>
                <w:szCs w:val="16"/>
              </w:rPr>
            </w:pPr>
          </w:p>
          <w:p w14:paraId="2A1E74E2" w14:textId="77777777" w:rsidR="0043448C" w:rsidRPr="000D21C0" w:rsidRDefault="0043448C" w:rsidP="0043448C">
            <w:pPr>
              <w:spacing w:line="259" w:lineRule="auto"/>
              <w:rPr>
                <w:color w:val="000000" w:themeColor="text1"/>
                <w:sz w:val="16"/>
                <w:szCs w:val="16"/>
              </w:rPr>
            </w:pPr>
          </w:p>
          <w:p w14:paraId="6D76CB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43</w:t>
            </w:r>
          </w:p>
        </w:tc>
        <w:tc>
          <w:tcPr>
            <w:tcW w:w="0" w:type="auto"/>
            <w:shd w:val="clear" w:color="auto" w:fill="D9D9D9" w:themeFill="background1" w:themeFillShade="D9"/>
          </w:tcPr>
          <w:p w14:paraId="01767A08" w14:textId="77777777" w:rsidR="0043448C" w:rsidRPr="000D21C0" w:rsidRDefault="0043448C" w:rsidP="0043448C">
            <w:pPr>
              <w:keepNext/>
              <w:outlineLvl w:val="0"/>
              <w:rPr>
                <w:color w:val="000000" w:themeColor="text1"/>
                <w:sz w:val="16"/>
                <w:szCs w:val="16"/>
              </w:rPr>
            </w:pPr>
            <w:r w:rsidRPr="000D21C0">
              <w:rPr>
                <w:color w:val="000000" w:themeColor="text1"/>
                <w:sz w:val="16"/>
                <w:szCs w:val="16"/>
              </w:rPr>
              <w:t>Palestinian</w:t>
            </w:r>
          </w:p>
          <w:p w14:paraId="39343BAE" w14:textId="77777777" w:rsidR="0043448C" w:rsidRPr="000D21C0" w:rsidRDefault="0043448C" w:rsidP="0043448C">
            <w:pPr>
              <w:keepNext/>
              <w:outlineLvl w:val="0"/>
              <w:rPr>
                <w:color w:val="000000" w:themeColor="text1"/>
                <w:sz w:val="16"/>
                <w:szCs w:val="16"/>
              </w:rPr>
            </w:pPr>
            <w:r w:rsidRPr="000D21C0">
              <w:rPr>
                <w:color w:val="000000" w:themeColor="text1"/>
                <w:sz w:val="16"/>
                <w:szCs w:val="16"/>
              </w:rPr>
              <w:t>“Arab”</w:t>
            </w:r>
          </w:p>
          <w:p w14:paraId="23E25396"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Cuban</w:t>
            </w:r>
          </w:p>
          <w:p w14:paraId="3CAD6A79"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Jewish</w:t>
            </w:r>
          </w:p>
          <w:p w14:paraId="63DA7AA6" w14:textId="77777777" w:rsidR="0043448C" w:rsidRPr="000D21C0" w:rsidRDefault="0043448C" w:rsidP="0043448C">
            <w:pPr>
              <w:spacing w:line="259" w:lineRule="auto"/>
              <w:rPr>
                <w:rFonts w:asciiTheme="minorHAnsi" w:hAnsiTheme="minorHAnsi" w:cstheme="minorBidi"/>
                <w:b/>
                <w:bCs/>
                <w:color w:val="000000" w:themeColor="text1"/>
                <w:sz w:val="16"/>
                <w:szCs w:val="16"/>
              </w:rPr>
            </w:pPr>
            <w:r w:rsidRPr="000D21C0">
              <w:rPr>
                <w:rFonts w:asciiTheme="minorHAnsi" w:hAnsiTheme="minorHAnsi" w:cstheme="minorBidi"/>
                <w:b/>
                <w:bCs/>
                <w:color w:val="000000" w:themeColor="text1"/>
                <w:sz w:val="16"/>
                <w:szCs w:val="16"/>
              </w:rPr>
              <w:t>Chilean</w:t>
            </w:r>
            <w:proofErr w:type="gramStart"/>
            <w:r w:rsidRPr="000D21C0">
              <w:rPr>
                <w:rFonts w:asciiTheme="minorHAnsi" w:hAnsiTheme="minorHAnsi" w:cstheme="minorBidi"/>
                <w:b/>
                <w:bCs/>
                <w:color w:val="000000" w:themeColor="text1"/>
                <w:sz w:val="16"/>
                <w:szCs w:val="16"/>
              </w:rPr>
              <w:t>/”from</w:t>
            </w:r>
            <w:proofErr w:type="gramEnd"/>
            <w:r w:rsidRPr="000D21C0">
              <w:rPr>
                <w:rFonts w:asciiTheme="minorHAnsi" w:hAnsiTheme="minorHAnsi" w:cstheme="minorBidi"/>
                <w:b/>
                <w:bCs/>
                <w:color w:val="000000" w:themeColor="text1"/>
                <w:sz w:val="16"/>
                <w:szCs w:val="16"/>
              </w:rPr>
              <w:t xml:space="preserve"> Chile”</w:t>
            </w:r>
          </w:p>
          <w:p w14:paraId="4FA01236"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Cambodian</w:t>
            </w:r>
          </w:p>
        </w:tc>
        <w:tc>
          <w:tcPr>
            <w:tcW w:w="999" w:type="dxa"/>
            <w:shd w:val="clear" w:color="auto" w:fill="D9D9D9" w:themeFill="background1" w:themeFillShade="D9"/>
          </w:tcPr>
          <w:p w14:paraId="4AE78EA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tc>
        <w:tc>
          <w:tcPr>
            <w:tcW w:w="1016" w:type="dxa"/>
            <w:shd w:val="clear" w:color="auto" w:fill="D9D9D9" w:themeFill="background1" w:themeFillShade="D9"/>
          </w:tcPr>
          <w:p w14:paraId="3057E81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1974-2025</w:t>
            </w:r>
          </w:p>
        </w:tc>
        <w:tc>
          <w:tcPr>
            <w:tcW w:w="0" w:type="auto"/>
            <w:shd w:val="clear" w:color="auto" w:fill="D9D9D9" w:themeFill="background1" w:themeFillShade="D9"/>
          </w:tcPr>
          <w:p w14:paraId="376EC0B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16,611</w:t>
            </w:r>
          </w:p>
          <w:p w14:paraId="2EE540C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(325)</w:t>
            </w:r>
          </w:p>
        </w:tc>
        <w:tc>
          <w:tcPr>
            <w:tcW w:w="0" w:type="auto"/>
            <w:shd w:val="clear" w:color="auto" w:fill="D9D9D9" w:themeFill="background1" w:themeFillShade="D9"/>
          </w:tcPr>
          <w:p w14:paraId="2BF38AA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4,677</w:t>
            </w:r>
          </w:p>
        </w:tc>
      </w:tr>
      <w:tr w:rsidR="0043448C" w:rsidRPr="000D21C0" w14:paraId="577BCE9C" w14:textId="77777777" w:rsidTr="008F31F1">
        <w:trPr>
          <w:gridAfter w:val="1"/>
          <w:trHeight w:val="150"/>
        </w:trPr>
        <w:tc>
          <w:tcPr>
            <w:tcW w:w="0" w:type="auto"/>
            <w:gridSpan w:val="2"/>
            <w:shd w:val="clear" w:color="auto" w:fill="D9D9D9" w:themeFill="background1" w:themeFillShade="D9"/>
            <w:vAlign w:val="bottom"/>
          </w:tcPr>
          <w:p w14:paraId="05464E37" w14:textId="77777777" w:rsidR="0043448C" w:rsidRPr="000D21C0" w:rsidRDefault="0043448C" w:rsidP="0043448C">
            <w:pPr>
              <w:spacing w:line="259" w:lineRule="auto"/>
              <w:rPr>
                <w:color w:val="000000" w:themeColor="text1"/>
                <w:sz w:val="16"/>
                <w:szCs w:val="16"/>
              </w:rPr>
            </w:pPr>
          </w:p>
          <w:p w14:paraId="7533555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Cyprus War</w:t>
            </w:r>
          </w:p>
          <w:p w14:paraId="4D5CED40" w14:textId="77777777" w:rsidR="0043448C" w:rsidRPr="000D21C0" w:rsidRDefault="0043448C" w:rsidP="0043448C">
            <w:pPr>
              <w:spacing w:line="259" w:lineRule="auto"/>
              <w:rPr>
                <w:color w:val="000000" w:themeColor="text1"/>
                <w:sz w:val="16"/>
                <w:szCs w:val="16"/>
              </w:rPr>
            </w:pPr>
          </w:p>
          <w:p w14:paraId="01068E97" w14:textId="77777777" w:rsidR="0043448C" w:rsidRPr="000D21C0" w:rsidRDefault="0043448C" w:rsidP="0043448C">
            <w:pPr>
              <w:spacing w:line="259" w:lineRule="auto"/>
              <w:rPr>
                <w:color w:val="000000" w:themeColor="text1"/>
                <w:sz w:val="16"/>
                <w:szCs w:val="16"/>
              </w:rPr>
            </w:pPr>
          </w:p>
          <w:p w14:paraId="7398DE44" w14:textId="77777777" w:rsidR="0043448C" w:rsidRPr="000D21C0" w:rsidRDefault="0043448C" w:rsidP="0043448C">
            <w:pPr>
              <w:spacing w:line="259" w:lineRule="auto"/>
              <w:rPr>
                <w:color w:val="000000" w:themeColor="text1"/>
                <w:sz w:val="16"/>
                <w:szCs w:val="16"/>
              </w:rPr>
            </w:pPr>
          </w:p>
          <w:p w14:paraId="4A93C560"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2207BDD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1974-5</w:t>
            </w:r>
          </w:p>
          <w:p w14:paraId="1E0A5292" w14:textId="77777777" w:rsidR="0043448C" w:rsidRPr="000D21C0" w:rsidRDefault="0043448C" w:rsidP="0043448C">
            <w:pPr>
              <w:spacing w:line="259" w:lineRule="auto"/>
              <w:rPr>
                <w:color w:val="000000" w:themeColor="text1"/>
                <w:sz w:val="16"/>
                <w:szCs w:val="16"/>
              </w:rPr>
            </w:pPr>
          </w:p>
          <w:p w14:paraId="0D0E7BBE" w14:textId="77777777" w:rsidR="0043448C" w:rsidRPr="000D21C0" w:rsidRDefault="0043448C" w:rsidP="0043448C">
            <w:pPr>
              <w:spacing w:line="259" w:lineRule="auto"/>
              <w:rPr>
                <w:color w:val="000000" w:themeColor="text1"/>
                <w:sz w:val="16"/>
                <w:szCs w:val="16"/>
              </w:rPr>
            </w:pPr>
          </w:p>
          <w:p w14:paraId="7FADCD2F" w14:textId="77777777" w:rsidR="0043448C" w:rsidRPr="000D21C0" w:rsidRDefault="0043448C" w:rsidP="0043448C">
            <w:pPr>
              <w:spacing w:line="259" w:lineRule="auto"/>
              <w:rPr>
                <w:color w:val="000000" w:themeColor="text1"/>
                <w:sz w:val="16"/>
                <w:szCs w:val="16"/>
              </w:rPr>
            </w:pPr>
          </w:p>
          <w:p w14:paraId="49A587DF"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6E5A635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1,072</w:t>
            </w:r>
          </w:p>
          <w:p w14:paraId="1CA18E3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tc>
        <w:tc>
          <w:tcPr>
            <w:tcW w:w="0" w:type="auto"/>
            <w:shd w:val="clear" w:color="auto" w:fill="D9D9D9" w:themeFill="background1" w:themeFillShade="D9"/>
          </w:tcPr>
          <w:p w14:paraId="7CDABCC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880</w:t>
            </w:r>
          </w:p>
          <w:p w14:paraId="6E884F5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w:t>
            </w:r>
          </w:p>
        </w:tc>
        <w:tc>
          <w:tcPr>
            <w:tcW w:w="0" w:type="auto"/>
            <w:shd w:val="clear" w:color="auto" w:fill="D9D9D9" w:themeFill="background1" w:themeFillShade="D9"/>
          </w:tcPr>
          <w:p w14:paraId="7E57C5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222</w:t>
            </w:r>
          </w:p>
        </w:tc>
        <w:tc>
          <w:tcPr>
            <w:tcW w:w="0" w:type="auto"/>
            <w:shd w:val="clear" w:color="auto" w:fill="D9D9D9" w:themeFill="background1" w:themeFillShade="D9"/>
          </w:tcPr>
          <w:p w14:paraId="08424DBA"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Vietnamese/Cambodian/Indochinese</w:t>
            </w:r>
          </w:p>
          <w:p w14:paraId="72AC7F28"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Palestinian</w:t>
            </w:r>
          </w:p>
          <w:p w14:paraId="5E971046" w14:textId="77777777" w:rsidR="0043448C" w:rsidRPr="000D21C0" w:rsidRDefault="0043448C" w:rsidP="0043448C">
            <w:pPr>
              <w:keepNext/>
              <w:outlineLvl w:val="0"/>
              <w:rPr>
                <w:rFonts w:asciiTheme="minorHAnsi" w:hAnsiTheme="minorHAnsi" w:cstheme="minorBidi"/>
                <w:b/>
                <w:bCs/>
                <w:color w:val="000000" w:themeColor="text1"/>
                <w:sz w:val="16"/>
                <w:szCs w:val="16"/>
              </w:rPr>
            </w:pPr>
            <w:r w:rsidRPr="000D21C0">
              <w:rPr>
                <w:rFonts w:asciiTheme="minorHAnsi" w:hAnsiTheme="minorHAnsi" w:cstheme="minorBidi"/>
                <w:b/>
                <w:bCs/>
                <w:color w:val="000000" w:themeColor="text1"/>
                <w:sz w:val="16"/>
                <w:szCs w:val="16"/>
              </w:rPr>
              <w:t>Cypriot</w:t>
            </w:r>
          </w:p>
          <w:p w14:paraId="64583940"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Cuban</w:t>
            </w:r>
          </w:p>
          <w:p w14:paraId="279934B4"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Chilean</w:t>
            </w:r>
          </w:p>
        </w:tc>
        <w:tc>
          <w:tcPr>
            <w:tcW w:w="999" w:type="dxa"/>
            <w:shd w:val="clear" w:color="auto" w:fill="D9D9D9" w:themeFill="background1" w:themeFillShade="D9"/>
          </w:tcPr>
          <w:p w14:paraId="3B8798C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30</w:t>
            </w:r>
          </w:p>
        </w:tc>
        <w:tc>
          <w:tcPr>
            <w:tcW w:w="1016" w:type="dxa"/>
            <w:shd w:val="clear" w:color="auto" w:fill="D9D9D9" w:themeFill="background1" w:themeFillShade="D9"/>
          </w:tcPr>
          <w:p w14:paraId="5BFE189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1975-2025</w:t>
            </w:r>
          </w:p>
        </w:tc>
        <w:tc>
          <w:tcPr>
            <w:tcW w:w="0" w:type="auto"/>
            <w:shd w:val="clear" w:color="auto" w:fill="D9D9D9" w:themeFill="background1" w:themeFillShade="D9"/>
          </w:tcPr>
          <w:p w14:paraId="3E03099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1,155</w:t>
            </w:r>
          </w:p>
          <w:p w14:paraId="1593B56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w:t>
            </w:r>
          </w:p>
        </w:tc>
        <w:tc>
          <w:tcPr>
            <w:tcW w:w="0" w:type="auto"/>
            <w:shd w:val="clear" w:color="auto" w:fill="D9D9D9" w:themeFill="background1" w:themeFillShade="D9"/>
          </w:tcPr>
          <w:p w14:paraId="5EA4130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737</w:t>
            </w:r>
          </w:p>
        </w:tc>
      </w:tr>
      <w:tr w:rsidR="0043448C" w:rsidRPr="000D21C0" w14:paraId="0F5DF1E4" w14:textId="77777777" w:rsidTr="008F31F1">
        <w:trPr>
          <w:gridAfter w:val="1"/>
          <w:trHeight w:val="150"/>
        </w:trPr>
        <w:tc>
          <w:tcPr>
            <w:tcW w:w="0" w:type="auto"/>
            <w:gridSpan w:val="2"/>
            <w:shd w:val="clear" w:color="auto" w:fill="D9D9D9" w:themeFill="background1" w:themeFillShade="D9"/>
            <w:vAlign w:val="bottom"/>
          </w:tcPr>
          <w:p w14:paraId="43B21E4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Angola War</w:t>
            </w:r>
          </w:p>
          <w:p w14:paraId="23412B78" w14:textId="77777777" w:rsidR="0043448C" w:rsidRPr="000D21C0" w:rsidRDefault="0043448C" w:rsidP="0043448C">
            <w:pPr>
              <w:spacing w:line="259" w:lineRule="auto"/>
              <w:rPr>
                <w:color w:val="000000" w:themeColor="text1"/>
                <w:sz w:val="16"/>
                <w:szCs w:val="16"/>
              </w:rPr>
            </w:pPr>
          </w:p>
          <w:p w14:paraId="162D569D" w14:textId="77777777" w:rsidR="0043448C" w:rsidRPr="000D21C0" w:rsidRDefault="0043448C" w:rsidP="0043448C">
            <w:pPr>
              <w:spacing w:line="259" w:lineRule="auto"/>
              <w:rPr>
                <w:color w:val="000000" w:themeColor="text1"/>
                <w:sz w:val="16"/>
                <w:szCs w:val="16"/>
              </w:rPr>
            </w:pPr>
          </w:p>
          <w:p w14:paraId="64608B77"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66D34A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1975-2002</w:t>
            </w:r>
          </w:p>
          <w:p w14:paraId="52DF8911" w14:textId="77777777" w:rsidR="0043448C" w:rsidRPr="000D21C0" w:rsidRDefault="0043448C" w:rsidP="0043448C">
            <w:pPr>
              <w:spacing w:line="259" w:lineRule="auto"/>
              <w:rPr>
                <w:color w:val="000000" w:themeColor="text1"/>
                <w:sz w:val="16"/>
                <w:szCs w:val="16"/>
              </w:rPr>
            </w:pPr>
          </w:p>
          <w:p w14:paraId="649A3175"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0A683F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1,169</w:t>
            </w:r>
          </w:p>
          <w:p w14:paraId="5C45D99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D9D9D9" w:themeFill="background1" w:themeFillShade="D9"/>
          </w:tcPr>
          <w:p w14:paraId="7EBA241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935</w:t>
            </w:r>
          </w:p>
          <w:p w14:paraId="460862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D9D9D9" w:themeFill="background1" w:themeFillShade="D9"/>
          </w:tcPr>
          <w:p w14:paraId="4ABF31B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165</w:t>
            </w:r>
          </w:p>
        </w:tc>
        <w:tc>
          <w:tcPr>
            <w:tcW w:w="0" w:type="auto"/>
            <w:shd w:val="clear" w:color="auto" w:fill="D9D9D9" w:themeFill="background1" w:themeFillShade="D9"/>
          </w:tcPr>
          <w:p w14:paraId="23E3E8C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w:t>
            </w:r>
          </w:p>
          <w:p w14:paraId="796672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6A30B4C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Cuban </w:t>
            </w:r>
          </w:p>
          <w:p w14:paraId="69933E0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Haitian </w:t>
            </w:r>
          </w:p>
          <w:p w14:paraId="50BFA4A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tc>
        <w:tc>
          <w:tcPr>
            <w:tcW w:w="999" w:type="dxa"/>
            <w:shd w:val="clear" w:color="auto" w:fill="D9D9D9" w:themeFill="background1" w:themeFillShade="D9"/>
          </w:tcPr>
          <w:p w14:paraId="631C7C2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w:t>
            </w:r>
          </w:p>
        </w:tc>
        <w:tc>
          <w:tcPr>
            <w:tcW w:w="1016" w:type="dxa"/>
            <w:shd w:val="clear" w:color="auto" w:fill="D9D9D9" w:themeFill="background1" w:themeFillShade="D9"/>
          </w:tcPr>
          <w:p w14:paraId="56D3A3B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2003-2025</w:t>
            </w:r>
          </w:p>
        </w:tc>
        <w:tc>
          <w:tcPr>
            <w:tcW w:w="0" w:type="auto"/>
            <w:shd w:val="clear" w:color="auto" w:fill="D9D9D9" w:themeFill="background1" w:themeFillShade="D9"/>
          </w:tcPr>
          <w:p w14:paraId="103C31C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10,139</w:t>
            </w:r>
          </w:p>
          <w:p w14:paraId="704F06D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(461)</w:t>
            </w:r>
          </w:p>
        </w:tc>
        <w:tc>
          <w:tcPr>
            <w:tcW w:w="0" w:type="auto"/>
            <w:shd w:val="clear" w:color="auto" w:fill="D9D9D9" w:themeFill="background1" w:themeFillShade="D9"/>
          </w:tcPr>
          <w:p w14:paraId="22C58A7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1,863</w:t>
            </w:r>
          </w:p>
        </w:tc>
      </w:tr>
      <w:tr w:rsidR="0043448C" w:rsidRPr="000D21C0" w14:paraId="654600BE" w14:textId="77777777" w:rsidTr="008F31F1">
        <w:trPr>
          <w:gridAfter w:val="1"/>
          <w:trHeight w:val="150"/>
        </w:trPr>
        <w:tc>
          <w:tcPr>
            <w:tcW w:w="0" w:type="auto"/>
            <w:gridSpan w:val="2"/>
            <w:vAlign w:val="bottom"/>
          </w:tcPr>
          <w:p w14:paraId="2215789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Mozambique war </w:t>
            </w:r>
          </w:p>
          <w:p w14:paraId="2CBF2A1E" w14:textId="77777777" w:rsidR="0043448C" w:rsidRPr="000D21C0" w:rsidRDefault="0043448C" w:rsidP="0043448C">
            <w:pPr>
              <w:spacing w:line="259" w:lineRule="auto"/>
              <w:rPr>
                <w:color w:val="000000" w:themeColor="text1"/>
                <w:sz w:val="16"/>
                <w:szCs w:val="16"/>
              </w:rPr>
            </w:pPr>
          </w:p>
          <w:p w14:paraId="3CBF99C4" w14:textId="77777777" w:rsidR="0043448C" w:rsidRPr="000D21C0" w:rsidRDefault="0043448C" w:rsidP="0043448C">
            <w:pPr>
              <w:spacing w:line="259" w:lineRule="auto"/>
              <w:rPr>
                <w:color w:val="000000" w:themeColor="text1"/>
                <w:sz w:val="16"/>
                <w:szCs w:val="16"/>
              </w:rPr>
            </w:pPr>
          </w:p>
        </w:tc>
        <w:tc>
          <w:tcPr>
            <w:tcW w:w="803" w:type="dxa"/>
            <w:vAlign w:val="bottom"/>
          </w:tcPr>
          <w:p w14:paraId="1D7AB804" w14:textId="77777777" w:rsidR="0043448C" w:rsidRPr="000D21C0" w:rsidRDefault="0043448C" w:rsidP="0043448C">
            <w:pPr>
              <w:spacing w:line="259" w:lineRule="auto"/>
              <w:rPr>
                <w:color w:val="000000" w:themeColor="text1"/>
                <w:sz w:val="16"/>
                <w:szCs w:val="16"/>
              </w:rPr>
            </w:pPr>
          </w:p>
          <w:p w14:paraId="07F233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1976-1992</w:t>
            </w:r>
          </w:p>
          <w:p w14:paraId="71B5D6A7" w14:textId="77777777" w:rsidR="0043448C" w:rsidRPr="000D21C0" w:rsidRDefault="0043448C" w:rsidP="0043448C">
            <w:pPr>
              <w:spacing w:line="259" w:lineRule="auto"/>
              <w:rPr>
                <w:color w:val="000000" w:themeColor="text1"/>
                <w:sz w:val="16"/>
                <w:szCs w:val="16"/>
              </w:rPr>
            </w:pPr>
          </w:p>
          <w:p w14:paraId="67F8BE33" w14:textId="77777777" w:rsidR="0043448C" w:rsidRPr="000D21C0" w:rsidRDefault="0043448C" w:rsidP="0043448C">
            <w:pPr>
              <w:spacing w:line="259" w:lineRule="auto"/>
              <w:rPr>
                <w:color w:val="000000" w:themeColor="text1"/>
                <w:sz w:val="16"/>
                <w:szCs w:val="16"/>
              </w:rPr>
            </w:pPr>
          </w:p>
        </w:tc>
        <w:tc>
          <w:tcPr>
            <w:tcW w:w="1133" w:type="dxa"/>
          </w:tcPr>
          <w:p w14:paraId="4CA59C5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813</w:t>
            </w:r>
          </w:p>
          <w:p w14:paraId="086BB27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26A93DB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637</w:t>
            </w:r>
          </w:p>
          <w:p w14:paraId="45B0825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1F84678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88</w:t>
            </w:r>
          </w:p>
        </w:tc>
        <w:tc>
          <w:tcPr>
            <w:tcW w:w="0" w:type="auto"/>
          </w:tcPr>
          <w:p w14:paraId="35842A1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 refugee</w:t>
            </w:r>
          </w:p>
          <w:p w14:paraId="2A4F86D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 refugees</w:t>
            </w:r>
          </w:p>
          <w:p w14:paraId="47F5328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 refugees</w:t>
            </w:r>
          </w:p>
          <w:p w14:paraId="249F92D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 refugees</w:t>
            </w:r>
          </w:p>
          <w:p w14:paraId="18D15EB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 refugees</w:t>
            </w:r>
          </w:p>
        </w:tc>
        <w:tc>
          <w:tcPr>
            <w:tcW w:w="999" w:type="dxa"/>
          </w:tcPr>
          <w:p w14:paraId="332B115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w:t>
            </w:r>
          </w:p>
          <w:p w14:paraId="1645B477" w14:textId="77777777" w:rsidR="0043448C" w:rsidRPr="000D21C0" w:rsidRDefault="0043448C" w:rsidP="0043448C">
            <w:pPr>
              <w:spacing w:line="259" w:lineRule="auto"/>
              <w:rPr>
                <w:color w:val="000000" w:themeColor="text1"/>
                <w:sz w:val="16"/>
                <w:szCs w:val="16"/>
              </w:rPr>
            </w:pPr>
          </w:p>
        </w:tc>
        <w:tc>
          <w:tcPr>
            <w:tcW w:w="1016" w:type="dxa"/>
          </w:tcPr>
          <w:p w14:paraId="0B28FBF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1993-2025</w:t>
            </w:r>
          </w:p>
        </w:tc>
        <w:tc>
          <w:tcPr>
            <w:tcW w:w="0" w:type="auto"/>
          </w:tcPr>
          <w:p w14:paraId="3E58130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131</w:t>
            </w:r>
          </w:p>
          <w:p w14:paraId="53DF69A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tc>
        <w:tc>
          <w:tcPr>
            <w:tcW w:w="0" w:type="auto"/>
          </w:tcPr>
          <w:p w14:paraId="3CE62C8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70</w:t>
            </w:r>
          </w:p>
        </w:tc>
      </w:tr>
      <w:tr w:rsidR="0043448C" w:rsidRPr="000D21C0" w14:paraId="4787710C" w14:textId="77777777" w:rsidTr="008F31F1">
        <w:trPr>
          <w:gridAfter w:val="1"/>
          <w:trHeight w:val="150"/>
        </w:trPr>
        <w:tc>
          <w:tcPr>
            <w:tcW w:w="0" w:type="auto"/>
            <w:gridSpan w:val="2"/>
            <w:shd w:val="clear" w:color="auto" w:fill="D9D9D9" w:themeFill="background1" w:themeFillShade="D9"/>
            <w:vAlign w:val="bottom"/>
          </w:tcPr>
          <w:p w14:paraId="4997557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Somali-Ethiopia War</w:t>
            </w:r>
          </w:p>
          <w:p w14:paraId="4DB7556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 </w:t>
            </w:r>
          </w:p>
        </w:tc>
        <w:tc>
          <w:tcPr>
            <w:tcW w:w="803" w:type="dxa"/>
            <w:shd w:val="clear" w:color="auto" w:fill="D9D9D9" w:themeFill="background1" w:themeFillShade="D9"/>
            <w:vAlign w:val="bottom"/>
          </w:tcPr>
          <w:p w14:paraId="0D553F9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1977-9</w:t>
            </w:r>
          </w:p>
          <w:p w14:paraId="1A747904" w14:textId="77777777" w:rsidR="0043448C" w:rsidRPr="000D21C0" w:rsidRDefault="0043448C" w:rsidP="0043448C">
            <w:pPr>
              <w:spacing w:line="259" w:lineRule="auto"/>
              <w:rPr>
                <w:color w:val="000000" w:themeColor="text1"/>
                <w:sz w:val="16"/>
                <w:szCs w:val="16"/>
              </w:rPr>
            </w:pPr>
          </w:p>
          <w:p w14:paraId="0153520B"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747F1D5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72</w:t>
            </w:r>
          </w:p>
          <w:p w14:paraId="4B94F53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D9D9D9" w:themeFill="background1" w:themeFillShade="D9"/>
          </w:tcPr>
          <w:p w14:paraId="2C90DC6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53</w:t>
            </w:r>
          </w:p>
          <w:p w14:paraId="4C63706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shd w:val="clear" w:color="auto" w:fill="D9D9D9" w:themeFill="background1" w:themeFillShade="D9"/>
          </w:tcPr>
          <w:p w14:paraId="1DDCAA6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30</w:t>
            </w:r>
          </w:p>
        </w:tc>
        <w:tc>
          <w:tcPr>
            <w:tcW w:w="0" w:type="auto"/>
            <w:shd w:val="clear" w:color="auto" w:fill="D9D9D9" w:themeFill="background1" w:themeFillShade="D9"/>
          </w:tcPr>
          <w:p w14:paraId="358178E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p w14:paraId="4308D13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Indochinese</w:t>
            </w:r>
          </w:p>
          <w:p w14:paraId="444F493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Cambodian</w:t>
            </w:r>
          </w:p>
          <w:p w14:paraId="30B927E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4A3C05E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Chinese</w:t>
            </w:r>
          </w:p>
        </w:tc>
        <w:tc>
          <w:tcPr>
            <w:tcW w:w="999" w:type="dxa"/>
            <w:shd w:val="clear" w:color="auto" w:fill="D9D9D9" w:themeFill="background1" w:themeFillShade="D9"/>
          </w:tcPr>
          <w:p w14:paraId="7BBC6CD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p w14:paraId="06A7D40A" w14:textId="77777777" w:rsidR="0043448C" w:rsidRPr="000D21C0" w:rsidRDefault="0043448C" w:rsidP="0043448C">
            <w:pPr>
              <w:spacing w:line="259" w:lineRule="auto"/>
              <w:rPr>
                <w:color w:val="000000" w:themeColor="text1"/>
                <w:sz w:val="16"/>
                <w:szCs w:val="16"/>
              </w:rPr>
            </w:pPr>
          </w:p>
        </w:tc>
        <w:tc>
          <w:tcPr>
            <w:tcW w:w="1016" w:type="dxa"/>
            <w:shd w:val="clear" w:color="auto" w:fill="D9D9D9" w:themeFill="background1" w:themeFillShade="D9"/>
          </w:tcPr>
          <w:p w14:paraId="6F7E40F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1980-2025</w:t>
            </w:r>
          </w:p>
        </w:tc>
        <w:tc>
          <w:tcPr>
            <w:tcW w:w="0" w:type="auto"/>
            <w:shd w:val="clear" w:color="auto" w:fill="D9D9D9" w:themeFill="background1" w:themeFillShade="D9"/>
          </w:tcPr>
          <w:p w14:paraId="59906DC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373</w:t>
            </w:r>
          </w:p>
          <w:p w14:paraId="14D0179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w:t>
            </w:r>
          </w:p>
        </w:tc>
        <w:tc>
          <w:tcPr>
            <w:tcW w:w="0" w:type="auto"/>
            <w:shd w:val="clear" w:color="auto" w:fill="D9D9D9" w:themeFill="background1" w:themeFillShade="D9"/>
          </w:tcPr>
          <w:p w14:paraId="0E2549A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129</w:t>
            </w:r>
          </w:p>
        </w:tc>
      </w:tr>
      <w:tr w:rsidR="0043448C" w:rsidRPr="000D21C0" w14:paraId="143C1A0C" w14:textId="77777777" w:rsidTr="008F31F1">
        <w:trPr>
          <w:gridAfter w:val="1"/>
          <w:trHeight w:val="150"/>
        </w:trPr>
        <w:tc>
          <w:tcPr>
            <w:tcW w:w="0" w:type="auto"/>
            <w:gridSpan w:val="2"/>
            <w:vAlign w:val="bottom"/>
          </w:tcPr>
          <w:p w14:paraId="3208A9F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Ethiopia-Eritrea War </w:t>
            </w:r>
          </w:p>
          <w:p w14:paraId="116DED1C" w14:textId="77777777" w:rsidR="0043448C" w:rsidRPr="000D21C0" w:rsidRDefault="0043448C" w:rsidP="0043448C">
            <w:pPr>
              <w:spacing w:line="259" w:lineRule="auto"/>
              <w:rPr>
                <w:color w:val="000000" w:themeColor="text1"/>
                <w:sz w:val="16"/>
                <w:szCs w:val="16"/>
              </w:rPr>
            </w:pPr>
          </w:p>
          <w:p w14:paraId="412E065E" w14:textId="77777777" w:rsidR="0043448C" w:rsidRPr="000D21C0" w:rsidRDefault="0043448C" w:rsidP="0043448C">
            <w:pPr>
              <w:spacing w:line="259" w:lineRule="auto"/>
              <w:rPr>
                <w:color w:val="000000" w:themeColor="text1"/>
                <w:sz w:val="16"/>
                <w:szCs w:val="16"/>
              </w:rPr>
            </w:pPr>
          </w:p>
        </w:tc>
        <w:tc>
          <w:tcPr>
            <w:tcW w:w="803" w:type="dxa"/>
            <w:vAlign w:val="bottom"/>
          </w:tcPr>
          <w:p w14:paraId="1DB70AA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1978-84</w:t>
            </w:r>
          </w:p>
          <w:p w14:paraId="1220A5F4" w14:textId="77777777" w:rsidR="0043448C" w:rsidRPr="000D21C0" w:rsidRDefault="0043448C" w:rsidP="0043448C">
            <w:pPr>
              <w:spacing w:line="259" w:lineRule="auto"/>
              <w:rPr>
                <w:color w:val="000000" w:themeColor="text1"/>
                <w:sz w:val="16"/>
                <w:szCs w:val="16"/>
              </w:rPr>
            </w:pPr>
          </w:p>
          <w:p w14:paraId="098B29BB" w14:textId="77777777" w:rsidR="0043448C" w:rsidRPr="000D21C0" w:rsidRDefault="0043448C" w:rsidP="0043448C">
            <w:pPr>
              <w:spacing w:line="259" w:lineRule="auto"/>
              <w:rPr>
                <w:color w:val="000000" w:themeColor="text1"/>
                <w:sz w:val="16"/>
                <w:szCs w:val="16"/>
              </w:rPr>
            </w:pPr>
          </w:p>
        </w:tc>
        <w:tc>
          <w:tcPr>
            <w:tcW w:w="1133" w:type="dxa"/>
          </w:tcPr>
          <w:p w14:paraId="3ACCA53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816</w:t>
            </w:r>
          </w:p>
          <w:p w14:paraId="57EB880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01CF165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602</w:t>
            </w:r>
          </w:p>
          <w:p w14:paraId="0099DE1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29EA700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55</w:t>
            </w:r>
          </w:p>
        </w:tc>
        <w:tc>
          <w:tcPr>
            <w:tcW w:w="0" w:type="auto"/>
          </w:tcPr>
          <w:p w14:paraId="21D797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66E35D5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3B80DAB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5953634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p w14:paraId="6F13F7C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tc>
        <w:tc>
          <w:tcPr>
            <w:tcW w:w="999" w:type="dxa"/>
          </w:tcPr>
          <w:p w14:paraId="6C1653F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w:t>
            </w:r>
          </w:p>
          <w:p w14:paraId="2FA09C3A" w14:textId="77777777" w:rsidR="0043448C" w:rsidRPr="000D21C0" w:rsidRDefault="0043448C" w:rsidP="0043448C">
            <w:pPr>
              <w:spacing w:line="259" w:lineRule="auto"/>
              <w:rPr>
                <w:color w:val="000000" w:themeColor="text1"/>
                <w:sz w:val="16"/>
                <w:szCs w:val="16"/>
              </w:rPr>
            </w:pPr>
          </w:p>
        </w:tc>
        <w:tc>
          <w:tcPr>
            <w:tcW w:w="1016" w:type="dxa"/>
          </w:tcPr>
          <w:p w14:paraId="3F96210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1985-2025</w:t>
            </w:r>
          </w:p>
        </w:tc>
        <w:tc>
          <w:tcPr>
            <w:tcW w:w="0" w:type="auto"/>
          </w:tcPr>
          <w:p w14:paraId="7D7E001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5,090</w:t>
            </w:r>
          </w:p>
          <w:p w14:paraId="65D5E6B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(127)</w:t>
            </w:r>
          </w:p>
        </w:tc>
        <w:tc>
          <w:tcPr>
            <w:tcW w:w="0" w:type="auto"/>
          </w:tcPr>
          <w:p w14:paraId="5A01DB0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1,681</w:t>
            </w:r>
          </w:p>
        </w:tc>
      </w:tr>
      <w:tr w:rsidR="0043448C" w:rsidRPr="000D21C0" w14:paraId="0988174A" w14:textId="77777777" w:rsidTr="008F31F1">
        <w:trPr>
          <w:gridAfter w:val="1"/>
          <w:trHeight w:val="150"/>
        </w:trPr>
        <w:tc>
          <w:tcPr>
            <w:tcW w:w="0" w:type="auto"/>
            <w:gridSpan w:val="2"/>
            <w:vAlign w:val="bottom"/>
          </w:tcPr>
          <w:p w14:paraId="60BFFFE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Rhodesia War </w:t>
            </w:r>
          </w:p>
          <w:p w14:paraId="40C9D81A" w14:textId="77777777" w:rsidR="0043448C" w:rsidRPr="000D21C0" w:rsidRDefault="0043448C" w:rsidP="0043448C">
            <w:pPr>
              <w:spacing w:line="259" w:lineRule="auto"/>
              <w:rPr>
                <w:color w:val="000000" w:themeColor="text1"/>
                <w:sz w:val="16"/>
                <w:szCs w:val="16"/>
              </w:rPr>
            </w:pPr>
          </w:p>
          <w:p w14:paraId="1A742F58" w14:textId="77777777" w:rsidR="0043448C" w:rsidRPr="000D21C0" w:rsidRDefault="0043448C" w:rsidP="0043448C">
            <w:pPr>
              <w:spacing w:line="259" w:lineRule="auto"/>
              <w:rPr>
                <w:color w:val="000000" w:themeColor="text1"/>
                <w:sz w:val="16"/>
                <w:szCs w:val="16"/>
              </w:rPr>
            </w:pPr>
          </w:p>
          <w:p w14:paraId="76490AE6" w14:textId="77777777" w:rsidR="0043448C" w:rsidRPr="000D21C0" w:rsidRDefault="0043448C" w:rsidP="0043448C">
            <w:pPr>
              <w:spacing w:line="259" w:lineRule="auto"/>
              <w:rPr>
                <w:color w:val="000000" w:themeColor="text1"/>
                <w:sz w:val="16"/>
                <w:szCs w:val="16"/>
              </w:rPr>
            </w:pPr>
          </w:p>
          <w:p w14:paraId="6B3401C7" w14:textId="77777777" w:rsidR="0043448C" w:rsidRPr="000D21C0" w:rsidRDefault="0043448C" w:rsidP="0043448C">
            <w:pPr>
              <w:spacing w:line="259" w:lineRule="auto"/>
              <w:rPr>
                <w:color w:val="000000" w:themeColor="text1"/>
                <w:sz w:val="16"/>
                <w:szCs w:val="16"/>
              </w:rPr>
            </w:pPr>
          </w:p>
        </w:tc>
        <w:tc>
          <w:tcPr>
            <w:tcW w:w="803" w:type="dxa"/>
            <w:vAlign w:val="bottom"/>
          </w:tcPr>
          <w:p w14:paraId="4535229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1964-1979</w:t>
            </w:r>
          </w:p>
          <w:p w14:paraId="227D8321" w14:textId="77777777" w:rsidR="0043448C" w:rsidRPr="000D21C0" w:rsidRDefault="0043448C" w:rsidP="0043448C">
            <w:pPr>
              <w:spacing w:line="259" w:lineRule="auto"/>
              <w:rPr>
                <w:color w:val="000000" w:themeColor="text1"/>
                <w:sz w:val="16"/>
                <w:szCs w:val="16"/>
              </w:rPr>
            </w:pPr>
          </w:p>
          <w:p w14:paraId="441C5544" w14:textId="77777777" w:rsidR="0043448C" w:rsidRPr="000D21C0" w:rsidRDefault="0043448C" w:rsidP="0043448C">
            <w:pPr>
              <w:spacing w:line="259" w:lineRule="auto"/>
              <w:rPr>
                <w:color w:val="000000" w:themeColor="text1"/>
                <w:sz w:val="16"/>
                <w:szCs w:val="16"/>
              </w:rPr>
            </w:pPr>
          </w:p>
          <w:p w14:paraId="0DFFE819" w14:textId="77777777" w:rsidR="0043448C" w:rsidRPr="000D21C0" w:rsidRDefault="0043448C" w:rsidP="0043448C">
            <w:pPr>
              <w:spacing w:line="259" w:lineRule="auto"/>
              <w:rPr>
                <w:color w:val="000000" w:themeColor="text1"/>
                <w:sz w:val="16"/>
                <w:szCs w:val="16"/>
              </w:rPr>
            </w:pPr>
          </w:p>
          <w:p w14:paraId="2D77CB1E" w14:textId="77777777" w:rsidR="0043448C" w:rsidRPr="000D21C0" w:rsidRDefault="0043448C" w:rsidP="0043448C">
            <w:pPr>
              <w:spacing w:line="259" w:lineRule="auto"/>
              <w:rPr>
                <w:color w:val="000000" w:themeColor="text1"/>
                <w:sz w:val="16"/>
                <w:szCs w:val="16"/>
              </w:rPr>
            </w:pPr>
          </w:p>
        </w:tc>
        <w:tc>
          <w:tcPr>
            <w:tcW w:w="1133" w:type="dxa"/>
          </w:tcPr>
          <w:p w14:paraId="67B8150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206</w:t>
            </w:r>
          </w:p>
          <w:p w14:paraId="1C0C03FE" w14:textId="77777777" w:rsidR="0043448C" w:rsidRPr="000D21C0" w:rsidRDefault="0043448C" w:rsidP="0043448C">
            <w:pPr>
              <w:rPr>
                <w:color w:val="000000" w:themeColor="text1"/>
                <w:sz w:val="16"/>
                <w:szCs w:val="16"/>
              </w:rPr>
            </w:pPr>
            <w:r w:rsidRPr="000D21C0">
              <w:rPr>
                <w:color w:val="000000" w:themeColor="text1"/>
                <w:sz w:val="16"/>
                <w:szCs w:val="16"/>
              </w:rPr>
              <w:t>(&lt;1%)</w:t>
            </w:r>
          </w:p>
          <w:p w14:paraId="1401D535" w14:textId="77777777" w:rsidR="0043448C" w:rsidRPr="000D21C0" w:rsidRDefault="0043448C" w:rsidP="0043448C">
            <w:pPr>
              <w:spacing w:line="259" w:lineRule="auto"/>
              <w:rPr>
                <w:color w:val="000000" w:themeColor="text1"/>
                <w:sz w:val="16"/>
                <w:szCs w:val="16"/>
              </w:rPr>
            </w:pPr>
          </w:p>
          <w:p w14:paraId="255D12FE" w14:textId="77777777" w:rsidR="0043448C" w:rsidRPr="000D21C0" w:rsidRDefault="0043448C" w:rsidP="0043448C">
            <w:pPr>
              <w:spacing w:line="259" w:lineRule="auto"/>
              <w:rPr>
                <w:color w:val="000000" w:themeColor="text1"/>
                <w:sz w:val="16"/>
                <w:szCs w:val="16"/>
              </w:rPr>
            </w:pPr>
          </w:p>
        </w:tc>
        <w:tc>
          <w:tcPr>
            <w:tcW w:w="0" w:type="auto"/>
          </w:tcPr>
          <w:p w14:paraId="7EAE71B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180</w:t>
            </w:r>
          </w:p>
          <w:p w14:paraId="054D525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025CE44C" w14:textId="77777777" w:rsidR="0043448C" w:rsidRPr="000D21C0" w:rsidRDefault="0043448C" w:rsidP="0043448C">
            <w:pPr>
              <w:spacing w:line="259" w:lineRule="auto"/>
              <w:rPr>
                <w:color w:val="000000" w:themeColor="text1"/>
                <w:sz w:val="16"/>
                <w:szCs w:val="16"/>
              </w:rPr>
            </w:pPr>
          </w:p>
          <w:p w14:paraId="40AEE16B" w14:textId="77777777" w:rsidR="0043448C" w:rsidRPr="000D21C0" w:rsidRDefault="0043448C" w:rsidP="0043448C">
            <w:pPr>
              <w:spacing w:line="259" w:lineRule="auto"/>
              <w:rPr>
                <w:color w:val="000000" w:themeColor="text1"/>
                <w:sz w:val="16"/>
                <w:szCs w:val="16"/>
              </w:rPr>
            </w:pPr>
          </w:p>
        </w:tc>
        <w:tc>
          <w:tcPr>
            <w:tcW w:w="0" w:type="auto"/>
          </w:tcPr>
          <w:p w14:paraId="100AAD5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44</w:t>
            </w:r>
          </w:p>
        </w:tc>
        <w:tc>
          <w:tcPr>
            <w:tcW w:w="0" w:type="auto"/>
          </w:tcPr>
          <w:p w14:paraId="04A91A4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6661112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p w14:paraId="34DC8B7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0BE037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“Arab”</w:t>
            </w:r>
          </w:p>
          <w:p w14:paraId="33C54FC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Pakistani</w:t>
            </w:r>
            <w:proofErr w:type="gramStart"/>
            <w:r w:rsidRPr="000D21C0">
              <w:rPr>
                <w:color w:val="000000" w:themeColor="text1"/>
                <w:sz w:val="16"/>
                <w:szCs w:val="16"/>
              </w:rPr>
              <w:t>/”</w:t>
            </w:r>
            <w:proofErr w:type="spellStart"/>
            <w:r w:rsidRPr="000D21C0">
              <w:rPr>
                <w:color w:val="000000" w:themeColor="text1"/>
                <w:sz w:val="16"/>
                <w:szCs w:val="16"/>
              </w:rPr>
              <w:t>Desh</w:t>
            </w:r>
            <w:proofErr w:type="spellEnd"/>
            <w:proofErr w:type="gramEnd"/>
            <w:r w:rsidRPr="000D21C0">
              <w:rPr>
                <w:color w:val="000000" w:themeColor="text1"/>
                <w:sz w:val="16"/>
                <w:szCs w:val="16"/>
              </w:rPr>
              <w:t>”/Bengali</w:t>
            </w:r>
          </w:p>
        </w:tc>
        <w:tc>
          <w:tcPr>
            <w:tcW w:w="999" w:type="dxa"/>
          </w:tcPr>
          <w:p w14:paraId="3391596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w:t>
            </w:r>
          </w:p>
        </w:tc>
        <w:tc>
          <w:tcPr>
            <w:tcW w:w="1016" w:type="dxa"/>
          </w:tcPr>
          <w:p w14:paraId="6A1FD0C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1980-2025</w:t>
            </w:r>
          </w:p>
        </w:tc>
        <w:tc>
          <w:tcPr>
            <w:tcW w:w="0" w:type="auto"/>
          </w:tcPr>
          <w:p w14:paraId="6198847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39</w:t>
            </w:r>
          </w:p>
          <w:p w14:paraId="331F530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53C00B8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27</w:t>
            </w:r>
          </w:p>
        </w:tc>
      </w:tr>
      <w:tr w:rsidR="0043448C" w:rsidRPr="000D21C0" w14:paraId="114A1BD2" w14:textId="77777777" w:rsidTr="008F31F1">
        <w:trPr>
          <w:gridAfter w:val="1"/>
          <w:trHeight w:val="150"/>
        </w:trPr>
        <w:tc>
          <w:tcPr>
            <w:tcW w:w="0" w:type="auto"/>
            <w:gridSpan w:val="2"/>
            <w:vAlign w:val="bottom"/>
          </w:tcPr>
          <w:p w14:paraId="44F2170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Western Sahara War</w:t>
            </w:r>
          </w:p>
          <w:p w14:paraId="166B04CC" w14:textId="77777777" w:rsidR="0043448C" w:rsidRPr="000D21C0" w:rsidRDefault="0043448C" w:rsidP="0043448C">
            <w:pPr>
              <w:spacing w:line="259" w:lineRule="auto"/>
              <w:rPr>
                <w:color w:val="000000" w:themeColor="text1"/>
                <w:sz w:val="16"/>
                <w:szCs w:val="16"/>
              </w:rPr>
            </w:pPr>
          </w:p>
          <w:p w14:paraId="22A3CCFE" w14:textId="77777777" w:rsidR="0043448C" w:rsidRPr="000D21C0" w:rsidRDefault="0043448C" w:rsidP="0043448C">
            <w:pPr>
              <w:spacing w:line="259" w:lineRule="auto"/>
              <w:rPr>
                <w:color w:val="000000" w:themeColor="text1"/>
                <w:sz w:val="16"/>
                <w:szCs w:val="16"/>
              </w:rPr>
            </w:pPr>
          </w:p>
        </w:tc>
        <w:tc>
          <w:tcPr>
            <w:tcW w:w="803" w:type="dxa"/>
            <w:vAlign w:val="bottom"/>
          </w:tcPr>
          <w:p w14:paraId="00FBFFA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1975-91</w:t>
            </w:r>
          </w:p>
          <w:p w14:paraId="5E8C2354" w14:textId="77777777" w:rsidR="0043448C" w:rsidRPr="000D21C0" w:rsidRDefault="0043448C" w:rsidP="0043448C">
            <w:pPr>
              <w:spacing w:line="259" w:lineRule="auto"/>
              <w:rPr>
                <w:color w:val="000000" w:themeColor="text1"/>
                <w:sz w:val="16"/>
                <w:szCs w:val="16"/>
              </w:rPr>
            </w:pPr>
          </w:p>
          <w:p w14:paraId="4134300C" w14:textId="77777777" w:rsidR="0043448C" w:rsidRPr="000D21C0" w:rsidRDefault="0043448C" w:rsidP="0043448C">
            <w:pPr>
              <w:spacing w:line="259" w:lineRule="auto"/>
              <w:rPr>
                <w:color w:val="000000" w:themeColor="text1"/>
                <w:sz w:val="16"/>
                <w:szCs w:val="16"/>
              </w:rPr>
            </w:pPr>
          </w:p>
          <w:p w14:paraId="0A241C32" w14:textId="77777777" w:rsidR="0043448C" w:rsidRPr="000D21C0" w:rsidRDefault="0043448C" w:rsidP="0043448C">
            <w:pPr>
              <w:spacing w:line="259" w:lineRule="auto"/>
              <w:rPr>
                <w:color w:val="000000" w:themeColor="text1"/>
                <w:sz w:val="16"/>
                <w:szCs w:val="16"/>
              </w:rPr>
            </w:pPr>
          </w:p>
        </w:tc>
        <w:tc>
          <w:tcPr>
            <w:tcW w:w="1133" w:type="dxa"/>
            <w:vAlign w:val="bottom"/>
          </w:tcPr>
          <w:p w14:paraId="265A69D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81</w:t>
            </w:r>
          </w:p>
          <w:p w14:paraId="759BB92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721B92D1" w14:textId="77777777" w:rsidR="0043448C" w:rsidRPr="000D21C0" w:rsidRDefault="0043448C" w:rsidP="0043448C">
            <w:pPr>
              <w:spacing w:line="259" w:lineRule="auto"/>
              <w:rPr>
                <w:color w:val="000000" w:themeColor="text1"/>
                <w:sz w:val="16"/>
                <w:szCs w:val="16"/>
              </w:rPr>
            </w:pPr>
          </w:p>
          <w:p w14:paraId="26DC40DB" w14:textId="77777777" w:rsidR="0043448C" w:rsidRPr="000D21C0" w:rsidRDefault="0043448C" w:rsidP="0043448C">
            <w:pPr>
              <w:spacing w:line="259" w:lineRule="auto"/>
              <w:rPr>
                <w:color w:val="000000" w:themeColor="text1"/>
                <w:sz w:val="16"/>
                <w:szCs w:val="16"/>
              </w:rPr>
            </w:pPr>
          </w:p>
        </w:tc>
        <w:tc>
          <w:tcPr>
            <w:tcW w:w="0" w:type="auto"/>
          </w:tcPr>
          <w:p w14:paraId="6AB0DEC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67</w:t>
            </w:r>
          </w:p>
          <w:p w14:paraId="1E608F7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796C305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64</w:t>
            </w:r>
          </w:p>
        </w:tc>
        <w:tc>
          <w:tcPr>
            <w:tcW w:w="0" w:type="auto"/>
          </w:tcPr>
          <w:p w14:paraId="4686E28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/”Beirut</w:t>
            </w:r>
            <w:proofErr w:type="gramEnd"/>
            <w:r w:rsidRPr="000D21C0">
              <w:rPr>
                <w:color w:val="000000" w:themeColor="text1"/>
                <w:sz w:val="16"/>
                <w:szCs w:val="16"/>
              </w:rPr>
              <w:t>”</w:t>
            </w:r>
          </w:p>
          <w:p w14:paraId="3FAD30F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p w14:paraId="723CE22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24BCCB4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79CE7BC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Kurdish/Iraqi</w:t>
            </w:r>
          </w:p>
        </w:tc>
        <w:tc>
          <w:tcPr>
            <w:tcW w:w="999" w:type="dxa"/>
          </w:tcPr>
          <w:p w14:paraId="016EF16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1016" w:type="dxa"/>
          </w:tcPr>
          <w:p w14:paraId="18300F8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1992-2025</w:t>
            </w:r>
          </w:p>
        </w:tc>
        <w:tc>
          <w:tcPr>
            <w:tcW w:w="0" w:type="auto"/>
          </w:tcPr>
          <w:p w14:paraId="06CF90D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21,074</w:t>
            </w:r>
          </w:p>
          <w:p w14:paraId="63F490A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(639)</w:t>
            </w:r>
          </w:p>
          <w:p w14:paraId="385E91F4" w14:textId="77777777" w:rsidR="0043448C" w:rsidRPr="000D21C0" w:rsidRDefault="0043448C" w:rsidP="0043448C">
            <w:pPr>
              <w:spacing w:line="259" w:lineRule="auto"/>
              <w:rPr>
                <w:color w:val="000000" w:themeColor="text1"/>
                <w:sz w:val="16"/>
                <w:szCs w:val="16"/>
              </w:rPr>
            </w:pPr>
          </w:p>
        </w:tc>
        <w:tc>
          <w:tcPr>
            <w:tcW w:w="0" w:type="auto"/>
          </w:tcPr>
          <w:p w14:paraId="1F1204A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2,958</w:t>
            </w:r>
          </w:p>
        </w:tc>
      </w:tr>
      <w:tr w:rsidR="0043448C" w:rsidRPr="000D21C0" w14:paraId="22C16745" w14:textId="77777777" w:rsidTr="008F31F1">
        <w:trPr>
          <w:gridAfter w:val="1"/>
          <w:trHeight w:val="150"/>
        </w:trPr>
        <w:tc>
          <w:tcPr>
            <w:tcW w:w="0" w:type="auto"/>
            <w:vMerge w:val="restart"/>
            <w:shd w:val="clear" w:color="auto" w:fill="A6A6A6" w:themeFill="background1" w:themeFillShade="A6"/>
            <w:vAlign w:val="bottom"/>
          </w:tcPr>
          <w:p w14:paraId="6319F8E4" w14:textId="77777777" w:rsidR="0043448C" w:rsidRPr="000D21C0" w:rsidRDefault="0043448C" w:rsidP="0043448C">
            <w:pPr>
              <w:spacing w:line="259" w:lineRule="auto"/>
              <w:rPr>
                <w:color w:val="000000" w:themeColor="text1"/>
                <w:sz w:val="16"/>
                <w:szCs w:val="16"/>
              </w:rPr>
            </w:pPr>
            <w:proofErr w:type="spellStart"/>
            <w:r w:rsidRPr="000D21C0">
              <w:rPr>
                <w:color w:val="000000" w:themeColor="text1"/>
                <w:sz w:val="16"/>
                <w:szCs w:val="16"/>
              </w:rPr>
              <w:t>Afgha-nistan</w:t>
            </w:r>
            <w:proofErr w:type="spellEnd"/>
          </w:p>
          <w:p w14:paraId="766E261B" w14:textId="77777777" w:rsidR="0043448C" w:rsidRPr="000D21C0" w:rsidRDefault="0043448C" w:rsidP="0043448C">
            <w:pPr>
              <w:spacing w:line="259" w:lineRule="auto"/>
              <w:rPr>
                <w:color w:val="000000" w:themeColor="text1"/>
                <w:sz w:val="16"/>
                <w:szCs w:val="16"/>
              </w:rPr>
            </w:pPr>
          </w:p>
          <w:p w14:paraId="7AB8CD7F" w14:textId="77777777" w:rsidR="0043448C" w:rsidRPr="000D21C0" w:rsidRDefault="0043448C" w:rsidP="0043448C">
            <w:pPr>
              <w:spacing w:line="259" w:lineRule="auto"/>
              <w:rPr>
                <w:color w:val="000000" w:themeColor="text1"/>
                <w:sz w:val="16"/>
                <w:szCs w:val="16"/>
              </w:rPr>
            </w:pPr>
          </w:p>
          <w:p w14:paraId="1EB06C5D" w14:textId="77777777" w:rsidR="0043448C" w:rsidRPr="000D21C0" w:rsidRDefault="0043448C" w:rsidP="0043448C">
            <w:pPr>
              <w:spacing w:line="259" w:lineRule="auto"/>
              <w:rPr>
                <w:color w:val="000000" w:themeColor="text1"/>
                <w:sz w:val="16"/>
                <w:szCs w:val="16"/>
              </w:rPr>
            </w:pPr>
          </w:p>
          <w:p w14:paraId="7139DC9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 </w:t>
            </w:r>
          </w:p>
        </w:tc>
        <w:tc>
          <w:tcPr>
            <w:tcW w:w="0" w:type="auto"/>
            <w:shd w:val="clear" w:color="auto" w:fill="A6A6A6" w:themeFill="background1" w:themeFillShade="A6"/>
            <w:vAlign w:val="bottom"/>
          </w:tcPr>
          <w:p w14:paraId="53CF63A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Soviet Occupation</w:t>
            </w:r>
          </w:p>
          <w:p w14:paraId="562F6B90"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743E685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1979-1989</w:t>
            </w:r>
          </w:p>
          <w:p w14:paraId="193613E6" w14:textId="77777777" w:rsidR="0043448C" w:rsidRPr="000D21C0" w:rsidRDefault="0043448C" w:rsidP="0043448C">
            <w:pPr>
              <w:spacing w:line="259" w:lineRule="auto"/>
              <w:rPr>
                <w:color w:val="000000" w:themeColor="text1"/>
                <w:sz w:val="16"/>
                <w:szCs w:val="16"/>
              </w:rPr>
            </w:pPr>
          </w:p>
          <w:p w14:paraId="4AA611E1"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6008CED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10,991</w:t>
            </w:r>
          </w:p>
          <w:p w14:paraId="4CF3C96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w:t>
            </w:r>
          </w:p>
        </w:tc>
        <w:tc>
          <w:tcPr>
            <w:tcW w:w="0" w:type="auto"/>
            <w:tcBorders>
              <w:bottom w:val="single" w:sz="4" w:space="0" w:color="auto"/>
            </w:tcBorders>
            <w:shd w:val="clear" w:color="auto" w:fill="A6A6A6" w:themeFill="background1" w:themeFillShade="A6"/>
          </w:tcPr>
          <w:p w14:paraId="3F81355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9,283</w:t>
            </w:r>
          </w:p>
          <w:p w14:paraId="5AE8907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w:t>
            </w:r>
          </w:p>
        </w:tc>
        <w:tc>
          <w:tcPr>
            <w:tcW w:w="0" w:type="auto"/>
            <w:shd w:val="clear" w:color="auto" w:fill="A6A6A6" w:themeFill="background1" w:themeFillShade="A6"/>
          </w:tcPr>
          <w:p w14:paraId="26FC009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91</w:t>
            </w:r>
          </w:p>
        </w:tc>
        <w:tc>
          <w:tcPr>
            <w:tcW w:w="0" w:type="auto"/>
            <w:shd w:val="clear" w:color="auto" w:fill="A6A6A6" w:themeFill="background1" w:themeFillShade="A6"/>
          </w:tcPr>
          <w:p w14:paraId="2CAFCA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/”Shatila</w:t>
            </w:r>
            <w:proofErr w:type="gramEnd"/>
            <w:r w:rsidRPr="000D21C0">
              <w:rPr>
                <w:color w:val="000000" w:themeColor="text1"/>
                <w:sz w:val="16"/>
                <w:szCs w:val="16"/>
              </w:rPr>
              <w:t xml:space="preserve">” </w:t>
            </w:r>
          </w:p>
          <w:p w14:paraId="6F00C63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Cuban </w:t>
            </w:r>
          </w:p>
          <w:p w14:paraId="0BC10FDD" w14:textId="77777777" w:rsidR="0043448C" w:rsidRPr="000D21C0" w:rsidRDefault="0043448C" w:rsidP="0043448C">
            <w:pPr>
              <w:rPr>
                <w:b/>
                <w:bCs/>
                <w:color w:val="000000" w:themeColor="text1"/>
                <w:sz w:val="16"/>
                <w:szCs w:val="16"/>
              </w:rPr>
            </w:pPr>
            <w:r w:rsidRPr="000D21C0">
              <w:rPr>
                <w:b/>
                <w:bCs/>
                <w:color w:val="000000" w:themeColor="text1"/>
                <w:sz w:val="16"/>
                <w:szCs w:val="16"/>
              </w:rPr>
              <w:t xml:space="preserve">Afghan </w:t>
            </w:r>
          </w:p>
          <w:p w14:paraId="088A49B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Vietnamese </w:t>
            </w:r>
          </w:p>
          <w:p w14:paraId="3C3A75F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tc>
        <w:tc>
          <w:tcPr>
            <w:tcW w:w="999" w:type="dxa"/>
            <w:shd w:val="clear" w:color="auto" w:fill="A6A6A6" w:themeFill="background1" w:themeFillShade="A6"/>
          </w:tcPr>
          <w:p w14:paraId="29CCCDC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234</w:t>
            </w:r>
          </w:p>
        </w:tc>
        <w:tc>
          <w:tcPr>
            <w:tcW w:w="1016" w:type="dxa"/>
            <w:shd w:val="clear" w:color="auto" w:fill="A6A6A6" w:themeFill="background1" w:themeFillShade="A6"/>
          </w:tcPr>
          <w:p w14:paraId="30FE98CB" w14:textId="77777777" w:rsidR="0043448C" w:rsidRPr="000D21C0" w:rsidRDefault="0043448C" w:rsidP="0043448C">
            <w:pPr>
              <w:spacing w:line="259" w:lineRule="auto"/>
              <w:rPr>
                <w:color w:val="000000" w:themeColor="text1"/>
                <w:sz w:val="16"/>
                <w:szCs w:val="16"/>
              </w:rPr>
            </w:pPr>
          </w:p>
          <w:p w14:paraId="32386D4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1990-1992</w:t>
            </w:r>
          </w:p>
          <w:p w14:paraId="39C4115C"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31DAB97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3,454</w:t>
            </w:r>
          </w:p>
          <w:p w14:paraId="2F0A935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(1,151)</w:t>
            </w:r>
          </w:p>
        </w:tc>
        <w:tc>
          <w:tcPr>
            <w:tcW w:w="0" w:type="auto"/>
            <w:shd w:val="clear" w:color="auto" w:fill="A6A6A6" w:themeFill="background1" w:themeFillShade="A6"/>
          </w:tcPr>
          <w:p w14:paraId="43C2C9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2,222</w:t>
            </w:r>
          </w:p>
        </w:tc>
      </w:tr>
      <w:tr w:rsidR="0043448C" w:rsidRPr="000D21C0" w14:paraId="6A97285A" w14:textId="77777777" w:rsidTr="008F31F1">
        <w:trPr>
          <w:gridAfter w:val="1"/>
          <w:trHeight w:val="150"/>
        </w:trPr>
        <w:tc>
          <w:tcPr>
            <w:tcW w:w="0" w:type="auto"/>
            <w:vMerge/>
            <w:shd w:val="clear" w:color="auto" w:fill="A6A6A6" w:themeFill="background1" w:themeFillShade="A6"/>
            <w:vAlign w:val="bottom"/>
          </w:tcPr>
          <w:p w14:paraId="70A38A38" w14:textId="77777777" w:rsidR="0043448C" w:rsidRPr="000D21C0" w:rsidRDefault="0043448C" w:rsidP="0043448C">
            <w:pPr>
              <w:spacing w:line="259" w:lineRule="auto"/>
              <w:rPr>
                <w:color w:val="000000" w:themeColor="text1"/>
                <w:sz w:val="16"/>
                <w:szCs w:val="16"/>
              </w:rPr>
            </w:pPr>
          </w:p>
        </w:tc>
        <w:tc>
          <w:tcPr>
            <w:tcW w:w="0" w:type="auto"/>
            <w:vAlign w:val="bottom"/>
          </w:tcPr>
          <w:p w14:paraId="4CFA837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Civil War</w:t>
            </w:r>
          </w:p>
          <w:p w14:paraId="41929FFC" w14:textId="77777777" w:rsidR="0043448C" w:rsidRPr="000D21C0" w:rsidRDefault="0043448C" w:rsidP="0043448C">
            <w:pPr>
              <w:spacing w:line="259" w:lineRule="auto"/>
              <w:rPr>
                <w:color w:val="000000" w:themeColor="text1"/>
                <w:sz w:val="16"/>
                <w:szCs w:val="16"/>
              </w:rPr>
            </w:pPr>
          </w:p>
          <w:p w14:paraId="31105705" w14:textId="77777777" w:rsidR="0043448C" w:rsidRPr="000D21C0" w:rsidRDefault="0043448C" w:rsidP="0043448C">
            <w:pPr>
              <w:spacing w:line="259" w:lineRule="auto"/>
              <w:rPr>
                <w:color w:val="000000" w:themeColor="text1"/>
                <w:sz w:val="16"/>
                <w:szCs w:val="16"/>
              </w:rPr>
            </w:pPr>
          </w:p>
          <w:p w14:paraId="5AE737CD" w14:textId="77777777" w:rsidR="0043448C" w:rsidRPr="000D21C0" w:rsidRDefault="0043448C" w:rsidP="0043448C">
            <w:pPr>
              <w:spacing w:line="259" w:lineRule="auto"/>
              <w:rPr>
                <w:color w:val="000000" w:themeColor="text1"/>
                <w:sz w:val="16"/>
                <w:szCs w:val="16"/>
              </w:rPr>
            </w:pPr>
          </w:p>
        </w:tc>
        <w:tc>
          <w:tcPr>
            <w:tcW w:w="803" w:type="dxa"/>
            <w:vAlign w:val="bottom"/>
          </w:tcPr>
          <w:p w14:paraId="73549D4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1992-6</w:t>
            </w:r>
          </w:p>
          <w:p w14:paraId="10224C31" w14:textId="77777777" w:rsidR="0043448C" w:rsidRPr="000D21C0" w:rsidRDefault="0043448C" w:rsidP="0043448C">
            <w:pPr>
              <w:spacing w:line="259" w:lineRule="auto"/>
              <w:rPr>
                <w:color w:val="000000" w:themeColor="text1"/>
                <w:sz w:val="16"/>
                <w:szCs w:val="16"/>
              </w:rPr>
            </w:pPr>
          </w:p>
          <w:p w14:paraId="0ED1AB7A" w14:textId="77777777" w:rsidR="0043448C" w:rsidRPr="000D21C0" w:rsidRDefault="0043448C" w:rsidP="0043448C">
            <w:pPr>
              <w:spacing w:line="259" w:lineRule="auto"/>
              <w:rPr>
                <w:color w:val="000000" w:themeColor="text1"/>
                <w:sz w:val="16"/>
                <w:szCs w:val="16"/>
              </w:rPr>
            </w:pPr>
          </w:p>
        </w:tc>
        <w:tc>
          <w:tcPr>
            <w:tcW w:w="1133" w:type="dxa"/>
          </w:tcPr>
          <w:p w14:paraId="1CAC193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1,261</w:t>
            </w:r>
          </w:p>
          <w:p w14:paraId="1150788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572B8357" w14:textId="77777777" w:rsidR="0043448C" w:rsidRPr="000D21C0" w:rsidRDefault="0043448C" w:rsidP="0043448C">
            <w:pPr>
              <w:spacing w:line="259" w:lineRule="auto"/>
              <w:rPr>
                <w:color w:val="000000" w:themeColor="text1"/>
                <w:sz w:val="16"/>
                <w:szCs w:val="16"/>
              </w:rPr>
            </w:pPr>
          </w:p>
        </w:tc>
        <w:tc>
          <w:tcPr>
            <w:tcW w:w="0" w:type="auto"/>
            <w:tcBorders>
              <w:bottom w:val="single" w:sz="4" w:space="0" w:color="auto"/>
            </w:tcBorders>
          </w:tcPr>
          <w:p w14:paraId="3B5A8D5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933</w:t>
            </w:r>
          </w:p>
          <w:p w14:paraId="1BEC988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5EA316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47</w:t>
            </w:r>
          </w:p>
        </w:tc>
        <w:tc>
          <w:tcPr>
            <w:tcW w:w="0" w:type="auto"/>
          </w:tcPr>
          <w:p w14:paraId="31AFA2E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Rwandan/Hutu/Tutsi</w:t>
            </w:r>
          </w:p>
          <w:p w14:paraId="3A0A24C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3230E4F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18CCC44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02939F6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Bosnian</w:t>
            </w:r>
          </w:p>
        </w:tc>
        <w:tc>
          <w:tcPr>
            <w:tcW w:w="999" w:type="dxa"/>
          </w:tcPr>
          <w:p w14:paraId="74562B2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w:t>
            </w:r>
          </w:p>
        </w:tc>
        <w:tc>
          <w:tcPr>
            <w:tcW w:w="1016" w:type="dxa"/>
            <w:shd w:val="clear" w:color="auto" w:fill="auto"/>
          </w:tcPr>
          <w:p w14:paraId="28C3162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1997-2001</w:t>
            </w:r>
          </w:p>
          <w:p w14:paraId="5F356E38" w14:textId="77777777" w:rsidR="0043448C" w:rsidRPr="000D21C0" w:rsidRDefault="0043448C" w:rsidP="0043448C">
            <w:pPr>
              <w:spacing w:line="259" w:lineRule="auto"/>
              <w:rPr>
                <w:color w:val="000000" w:themeColor="text1"/>
                <w:sz w:val="16"/>
                <w:szCs w:val="16"/>
              </w:rPr>
            </w:pPr>
          </w:p>
        </w:tc>
        <w:tc>
          <w:tcPr>
            <w:tcW w:w="0" w:type="auto"/>
          </w:tcPr>
          <w:p w14:paraId="1FD23FF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519</w:t>
            </w:r>
          </w:p>
          <w:p w14:paraId="5FEC0C7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(104)</w:t>
            </w:r>
          </w:p>
        </w:tc>
        <w:tc>
          <w:tcPr>
            <w:tcW w:w="0" w:type="auto"/>
          </w:tcPr>
          <w:p w14:paraId="7DA6299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899</w:t>
            </w:r>
          </w:p>
        </w:tc>
      </w:tr>
      <w:tr w:rsidR="0043448C" w:rsidRPr="000D21C0" w14:paraId="56BCF1BC" w14:textId="77777777" w:rsidTr="008F31F1">
        <w:trPr>
          <w:trHeight w:val="751"/>
        </w:trPr>
        <w:tc>
          <w:tcPr>
            <w:tcW w:w="0" w:type="auto"/>
            <w:vMerge/>
            <w:shd w:val="clear" w:color="auto" w:fill="A6A6A6" w:themeFill="background1" w:themeFillShade="A6"/>
            <w:vAlign w:val="bottom"/>
          </w:tcPr>
          <w:p w14:paraId="43F3E714"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vAlign w:val="bottom"/>
          </w:tcPr>
          <w:p w14:paraId="7EF4B0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U.S. Occupation</w:t>
            </w:r>
          </w:p>
          <w:p w14:paraId="0C2B92FB" w14:textId="77777777" w:rsidR="0043448C" w:rsidRPr="000D21C0" w:rsidRDefault="0043448C" w:rsidP="0043448C">
            <w:pPr>
              <w:spacing w:line="259" w:lineRule="auto"/>
              <w:rPr>
                <w:color w:val="000000" w:themeColor="text1"/>
                <w:sz w:val="16"/>
                <w:szCs w:val="16"/>
              </w:rPr>
            </w:pPr>
          </w:p>
          <w:p w14:paraId="7EB25376"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1A38E37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2001-21</w:t>
            </w:r>
          </w:p>
          <w:p w14:paraId="137BCB37" w14:textId="77777777" w:rsidR="0043448C" w:rsidRPr="000D21C0" w:rsidRDefault="0043448C" w:rsidP="0043448C">
            <w:pPr>
              <w:spacing w:line="259" w:lineRule="auto"/>
              <w:rPr>
                <w:color w:val="000000" w:themeColor="text1"/>
                <w:sz w:val="16"/>
                <w:szCs w:val="16"/>
              </w:rPr>
            </w:pPr>
          </w:p>
          <w:p w14:paraId="0F2FB52E"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3446620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145,945</w:t>
            </w:r>
          </w:p>
          <w:p w14:paraId="0B2B88D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w:t>
            </w:r>
          </w:p>
        </w:tc>
        <w:tc>
          <w:tcPr>
            <w:tcW w:w="0" w:type="auto"/>
            <w:tcBorders>
              <w:bottom w:val="nil"/>
            </w:tcBorders>
            <w:shd w:val="clear" w:color="auto" w:fill="A6A6A6" w:themeFill="background1" w:themeFillShade="A6"/>
          </w:tcPr>
          <w:p w14:paraId="202DD2A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91,116</w:t>
            </w:r>
          </w:p>
          <w:p w14:paraId="18F7717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w:t>
            </w:r>
          </w:p>
        </w:tc>
        <w:tc>
          <w:tcPr>
            <w:tcW w:w="0" w:type="auto"/>
            <w:shd w:val="clear" w:color="auto" w:fill="A6A6A6" w:themeFill="background1" w:themeFillShade="A6"/>
          </w:tcPr>
          <w:p w14:paraId="67C8B46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1,937</w:t>
            </w:r>
          </w:p>
        </w:tc>
        <w:tc>
          <w:tcPr>
            <w:tcW w:w="0" w:type="auto"/>
            <w:shd w:val="clear" w:color="auto" w:fill="A6A6A6" w:themeFill="background1" w:themeFillShade="A6"/>
          </w:tcPr>
          <w:p w14:paraId="19BE9D6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40A9502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w:t>
            </w:r>
          </w:p>
          <w:p w14:paraId="3A750345" w14:textId="77777777" w:rsidR="0043448C" w:rsidRPr="000D21C0" w:rsidRDefault="0043448C" w:rsidP="0043448C">
            <w:pPr>
              <w:rPr>
                <w:b/>
                <w:bCs/>
                <w:color w:val="000000" w:themeColor="text1"/>
                <w:sz w:val="16"/>
                <w:szCs w:val="16"/>
              </w:rPr>
            </w:pPr>
            <w:r w:rsidRPr="000D21C0">
              <w:rPr>
                <w:b/>
                <w:bCs/>
                <w:color w:val="000000" w:themeColor="text1"/>
                <w:sz w:val="16"/>
                <w:szCs w:val="16"/>
              </w:rPr>
              <w:t xml:space="preserve">Afghan </w:t>
            </w:r>
          </w:p>
          <w:p w14:paraId="360B47C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Rohingya </w:t>
            </w:r>
          </w:p>
          <w:p w14:paraId="69CCA1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Iraqi</w:t>
            </w:r>
          </w:p>
        </w:tc>
        <w:tc>
          <w:tcPr>
            <w:tcW w:w="999" w:type="dxa"/>
            <w:shd w:val="clear" w:color="auto" w:fill="A6A6A6" w:themeFill="background1" w:themeFillShade="A6"/>
          </w:tcPr>
          <w:p w14:paraId="6A51763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591</w:t>
            </w:r>
          </w:p>
        </w:tc>
        <w:tc>
          <w:tcPr>
            <w:tcW w:w="1016" w:type="dxa"/>
            <w:shd w:val="clear" w:color="auto" w:fill="A6A6A6" w:themeFill="background1" w:themeFillShade="A6"/>
          </w:tcPr>
          <w:p w14:paraId="523242B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2022-5</w:t>
            </w:r>
          </w:p>
        </w:tc>
        <w:tc>
          <w:tcPr>
            <w:tcW w:w="0" w:type="auto"/>
            <w:shd w:val="clear" w:color="auto" w:fill="A6A6A6" w:themeFill="background1" w:themeFillShade="A6"/>
          </w:tcPr>
          <w:p w14:paraId="6D36AC5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2,952</w:t>
            </w:r>
          </w:p>
          <w:p w14:paraId="657F60F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(984)</w:t>
            </w:r>
          </w:p>
        </w:tc>
        <w:tc>
          <w:tcPr>
            <w:tcW w:w="0" w:type="auto"/>
            <w:shd w:val="clear" w:color="auto" w:fill="A6A6A6" w:themeFill="background1" w:themeFillShade="A6"/>
          </w:tcPr>
          <w:p w14:paraId="62B80D9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1,844</w:t>
            </w:r>
          </w:p>
        </w:tc>
        <w:tc>
          <w:tcPr>
            <w:tcW w:w="0" w:type="auto"/>
          </w:tcPr>
          <w:p w14:paraId="49EE5197" w14:textId="77777777" w:rsidR="0043448C" w:rsidRPr="000D21C0" w:rsidRDefault="0043448C" w:rsidP="0043448C">
            <w:pPr>
              <w:spacing w:line="259" w:lineRule="auto"/>
              <w:rPr>
                <w:rFonts w:asciiTheme="minorHAnsi" w:hAnsiTheme="minorHAnsi" w:cstheme="minorBidi"/>
                <w:color w:val="000000" w:themeColor="text1"/>
                <w:sz w:val="16"/>
                <w:szCs w:val="16"/>
              </w:rPr>
            </w:pPr>
          </w:p>
        </w:tc>
      </w:tr>
      <w:tr w:rsidR="0043448C" w:rsidRPr="000D21C0" w14:paraId="11587AD0" w14:textId="77777777" w:rsidTr="008F31F1">
        <w:trPr>
          <w:gridAfter w:val="1"/>
          <w:trHeight w:val="150"/>
        </w:trPr>
        <w:tc>
          <w:tcPr>
            <w:tcW w:w="0" w:type="auto"/>
            <w:gridSpan w:val="2"/>
            <w:shd w:val="clear" w:color="auto" w:fill="D9D9D9" w:themeFill="background1" w:themeFillShade="D9"/>
            <w:vAlign w:val="bottom"/>
          </w:tcPr>
          <w:p w14:paraId="299298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Central American wars </w:t>
            </w:r>
          </w:p>
          <w:p w14:paraId="77DE4EFA" w14:textId="77777777" w:rsidR="0043448C" w:rsidRPr="000D21C0" w:rsidRDefault="0043448C" w:rsidP="0043448C">
            <w:pPr>
              <w:spacing w:line="259" w:lineRule="auto"/>
              <w:rPr>
                <w:color w:val="000000" w:themeColor="text1"/>
                <w:sz w:val="16"/>
                <w:szCs w:val="16"/>
              </w:rPr>
            </w:pPr>
          </w:p>
          <w:p w14:paraId="2688CD40" w14:textId="77777777" w:rsidR="0043448C" w:rsidRPr="000D21C0" w:rsidRDefault="0043448C" w:rsidP="0043448C">
            <w:pPr>
              <w:spacing w:line="259" w:lineRule="auto"/>
              <w:rPr>
                <w:color w:val="000000" w:themeColor="text1"/>
                <w:sz w:val="16"/>
                <w:szCs w:val="16"/>
              </w:rPr>
            </w:pPr>
          </w:p>
          <w:p w14:paraId="6936D09C" w14:textId="77777777" w:rsidR="0043448C" w:rsidRPr="000D21C0" w:rsidRDefault="0043448C" w:rsidP="0043448C">
            <w:pPr>
              <w:spacing w:line="259" w:lineRule="auto"/>
              <w:rPr>
                <w:color w:val="000000" w:themeColor="text1"/>
                <w:sz w:val="16"/>
                <w:szCs w:val="16"/>
              </w:rPr>
            </w:pPr>
          </w:p>
          <w:p w14:paraId="76EDF1FF"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2169B11C" w14:textId="77777777" w:rsidR="0043448C" w:rsidRPr="000D21C0" w:rsidRDefault="0043448C" w:rsidP="0043448C">
            <w:pPr>
              <w:spacing w:line="259" w:lineRule="auto"/>
              <w:rPr>
                <w:color w:val="000000" w:themeColor="text1"/>
                <w:sz w:val="16"/>
                <w:szCs w:val="16"/>
              </w:rPr>
            </w:pPr>
          </w:p>
          <w:p w14:paraId="6EBC412E" w14:textId="77777777" w:rsidR="0043448C" w:rsidRPr="000D21C0" w:rsidRDefault="0043448C" w:rsidP="0043448C">
            <w:pPr>
              <w:spacing w:line="259" w:lineRule="auto"/>
              <w:rPr>
                <w:color w:val="000000" w:themeColor="text1"/>
                <w:sz w:val="16"/>
                <w:szCs w:val="16"/>
              </w:rPr>
            </w:pPr>
          </w:p>
          <w:p w14:paraId="471D82E3" w14:textId="77777777" w:rsidR="0043448C" w:rsidRPr="000D21C0" w:rsidRDefault="0043448C" w:rsidP="0043448C">
            <w:pPr>
              <w:spacing w:line="259" w:lineRule="auto"/>
              <w:rPr>
                <w:color w:val="000000" w:themeColor="text1"/>
                <w:sz w:val="16"/>
                <w:szCs w:val="16"/>
              </w:rPr>
            </w:pPr>
          </w:p>
          <w:p w14:paraId="52331DF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1979-1992</w:t>
            </w:r>
          </w:p>
        </w:tc>
        <w:tc>
          <w:tcPr>
            <w:tcW w:w="1133" w:type="dxa"/>
            <w:shd w:val="clear" w:color="auto" w:fill="D9D9D9" w:themeFill="background1" w:themeFillShade="D9"/>
          </w:tcPr>
          <w:p w14:paraId="0E12B02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11,497</w:t>
            </w:r>
          </w:p>
          <w:p w14:paraId="7DFDA7C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p w14:paraId="071B748A" w14:textId="77777777" w:rsidR="0043448C" w:rsidRPr="000D21C0" w:rsidRDefault="0043448C" w:rsidP="0043448C">
            <w:pPr>
              <w:spacing w:line="259" w:lineRule="auto"/>
              <w:rPr>
                <w:color w:val="000000" w:themeColor="text1"/>
                <w:sz w:val="16"/>
                <w:szCs w:val="16"/>
              </w:rPr>
            </w:pPr>
          </w:p>
          <w:p w14:paraId="4352786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Including:</w:t>
            </w:r>
          </w:p>
          <w:p w14:paraId="4DE29A1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4,970 Salvadoran </w:t>
            </w:r>
          </w:p>
          <w:p w14:paraId="093ED39B" w14:textId="77777777" w:rsidR="0043448C" w:rsidRPr="000D21C0" w:rsidRDefault="0043448C" w:rsidP="0043448C">
            <w:pPr>
              <w:rPr>
                <w:color w:val="000000" w:themeColor="text1"/>
                <w:sz w:val="16"/>
                <w:szCs w:val="16"/>
              </w:rPr>
            </w:pPr>
            <w:r w:rsidRPr="000D21C0">
              <w:rPr>
                <w:color w:val="000000" w:themeColor="text1"/>
                <w:sz w:val="16"/>
                <w:szCs w:val="16"/>
              </w:rPr>
              <w:t xml:space="preserve">2,761 Nicaragua </w:t>
            </w:r>
          </w:p>
          <w:p w14:paraId="4A4893F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1,996 Guatemala </w:t>
            </w:r>
          </w:p>
          <w:p w14:paraId="5D61161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310 Honduran </w:t>
            </w:r>
          </w:p>
          <w:p w14:paraId="709A36E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125 </w:t>
            </w:r>
          </w:p>
          <w:p w14:paraId="6738B94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Panamanian</w:t>
            </w:r>
          </w:p>
        </w:tc>
        <w:tc>
          <w:tcPr>
            <w:tcW w:w="0" w:type="auto"/>
            <w:tcBorders>
              <w:top w:val="nil"/>
            </w:tcBorders>
            <w:shd w:val="clear" w:color="auto" w:fill="D9D9D9" w:themeFill="background1" w:themeFillShade="D9"/>
          </w:tcPr>
          <w:p w14:paraId="062964D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9,542</w:t>
            </w:r>
          </w:p>
          <w:p w14:paraId="7D0D4EF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w:t>
            </w:r>
          </w:p>
          <w:p w14:paraId="029C0812" w14:textId="77777777" w:rsidR="0043448C" w:rsidRPr="000D21C0" w:rsidRDefault="0043448C" w:rsidP="0043448C">
            <w:pPr>
              <w:spacing w:line="259" w:lineRule="auto"/>
              <w:rPr>
                <w:color w:val="000000" w:themeColor="text1"/>
                <w:sz w:val="16"/>
                <w:szCs w:val="16"/>
              </w:rPr>
            </w:pPr>
          </w:p>
          <w:p w14:paraId="36EE4B05"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6EC0C64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127</w:t>
            </w:r>
          </w:p>
          <w:p w14:paraId="74844D63" w14:textId="77777777" w:rsidR="0043448C" w:rsidRPr="000D21C0" w:rsidRDefault="0043448C" w:rsidP="0043448C">
            <w:pPr>
              <w:spacing w:line="259" w:lineRule="auto"/>
              <w:rPr>
                <w:color w:val="000000" w:themeColor="text1"/>
                <w:sz w:val="16"/>
                <w:szCs w:val="16"/>
              </w:rPr>
            </w:pPr>
          </w:p>
          <w:p w14:paraId="1299D1DE"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3214F1B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6889B89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067A90A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270B574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p w14:paraId="792093D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tc>
        <w:tc>
          <w:tcPr>
            <w:tcW w:w="999" w:type="dxa"/>
            <w:shd w:val="clear" w:color="auto" w:fill="D9D9D9" w:themeFill="background1" w:themeFillShade="D9"/>
          </w:tcPr>
          <w:p w14:paraId="71D37BE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219</w:t>
            </w:r>
          </w:p>
        </w:tc>
        <w:tc>
          <w:tcPr>
            <w:tcW w:w="1016" w:type="dxa"/>
            <w:shd w:val="clear" w:color="auto" w:fill="D9D9D9" w:themeFill="background1" w:themeFillShade="D9"/>
          </w:tcPr>
          <w:p w14:paraId="59458278" w14:textId="77777777" w:rsidR="0043448C" w:rsidRPr="000D21C0" w:rsidRDefault="0043448C" w:rsidP="0043448C">
            <w:pPr>
              <w:spacing w:line="259" w:lineRule="auto"/>
              <w:rPr>
                <w:color w:val="000000" w:themeColor="text1"/>
                <w:sz w:val="16"/>
                <w:szCs w:val="16"/>
              </w:rPr>
            </w:pPr>
          </w:p>
          <w:p w14:paraId="5AAB13ED" w14:textId="77777777" w:rsidR="0043448C" w:rsidRPr="000D21C0" w:rsidRDefault="0043448C" w:rsidP="0043448C">
            <w:pPr>
              <w:spacing w:line="259" w:lineRule="auto"/>
              <w:rPr>
                <w:color w:val="000000" w:themeColor="text1"/>
                <w:sz w:val="16"/>
                <w:szCs w:val="16"/>
              </w:rPr>
            </w:pPr>
          </w:p>
          <w:p w14:paraId="70285F3C" w14:textId="77777777" w:rsidR="0043448C" w:rsidRPr="000D21C0" w:rsidRDefault="0043448C" w:rsidP="0043448C">
            <w:pPr>
              <w:spacing w:line="259" w:lineRule="auto"/>
              <w:rPr>
                <w:color w:val="000000" w:themeColor="text1"/>
                <w:sz w:val="16"/>
                <w:szCs w:val="16"/>
              </w:rPr>
            </w:pPr>
          </w:p>
          <w:p w14:paraId="57DA6F77" w14:textId="77777777" w:rsidR="0043448C" w:rsidRPr="000D21C0" w:rsidRDefault="0043448C" w:rsidP="0043448C">
            <w:pPr>
              <w:spacing w:line="259" w:lineRule="auto"/>
              <w:rPr>
                <w:color w:val="000000" w:themeColor="text1"/>
                <w:sz w:val="16"/>
                <w:szCs w:val="16"/>
              </w:rPr>
            </w:pPr>
          </w:p>
          <w:p w14:paraId="71F30D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1993--2025</w:t>
            </w:r>
          </w:p>
        </w:tc>
        <w:tc>
          <w:tcPr>
            <w:tcW w:w="0" w:type="auto"/>
            <w:shd w:val="clear" w:color="auto" w:fill="D9D9D9" w:themeFill="background1" w:themeFillShade="D9"/>
          </w:tcPr>
          <w:p w14:paraId="1446EB55" w14:textId="77777777" w:rsidR="0043448C" w:rsidRPr="000D21C0" w:rsidRDefault="0043448C" w:rsidP="0043448C">
            <w:pPr>
              <w:spacing w:line="259" w:lineRule="auto"/>
              <w:rPr>
                <w:color w:val="000000" w:themeColor="text1"/>
                <w:sz w:val="16"/>
                <w:szCs w:val="16"/>
              </w:rPr>
            </w:pPr>
          </w:p>
          <w:p w14:paraId="7FBEDB0A" w14:textId="77777777" w:rsidR="0043448C" w:rsidRPr="000D21C0" w:rsidRDefault="0043448C" w:rsidP="0043448C">
            <w:pPr>
              <w:spacing w:line="259" w:lineRule="auto"/>
              <w:rPr>
                <w:color w:val="000000" w:themeColor="text1"/>
                <w:sz w:val="16"/>
                <w:szCs w:val="16"/>
              </w:rPr>
            </w:pPr>
          </w:p>
          <w:p w14:paraId="57E6138E" w14:textId="77777777" w:rsidR="0043448C" w:rsidRPr="000D21C0" w:rsidRDefault="0043448C" w:rsidP="0043448C">
            <w:pPr>
              <w:spacing w:line="259" w:lineRule="auto"/>
              <w:rPr>
                <w:color w:val="000000" w:themeColor="text1"/>
                <w:sz w:val="16"/>
                <w:szCs w:val="16"/>
              </w:rPr>
            </w:pPr>
          </w:p>
          <w:p w14:paraId="3089116B" w14:textId="77777777" w:rsidR="0043448C" w:rsidRPr="000D21C0" w:rsidRDefault="0043448C" w:rsidP="0043448C">
            <w:pPr>
              <w:spacing w:line="259" w:lineRule="auto"/>
              <w:rPr>
                <w:color w:val="000000" w:themeColor="text1"/>
                <w:sz w:val="16"/>
                <w:szCs w:val="16"/>
              </w:rPr>
            </w:pPr>
          </w:p>
          <w:p w14:paraId="156DFFC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2,883</w:t>
            </w:r>
          </w:p>
          <w:p w14:paraId="37F9465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(90)</w:t>
            </w:r>
          </w:p>
        </w:tc>
        <w:tc>
          <w:tcPr>
            <w:tcW w:w="0" w:type="auto"/>
            <w:shd w:val="clear" w:color="auto" w:fill="D9D9D9" w:themeFill="background1" w:themeFillShade="D9"/>
          </w:tcPr>
          <w:p w14:paraId="710C260F" w14:textId="77777777" w:rsidR="0043448C" w:rsidRPr="000D21C0" w:rsidRDefault="0043448C" w:rsidP="0043448C">
            <w:pPr>
              <w:spacing w:line="259" w:lineRule="auto"/>
              <w:rPr>
                <w:color w:val="000000" w:themeColor="text1"/>
                <w:sz w:val="16"/>
                <w:szCs w:val="16"/>
              </w:rPr>
            </w:pPr>
          </w:p>
          <w:p w14:paraId="7A1CFEF6" w14:textId="77777777" w:rsidR="0043448C" w:rsidRPr="000D21C0" w:rsidRDefault="0043448C" w:rsidP="0043448C">
            <w:pPr>
              <w:spacing w:line="259" w:lineRule="auto"/>
              <w:rPr>
                <w:color w:val="000000" w:themeColor="text1"/>
                <w:sz w:val="16"/>
                <w:szCs w:val="16"/>
              </w:rPr>
            </w:pPr>
          </w:p>
          <w:p w14:paraId="456E2AC3" w14:textId="77777777" w:rsidR="0043448C" w:rsidRPr="000D21C0" w:rsidRDefault="0043448C" w:rsidP="0043448C">
            <w:pPr>
              <w:spacing w:line="259" w:lineRule="auto"/>
              <w:rPr>
                <w:color w:val="000000" w:themeColor="text1"/>
                <w:sz w:val="16"/>
                <w:szCs w:val="16"/>
              </w:rPr>
            </w:pPr>
          </w:p>
          <w:p w14:paraId="2E6B5D5F" w14:textId="77777777" w:rsidR="0043448C" w:rsidRPr="000D21C0" w:rsidRDefault="0043448C" w:rsidP="0043448C">
            <w:pPr>
              <w:spacing w:line="259" w:lineRule="auto"/>
              <w:rPr>
                <w:color w:val="000000" w:themeColor="text1"/>
                <w:sz w:val="16"/>
                <w:szCs w:val="16"/>
              </w:rPr>
            </w:pPr>
          </w:p>
          <w:p w14:paraId="67E9D9E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1,360</w:t>
            </w:r>
          </w:p>
        </w:tc>
      </w:tr>
      <w:tr w:rsidR="0043448C" w:rsidRPr="000D21C0" w14:paraId="0CB25C08" w14:textId="77777777" w:rsidTr="008F31F1">
        <w:trPr>
          <w:gridAfter w:val="1"/>
          <w:trHeight w:val="204"/>
        </w:trPr>
        <w:tc>
          <w:tcPr>
            <w:tcW w:w="0" w:type="auto"/>
            <w:gridSpan w:val="2"/>
            <w:vMerge w:val="restart"/>
            <w:vAlign w:val="bottom"/>
          </w:tcPr>
          <w:p w14:paraId="0A6C2A86" w14:textId="77777777" w:rsidR="0043448C" w:rsidRPr="000D21C0" w:rsidRDefault="0043448C" w:rsidP="0043448C">
            <w:pPr>
              <w:spacing w:line="259" w:lineRule="auto"/>
              <w:rPr>
                <w:color w:val="000000" w:themeColor="text1"/>
                <w:sz w:val="16"/>
                <w:szCs w:val="16"/>
              </w:rPr>
            </w:pPr>
          </w:p>
          <w:p w14:paraId="72A8098E" w14:textId="77777777" w:rsidR="0043448C" w:rsidRPr="000D21C0" w:rsidRDefault="0043448C" w:rsidP="0043448C">
            <w:pPr>
              <w:spacing w:line="259" w:lineRule="auto"/>
              <w:rPr>
                <w:color w:val="000000" w:themeColor="text1"/>
                <w:sz w:val="16"/>
                <w:szCs w:val="16"/>
              </w:rPr>
            </w:pPr>
          </w:p>
          <w:p w14:paraId="3383733D" w14:textId="77777777" w:rsidR="0043448C" w:rsidRPr="000D21C0" w:rsidRDefault="0043448C" w:rsidP="0043448C">
            <w:pPr>
              <w:spacing w:line="259" w:lineRule="auto"/>
              <w:rPr>
                <w:color w:val="000000" w:themeColor="text1"/>
                <w:sz w:val="16"/>
                <w:szCs w:val="16"/>
              </w:rPr>
            </w:pPr>
          </w:p>
          <w:p w14:paraId="54E8BF4E" w14:textId="77777777" w:rsidR="0043448C" w:rsidRPr="000D21C0" w:rsidRDefault="0043448C" w:rsidP="0043448C">
            <w:pPr>
              <w:spacing w:line="259" w:lineRule="auto"/>
              <w:rPr>
                <w:color w:val="000000" w:themeColor="text1"/>
                <w:sz w:val="16"/>
                <w:szCs w:val="16"/>
              </w:rPr>
            </w:pPr>
          </w:p>
          <w:p w14:paraId="7FFFEC7F" w14:textId="77777777" w:rsidR="0043448C" w:rsidRPr="000D21C0" w:rsidRDefault="0043448C" w:rsidP="0043448C">
            <w:pPr>
              <w:spacing w:line="259" w:lineRule="auto"/>
              <w:rPr>
                <w:color w:val="000000" w:themeColor="text1"/>
                <w:sz w:val="16"/>
                <w:szCs w:val="16"/>
              </w:rPr>
            </w:pPr>
          </w:p>
          <w:p w14:paraId="1820CA3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Sudan Wars</w:t>
            </w:r>
          </w:p>
          <w:p w14:paraId="3CF94544" w14:textId="77777777" w:rsidR="0043448C" w:rsidRPr="000D21C0" w:rsidRDefault="0043448C" w:rsidP="0043448C">
            <w:pPr>
              <w:spacing w:line="259" w:lineRule="auto"/>
              <w:rPr>
                <w:color w:val="000000" w:themeColor="text1"/>
                <w:sz w:val="16"/>
                <w:szCs w:val="16"/>
              </w:rPr>
            </w:pPr>
          </w:p>
          <w:p w14:paraId="41E31386" w14:textId="77777777" w:rsidR="0043448C" w:rsidRPr="000D21C0" w:rsidRDefault="0043448C" w:rsidP="0043448C">
            <w:pPr>
              <w:spacing w:line="259" w:lineRule="auto"/>
              <w:rPr>
                <w:color w:val="000000" w:themeColor="text1"/>
                <w:sz w:val="16"/>
                <w:szCs w:val="16"/>
              </w:rPr>
            </w:pPr>
          </w:p>
          <w:p w14:paraId="3F70E302" w14:textId="77777777" w:rsidR="0043448C" w:rsidRPr="000D21C0" w:rsidRDefault="0043448C" w:rsidP="0043448C">
            <w:pPr>
              <w:spacing w:line="259" w:lineRule="auto"/>
              <w:rPr>
                <w:color w:val="000000" w:themeColor="text1"/>
                <w:sz w:val="16"/>
                <w:szCs w:val="16"/>
              </w:rPr>
            </w:pPr>
          </w:p>
          <w:p w14:paraId="68C189B5" w14:textId="77777777" w:rsidR="0043448C" w:rsidRPr="000D21C0" w:rsidRDefault="0043448C" w:rsidP="0043448C">
            <w:pPr>
              <w:spacing w:line="259" w:lineRule="auto"/>
              <w:rPr>
                <w:color w:val="000000" w:themeColor="text1"/>
                <w:sz w:val="16"/>
                <w:szCs w:val="16"/>
              </w:rPr>
            </w:pPr>
          </w:p>
          <w:p w14:paraId="63CCD79E" w14:textId="77777777" w:rsidR="0043448C" w:rsidRPr="000D21C0" w:rsidRDefault="0043448C" w:rsidP="0043448C">
            <w:pPr>
              <w:spacing w:line="259" w:lineRule="auto"/>
              <w:rPr>
                <w:color w:val="000000" w:themeColor="text1"/>
                <w:sz w:val="16"/>
                <w:szCs w:val="16"/>
              </w:rPr>
            </w:pPr>
          </w:p>
          <w:p w14:paraId="4478B3B2" w14:textId="77777777" w:rsidR="0043448C" w:rsidRPr="000D21C0" w:rsidRDefault="0043448C" w:rsidP="0043448C">
            <w:pPr>
              <w:spacing w:line="259" w:lineRule="auto"/>
              <w:rPr>
                <w:color w:val="000000" w:themeColor="text1"/>
                <w:sz w:val="16"/>
                <w:szCs w:val="16"/>
              </w:rPr>
            </w:pPr>
          </w:p>
          <w:p w14:paraId="659291B2" w14:textId="77777777" w:rsidR="0043448C" w:rsidRPr="000D21C0" w:rsidRDefault="0043448C" w:rsidP="0043448C">
            <w:pPr>
              <w:spacing w:line="259" w:lineRule="auto"/>
              <w:rPr>
                <w:color w:val="000000" w:themeColor="text1"/>
                <w:sz w:val="16"/>
                <w:szCs w:val="16"/>
              </w:rPr>
            </w:pPr>
          </w:p>
          <w:p w14:paraId="42EC584B" w14:textId="77777777" w:rsidR="0043448C" w:rsidRPr="000D21C0" w:rsidRDefault="0043448C" w:rsidP="0043448C">
            <w:pPr>
              <w:spacing w:line="259" w:lineRule="auto"/>
              <w:rPr>
                <w:color w:val="000000" w:themeColor="text1"/>
                <w:sz w:val="16"/>
                <w:szCs w:val="16"/>
              </w:rPr>
            </w:pPr>
          </w:p>
        </w:tc>
        <w:tc>
          <w:tcPr>
            <w:tcW w:w="803" w:type="dxa"/>
          </w:tcPr>
          <w:p w14:paraId="00040E0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1980-2005;</w:t>
            </w:r>
          </w:p>
          <w:p w14:paraId="369B527A" w14:textId="77777777" w:rsidR="0043448C" w:rsidRPr="000D21C0" w:rsidRDefault="0043448C" w:rsidP="0043448C">
            <w:pPr>
              <w:spacing w:line="259" w:lineRule="auto"/>
              <w:rPr>
                <w:color w:val="000000" w:themeColor="text1"/>
                <w:sz w:val="16"/>
                <w:szCs w:val="16"/>
              </w:rPr>
            </w:pPr>
          </w:p>
          <w:p w14:paraId="7FB7D8AD" w14:textId="77777777" w:rsidR="0043448C" w:rsidRPr="000D21C0" w:rsidRDefault="0043448C" w:rsidP="0043448C">
            <w:pPr>
              <w:spacing w:line="259" w:lineRule="auto"/>
              <w:rPr>
                <w:color w:val="000000" w:themeColor="text1"/>
                <w:sz w:val="16"/>
                <w:szCs w:val="16"/>
              </w:rPr>
            </w:pPr>
          </w:p>
        </w:tc>
        <w:tc>
          <w:tcPr>
            <w:tcW w:w="1133" w:type="dxa"/>
          </w:tcPr>
          <w:p w14:paraId="4B00620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6,701</w:t>
            </w:r>
          </w:p>
          <w:p w14:paraId="68BE7AA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6E73D153" w14:textId="77777777" w:rsidR="0043448C" w:rsidRPr="000D21C0" w:rsidRDefault="0043448C" w:rsidP="0043448C">
            <w:pPr>
              <w:spacing w:line="259" w:lineRule="auto"/>
              <w:rPr>
                <w:color w:val="000000" w:themeColor="text1"/>
                <w:sz w:val="16"/>
                <w:szCs w:val="16"/>
              </w:rPr>
            </w:pPr>
          </w:p>
          <w:p w14:paraId="6C323EA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Including: </w:t>
            </w:r>
          </w:p>
          <w:p w14:paraId="5E99B2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623 </w:t>
            </w:r>
          </w:p>
          <w:p w14:paraId="496E511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Darfur</w:t>
            </w:r>
          </w:p>
          <w:p w14:paraId="2829FD02" w14:textId="77777777" w:rsidR="0043448C" w:rsidRPr="000D21C0" w:rsidRDefault="0043448C" w:rsidP="0043448C">
            <w:pPr>
              <w:spacing w:line="259" w:lineRule="auto"/>
              <w:rPr>
                <w:color w:val="000000" w:themeColor="text1"/>
                <w:sz w:val="16"/>
                <w:szCs w:val="16"/>
              </w:rPr>
            </w:pPr>
          </w:p>
          <w:p w14:paraId="6DDBEFCB" w14:textId="77777777" w:rsidR="0043448C" w:rsidRPr="000D21C0" w:rsidRDefault="0043448C" w:rsidP="0043448C">
            <w:pPr>
              <w:rPr>
                <w:color w:val="000000" w:themeColor="text1"/>
                <w:sz w:val="16"/>
                <w:szCs w:val="16"/>
              </w:rPr>
            </w:pPr>
          </w:p>
        </w:tc>
        <w:tc>
          <w:tcPr>
            <w:tcW w:w="0" w:type="auto"/>
          </w:tcPr>
          <w:p w14:paraId="298B362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5,340</w:t>
            </w:r>
          </w:p>
          <w:p w14:paraId="5CAA713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11C6BB34" w14:textId="77777777" w:rsidR="0043448C" w:rsidRPr="000D21C0" w:rsidRDefault="0043448C" w:rsidP="0043448C">
            <w:pPr>
              <w:spacing w:line="259" w:lineRule="auto"/>
              <w:rPr>
                <w:color w:val="000000" w:themeColor="text1"/>
                <w:sz w:val="16"/>
                <w:szCs w:val="16"/>
              </w:rPr>
            </w:pPr>
          </w:p>
          <w:p w14:paraId="10087A68" w14:textId="77777777" w:rsidR="0043448C" w:rsidRPr="000D21C0" w:rsidRDefault="0043448C" w:rsidP="0043448C">
            <w:pPr>
              <w:spacing w:line="259" w:lineRule="auto"/>
              <w:rPr>
                <w:color w:val="000000" w:themeColor="text1"/>
                <w:sz w:val="16"/>
                <w:szCs w:val="16"/>
              </w:rPr>
            </w:pPr>
          </w:p>
          <w:p w14:paraId="304CAA52" w14:textId="77777777" w:rsidR="0043448C" w:rsidRPr="000D21C0" w:rsidRDefault="0043448C" w:rsidP="0043448C">
            <w:pPr>
              <w:spacing w:line="259" w:lineRule="auto"/>
              <w:rPr>
                <w:color w:val="000000" w:themeColor="text1"/>
                <w:sz w:val="16"/>
                <w:szCs w:val="16"/>
              </w:rPr>
            </w:pPr>
          </w:p>
          <w:p w14:paraId="082ECAA8" w14:textId="77777777" w:rsidR="0043448C" w:rsidRPr="000D21C0" w:rsidRDefault="0043448C" w:rsidP="0043448C">
            <w:pPr>
              <w:spacing w:line="259" w:lineRule="auto"/>
              <w:rPr>
                <w:color w:val="000000" w:themeColor="text1"/>
                <w:sz w:val="16"/>
                <w:szCs w:val="16"/>
              </w:rPr>
            </w:pPr>
          </w:p>
        </w:tc>
        <w:tc>
          <w:tcPr>
            <w:tcW w:w="0" w:type="auto"/>
          </w:tcPr>
          <w:p w14:paraId="062151B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457</w:t>
            </w:r>
          </w:p>
          <w:p w14:paraId="4748CCA5" w14:textId="77777777" w:rsidR="0043448C" w:rsidRPr="000D21C0" w:rsidRDefault="0043448C" w:rsidP="0043448C">
            <w:pPr>
              <w:spacing w:line="259" w:lineRule="auto"/>
              <w:rPr>
                <w:color w:val="000000" w:themeColor="text1"/>
                <w:sz w:val="16"/>
                <w:szCs w:val="16"/>
              </w:rPr>
            </w:pPr>
          </w:p>
          <w:p w14:paraId="4EDFB6C0" w14:textId="77777777" w:rsidR="0043448C" w:rsidRPr="000D21C0" w:rsidRDefault="0043448C" w:rsidP="0043448C">
            <w:pPr>
              <w:spacing w:line="259" w:lineRule="auto"/>
              <w:rPr>
                <w:color w:val="000000" w:themeColor="text1"/>
                <w:sz w:val="16"/>
                <w:szCs w:val="16"/>
              </w:rPr>
            </w:pPr>
          </w:p>
          <w:p w14:paraId="7772B14C" w14:textId="77777777" w:rsidR="0043448C" w:rsidRPr="000D21C0" w:rsidRDefault="0043448C" w:rsidP="0043448C">
            <w:pPr>
              <w:spacing w:line="259" w:lineRule="auto"/>
              <w:rPr>
                <w:color w:val="000000" w:themeColor="text1"/>
                <w:sz w:val="16"/>
                <w:szCs w:val="16"/>
              </w:rPr>
            </w:pPr>
          </w:p>
          <w:p w14:paraId="0608B0BE" w14:textId="77777777" w:rsidR="0043448C" w:rsidRPr="000D21C0" w:rsidRDefault="0043448C" w:rsidP="0043448C">
            <w:pPr>
              <w:spacing w:line="259" w:lineRule="auto"/>
              <w:rPr>
                <w:color w:val="000000" w:themeColor="text1"/>
                <w:sz w:val="16"/>
                <w:szCs w:val="16"/>
              </w:rPr>
            </w:pPr>
          </w:p>
        </w:tc>
        <w:tc>
          <w:tcPr>
            <w:tcW w:w="0" w:type="auto"/>
          </w:tcPr>
          <w:p w14:paraId="16710D8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0A20460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132BB33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Kosovar/Albanian</w:t>
            </w:r>
          </w:p>
          <w:p w14:paraId="0E88218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177BD16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tc>
        <w:tc>
          <w:tcPr>
            <w:tcW w:w="999" w:type="dxa"/>
          </w:tcPr>
          <w:p w14:paraId="041D1238" w14:textId="77777777" w:rsidR="0043448C" w:rsidRPr="000D21C0" w:rsidRDefault="0043448C" w:rsidP="0043448C">
            <w:pPr>
              <w:spacing w:line="259" w:lineRule="auto"/>
              <w:rPr>
                <w:color w:val="000000" w:themeColor="text1"/>
                <w:sz w:val="16"/>
                <w:szCs w:val="16"/>
              </w:rPr>
            </w:pPr>
          </w:p>
          <w:p w14:paraId="6A50B1DA" w14:textId="77777777" w:rsidR="0043448C" w:rsidRPr="000D21C0" w:rsidRDefault="0043448C" w:rsidP="0043448C">
            <w:pPr>
              <w:spacing w:line="259" w:lineRule="auto"/>
              <w:rPr>
                <w:color w:val="000000" w:themeColor="text1"/>
                <w:sz w:val="16"/>
                <w:szCs w:val="16"/>
              </w:rPr>
            </w:pPr>
          </w:p>
          <w:p w14:paraId="34C3EB4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78</w:t>
            </w:r>
          </w:p>
          <w:p w14:paraId="5B26295B" w14:textId="77777777" w:rsidR="0043448C" w:rsidRPr="000D21C0" w:rsidRDefault="0043448C" w:rsidP="0043448C">
            <w:pPr>
              <w:spacing w:line="259" w:lineRule="auto"/>
              <w:rPr>
                <w:color w:val="000000" w:themeColor="text1"/>
                <w:sz w:val="16"/>
                <w:szCs w:val="16"/>
              </w:rPr>
            </w:pPr>
          </w:p>
        </w:tc>
        <w:tc>
          <w:tcPr>
            <w:tcW w:w="1016" w:type="dxa"/>
            <w:vMerge w:val="restart"/>
          </w:tcPr>
          <w:p w14:paraId="620D8018" w14:textId="77777777" w:rsidR="0043448C" w:rsidRPr="000D21C0" w:rsidRDefault="0043448C" w:rsidP="0043448C">
            <w:pPr>
              <w:spacing w:line="259" w:lineRule="auto"/>
              <w:rPr>
                <w:color w:val="000000" w:themeColor="text1"/>
                <w:sz w:val="16"/>
                <w:szCs w:val="16"/>
              </w:rPr>
            </w:pPr>
          </w:p>
          <w:p w14:paraId="3AF7F21C" w14:textId="77777777" w:rsidR="0043448C" w:rsidRPr="000D21C0" w:rsidRDefault="0043448C" w:rsidP="0043448C">
            <w:pPr>
              <w:spacing w:line="259" w:lineRule="auto"/>
              <w:rPr>
                <w:color w:val="000000" w:themeColor="text1"/>
                <w:sz w:val="16"/>
                <w:szCs w:val="16"/>
              </w:rPr>
            </w:pPr>
          </w:p>
          <w:p w14:paraId="550FEA65" w14:textId="77777777" w:rsidR="0043448C" w:rsidRPr="000D21C0" w:rsidRDefault="0043448C" w:rsidP="0043448C">
            <w:pPr>
              <w:spacing w:line="259" w:lineRule="auto"/>
              <w:rPr>
                <w:color w:val="000000" w:themeColor="text1"/>
                <w:sz w:val="16"/>
                <w:szCs w:val="16"/>
              </w:rPr>
            </w:pPr>
          </w:p>
          <w:p w14:paraId="5EA016CE" w14:textId="77777777" w:rsidR="0043448C" w:rsidRPr="000D21C0" w:rsidRDefault="0043448C" w:rsidP="0043448C">
            <w:pPr>
              <w:spacing w:line="259" w:lineRule="auto"/>
              <w:rPr>
                <w:color w:val="000000" w:themeColor="text1"/>
                <w:sz w:val="16"/>
                <w:szCs w:val="16"/>
              </w:rPr>
            </w:pPr>
          </w:p>
          <w:p w14:paraId="3E97CF2D" w14:textId="77777777" w:rsidR="0043448C" w:rsidRPr="000D21C0" w:rsidRDefault="0043448C" w:rsidP="0043448C">
            <w:pPr>
              <w:spacing w:line="259" w:lineRule="auto"/>
              <w:rPr>
                <w:color w:val="000000" w:themeColor="text1"/>
                <w:sz w:val="16"/>
                <w:szCs w:val="16"/>
              </w:rPr>
            </w:pPr>
          </w:p>
          <w:p w14:paraId="60F3D23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2006-25</w:t>
            </w:r>
          </w:p>
        </w:tc>
        <w:tc>
          <w:tcPr>
            <w:tcW w:w="0" w:type="auto"/>
            <w:vMerge w:val="restart"/>
          </w:tcPr>
          <w:p w14:paraId="04D4F5F5" w14:textId="77777777" w:rsidR="0043448C" w:rsidRPr="000D21C0" w:rsidRDefault="0043448C" w:rsidP="0043448C">
            <w:pPr>
              <w:spacing w:line="259" w:lineRule="auto"/>
              <w:rPr>
                <w:color w:val="000000" w:themeColor="text1"/>
                <w:sz w:val="16"/>
                <w:szCs w:val="16"/>
              </w:rPr>
            </w:pPr>
          </w:p>
          <w:p w14:paraId="78EC6748" w14:textId="77777777" w:rsidR="0043448C" w:rsidRPr="000D21C0" w:rsidRDefault="0043448C" w:rsidP="0043448C">
            <w:pPr>
              <w:spacing w:line="259" w:lineRule="auto"/>
              <w:rPr>
                <w:color w:val="000000" w:themeColor="text1"/>
                <w:sz w:val="16"/>
                <w:szCs w:val="16"/>
              </w:rPr>
            </w:pPr>
          </w:p>
          <w:p w14:paraId="2043269A" w14:textId="77777777" w:rsidR="0043448C" w:rsidRPr="000D21C0" w:rsidRDefault="0043448C" w:rsidP="0043448C">
            <w:pPr>
              <w:spacing w:line="259" w:lineRule="auto"/>
              <w:rPr>
                <w:color w:val="000000" w:themeColor="text1"/>
                <w:sz w:val="16"/>
                <w:szCs w:val="16"/>
              </w:rPr>
            </w:pPr>
          </w:p>
          <w:p w14:paraId="4B2C95B8" w14:textId="77777777" w:rsidR="0043448C" w:rsidRPr="000D21C0" w:rsidRDefault="0043448C" w:rsidP="0043448C">
            <w:pPr>
              <w:spacing w:line="259" w:lineRule="auto"/>
              <w:rPr>
                <w:color w:val="000000" w:themeColor="text1"/>
                <w:sz w:val="16"/>
                <w:szCs w:val="16"/>
              </w:rPr>
            </w:pPr>
          </w:p>
          <w:p w14:paraId="0878A165" w14:textId="77777777" w:rsidR="0043448C" w:rsidRPr="000D21C0" w:rsidRDefault="0043448C" w:rsidP="0043448C">
            <w:pPr>
              <w:spacing w:line="259" w:lineRule="auto"/>
              <w:rPr>
                <w:color w:val="000000" w:themeColor="text1"/>
                <w:sz w:val="16"/>
                <w:szCs w:val="16"/>
              </w:rPr>
            </w:pPr>
          </w:p>
          <w:p w14:paraId="16D4423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36,599</w:t>
            </w:r>
          </w:p>
          <w:p w14:paraId="67FDC78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(1,926)</w:t>
            </w:r>
          </w:p>
        </w:tc>
        <w:tc>
          <w:tcPr>
            <w:tcW w:w="0" w:type="auto"/>
            <w:vMerge w:val="restart"/>
          </w:tcPr>
          <w:p w14:paraId="0DDC1D59" w14:textId="77777777" w:rsidR="0043448C" w:rsidRPr="000D21C0" w:rsidRDefault="0043448C" w:rsidP="0043448C">
            <w:pPr>
              <w:spacing w:line="259" w:lineRule="auto"/>
              <w:rPr>
                <w:color w:val="000000" w:themeColor="text1"/>
                <w:sz w:val="16"/>
                <w:szCs w:val="16"/>
              </w:rPr>
            </w:pPr>
          </w:p>
          <w:p w14:paraId="505EA59D" w14:textId="77777777" w:rsidR="0043448C" w:rsidRPr="000D21C0" w:rsidRDefault="0043448C" w:rsidP="0043448C">
            <w:pPr>
              <w:spacing w:line="259" w:lineRule="auto"/>
              <w:rPr>
                <w:color w:val="000000" w:themeColor="text1"/>
                <w:sz w:val="16"/>
                <w:szCs w:val="16"/>
              </w:rPr>
            </w:pPr>
          </w:p>
          <w:p w14:paraId="5A046069" w14:textId="77777777" w:rsidR="0043448C" w:rsidRPr="000D21C0" w:rsidRDefault="0043448C" w:rsidP="0043448C">
            <w:pPr>
              <w:spacing w:line="259" w:lineRule="auto"/>
              <w:rPr>
                <w:color w:val="000000" w:themeColor="text1"/>
                <w:sz w:val="16"/>
                <w:szCs w:val="16"/>
              </w:rPr>
            </w:pPr>
          </w:p>
          <w:p w14:paraId="74F376F4" w14:textId="77777777" w:rsidR="0043448C" w:rsidRPr="000D21C0" w:rsidRDefault="0043448C" w:rsidP="0043448C">
            <w:pPr>
              <w:spacing w:line="259" w:lineRule="auto"/>
              <w:rPr>
                <w:color w:val="000000" w:themeColor="text1"/>
                <w:sz w:val="16"/>
                <w:szCs w:val="16"/>
              </w:rPr>
            </w:pPr>
          </w:p>
          <w:p w14:paraId="3B27748A" w14:textId="77777777" w:rsidR="0043448C" w:rsidRPr="000D21C0" w:rsidRDefault="0043448C" w:rsidP="0043448C">
            <w:pPr>
              <w:spacing w:line="259" w:lineRule="auto"/>
              <w:rPr>
                <w:color w:val="000000" w:themeColor="text1"/>
                <w:sz w:val="16"/>
                <w:szCs w:val="16"/>
              </w:rPr>
            </w:pPr>
          </w:p>
          <w:p w14:paraId="73AE9C6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5,131</w:t>
            </w:r>
          </w:p>
        </w:tc>
      </w:tr>
      <w:tr w:rsidR="0043448C" w:rsidRPr="000D21C0" w14:paraId="50B79259" w14:textId="77777777" w:rsidTr="008F31F1">
        <w:trPr>
          <w:gridAfter w:val="1"/>
          <w:trHeight w:val="150"/>
        </w:trPr>
        <w:tc>
          <w:tcPr>
            <w:tcW w:w="0" w:type="auto"/>
            <w:gridSpan w:val="2"/>
            <w:vMerge/>
            <w:vAlign w:val="bottom"/>
          </w:tcPr>
          <w:p w14:paraId="31815F45" w14:textId="77777777" w:rsidR="0043448C" w:rsidRPr="000D21C0" w:rsidRDefault="0043448C" w:rsidP="0043448C">
            <w:pPr>
              <w:spacing w:line="259" w:lineRule="auto"/>
              <w:rPr>
                <w:color w:val="000000" w:themeColor="text1"/>
                <w:sz w:val="16"/>
                <w:szCs w:val="16"/>
              </w:rPr>
            </w:pPr>
          </w:p>
        </w:tc>
        <w:tc>
          <w:tcPr>
            <w:tcW w:w="803" w:type="dxa"/>
          </w:tcPr>
          <w:p w14:paraId="4B30B50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2011-25</w:t>
            </w:r>
          </w:p>
        </w:tc>
        <w:tc>
          <w:tcPr>
            <w:tcW w:w="1133" w:type="dxa"/>
          </w:tcPr>
          <w:p w14:paraId="269DBB0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25,438</w:t>
            </w:r>
          </w:p>
          <w:p w14:paraId="0C1C4A6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345EB22D" w14:textId="77777777" w:rsidR="0043448C" w:rsidRPr="000D21C0" w:rsidRDefault="0043448C" w:rsidP="0043448C">
            <w:pPr>
              <w:spacing w:line="259" w:lineRule="auto"/>
              <w:rPr>
                <w:color w:val="000000" w:themeColor="text1"/>
                <w:sz w:val="16"/>
                <w:szCs w:val="16"/>
              </w:rPr>
            </w:pPr>
          </w:p>
          <w:p w14:paraId="2FE625A4" w14:textId="77777777" w:rsidR="0043448C" w:rsidRPr="000D21C0" w:rsidRDefault="0043448C" w:rsidP="0043448C">
            <w:pPr>
              <w:rPr>
                <w:color w:val="000000" w:themeColor="text1"/>
                <w:sz w:val="16"/>
                <w:szCs w:val="16"/>
              </w:rPr>
            </w:pPr>
            <w:r w:rsidRPr="000D21C0">
              <w:rPr>
                <w:color w:val="000000" w:themeColor="text1"/>
                <w:sz w:val="16"/>
                <w:szCs w:val="16"/>
              </w:rPr>
              <w:t xml:space="preserve">Incl: </w:t>
            </w:r>
          </w:p>
          <w:p w14:paraId="2B3ECE62" w14:textId="77777777" w:rsidR="0043448C" w:rsidRPr="000D21C0" w:rsidRDefault="0043448C" w:rsidP="0043448C">
            <w:pPr>
              <w:rPr>
                <w:color w:val="000000" w:themeColor="text1"/>
                <w:sz w:val="16"/>
                <w:szCs w:val="16"/>
              </w:rPr>
            </w:pPr>
            <w:r w:rsidRPr="000D21C0">
              <w:rPr>
                <w:color w:val="000000" w:themeColor="text1"/>
                <w:sz w:val="16"/>
                <w:szCs w:val="16"/>
              </w:rPr>
              <w:t xml:space="preserve">6,566 </w:t>
            </w:r>
          </w:p>
          <w:p w14:paraId="23805C39" w14:textId="77777777" w:rsidR="0043448C" w:rsidRPr="000D21C0" w:rsidRDefault="0043448C" w:rsidP="0043448C">
            <w:pPr>
              <w:rPr>
                <w:color w:val="000000" w:themeColor="text1"/>
                <w:sz w:val="16"/>
                <w:szCs w:val="16"/>
              </w:rPr>
            </w:pPr>
            <w:r w:rsidRPr="000D21C0">
              <w:rPr>
                <w:color w:val="000000" w:themeColor="text1"/>
                <w:sz w:val="16"/>
                <w:szCs w:val="16"/>
              </w:rPr>
              <w:t xml:space="preserve">post-2011 South Sudan </w:t>
            </w:r>
          </w:p>
          <w:p w14:paraId="0E5EA949" w14:textId="77777777" w:rsidR="0043448C" w:rsidRPr="000D21C0" w:rsidRDefault="0043448C" w:rsidP="0043448C">
            <w:pPr>
              <w:rPr>
                <w:color w:val="000000" w:themeColor="text1"/>
                <w:sz w:val="16"/>
                <w:szCs w:val="16"/>
              </w:rPr>
            </w:pPr>
            <w:r w:rsidRPr="000D21C0">
              <w:rPr>
                <w:color w:val="000000" w:themeColor="text1"/>
                <w:sz w:val="16"/>
                <w:szCs w:val="16"/>
              </w:rPr>
              <w:t>1,431 Darfur</w:t>
            </w:r>
          </w:p>
          <w:p w14:paraId="6091204C" w14:textId="77777777" w:rsidR="0043448C" w:rsidRPr="000D21C0" w:rsidRDefault="0043448C" w:rsidP="0043448C">
            <w:pPr>
              <w:spacing w:line="259" w:lineRule="auto"/>
              <w:rPr>
                <w:color w:val="000000" w:themeColor="text1"/>
                <w:sz w:val="16"/>
                <w:szCs w:val="16"/>
              </w:rPr>
            </w:pPr>
          </w:p>
        </w:tc>
        <w:tc>
          <w:tcPr>
            <w:tcW w:w="0" w:type="auto"/>
          </w:tcPr>
          <w:p w14:paraId="3A90E81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17,476</w:t>
            </w:r>
          </w:p>
          <w:p w14:paraId="6424841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tcPr>
          <w:p w14:paraId="67EC0FA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1,002</w:t>
            </w:r>
          </w:p>
        </w:tc>
        <w:tc>
          <w:tcPr>
            <w:tcW w:w="0" w:type="auto"/>
          </w:tcPr>
          <w:p w14:paraId="6620E3A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16C9D4F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/”Jenin</w:t>
            </w:r>
            <w:proofErr w:type="gramEnd"/>
            <w:r w:rsidRPr="000D21C0">
              <w:rPr>
                <w:color w:val="000000" w:themeColor="text1"/>
                <w:sz w:val="16"/>
                <w:szCs w:val="16"/>
              </w:rPr>
              <w:t>”/</w:t>
            </w:r>
          </w:p>
          <w:p w14:paraId="57FC892F" w14:textId="77777777" w:rsidR="0043448C" w:rsidRPr="000D21C0" w:rsidRDefault="0043448C" w:rsidP="0043448C">
            <w:pPr>
              <w:spacing w:line="259" w:lineRule="auto"/>
              <w:rPr>
                <w:color w:val="000000" w:themeColor="text1"/>
                <w:sz w:val="16"/>
                <w:szCs w:val="16"/>
              </w:rPr>
            </w:pPr>
            <w:proofErr w:type="gramStart"/>
            <w:r w:rsidRPr="000D21C0">
              <w:rPr>
                <w:color w:val="000000" w:themeColor="text1"/>
                <w:sz w:val="16"/>
                <w:szCs w:val="16"/>
              </w:rPr>
              <w:t>”Nuseirat</w:t>
            </w:r>
            <w:proofErr w:type="gramEnd"/>
            <w:r w:rsidRPr="000D21C0">
              <w:rPr>
                <w:color w:val="000000" w:themeColor="text1"/>
                <w:sz w:val="16"/>
                <w:szCs w:val="16"/>
              </w:rPr>
              <w:t>”</w:t>
            </w:r>
          </w:p>
          <w:p w14:paraId="0E27AE6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235ABFE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6B81890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p w14:paraId="63732956" w14:textId="77777777" w:rsidR="0043448C" w:rsidRPr="000D21C0" w:rsidRDefault="0043448C" w:rsidP="0043448C">
            <w:pPr>
              <w:spacing w:line="259" w:lineRule="auto"/>
              <w:rPr>
                <w:color w:val="000000" w:themeColor="text1"/>
                <w:sz w:val="16"/>
                <w:szCs w:val="16"/>
              </w:rPr>
            </w:pPr>
          </w:p>
        </w:tc>
        <w:tc>
          <w:tcPr>
            <w:tcW w:w="999" w:type="dxa"/>
          </w:tcPr>
          <w:p w14:paraId="5405A6E0" w14:textId="77777777" w:rsidR="0043448C" w:rsidRPr="000D21C0" w:rsidRDefault="0043448C" w:rsidP="0043448C">
            <w:pPr>
              <w:spacing w:line="259" w:lineRule="auto"/>
              <w:rPr>
                <w:color w:val="000000" w:themeColor="text1"/>
                <w:sz w:val="16"/>
                <w:szCs w:val="16"/>
              </w:rPr>
            </w:pPr>
          </w:p>
          <w:p w14:paraId="77DFC90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72</w:t>
            </w:r>
          </w:p>
        </w:tc>
        <w:tc>
          <w:tcPr>
            <w:tcW w:w="1016" w:type="dxa"/>
            <w:vMerge/>
          </w:tcPr>
          <w:p w14:paraId="5F2FC95D" w14:textId="77777777" w:rsidR="0043448C" w:rsidRPr="000D21C0" w:rsidRDefault="0043448C" w:rsidP="0043448C">
            <w:pPr>
              <w:spacing w:line="259" w:lineRule="auto"/>
              <w:rPr>
                <w:color w:val="000000" w:themeColor="text1"/>
                <w:sz w:val="16"/>
                <w:szCs w:val="16"/>
              </w:rPr>
            </w:pPr>
          </w:p>
        </w:tc>
        <w:tc>
          <w:tcPr>
            <w:tcW w:w="0" w:type="auto"/>
            <w:vMerge/>
          </w:tcPr>
          <w:p w14:paraId="474CDB10" w14:textId="77777777" w:rsidR="0043448C" w:rsidRPr="000D21C0" w:rsidRDefault="0043448C" w:rsidP="0043448C">
            <w:pPr>
              <w:spacing w:line="259" w:lineRule="auto"/>
              <w:rPr>
                <w:color w:val="000000" w:themeColor="text1"/>
                <w:sz w:val="16"/>
                <w:szCs w:val="16"/>
              </w:rPr>
            </w:pPr>
          </w:p>
        </w:tc>
        <w:tc>
          <w:tcPr>
            <w:tcW w:w="0" w:type="auto"/>
            <w:vMerge/>
          </w:tcPr>
          <w:p w14:paraId="6A7CCC54" w14:textId="77777777" w:rsidR="0043448C" w:rsidRPr="000D21C0" w:rsidRDefault="0043448C" w:rsidP="0043448C">
            <w:pPr>
              <w:spacing w:line="259" w:lineRule="auto"/>
              <w:rPr>
                <w:color w:val="000000" w:themeColor="text1"/>
                <w:sz w:val="16"/>
                <w:szCs w:val="16"/>
              </w:rPr>
            </w:pPr>
          </w:p>
        </w:tc>
      </w:tr>
      <w:tr w:rsidR="0043448C" w:rsidRPr="000D21C0" w14:paraId="7273296A" w14:textId="77777777" w:rsidTr="008F31F1">
        <w:trPr>
          <w:gridAfter w:val="1"/>
          <w:trHeight w:val="519"/>
        </w:trPr>
        <w:tc>
          <w:tcPr>
            <w:tcW w:w="0" w:type="auto"/>
            <w:vMerge w:val="restart"/>
            <w:shd w:val="clear" w:color="auto" w:fill="D9D9D9" w:themeFill="background1" w:themeFillShade="D9"/>
            <w:vAlign w:val="bottom"/>
          </w:tcPr>
          <w:p w14:paraId="2D76466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Cuba </w:t>
            </w:r>
          </w:p>
          <w:p w14:paraId="2D770694" w14:textId="77777777" w:rsidR="0043448C" w:rsidRPr="000D21C0" w:rsidRDefault="0043448C" w:rsidP="0043448C">
            <w:pPr>
              <w:spacing w:line="259" w:lineRule="auto"/>
              <w:rPr>
                <w:color w:val="000000" w:themeColor="text1"/>
                <w:sz w:val="16"/>
                <w:szCs w:val="16"/>
              </w:rPr>
            </w:pPr>
          </w:p>
          <w:p w14:paraId="4A442199" w14:textId="77777777" w:rsidR="0043448C" w:rsidRPr="000D21C0" w:rsidRDefault="0043448C" w:rsidP="0043448C">
            <w:pPr>
              <w:spacing w:line="259" w:lineRule="auto"/>
              <w:rPr>
                <w:color w:val="000000" w:themeColor="text1"/>
                <w:sz w:val="16"/>
                <w:szCs w:val="16"/>
              </w:rPr>
            </w:pPr>
          </w:p>
          <w:p w14:paraId="32C9CF83" w14:textId="77777777" w:rsidR="0043448C" w:rsidRPr="000D21C0" w:rsidRDefault="0043448C" w:rsidP="0043448C">
            <w:pPr>
              <w:spacing w:line="259" w:lineRule="auto"/>
              <w:rPr>
                <w:color w:val="000000" w:themeColor="text1"/>
                <w:sz w:val="16"/>
                <w:szCs w:val="16"/>
              </w:rPr>
            </w:pPr>
          </w:p>
          <w:p w14:paraId="032AA1C5" w14:textId="77777777" w:rsidR="0043448C" w:rsidRPr="000D21C0" w:rsidRDefault="0043448C" w:rsidP="0043448C">
            <w:pPr>
              <w:spacing w:line="259" w:lineRule="auto"/>
              <w:rPr>
                <w:color w:val="000000" w:themeColor="text1"/>
                <w:sz w:val="16"/>
                <w:szCs w:val="16"/>
              </w:rPr>
            </w:pPr>
          </w:p>
          <w:p w14:paraId="158CB97E"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vAlign w:val="bottom"/>
          </w:tcPr>
          <w:p w14:paraId="52B4CF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Mariel exodus</w:t>
            </w:r>
          </w:p>
          <w:p w14:paraId="7D91B87B" w14:textId="77777777" w:rsidR="0043448C" w:rsidRPr="000D21C0" w:rsidRDefault="0043448C" w:rsidP="0043448C">
            <w:pPr>
              <w:spacing w:line="259" w:lineRule="auto"/>
              <w:rPr>
                <w:color w:val="000000" w:themeColor="text1"/>
                <w:sz w:val="16"/>
                <w:szCs w:val="16"/>
              </w:rPr>
            </w:pPr>
          </w:p>
          <w:p w14:paraId="5A5F4370"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13AB0A2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1980</w:t>
            </w:r>
          </w:p>
        </w:tc>
        <w:tc>
          <w:tcPr>
            <w:tcW w:w="1133" w:type="dxa"/>
            <w:shd w:val="clear" w:color="auto" w:fill="D9D9D9" w:themeFill="background1" w:themeFillShade="D9"/>
          </w:tcPr>
          <w:p w14:paraId="23B1A5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8,419</w:t>
            </w:r>
          </w:p>
          <w:p w14:paraId="7113F69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w:t>
            </w:r>
          </w:p>
        </w:tc>
        <w:tc>
          <w:tcPr>
            <w:tcW w:w="0" w:type="auto"/>
            <w:shd w:val="clear" w:color="auto" w:fill="D9D9D9" w:themeFill="background1" w:themeFillShade="D9"/>
          </w:tcPr>
          <w:p w14:paraId="25E8204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5,455</w:t>
            </w:r>
          </w:p>
          <w:p w14:paraId="552A1AF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(37%)</w:t>
            </w:r>
          </w:p>
        </w:tc>
        <w:tc>
          <w:tcPr>
            <w:tcW w:w="0" w:type="auto"/>
            <w:shd w:val="clear" w:color="auto" w:fill="D9D9D9" w:themeFill="background1" w:themeFillShade="D9"/>
          </w:tcPr>
          <w:p w14:paraId="4B59DFF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56</w:t>
            </w:r>
          </w:p>
        </w:tc>
        <w:tc>
          <w:tcPr>
            <w:tcW w:w="0" w:type="auto"/>
            <w:shd w:val="clear" w:color="auto" w:fill="D9D9D9" w:themeFill="background1" w:themeFillShade="D9"/>
          </w:tcPr>
          <w:p w14:paraId="51F18C80"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 xml:space="preserve">Cuban </w:t>
            </w:r>
          </w:p>
          <w:p w14:paraId="3AA7E3D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Cambodian </w:t>
            </w:r>
          </w:p>
          <w:p w14:paraId="55DB902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Haitian </w:t>
            </w:r>
          </w:p>
          <w:p w14:paraId="63372AF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567777E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tc>
        <w:tc>
          <w:tcPr>
            <w:tcW w:w="999" w:type="dxa"/>
            <w:shd w:val="clear" w:color="auto" w:fill="D9D9D9" w:themeFill="background1" w:themeFillShade="D9"/>
          </w:tcPr>
          <w:p w14:paraId="403ED72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208</w:t>
            </w:r>
          </w:p>
        </w:tc>
        <w:tc>
          <w:tcPr>
            <w:tcW w:w="1016" w:type="dxa"/>
            <w:shd w:val="clear" w:color="auto" w:fill="D9D9D9" w:themeFill="background1" w:themeFillShade="D9"/>
          </w:tcPr>
          <w:p w14:paraId="45D06934" w14:textId="77777777" w:rsidR="0043448C" w:rsidRPr="000D21C0" w:rsidRDefault="0043448C" w:rsidP="0043448C">
            <w:pPr>
              <w:spacing w:line="259" w:lineRule="auto"/>
              <w:rPr>
                <w:color w:val="000000" w:themeColor="text1"/>
                <w:sz w:val="16"/>
                <w:szCs w:val="16"/>
              </w:rPr>
            </w:pPr>
          </w:p>
          <w:p w14:paraId="6760C3A9" w14:textId="77777777" w:rsidR="0043448C" w:rsidRPr="000D21C0" w:rsidRDefault="0043448C" w:rsidP="0043448C">
            <w:pPr>
              <w:spacing w:line="259" w:lineRule="auto"/>
              <w:rPr>
                <w:color w:val="000000" w:themeColor="text1"/>
                <w:sz w:val="16"/>
                <w:szCs w:val="16"/>
              </w:rPr>
            </w:pPr>
          </w:p>
          <w:p w14:paraId="063F071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1981-2022</w:t>
            </w:r>
          </w:p>
        </w:tc>
        <w:tc>
          <w:tcPr>
            <w:tcW w:w="0" w:type="auto"/>
            <w:shd w:val="clear" w:color="auto" w:fill="D9D9D9" w:themeFill="background1" w:themeFillShade="D9"/>
          </w:tcPr>
          <w:p w14:paraId="3AFF7E8E" w14:textId="77777777" w:rsidR="0043448C" w:rsidRPr="000D21C0" w:rsidRDefault="0043448C" w:rsidP="0043448C">
            <w:pPr>
              <w:spacing w:line="259" w:lineRule="auto"/>
              <w:rPr>
                <w:color w:val="000000" w:themeColor="text1"/>
                <w:sz w:val="16"/>
                <w:szCs w:val="16"/>
              </w:rPr>
            </w:pPr>
          </w:p>
          <w:p w14:paraId="76A6E3D3" w14:textId="77777777" w:rsidR="0043448C" w:rsidRPr="000D21C0" w:rsidRDefault="0043448C" w:rsidP="0043448C">
            <w:pPr>
              <w:spacing w:line="259" w:lineRule="auto"/>
              <w:rPr>
                <w:color w:val="000000" w:themeColor="text1"/>
                <w:sz w:val="16"/>
                <w:szCs w:val="16"/>
              </w:rPr>
            </w:pPr>
          </w:p>
          <w:p w14:paraId="7B7F187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46,135</w:t>
            </w:r>
          </w:p>
          <w:p w14:paraId="55DADFD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(1,125)</w:t>
            </w:r>
          </w:p>
        </w:tc>
        <w:tc>
          <w:tcPr>
            <w:tcW w:w="0" w:type="auto"/>
            <w:shd w:val="clear" w:color="auto" w:fill="D9D9D9" w:themeFill="background1" w:themeFillShade="D9"/>
          </w:tcPr>
          <w:p w14:paraId="48CA9ED0" w14:textId="77777777" w:rsidR="0043448C" w:rsidRPr="000D21C0" w:rsidRDefault="0043448C" w:rsidP="0043448C">
            <w:pPr>
              <w:spacing w:line="259" w:lineRule="auto"/>
              <w:rPr>
                <w:color w:val="000000" w:themeColor="text1"/>
                <w:sz w:val="16"/>
                <w:szCs w:val="16"/>
              </w:rPr>
            </w:pPr>
          </w:p>
          <w:p w14:paraId="203B6BA1" w14:textId="77777777" w:rsidR="0043448C" w:rsidRPr="000D21C0" w:rsidRDefault="0043448C" w:rsidP="0043448C">
            <w:pPr>
              <w:spacing w:line="259" w:lineRule="auto"/>
              <w:rPr>
                <w:color w:val="000000" w:themeColor="text1"/>
                <w:sz w:val="16"/>
                <w:szCs w:val="16"/>
              </w:rPr>
            </w:pPr>
          </w:p>
          <w:p w14:paraId="229CBFB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8,333</w:t>
            </w:r>
          </w:p>
        </w:tc>
      </w:tr>
      <w:tr w:rsidR="0043448C" w:rsidRPr="000D21C0" w14:paraId="65A4BFE0" w14:textId="77777777" w:rsidTr="008F31F1">
        <w:trPr>
          <w:gridAfter w:val="1"/>
          <w:trHeight w:val="484"/>
        </w:trPr>
        <w:tc>
          <w:tcPr>
            <w:tcW w:w="0" w:type="auto"/>
            <w:vMerge/>
            <w:shd w:val="clear" w:color="auto" w:fill="D9D9D9" w:themeFill="background1" w:themeFillShade="D9"/>
            <w:vAlign w:val="bottom"/>
          </w:tcPr>
          <w:p w14:paraId="4708BD38" w14:textId="77777777" w:rsidR="0043448C" w:rsidRPr="000D21C0" w:rsidRDefault="0043448C" w:rsidP="0043448C">
            <w:pPr>
              <w:spacing w:line="259" w:lineRule="auto"/>
              <w:rPr>
                <w:color w:val="000000" w:themeColor="text1"/>
                <w:sz w:val="16"/>
                <w:szCs w:val="16"/>
              </w:rPr>
            </w:pPr>
          </w:p>
        </w:tc>
        <w:tc>
          <w:tcPr>
            <w:tcW w:w="0" w:type="auto"/>
            <w:shd w:val="clear" w:color="auto" w:fill="FFFFFF" w:themeFill="background1"/>
            <w:vAlign w:val="bottom"/>
          </w:tcPr>
          <w:p w14:paraId="354FF4F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post-COVID exodus </w:t>
            </w:r>
          </w:p>
          <w:p w14:paraId="5775AFF3" w14:textId="77777777" w:rsidR="0043448C" w:rsidRPr="000D21C0" w:rsidRDefault="0043448C" w:rsidP="0043448C">
            <w:pPr>
              <w:spacing w:line="259" w:lineRule="auto"/>
              <w:rPr>
                <w:color w:val="000000" w:themeColor="text1"/>
                <w:sz w:val="16"/>
                <w:szCs w:val="16"/>
              </w:rPr>
            </w:pPr>
          </w:p>
          <w:p w14:paraId="58EBDFA8" w14:textId="77777777" w:rsidR="0043448C" w:rsidRPr="000D21C0" w:rsidRDefault="0043448C" w:rsidP="0043448C">
            <w:pPr>
              <w:spacing w:line="259" w:lineRule="auto"/>
              <w:rPr>
                <w:color w:val="000000" w:themeColor="text1"/>
                <w:sz w:val="16"/>
                <w:szCs w:val="16"/>
              </w:rPr>
            </w:pPr>
          </w:p>
        </w:tc>
        <w:tc>
          <w:tcPr>
            <w:tcW w:w="803" w:type="dxa"/>
            <w:shd w:val="clear" w:color="auto" w:fill="FFFFFF" w:themeFill="background1"/>
            <w:vAlign w:val="bottom"/>
          </w:tcPr>
          <w:p w14:paraId="6BF01CD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2022-5</w:t>
            </w:r>
          </w:p>
          <w:p w14:paraId="758EC0F6" w14:textId="77777777" w:rsidR="0043448C" w:rsidRPr="000D21C0" w:rsidRDefault="0043448C" w:rsidP="0043448C">
            <w:pPr>
              <w:spacing w:line="259" w:lineRule="auto"/>
              <w:rPr>
                <w:color w:val="000000" w:themeColor="text1"/>
                <w:sz w:val="16"/>
                <w:szCs w:val="16"/>
              </w:rPr>
            </w:pPr>
          </w:p>
          <w:p w14:paraId="008D9661" w14:textId="77777777" w:rsidR="0043448C" w:rsidRPr="000D21C0" w:rsidRDefault="0043448C" w:rsidP="0043448C">
            <w:pPr>
              <w:spacing w:line="259" w:lineRule="auto"/>
              <w:rPr>
                <w:color w:val="000000" w:themeColor="text1"/>
                <w:sz w:val="16"/>
                <w:szCs w:val="16"/>
              </w:rPr>
            </w:pPr>
          </w:p>
          <w:p w14:paraId="52CEC833" w14:textId="77777777" w:rsidR="0043448C" w:rsidRPr="000D21C0" w:rsidRDefault="0043448C" w:rsidP="0043448C">
            <w:pPr>
              <w:spacing w:line="259" w:lineRule="auto"/>
              <w:rPr>
                <w:color w:val="000000" w:themeColor="text1"/>
                <w:sz w:val="16"/>
                <w:szCs w:val="16"/>
              </w:rPr>
            </w:pPr>
          </w:p>
        </w:tc>
        <w:tc>
          <w:tcPr>
            <w:tcW w:w="1133" w:type="dxa"/>
            <w:shd w:val="clear" w:color="auto" w:fill="FFFFFF" w:themeFill="background1"/>
          </w:tcPr>
          <w:p w14:paraId="61E338E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1,140</w:t>
            </w:r>
          </w:p>
          <w:p w14:paraId="6509C15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FFFFFF" w:themeFill="background1"/>
          </w:tcPr>
          <w:p w14:paraId="424B09E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1,007</w:t>
            </w:r>
          </w:p>
          <w:p w14:paraId="53C716C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FFFFFF" w:themeFill="background1"/>
          </w:tcPr>
          <w:p w14:paraId="17C22E9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250</w:t>
            </w:r>
          </w:p>
        </w:tc>
        <w:tc>
          <w:tcPr>
            <w:tcW w:w="0" w:type="auto"/>
            <w:shd w:val="clear" w:color="auto" w:fill="FFFFFF" w:themeFill="background1"/>
          </w:tcPr>
          <w:p w14:paraId="0F82C76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27278A4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32F004C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3CF346D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5BF18111" w14:textId="77777777" w:rsidR="0043448C" w:rsidRPr="000D21C0" w:rsidRDefault="0043448C" w:rsidP="0043448C">
            <w:pPr>
              <w:keepNext/>
              <w:outlineLvl w:val="0"/>
              <w:rPr>
                <w:color w:val="000000" w:themeColor="text1"/>
                <w:sz w:val="16"/>
                <w:szCs w:val="16"/>
              </w:rPr>
            </w:pPr>
            <w:r w:rsidRPr="000D21C0">
              <w:rPr>
                <w:color w:val="000000" w:themeColor="text1"/>
                <w:sz w:val="16"/>
                <w:szCs w:val="16"/>
              </w:rPr>
              <w:t>Rohingya</w:t>
            </w:r>
          </w:p>
        </w:tc>
        <w:tc>
          <w:tcPr>
            <w:tcW w:w="999" w:type="dxa"/>
            <w:shd w:val="clear" w:color="auto" w:fill="FFFFFF" w:themeFill="background1"/>
          </w:tcPr>
          <w:p w14:paraId="5AF156A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w:t>
            </w:r>
          </w:p>
        </w:tc>
        <w:tc>
          <w:tcPr>
            <w:tcW w:w="2933" w:type="dxa"/>
            <w:gridSpan w:val="3"/>
            <w:shd w:val="clear" w:color="auto" w:fill="FFFFFF" w:themeFill="background1"/>
          </w:tcPr>
          <w:p w14:paraId="7795E03D" w14:textId="77777777" w:rsidR="0043448C" w:rsidRPr="000D21C0" w:rsidRDefault="0043448C" w:rsidP="0043448C">
            <w:pPr>
              <w:spacing w:line="259" w:lineRule="auto"/>
              <w:rPr>
                <w:color w:val="000000" w:themeColor="text1"/>
                <w:sz w:val="16"/>
                <w:szCs w:val="16"/>
              </w:rPr>
            </w:pPr>
          </w:p>
          <w:p w14:paraId="4BC87E5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n/a</w:t>
            </w:r>
          </w:p>
        </w:tc>
      </w:tr>
      <w:tr w:rsidR="0043448C" w:rsidRPr="000D21C0" w14:paraId="67BBE836" w14:textId="77777777" w:rsidTr="008F31F1">
        <w:trPr>
          <w:gridAfter w:val="1"/>
          <w:trHeight w:val="2047"/>
        </w:trPr>
        <w:tc>
          <w:tcPr>
            <w:tcW w:w="0" w:type="auto"/>
            <w:gridSpan w:val="2"/>
            <w:vMerge w:val="restart"/>
            <w:shd w:val="clear" w:color="auto" w:fill="D9D9D9" w:themeFill="background1" w:themeFillShade="D9"/>
            <w:vAlign w:val="bottom"/>
          </w:tcPr>
          <w:p w14:paraId="7C61EB82" w14:textId="77777777" w:rsidR="0043448C" w:rsidRPr="000D21C0" w:rsidRDefault="0043448C" w:rsidP="0043448C">
            <w:pPr>
              <w:spacing w:line="259" w:lineRule="auto"/>
              <w:rPr>
                <w:color w:val="000000" w:themeColor="text1"/>
                <w:sz w:val="16"/>
                <w:szCs w:val="16"/>
              </w:rPr>
            </w:pPr>
          </w:p>
          <w:p w14:paraId="5394D316" w14:textId="77777777" w:rsidR="0043448C" w:rsidRPr="000D21C0" w:rsidRDefault="0043448C" w:rsidP="0043448C">
            <w:pPr>
              <w:spacing w:line="259" w:lineRule="auto"/>
              <w:rPr>
                <w:color w:val="000000" w:themeColor="text1"/>
                <w:sz w:val="16"/>
                <w:szCs w:val="16"/>
              </w:rPr>
            </w:pPr>
          </w:p>
          <w:p w14:paraId="0F72CC6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Lebanon wars</w:t>
            </w:r>
          </w:p>
          <w:p w14:paraId="421799D4" w14:textId="77777777" w:rsidR="0043448C" w:rsidRPr="000D21C0" w:rsidRDefault="0043448C" w:rsidP="0043448C">
            <w:pPr>
              <w:spacing w:line="259" w:lineRule="auto"/>
              <w:rPr>
                <w:color w:val="000000" w:themeColor="text1"/>
                <w:sz w:val="16"/>
                <w:szCs w:val="16"/>
              </w:rPr>
            </w:pPr>
          </w:p>
          <w:p w14:paraId="1E7525C5" w14:textId="77777777" w:rsidR="0043448C" w:rsidRPr="000D21C0" w:rsidRDefault="0043448C" w:rsidP="0043448C">
            <w:pPr>
              <w:spacing w:line="259" w:lineRule="auto"/>
              <w:rPr>
                <w:color w:val="000000" w:themeColor="text1"/>
                <w:sz w:val="16"/>
                <w:szCs w:val="16"/>
              </w:rPr>
            </w:pPr>
          </w:p>
          <w:p w14:paraId="0F36C28C" w14:textId="77777777" w:rsidR="0043448C" w:rsidRPr="000D21C0" w:rsidRDefault="0043448C" w:rsidP="0043448C">
            <w:pPr>
              <w:spacing w:line="259" w:lineRule="auto"/>
              <w:rPr>
                <w:color w:val="000000" w:themeColor="text1"/>
                <w:sz w:val="16"/>
                <w:szCs w:val="16"/>
              </w:rPr>
            </w:pPr>
          </w:p>
          <w:p w14:paraId="42D22F61" w14:textId="77777777" w:rsidR="0043448C" w:rsidRPr="000D21C0" w:rsidRDefault="0043448C" w:rsidP="0043448C">
            <w:pPr>
              <w:spacing w:line="259" w:lineRule="auto"/>
              <w:rPr>
                <w:color w:val="000000" w:themeColor="text1"/>
                <w:sz w:val="16"/>
                <w:szCs w:val="16"/>
              </w:rPr>
            </w:pPr>
          </w:p>
          <w:p w14:paraId="147070C3" w14:textId="77777777" w:rsidR="0043448C" w:rsidRPr="000D21C0" w:rsidRDefault="0043448C" w:rsidP="0043448C">
            <w:pPr>
              <w:spacing w:line="259" w:lineRule="auto"/>
              <w:rPr>
                <w:color w:val="000000" w:themeColor="text1"/>
                <w:sz w:val="16"/>
                <w:szCs w:val="16"/>
              </w:rPr>
            </w:pPr>
          </w:p>
          <w:p w14:paraId="38A2981F"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50B2A85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1975-1990 </w:t>
            </w:r>
          </w:p>
          <w:p w14:paraId="70F0EB97" w14:textId="77777777" w:rsidR="0043448C" w:rsidRPr="000D21C0" w:rsidRDefault="0043448C" w:rsidP="0043448C">
            <w:pPr>
              <w:spacing w:line="259" w:lineRule="auto"/>
              <w:rPr>
                <w:color w:val="000000" w:themeColor="text1"/>
                <w:sz w:val="16"/>
                <w:szCs w:val="16"/>
              </w:rPr>
            </w:pPr>
          </w:p>
          <w:p w14:paraId="658B05D3"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216B672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24,221</w:t>
            </w:r>
          </w:p>
          <w:p w14:paraId="3061853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w:t>
            </w:r>
          </w:p>
          <w:p w14:paraId="28411382" w14:textId="77777777" w:rsidR="0043448C" w:rsidRPr="000D21C0" w:rsidRDefault="0043448C" w:rsidP="0043448C">
            <w:pPr>
              <w:spacing w:line="259" w:lineRule="auto"/>
              <w:rPr>
                <w:color w:val="000000" w:themeColor="text1"/>
                <w:sz w:val="16"/>
                <w:szCs w:val="16"/>
              </w:rPr>
            </w:pPr>
          </w:p>
          <w:p w14:paraId="63962B5B" w14:textId="77777777" w:rsidR="0043448C" w:rsidRPr="000D21C0" w:rsidRDefault="0043448C" w:rsidP="0043448C">
            <w:pPr>
              <w:spacing w:line="259" w:lineRule="auto"/>
              <w:rPr>
                <w:color w:val="000000" w:themeColor="text1"/>
                <w:sz w:val="16"/>
                <w:szCs w:val="16"/>
              </w:rPr>
            </w:pPr>
            <w:proofErr w:type="spellStart"/>
            <w:r w:rsidRPr="000D21C0">
              <w:rPr>
                <w:color w:val="000000" w:themeColor="text1"/>
                <w:sz w:val="16"/>
                <w:szCs w:val="16"/>
              </w:rPr>
              <w:t>Includ</w:t>
            </w:r>
            <w:proofErr w:type="spellEnd"/>
            <w:r w:rsidRPr="000D21C0">
              <w:rPr>
                <w:color w:val="000000" w:themeColor="text1"/>
                <w:sz w:val="16"/>
                <w:szCs w:val="16"/>
              </w:rPr>
              <w:t>:</w:t>
            </w:r>
          </w:p>
          <w:p w14:paraId="130A26B1" w14:textId="77777777" w:rsidR="0043448C" w:rsidRPr="000D21C0" w:rsidRDefault="0043448C" w:rsidP="0043448C">
            <w:pPr>
              <w:rPr>
                <w:color w:val="000000" w:themeColor="text1"/>
                <w:sz w:val="16"/>
                <w:szCs w:val="16"/>
              </w:rPr>
            </w:pPr>
            <w:r w:rsidRPr="000D21C0">
              <w:rPr>
                <w:color w:val="000000" w:themeColor="text1"/>
                <w:sz w:val="16"/>
                <w:szCs w:val="16"/>
              </w:rPr>
              <w:t>19,623 Palestinian</w:t>
            </w:r>
          </w:p>
          <w:p w14:paraId="077B059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5,335 </w:t>
            </w:r>
          </w:p>
          <w:p w14:paraId="1592D2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about 1982 Israel invasion</w:t>
            </w:r>
          </w:p>
          <w:p w14:paraId="3CAA944B"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7707C49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19,035</w:t>
            </w:r>
          </w:p>
          <w:p w14:paraId="000E537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tc>
        <w:tc>
          <w:tcPr>
            <w:tcW w:w="0" w:type="auto"/>
            <w:shd w:val="clear" w:color="auto" w:fill="D9D9D9" w:themeFill="background1" w:themeFillShade="D9"/>
          </w:tcPr>
          <w:p w14:paraId="40A4B81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1,248</w:t>
            </w:r>
          </w:p>
          <w:p w14:paraId="0A3775F2"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0CB48462" w14:textId="77777777" w:rsidR="0043448C" w:rsidRPr="000D21C0" w:rsidRDefault="0043448C" w:rsidP="0043448C">
            <w:pPr>
              <w:keepNext/>
              <w:outlineLvl w:val="0"/>
              <w:rPr>
                <w:color w:val="000000" w:themeColor="text1"/>
                <w:sz w:val="16"/>
                <w:szCs w:val="16"/>
              </w:rPr>
            </w:pPr>
            <w:r w:rsidRPr="000D21C0">
              <w:rPr>
                <w:color w:val="000000" w:themeColor="text1"/>
                <w:sz w:val="16"/>
                <w:szCs w:val="16"/>
              </w:rPr>
              <w:t>Vietnamese/Cambodian/</w:t>
            </w:r>
          </w:p>
          <w:p w14:paraId="04475150" w14:textId="77777777" w:rsidR="0043448C" w:rsidRPr="000D21C0" w:rsidRDefault="0043448C" w:rsidP="0043448C">
            <w:pPr>
              <w:keepNext/>
              <w:outlineLvl w:val="0"/>
              <w:rPr>
                <w:b/>
                <w:bCs/>
                <w:color w:val="000000" w:themeColor="text1"/>
                <w:sz w:val="16"/>
                <w:szCs w:val="16"/>
              </w:rPr>
            </w:pPr>
            <w:r w:rsidRPr="000D21C0">
              <w:rPr>
                <w:color w:val="000000" w:themeColor="text1"/>
                <w:sz w:val="16"/>
                <w:szCs w:val="16"/>
              </w:rPr>
              <w:t xml:space="preserve">Indochinese </w:t>
            </w:r>
          </w:p>
          <w:p w14:paraId="3F0715E5"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 xml:space="preserve">Palestinian </w:t>
            </w:r>
          </w:p>
          <w:p w14:paraId="0DDFD60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5F216F6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20BAAA9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Haitian </w:t>
            </w:r>
          </w:p>
          <w:p w14:paraId="343022BA" w14:textId="77777777" w:rsidR="0043448C" w:rsidRPr="000D21C0" w:rsidRDefault="0043448C" w:rsidP="0043448C">
            <w:pPr>
              <w:spacing w:line="259" w:lineRule="auto"/>
              <w:rPr>
                <w:color w:val="000000" w:themeColor="text1"/>
                <w:sz w:val="16"/>
                <w:szCs w:val="16"/>
              </w:rPr>
            </w:pPr>
          </w:p>
        </w:tc>
        <w:tc>
          <w:tcPr>
            <w:tcW w:w="999" w:type="dxa"/>
            <w:shd w:val="clear" w:color="auto" w:fill="D9D9D9" w:themeFill="background1" w:themeFillShade="D9"/>
          </w:tcPr>
          <w:p w14:paraId="35B0FD4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128</w:t>
            </w:r>
          </w:p>
          <w:p w14:paraId="61F27AF7" w14:textId="77777777" w:rsidR="0043448C" w:rsidRPr="000D21C0" w:rsidRDefault="0043448C" w:rsidP="0043448C">
            <w:pPr>
              <w:spacing w:line="259" w:lineRule="auto"/>
              <w:rPr>
                <w:color w:val="000000" w:themeColor="text1"/>
                <w:sz w:val="16"/>
                <w:szCs w:val="16"/>
              </w:rPr>
            </w:pPr>
          </w:p>
        </w:tc>
        <w:tc>
          <w:tcPr>
            <w:tcW w:w="1016" w:type="dxa"/>
            <w:vMerge w:val="restart"/>
            <w:shd w:val="clear" w:color="auto" w:fill="D9D9D9" w:themeFill="background1" w:themeFillShade="D9"/>
          </w:tcPr>
          <w:p w14:paraId="2E644992" w14:textId="77777777" w:rsidR="0043448C" w:rsidRPr="000D21C0" w:rsidRDefault="0043448C" w:rsidP="0043448C">
            <w:pPr>
              <w:spacing w:line="259" w:lineRule="auto"/>
              <w:rPr>
                <w:color w:val="000000" w:themeColor="text1"/>
                <w:sz w:val="16"/>
                <w:szCs w:val="16"/>
              </w:rPr>
            </w:pPr>
          </w:p>
          <w:p w14:paraId="586738D5" w14:textId="77777777" w:rsidR="0043448C" w:rsidRPr="000D21C0" w:rsidRDefault="0043448C" w:rsidP="0043448C">
            <w:pPr>
              <w:spacing w:line="259" w:lineRule="auto"/>
              <w:rPr>
                <w:color w:val="000000" w:themeColor="text1"/>
                <w:sz w:val="16"/>
                <w:szCs w:val="16"/>
              </w:rPr>
            </w:pPr>
          </w:p>
          <w:p w14:paraId="0AFC3892" w14:textId="77777777" w:rsidR="0043448C" w:rsidRPr="000D21C0" w:rsidRDefault="0043448C" w:rsidP="0043448C">
            <w:pPr>
              <w:spacing w:line="259" w:lineRule="auto"/>
              <w:rPr>
                <w:color w:val="000000" w:themeColor="text1"/>
                <w:sz w:val="16"/>
                <w:szCs w:val="16"/>
              </w:rPr>
            </w:pPr>
          </w:p>
          <w:p w14:paraId="0912EFD1" w14:textId="77777777" w:rsidR="0043448C" w:rsidRPr="000D21C0" w:rsidRDefault="0043448C" w:rsidP="0043448C">
            <w:pPr>
              <w:spacing w:line="259" w:lineRule="auto"/>
              <w:rPr>
                <w:color w:val="000000" w:themeColor="text1"/>
                <w:sz w:val="16"/>
                <w:szCs w:val="16"/>
              </w:rPr>
            </w:pPr>
          </w:p>
          <w:p w14:paraId="3686CFEF" w14:textId="77777777" w:rsidR="0043448C" w:rsidRPr="000D21C0" w:rsidRDefault="0043448C" w:rsidP="0043448C">
            <w:pPr>
              <w:spacing w:line="259" w:lineRule="auto"/>
              <w:rPr>
                <w:color w:val="000000" w:themeColor="text1"/>
                <w:sz w:val="16"/>
                <w:szCs w:val="16"/>
              </w:rPr>
            </w:pPr>
          </w:p>
          <w:p w14:paraId="6CE3E7B4" w14:textId="77777777" w:rsidR="0043448C" w:rsidRPr="000D21C0" w:rsidRDefault="0043448C" w:rsidP="0043448C">
            <w:pPr>
              <w:spacing w:line="259" w:lineRule="auto"/>
              <w:rPr>
                <w:color w:val="000000" w:themeColor="text1"/>
                <w:sz w:val="16"/>
                <w:szCs w:val="16"/>
              </w:rPr>
            </w:pPr>
          </w:p>
          <w:p w14:paraId="7E3CC31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1991-2006</w:t>
            </w:r>
          </w:p>
          <w:p w14:paraId="7C1586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60DD5B2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2007-24</w:t>
            </w:r>
          </w:p>
        </w:tc>
        <w:tc>
          <w:tcPr>
            <w:tcW w:w="0" w:type="auto"/>
            <w:vMerge w:val="restart"/>
            <w:shd w:val="clear" w:color="auto" w:fill="D9D9D9" w:themeFill="background1" w:themeFillShade="D9"/>
          </w:tcPr>
          <w:p w14:paraId="26FF47E1" w14:textId="77777777" w:rsidR="0043448C" w:rsidRPr="000D21C0" w:rsidRDefault="0043448C" w:rsidP="0043448C">
            <w:pPr>
              <w:spacing w:line="259" w:lineRule="auto"/>
              <w:rPr>
                <w:color w:val="000000" w:themeColor="text1"/>
                <w:sz w:val="16"/>
                <w:szCs w:val="16"/>
              </w:rPr>
            </w:pPr>
          </w:p>
          <w:p w14:paraId="2A75529D" w14:textId="77777777" w:rsidR="0043448C" w:rsidRPr="000D21C0" w:rsidRDefault="0043448C" w:rsidP="0043448C">
            <w:pPr>
              <w:spacing w:line="259" w:lineRule="auto"/>
              <w:rPr>
                <w:color w:val="000000" w:themeColor="text1"/>
                <w:sz w:val="16"/>
                <w:szCs w:val="16"/>
              </w:rPr>
            </w:pPr>
          </w:p>
          <w:p w14:paraId="71EF1CA3" w14:textId="77777777" w:rsidR="0043448C" w:rsidRPr="000D21C0" w:rsidRDefault="0043448C" w:rsidP="0043448C">
            <w:pPr>
              <w:spacing w:line="259" w:lineRule="auto"/>
              <w:rPr>
                <w:color w:val="000000" w:themeColor="text1"/>
                <w:sz w:val="16"/>
                <w:szCs w:val="16"/>
              </w:rPr>
            </w:pPr>
          </w:p>
          <w:p w14:paraId="7D2A7D9E" w14:textId="77777777" w:rsidR="0043448C" w:rsidRPr="000D21C0" w:rsidRDefault="0043448C" w:rsidP="0043448C">
            <w:pPr>
              <w:spacing w:line="259" w:lineRule="auto"/>
              <w:rPr>
                <w:color w:val="000000" w:themeColor="text1"/>
                <w:sz w:val="16"/>
                <w:szCs w:val="16"/>
              </w:rPr>
            </w:pPr>
          </w:p>
          <w:p w14:paraId="6221FF85" w14:textId="77777777" w:rsidR="0043448C" w:rsidRPr="000D21C0" w:rsidRDefault="0043448C" w:rsidP="0043448C">
            <w:pPr>
              <w:spacing w:line="259" w:lineRule="auto"/>
              <w:rPr>
                <w:color w:val="000000" w:themeColor="text1"/>
                <w:sz w:val="16"/>
                <w:szCs w:val="16"/>
              </w:rPr>
            </w:pPr>
          </w:p>
          <w:p w14:paraId="4D548B86" w14:textId="77777777" w:rsidR="0043448C" w:rsidRPr="000D21C0" w:rsidRDefault="0043448C" w:rsidP="0043448C">
            <w:pPr>
              <w:spacing w:line="259" w:lineRule="auto"/>
              <w:rPr>
                <w:color w:val="000000" w:themeColor="text1"/>
                <w:sz w:val="16"/>
                <w:szCs w:val="16"/>
              </w:rPr>
            </w:pPr>
          </w:p>
          <w:p w14:paraId="3F797756" w14:textId="77777777" w:rsidR="0043448C" w:rsidRPr="000D21C0" w:rsidRDefault="0043448C" w:rsidP="0043448C">
            <w:pPr>
              <w:spacing w:line="259" w:lineRule="auto"/>
              <w:rPr>
                <w:color w:val="000000" w:themeColor="text1"/>
                <w:sz w:val="16"/>
                <w:szCs w:val="16"/>
              </w:rPr>
            </w:pPr>
          </w:p>
          <w:p w14:paraId="31E3E80C" w14:textId="77777777" w:rsidR="0043448C" w:rsidRPr="000D21C0" w:rsidRDefault="0043448C" w:rsidP="0043448C">
            <w:pPr>
              <w:spacing w:line="259" w:lineRule="auto"/>
              <w:rPr>
                <w:color w:val="000000" w:themeColor="text1"/>
                <w:sz w:val="16"/>
                <w:szCs w:val="16"/>
              </w:rPr>
            </w:pPr>
          </w:p>
          <w:p w14:paraId="0F49EAF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30,299</w:t>
            </w:r>
          </w:p>
          <w:p w14:paraId="21C851C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(918)</w:t>
            </w:r>
          </w:p>
        </w:tc>
        <w:tc>
          <w:tcPr>
            <w:tcW w:w="0" w:type="auto"/>
            <w:vMerge w:val="restart"/>
            <w:shd w:val="clear" w:color="auto" w:fill="D9D9D9" w:themeFill="background1" w:themeFillShade="D9"/>
          </w:tcPr>
          <w:p w14:paraId="1CF5709F" w14:textId="77777777" w:rsidR="0043448C" w:rsidRPr="000D21C0" w:rsidRDefault="0043448C" w:rsidP="0043448C">
            <w:pPr>
              <w:spacing w:line="259" w:lineRule="auto"/>
              <w:rPr>
                <w:color w:val="000000" w:themeColor="text1"/>
                <w:sz w:val="16"/>
                <w:szCs w:val="16"/>
              </w:rPr>
            </w:pPr>
          </w:p>
          <w:p w14:paraId="0EEE41E1" w14:textId="77777777" w:rsidR="0043448C" w:rsidRPr="000D21C0" w:rsidRDefault="0043448C" w:rsidP="0043448C">
            <w:pPr>
              <w:spacing w:line="259" w:lineRule="auto"/>
              <w:rPr>
                <w:color w:val="000000" w:themeColor="text1"/>
                <w:sz w:val="16"/>
                <w:szCs w:val="16"/>
              </w:rPr>
            </w:pPr>
          </w:p>
          <w:p w14:paraId="65621E77" w14:textId="77777777" w:rsidR="0043448C" w:rsidRPr="000D21C0" w:rsidRDefault="0043448C" w:rsidP="0043448C">
            <w:pPr>
              <w:spacing w:line="259" w:lineRule="auto"/>
              <w:rPr>
                <w:color w:val="000000" w:themeColor="text1"/>
                <w:sz w:val="16"/>
                <w:szCs w:val="16"/>
              </w:rPr>
            </w:pPr>
          </w:p>
          <w:p w14:paraId="0037B13F" w14:textId="77777777" w:rsidR="0043448C" w:rsidRPr="000D21C0" w:rsidRDefault="0043448C" w:rsidP="0043448C">
            <w:pPr>
              <w:spacing w:line="259" w:lineRule="auto"/>
              <w:rPr>
                <w:color w:val="000000" w:themeColor="text1"/>
                <w:sz w:val="16"/>
                <w:szCs w:val="16"/>
              </w:rPr>
            </w:pPr>
          </w:p>
          <w:p w14:paraId="73977495" w14:textId="77777777" w:rsidR="0043448C" w:rsidRPr="000D21C0" w:rsidRDefault="0043448C" w:rsidP="0043448C">
            <w:pPr>
              <w:spacing w:line="259" w:lineRule="auto"/>
              <w:rPr>
                <w:color w:val="000000" w:themeColor="text1"/>
                <w:sz w:val="16"/>
                <w:szCs w:val="16"/>
              </w:rPr>
            </w:pPr>
          </w:p>
          <w:p w14:paraId="146068E7" w14:textId="77777777" w:rsidR="0043448C" w:rsidRPr="000D21C0" w:rsidRDefault="0043448C" w:rsidP="0043448C">
            <w:pPr>
              <w:spacing w:line="259" w:lineRule="auto"/>
              <w:rPr>
                <w:color w:val="000000" w:themeColor="text1"/>
                <w:sz w:val="16"/>
                <w:szCs w:val="16"/>
              </w:rPr>
            </w:pPr>
          </w:p>
          <w:p w14:paraId="51A50FA7" w14:textId="77777777" w:rsidR="0043448C" w:rsidRPr="000D21C0" w:rsidRDefault="0043448C" w:rsidP="0043448C">
            <w:pPr>
              <w:spacing w:line="259" w:lineRule="auto"/>
              <w:rPr>
                <w:color w:val="000000" w:themeColor="text1"/>
                <w:sz w:val="16"/>
                <w:szCs w:val="16"/>
              </w:rPr>
            </w:pPr>
          </w:p>
          <w:p w14:paraId="44565A2D" w14:textId="77777777" w:rsidR="0043448C" w:rsidRPr="000D21C0" w:rsidRDefault="0043448C" w:rsidP="0043448C">
            <w:pPr>
              <w:spacing w:line="259" w:lineRule="auto"/>
              <w:rPr>
                <w:color w:val="000000" w:themeColor="text1"/>
                <w:sz w:val="16"/>
                <w:szCs w:val="16"/>
              </w:rPr>
            </w:pPr>
          </w:p>
          <w:p w14:paraId="3FCE486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15,764</w:t>
            </w:r>
          </w:p>
        </w:tc>
      </w:tr>
      <w:tr w:rsidR="0043448C" w:rsidRPr="000D21C0" w14:paraId="45781062" w14:textId="77777777" w:rsidTr="008F31F1">
        <w:trPr>
          <w:gridAfter w:val="1"/>
          <w:trHeight w:val="150"/>
        </w:trPr>
        <w:tc>
          <w:tcPr>
            <w:tcW w:w="0" w:type="auto"/>
            <w:gridSpan w:val="2"/>
            <w:vMerge/>
            <w:shd w:val="clear" w:color="auto" w:fill="D9D9D9" w:themeFill="background1" w:themeFillShade="D9"/>
            <w:vAlign w:val="bottom"/>
          </w:tcPr>
          <w:p w14:paraId="2EC84F30"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5592A9A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2006</w:t>
            </w:r>
          </w:p>
          <w:p w14:paraId="7683FF07"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40DB9DB0" w14:textId="77777777" w:rsidR="0043448C" w:rsidRPr="000D21C0" w:rsidRDefault="0043448C" w:rsidP="0043448C">
            <w:pPr>
              <w:spacing w:line="259" w:lineRule="auto"/>
              <w:rPr>
                <w:color w:val="000000" w:themeColor="text1"/>
                <w:sz w:val="16"/>
                <w:szCs w:val="16"/>
              </w:rPr>
            </w:pPr>
          </w:p>
          <w:p w14:paraId="443D436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3,857</w:t>
            </w:r>
          </w:p>
          <w:p w14:paraId="7D4E9CE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w:t>
            </w:r>
          </w:p>
          <w:p w14:paraId="4BE7353F"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7FF2832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3,546</w:t>
            </w:r>
          </w:p>
          <w:p w14:paraId="159F7EF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w:t>
            </w:r>
          </w:p>
        </w:tc>
        <w:tc>
          <w:tcPr>
            <w:tcW w:w="0" w:type="auto"/>
            <w:shd w:val="clear" w:color="auto" w:fill="D9D9D9" w:themeFill="background1" w:themeFillShade="D9"/>
          </w:tcPr>
          <w:p w14:paraId="22D76C6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350</w:t>
            </w:r>
          </w:p>
        </w:tc>
        <w:tc>
          <w:tcPr>
            <w:tcW w:w="0" w:type="auto"/>
            <w:shd w:val="clear" w:color="auto" w:fill="D9D9D9" w:themeFill="background1" w:themeFillShade="D9"/>
          </w:tcPr>
          <w:p w14:paraId="3D658F1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w:t>
            </w:r>
          </w:p>
          <w:p w14:paraId="7C304F7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Katrina/New Orleans</w:t>
            </w:r>
          </w:p>
          <w:p w14:paraId="64661CD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Sudanese </w:t>
            </w:r>
          </w:p>
          <w:p w14:paraId="3C6E3BC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6BF9086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Papuan</w:t>
            </w:r>
            <w:proofErr w:type="gramStart"/>
            <w:r w:rsidRPr="000D21C0">
              <w:rPr>
                <w:color w:val="000000" w:themeColor="text1"/>
                <w:sz w:val="16"/>
                <w:szCs w:val="16"/>
              </w:rPr>
              <w:t>/“</w:t>
            </w:r>
            <w:proofErr w:type="gramEnd"/>
            <w:r w:rsidRPr="000D21C0">
              <w:rPr>
                <w:color w:val="000000" w:themeColor="text1"/>
                <w:sz w:val="16"/>
                <w:szCs w:val="16"/>
              </w:rPr>
              <w:t>asylum seekers”</w:t>
            </w:r>
          </w:p>
        </w:tc>
        <w:tc>
          <w:tcPr>
            <w:tcW w:w="999" w:type="dxa"/>
            <w:shd w:val="clear" w:color="auto" w:fill="D9D9D9" w:themeFill="background1" w:themeFillShade="D9"/>
          </w:tcPr>
          <w:p w14:paraId="4BC53F7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w:t>
            </w:r>
          </w:p>
        </w:tc>
        <w:tc>
          <w:tcPr>
            <w:tcW w:w="1016" w:type="dxa"/>
            <w:vMerge/>
            <w:shd w:val="clear" w:color="auto" w:fill="D9D9D9" w:themeFill="background1" w:themeFillShade="D9"/>
          </w:tcPr>
          <w:p w14:paraId="691FF05F"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0955654D"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2C1BE6F5" w14:textId="77777777" w:rsidR="0043448C" w:rsidRPr="000D21C0" w:rsidRDefault="0043448C" w:rsidP="0043448C">
            <w:pPr>
              <w:spacing w:line="259" w:lineRule="auto"/>
              <w:rPr>
                <w:color w:val="000000" w:themeColor="text1"/>
                <w:sz w:val="16"/>
                <w:szCs w:val="16"/>
              </w:rPr>
            </w:pPr>
          </w:p>
        </w:tc>
      </w:tr>
      <w:tr w:rsidR="0043448C" w:rsidRPr="000D21C0" w14:paraId="1B73654A" w14:textId="77777777" w:rsidTr="008F31F1">
        <w:trPr>
          <w:gridAfter w:val="1"/>
          <w:trHeight w:val="150"/>
        </w:trPr>
        <w:tc>
          <w:tcPr>
            <w:tcW w:w="0" w:type="auto"/>
            <w:gridSpan w:val="2"/>
            <w:vMerge/>
            <w:shd w:val="clear" w:color="auto" w:fill="D9D9D9" w:themeFill="background1" w:themeFillShade="D9"/>
            <w:vAlign w:val="bottom"/>
          </w:tcPr>
          <w:p w14:paraId="2A194F1A"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27FC679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2024-5</w:t>
            </w:r>
          </w:p>
        </w:tc>
        <w:tc>
          <w:tcPr>
            <w:tcW w:w="1133" w:type="dxa"/>
            <w:shd w:val="clear" w:color="auto" w:fill="D9D9D9" w:themeFill="background1" w:themeFillShade="D9"/>
          </w:tcPr>
          <w:p w14:paraId="191E1EB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404</w:t>
            </w:r>
          </w:p>
          <w:p w14:paraId="338C06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D9D9D9" w:themeFill="background1" w:themeFillShade="D9"/>
          </w:tcPr>
          <w:p w14:paraId="1DEEB20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329</w:t>
            </w:r>
          </w:p>
          <w:p w14:paraId="6930AD8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D9D9D9" w:themeFill="background1" w:themeFillShade="D9"/>
          </w:tcPr>
          <w:p w14:paraId="0B7DFEF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206</w:t>
            </w:r>
          </w:p>
        </w:tc>
        <w:tc>
          <w:tcPr>
            <w:tcW w:w="0" w:type="auto"/>
            <w:shd w:val="clear" w:color="auto" w:fill="D9D9D9" w:themeFill="background1" w:themeFillShade="D9"/>
          </w:tcPr>
          <w:p w14:paraId="7BAB2B4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/”Nuseirat</w:t>
            </w:r>
            <w:proofErr w:type="gramEnd"/>
            <w:r w:rsidRPr="000D21C0">
              <w:rPr>
                <w:color w:val="000000" w:themeColor="text1"/>
                <w:sz w:val="16"/>
                <w:szCs w:val="16"/>
              </w:rPr>
              <w:t>”/</w:t>
            </w:r>
          </w:p>
          <w:p w14:paraId="70A87C63" w14:textId="77777777" w:rsidR="0043448C" w:rsidRPr="000D21C0" w:rsidRDefault="0043448C" w:rsidP="0043448C">
            <w:pPr>
              <w:spacing w:line="259" w:lineRule="auto"/>
              <w:rPr>
                <w:color w:val="000000" w:themeColor="text1"/>
                <w:sz w:val="16"/>
                <w:szCs w:val="16"/>
              </w:rPr>
            </w:pPr>
            <w:proofErr w:type="gramStart"/>
            <w:r w:rsidRPr="000D21C0">
              <w:rPr>
                <w:color w:val="000000" w:themeColor="text1"/>
                <w:sz w:val="16"/>
                <w:szCs w:val="16"/>
              </w:rPr>
              <w:t>”</w:t>
            </w:r>
            <w:proofErr w:type="spellStart"/>
            <w:r w:rsidRPr="000D21C0">
              <w:rPr>
                <w:color w:val="000000" w:themeColor="text1"/>
                <w:sz w:val="16"/>
                <w:szCs w:val="16"/>
              </w:rPr>
              <w:t>Jabalia</w:t>
            </w:r>
            <w:proofErr w:type="spellEnd"/>
            <w:proofErr w:type="gramEnd"/>
            <w:r w:rsidRPr="000D21C0">
              <w:rPr>
                <w:color w:val="000000" w:themeColor="text1"/>
                <w:sz w:val="16"/>
                <w:szCs w:val="16"/>
              </w:rPr>
              <w:t>”/”Jenin”</w:t>
            </w:r>
          </w:p>
          <w:p w14:paraId="0AB8DF5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715C224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769C07A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5ADEC0A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shd w:val="clear" w:color="auto" w:fill="D9D9D9" w:themeFill="background1" w:themeFillShade="D9"/>
          </w:tcPr>
          <w:p w14:paraId="2E90990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2933" w:type="dxa"/>
            <w:gridSpan w:val="3"/>
            <w:shd w:val="clear" w:color="auto" w:fill="D9D9D9" w:themeFill="background1" w:themeFillShade="D9"/>
          </w:tcPr>
          <w:p w14:paraId="7C4CB39B" w14:textId="77777777" w:rsidR="0043448C" w:rsidRPr="000D21C0" w:rsidRDefault="0043448C" w:rsidP="0043448C">
            <w:pPr>
              <w:spacing w:line="259" w:lineRule="auto"/>
              <w:rPr>
                <w:color w:val="000000" w:themeColor="text1"/>
                <w:sz w:val="16"/>
                <w:szCs w:val="16"/>
              </w:rPr>
            </w:pPr>
          </w:p>
          <w:p w14:paraId="2593356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n/a</w:t>
            </w:r>
          </w:p>
        </w:tc>
      </w:tr>
      <w:tr w:rsidR="0043448C" w:rsidRPr="000D21C0" w14:paraId="29A34D83" w14:textId="77777777" w:rsidTr="008F31F1">
        <w:trPr>
          <w:gridAfter w:val="1"/>
          <w:trHeight w:val="150"/>
        </w:trPr>
        <w:tc>
          <w:tcPr>
            <w:tcW w:w="0" w:type="auto"/>
            <w:gridSpan w:val="2"/>
            <w:shd w:val="clear" w:color="auto" w:fill="FFFFFF" w:themeFill="background1"/>
            <w:vAlign w:val="bottom"/>
          </w:tcPr>
          <w:p w14:paraId="3501915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Iran-Iraq war </w:t>
            </w:r>
          </w:p>
          <w:p w14:paraId="18308434" w14:textId="77777777" w:rsidR="0043448C" w:rsidRPr="000D21C0" w:rsidRDefault="0043448C" w:rsidP="0043448C">
            <w:pPr>
              <w:spacing w:line="259" w:lineRule="auto"/>
              <w:rPr>
                <w:color w:val="000000" w:themeColor="text1"/>
                <w:sz w:val="16"/>
                <w:szCs w:val="16"/>
              </w:rPr>
            </w:pPr>
          </w:p>
          <w:p w14:paraId="184C8613" w14:textId="77777777" w:rsidR="0043448C" w:rsidRPr="000D21C0" w:rsidRDefault="0043448C" w:rsidP="0043448C">
            <w:pPr>
              <w:spacing w:line="259" w:lineRule="auto"/>
              <w:rPr>
                <w:color w:val="000000" w:themeColor="text1"/>
                <w:sz w:val="16"/>
                <w:szCs w:val="16"/>
              </w:rPr>
            </w:pPr>
          </w:p>
          <w:p w14:paraId="4AC04FCF" w14:textId="77777777" w:rsidR="0043448C" w:rsidRPr="000D21C0" w:rsidRDefault="0043448C" w:rsidP="0043448C">
            <w:pPr>
              <w:spacing w:line="259" w:lineRule="auto"/>
              <w:rPr>
                <w:color w:val="000000" w:themeColor="text1"/>
                <w:sz w:val="16"/>
                <w:szCs w:val="16"/>
              </w:rPr>
            </w:pPr>
          </w:p>
        </w:tc>
        <w:tc>
          <w:tcPr>
            <w:tcW w:w="803" w:type="dxa"/>
            <w:shd w:val="clear" w:color="auto" w:fill="FFFFFF" w:themeFill="background1"/>
            <w:vAlign w:val="bottom"/>
          </w:tcPr>
          <w:p w14:paraId="4EC287E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1980-8</w:t>
            </w:r>
          </w:p>
          <w:p w14:paraId="17E54CC4" w14:textId="77777777" w:rsidR="0043448C" w:rsidRPr="000D21C0" w:rsidRDefault="0043448C" w:rsidP="0043448C">
            <w:pPr>
              <w:spacing w:line="259" w:lineRule="auto"/>
              <w:rPr>
                <w:color w:val="000000" w:themeColor="text1"/>
                <w:sz w:val="16"/>
                <w:szCs w:val="16"/>
              </w:rPr>
            </w:pPr>
          </w:p>
          <w:p w14:paraId="52BEC17C" w14:textId="77777777" w:rsidR="0043448C" w:rsidRPr="000D21C0" w:rsidRDefault="0043448C" w:rsidP="0043448C">
            <w:pPr>
              <w:spacing w:line="259" w:lineRule="auto"/>
              <w:rPr>
                <w:color w:val="000000" w:themeColor="text1"/>
                <w:sz w:val="16"/>
                <w:szCs w:val="16"/>
              </w:rPr>
            </w:pPr>
          </w:p>
          <w:p w14:paraId="7B119A6B" w14:textId="77777777" w:rsidR="0043448C" w:rsidRPr="000D21C0" w:rsidRDefault="0043448C" w:rsidP="0043448C">
            <w:pPr>
              <w:spacing w:line="259" w:lineRule="auto"/>
              <w:rPr>
                <w:color w:val="000000" w:themeColor="text1"/>
                <w:sz w:val="16"/>
                <w:szCs w:val="16"/>
              </w:rPr>
            </w:pPr>
          </w:p>
        </w:tc>
        <w:tc>
          <w:tcPr>
            <w:tcW w:w="1133" w:type="dxa"/>
            <w:shd w:val="clear" w:color="auto" w:fill="FFFFFF" w:themeFill="background1"/>
          </w:tcPr>
          <w:p w14:paraId="6D5DFC0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1,884</w:t>
            </w:r>
          </w:p>
          <w:p w14:paraId="499B37E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FFFFFF" w:themeFill="background1"/>
          </w:tcPr>
          <w:p w14:paraId="62BC167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1,426</w:t>
            </w:r>
          </w:p>
          <w:p w14:paraId="64B5ED7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FFFFFF" w:themeFill="background1"/>
          </w:tcPr>
          <w:p w14:paraId="326447E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368</w:t>
            </w:r>
          </w:p>
          <w:p w14:paraId="4C270F95" w14:textId="77777777" w:rsidR="0043448C" w:rsidRPr="000D21C0" w:rsidRDefault="0043448C" w:rsidP="0043448C">
            <w:pPr>
              <w:spacing w:line="259" w:lineRule="auto"/>
              <w:rPr>
                <w:color w:val="000000" w:themeColor="text1"/>
                <w:sz w:val="16"/>
                <w:szCs w:val="16"/>
              </w:rPr>
            </w:pPr>
          </w:p>
        </w:tc>
        <w:tc>
          <w:tcPr>
            <w:tcW w:w="0" w:type="auto"/>
            <w:shd w:val="clear" w:color="auto" w:fill="FFFFFF" w:themeFill="background1"/>
          </w:tcPr>
          <w:p w14:paraId="118D967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7FD2ADD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50651EE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525F442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p w14:paraId="2BC5996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tc>
        <w:tc>
          <w:tcPr>
            <w:tcW w:w="999" w:type="dxa"/>
            <w:shd w:val="clear" w:color="auto" w:fill="FFFFFF" w:themeFill="background1"/>
          </w:tcPr>
          <w:p w14:paraId="5699ED9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41</w:t>
            </w:r>
          </w:p>
          <w:p w14:paraId="6A3C7B0A" w14:textId="77777777" w:rsidR="0043448C" w:rsidRPr="000D21C0" w:rsidRDefault="0043448C" w:rsidP="0043448C">
            <w:pPr>
              <w:spacing w:line="259" w:lineRule="auto"/>
              <w:rPr>
                <w:color w:val="000000" w:themeColor="text1"/>
                <w:sz w:val="16"/>
                <w:szCs w:val="16"/>
              </w:rPr>
            </w:pPr>
          </w:p>
        </w:tc>
        <w:tc>
          <w:tcPr>
            <w:tcW w:w="1016" w:type="dxa"/>
            <w:shd w:val="clear" w:color="auto" w:fill="FFFFFF" w:themeFill="background1"/>
          </w:tcPr>
          <w:p w14:paraId="2D492FE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1989-2025</w:t>
            </w:r>
          </w:p>
        </w:tc>
        <w:tc>
          <w:tcPr>
            <w:tcW w:w="0" w:type="auto"/>
            <w:shd w:val="clear" w:color="auto" w:fill="FFFFFF" w:themeFill="background1"/>
          </w:tcPr>
          <w:p w14:paraId="6BBED79A" w14:textId="77777777" w:rsidR="0043448C" w:rsidRPr="000D21C0" w:rsidRDefault="0043448C" w:rsidP="0043448C">
            <w:pPr>
              <w:spacing w:line="259" w:lineRule="auto"/>
              <w:rPr>
                <w:color w:val="000000" w:themeColor="text1"/>
                <w:sz w:val="16"/>
                <w:szCs w:val="16"/>
              </w:rPr>
            </w:pPr>
          </w:p>
          <w:p w14:paraId="13621B5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5,742</w:t>
            </w:r>
          </w:p>
          <w:p w14:paraId="35C0B8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(160)</w:t>
            </w:r>
          </w:p>
        </w:tc>
        <w:tc>
          <w:tcPr>
            <w:tcW w:w="0" w:type="auto"/>
            <w:shd w:val="clear" w:color="auto" w:fill="FFFFFF" w:themeFill="background1"/>
          </w:tcPr>
          <w:p w14:paraId="3D7A4C72" w14:textId="77777777" w:rsidR="0043448C" w:rsidRPr="000D21C0" w:rsidRDefault="0043448C" w:rsidP="0043448C">
            <w:pPr>
              <w:spacing w:line="259" w:lineRule="auto"/>
              <w:rPr>
                <w:color w:val="000000" w:themeColor="text1"/>
                <w:sz w:val="16"/>
                <w:szCs w:val="16"/>
              </w:rPr>
            </w:pPr>
          </w:p>
          <w:p w14:paraId="17D38BB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3,130</w:t>
            </w:r>
          </w:p>
        </w:tc>
      </w:tr>
      <w:tr w:rsidR="0043448C" w:rsidRPr="000D21C0" w14:paraId="579A95F2" w14:textId="77777777" w:rsidTr="008F31F1">
        <w:trPr>
          <w:gridAfter w:val="1"/>
          <w:trHeight w:val="150"/>
        </w:trPr>
        <w:tc>
          <w:tcPr>
            <w:tcW w:w="0" w:type="auto"/>
            <w:gridSpan w:val="2"/>
            <w:shd w:val="clear" w:color="auto" w:fill="FFFFFF" w:themeFill="background1"/>
            <w:vAlign w:val="bottom"/>
          </w:tcPr>
          <w:p w14:paraId="78E15B4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Sri Lanka War</w:t>
            </w:r>
          </w:p>
          <w:p w14:paraId="78769D15" w14:textId="77777777" w:rsidR="0043448C" w:rsidRPr="000D21C0" w:rsidRDefault="0043448C" w:rsidP="0043448C">
            <w:pPr>
              <w:spacing w:line="259" w:lineRule="auto"/>
              <w:rPr>
                <w:color w:val="000000" w:themeColor="text1"/>
                <w:sz w:val="16"/>
                <w:szCs w:val="16"/>
              </w:rPr>
            </w:pPr>
          </w:p>
          <w:p w14:paraId="79753220" w14:textId="77777777" w:rsidR="0043448C" w:rsidRPr="000D21C0" w:rsidRDefault="0043448C" w:rsidP="0043448C">
            <w:pPr>
              <w:spacing w:line="259" w:lineRule="auto"/>
              <w:rPr>
                <w:color w:val="000000" w:themeColor="text1"/>
                <w:sz w:val="16"/>
                <w:szCs w:val="16"/>
              </w:rPr>
            </w:pPr>
          </w:p>
          <w:p w14:paraId="2010ED70" w14:textId="77777777" w:rsidR="0043448C" w:rsidRPr="000D21C0" w:rsidRDefault="0043448C" w:rsidP="0043448C">
            <w:pPr>
              <w:spacing w:line="259" w:lineRule="auto"/>
              <w:rPr>
                <w:color w:val="000000" w:themeColor="text1"/>
                <w:sz w:val="16"/>
                <w:szCs w:val="16"/>
              </w:rPr>
            </w:pPr>
          </w:p>
        </w:tc>
        <w:tc>
          <w:tcPr>
            <w:tcW w:w="803" w:type="dxa"/>
            <w:shd w:val="clear" w:color="auto" w:fill="FFFFFF" w:themeFill="background1"/>
            <w:vAlign w:val="bottom"/>
          </w:tcPr>
          <w:p w14:paraId="4471A63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1983-2009</w:t>
            </w:r>
          </w:p>
          <w:p w14:paraId="5703A071" w14:textId="77777777" w:rsidR="0043448C" w:rsidRPr="000D21C0" w:rsidRDefault="0043448C" w:rsidP="0043448C">
            <w:pPr>
              <w:spacing w:line="259" w:lineRule="auto"/>
              <w:rPr>
                <w:color w:val="000000" w:themeColor="text1"/>
                <w:sz w:val="16"/>
                <w:szCs w:val="16"/>
              </w:rPr>
            </w:pPr>
          </w:p>
          <w:p w14:paraId="412EFBEC" w14:textId="77777777" w:rsidR="0043448C" w:rsidRPr="000D21C0" w:rsidRDefault="0043448C" w:rsidP="0043448C">
            <w:pPr>
              <w:spacing w:line="259" w:lineRule="auto"/>
              <w:rPr>
                <w:color w:val="000000" w:themeColor="text1"/>
                <w:sz w:val="16"/>
                <w:szCs w:val="16"/>
              </w:rPr>
            </w:pPr>
          </w:p>
        </w:tc>
        <w:tc>
          <w:tcPr>
            <w:tcW w:w="1133" w:type="dxa"/>
            <w:shd w:val="clear" w:color="auto" w:fill="FFFFFF" w:themeFill="background1"/>
          </w:tcPr>
          <w:p w14:paraId="428363A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3,196</w:t>
            </w:r>
          </w:p>
          <w:p w14:paraId="4592CC1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2BAD7B8F" w14:textId="77777777" w:rsidR="0043448C" w:rsidRPr="000D21C0" w:rsidRDefault="0043448C" w:rsidP="0043448C">
            <w:pPr>
              <w:spacing w:line="259" w:lineRule="auto"/>
              <w:rPr>
                <w:color w:val="000000" w:themeColor="text1"/>
                <w:sz w:val="16"/>
                <w:szCs w:val="16"/>
              </w:rPr>
            </w:pPr>
          </w:p>
        </w:tc>
        <w:tc>
          <w:tcPr>
            <w:tcW w:w="0" w:type="auto"/>
            <w:shd w:val="clear" w:color="auto" w:fill="FFFFFF" w:themeFill="background1"/>
          </w:tcPr>
          <w:p w14:paraId="3969DC9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2,536</w:t>
            </w:r>
          </w:p>
          <w:p w14:paraId="2D3F625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73ABADBE" w14:textId="77777777" w:rsidR="0043448C" w:rsidRPr="000D21C0" w:rsidRDefault="0043448C" w:rsidP="0043448C">
            <w:pPr>
              <w:spacing w:line="259" w:lineRule="auto"/>
              <w:rPr>
                <w:color w:val="000000" w:themeColor="text1"/>
                <w:sz w:val="16"/>
                <w:szCs w:val="16"/>
              </w:rPr>
            </w:pPr>
          </w:p>
        </w:tc>
        <w:tc>
          <w:tcPr>
            <w:tcW w:w="0" w:type="auto"/>
            <w:shd w:val="clear" w:color="auto" w:fill="FFFFFF" w:themeFill="background1"/>
          </w:tcPr>
          <w:p w14:paraId="1C35369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1,524</w:t>
            </w:r>
          </w:p>
        </w:tc>
        <w:tc>
          <w:tcPr>
            <w:tcW w:w="0" w:type="auto"/>
            <w:shd w:val="clear" w:color="auto" w:fill="FFFFFF" w:themeFill="background1"/>
          </w:tcPr>
          <w:p w14:paraId="407B9C9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/”Jenin</w:t>
            </w:r>
            <w:proofErr w:type="gramEnd"/>
            <w:r w:rsidRPr="000D21C0">
              <w:rPr>
                <w:color w:val="000000" w:themeColor="text1"/>
                <w:sz w:val="16"/>
                <w:szCs w:val="16"/>
              </w:rPr>
              <w:t>”/</w:t>
            </w:r>
          </w:p>
          <w:p w14:paraId="61340C7F" w14:textId="77777777" w:rsidR="0043448C" w:rsidRPr="000D21C0" w:rsidRDefault="0043448C" w:rsidP="0043448C">
            <w:pPr>
              <w:spacing w:line="259" w:lineRule="auto"/>
              <w:rPr>
                <w:color w:val="000000" w:themeColor="text1"/>
                <w:sz w:val="16"/>
                <w:szCs w:val="16"/>
              </w:rPr>
            </w:pPr>
            <w:proofErr w:type="gramStart"/>
            <w:r w:rsidRPr="000D21C0">
              <w:rPr>
                <w:color w:val="000000" w:themeColor="text1"/>
                <w:sz w:val="16"/>
                <w:szCs w:val="16"/>
              </w:rPr>
              <w:t>”Rafah</w:t>
            </w:r>
            <w:proofErr w:type="gramEnd"/>
            <w:r w:rsidRPr="000D21C0">
              <w:rPr>
                <w:color w:val="000000" w:themeColor="text1"/>
                <w:sz w:val="16"/>
                <w:szCs w:val="16"/>
              </w:rPr>
              <w:t>”</w:t>
            </w:r>
          </w:p>
          <w:p w14:paraId="24D05F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68F3F74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Kosovo/Albanian</w:t>
            </w:r>
          </w:p>
          <w:p w14:paraId="7262EAF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Rwandan/Hutu/Tutsi</w:t>
            </w:r>
          </w:p>
          <w:p w14:paraId="57DCBCB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tc>
        <w:tc>
          <w:tcPr>
            <w:tcW w:w="999" w:type="dxa"/>
            <w:shd w:val="clear" w:color="auto" w:fill="FFFFFF" w:themeFill="background1"/>
          </w:tcPr>
          <w:p w14:paraId="4A4111F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30</w:t>
            </w:r>
          </w:p>
        </w:tc>
        <w:tc>
          <w:tcPr>
            <w:tcW w:w="1016" w:type="dxa"/>
            <w:shd w:val="clear" w:color="auto" w:fill="FFFFFF" w:themeFill="background1"/>
          </w:tcPr>
          <w:p w14:paraId="3D5C4917" w14:textId="77777777" w:rsidR="0043448C" w:rsidRPr="000D21C0" w:rsidRDefault="0043448C" w:rsidP="0043448C">
            <w:pPr>
              <w:spacing w:line="259" w:lineRule="auto"/>
              <w:rPr>
                <w:color w:val="000000" w:themeColor="text1"/>
                <w:sz w:val="16"/>
                <w:szCs w:val="16"/>
              </w:rPr>
            </w:pPr>
          </w:p>
          <w:p w14:paraId="186CCEF3" w14:textId="77777777" w:rsidR="0043448C" w:rsidRPr="000D21C0" w:rsidRDefault="0043448C" w:rsidP="0043448C">
            <w:pPr>
              <w:spacing w:line="259" w:lineRule="auto"/>
              <w:rPr>
                <w:color w:val="000000" w:themeColor="text1"/>
                <w:sz w:val="16"/>
                <w:szCs w:val="16"/>
              </w:rPr>
            </w:pPr>
          </w:p>
          <w:p w14:paraId="214C00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2010-25</w:t>
            </w:r>
          </w:p>
        </w:tc>
        <w:tc>
          <w:tcPr>
            <w:tcW w:w="0" w:type="auto"/>
            <w:shd w:val="clear" w:color="auto" w:fill="FFFFFF" w:themeFill="background1"/>
          </w:tcPr>
          <w:p w14:paraId="7BC44E69" w14:textId="77777777" w:rsidR="0043448C" w:rsidRPr="000D21C0" w:rsidRDefault="0043448C" w:rsidP="0043448C">
            <w:pPr>
              <w:spacing w:line="259" w:lineRule="auto"/>
              <w:rPr>
                <w:color w:val="000000" w:themeColor="text1"/>
                <w:sz w:val="16"/>
                <w:szCs w:val="16"/>
              </w:rPr>
            </w:pPr>
          </w:p>
          <w:p w14:paraId="3500FB7F" w14:textId="77777777" w:rsidR="0043448C" w:rsidRPr="000D21C0" w:rsidRDefault="0043448C" w:rsidP="0043448C">
            <w:pPr>
              <w:spacing w:line="259" w:lineRule="auto"/>
              <w:rPr>
                <w:color w:val="000000" w:themeColor="text1"/>
                <w:sz w:val="16"/>
                <w:szCs w:val="16"/>
              </w:rPr>
            </w:pPr>
          </w:p>
          <w:p w14:paraId="01BCF99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13,078</w:t>
            </w:r>
          </w:p>
          <w:p w14:paraId="49C040D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(872)</w:t>
            </w:r>
          </w:p>
        </w:tc>
        <w:tc>
          <w:tcPr>
            <w:tcW w:w="0" w:type="auto"/>
            <w:shd w:val="clear" w:color="auto" w:fill="FFFFFF" w:themeFill="background1"/>
          </w:tcPr>
          <w:p w14:paraId="6F846547" w14:textId="77777777" w:rsidR="0043448C" w:rsidRPr="000D21C0" w:rsidRDefault="0043448C" w:rsidP="0043448C">
            <w:pPr>
              <w:spacing w:line="259" w:lineRule="auto"/>
              <w:rPr>
                <w:color w:val="000000" w:themeColor="text1"/>
                <w:sz w:val="16"/>
                <w:szCs w:val="16"/>
              </w:rPr>
            </w:pPr>
          </w:p>
          <w:p w14:paraId="452E3839" w14:textId="77777777" w:rsidR="0043448C" w:rsidRPr="000D21C0" w:rsidRDefault="0043448C" w:rsidP="0043448C">
            <w:pPr>
              <w:spacing w:line="259" w:lineRule="auto"/>
              <w:rPr>
                <w:color w:val="000000" w:themeColor="text1"/>
                <w:sz w:val="16"/>
                <w:szCs w:val="16"/>
              </w:rPr>
            </w:pPr>
          </w:p>
          <w:p w14:paraId="192FBE0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2,210</w:t>
            </w:r>
          </w:p>
        </w:tc>
      </w:tr>
      <w:tr w:rsidR="0043448C" w:rsidRPr="000D21C0" w14:paraId="645550D6" w14:textId="77777777" w:rsidTr="008F31F1">
        <w:trPr>
          <w:gridAfter w:val="1"/>
          <w:trHeight w:val="928"/>
        </w:trPr>
        <w:tc>
          <w:tcPr>
            <w:tcW w:w="0" w:type="auto"/>
            <w:gridSpan w:val="2"/>
            <w:vMerge w:val="restart"/>
            <w:shd w:val="clear" w:color="auto" w:fill="A6A6A6" w:themeFill="background1" w:themeFillShade="A6"/>
            <w:vAlign w:val="bottom"/>
          </w:tcPr>
          <w:p w14:paraId="6077389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Palestine</w:t>
            </w:r>
          </w:p>
          <w:p w14:paraId="58C38E6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Intifadas </w:t>
            </w:r>
          </w:p>
          <w:p w14:paraId="613A645F" w14:textId="77777777" w:rsidR="0043448C" w:rsidRPr="000D21C0" w:rsidRDefault="0043448C" w:rsidP="0043448C">
            <w:pPr>
              <w:spacing w:line="259" w:lineRule="auto"/>
              <w:rPr>
                <w:color w:val="000000" w:themeColor="text1"/>
                <w:sz w:val="16"/>
                <w:szCs w:val="16"/>
              </w:rPr>
            </w:pPr>
          </w:p>
          <w:p w14:paraId="18298CBF" w14:textId="77777777" w:rsidR="0043448C" w:rsidRPr="000D21C0" w:rsidRDefault="0043448C" w:rsidP="0043448C">
            <w:pPr>
              <w:spacing w:line="259" w:lineRule="auto"/>
              <w:rPr>
                <w:color w:val="000000" w:themeColor="text1"/>
                <w:sz w:val="16"/>
                <w:szCs w:val="16"/>
              </w:rPr>
            </w:pPr>
          </w:p>
          <w:p w14:paraId="0D093503" w14:textId="77777777" w:rsidR="0043448C" w:rsidRPr="000D21C0" w:rsidRDefault="0043448C" w:rsidP="0043448C">
            <w:pPr>
              <w:spacing w:line="259" w:lineRule="auto"/>
              <w:rPr>
                <w:color w:val="000000" w:themeColor="text1"/>
                <w:sz w:val="16"/>
                <w:szCs w:val="16"/>
              </w:rPr>
            </w:pPr>
          </w:p>
          <w:p w14:paraId="35435B5A" w14:textId="77777777" w:rsidR="0043448C" w:rsidRPr="000D21C0" w:rsidRDefault="0043448C" w:rsidP="0043448C">
            <w:pPr>
              <w:spacing w:line="259" w:lineRule="auto"/>
              <w:rPr>
                <w:color w:val="000000" w:themeColor="text1"/>
                <w:sz w:val="16"/>
                <w:szCs w:val="16"/>
              </w:rPr>
            </w:pPr>
          </w:p>
          <w:p w14:paraId="74146C6D"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4E907E8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1987-93</w:t>
            </w:r>
          </w:p>
          <w:p w14:paraId="18537889" w14:textId="77777777" w:rsidR="0043448C" w:rsidRPr="000D21C0" w:rsidRDefault="0043448C" w:rsidP="0043448C">
            <w:pPr>
              <w:spacing w:line="259" w:lineRule="auto"/>
              <w:rPr>
                <w:color w:val="000000" w:themeColor="text1"/>
                <w:sz w:val="16"/>
                <w:szCs w:val="16"/>
              </w:rPr>
            </w:pPr>
          </w:p>
          <w:p w14:paraId="5543D1AC" w14:textId="77777777" w:rsidR="0043448C" w:rsidRPr="000D21C0" w:rsidRDefault="0043448C" w:rsidP="0043448C">
            <w:pPr>
              <w:spacing w:line="259" w:lineRule="auto"/>
              <w:rPr>
                <w:color w:val="000000" w:themeColor="text1"/>
                <w:sz w:val="16"/>
                <w:szCs w:val="16"/>
              </w:rPr>
            </w:pPr>
          </w:p>
          <w:p w14:paraId="25CF8C47"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26453CA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19,471</w:t>
            </w:r>
          </w:p>
          <w:p w14:paraId="4933FF9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w:t>
            </w:r>
          </w:p>
          <w:p w14:paraId="6AE07361"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3FB74D4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16,141</w:t>
            </w:r>
          </w:p>
          <w:p w14:paraId="761D163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w:t>
            </w:r>
          </w:p>
          <w:p w14:paraId="54EAA30F" w14:textId="77777777" w:rsidR="0043448C" w:rsidRPr="000D21C0" w:rsidRDefault="0043448C" w:rsidP="0043448C">
            <w:pPr>
              <w:spacing w:line="259" w:lineRule="auto"/>
              <w:rPr>
                <w:color w:val="000000" w:themeColor="text1"/>
                <w:sz w:val="16"/>
                <w:szCs w:val="16"/>
              </w:rPr>
            </w:pPr>
          </w:p>
          <w:p w14:paraId="487E572E" w14:textId="77777777" w:rsidR="0043448C" w:rsidRPr="000D21C0" w:rsidRDefault="0043448C" w:rsidP="0043448C">
            <w:pPr>
              <w:spacing w:line="259" w:lineRule="auto"/>
              <w:rPr>
                <w:color w:val="000000" w:themeColor="text1"/>
                <w:sz w:val="16"/>
                <w:szCs w:val="16"/>
              </w:rPr>
            </w:pPr>
          </w:p>
          <w:p w14:paraId="31E36CA8"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7CCC46E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158</w:t>
            </w:r>
          </w:p>
          <w:p w14:paraId="43C96FB3" w14:textId="77777777" w:rsidR="0043448C" w:rsidRPr="000D21C0" w:rsidRDefault="0043448C" w:rsidP="0043448C">
            <w:pPr>
              <w:spacing w:line="259" w:lineRule="auto"/>
              <w:rPr>
                <w:b/>
                <w:bCs/>
                <w:color w:val="000000" w:themeColor="text1"/>
                <w:sz w:val="16"/>
                <w:szCs w:val="16"/>
              </w:rPr>
            </w:pPr>
          </w:p>
          <w:p w14:paraId="21CF0710" w14:textId="77777777" w:rsidR="0043448C" w:rsidRPr="000D21C0" w:rsidRDefault="0043448C" w:rsidP="0043448C">
            <w:pPr>
              <w:spacing w:line="259" w:lineRule="auto"/>
              <w:rPr>
                <w:b/>
                <w:bCs/>
                <w:color w:val="000000" w:themeColor="text1"/>
                <w:sz w:val="16"/>
                <w:szCs w:val="16"/>
              </w:rPr>
            </w:pPr>
          </w:p>
          <w:p w14:paraId="1E4EACE8" w14:textId="77777777" w:rsidR="0043448C" w:rsidRPr="000D21C0" w:rsidRDefault="0043448C" w:rsidP="0043448C">
            <w:pPr>
              <w:spacing w:line="259" w:lineRule="auto"/>
              <w:rPr>
                <w:b/>
                <w:bCs/>
                <w:color w:val="000000" w:themeColor="text1"/>
                <w:sz w:val="16"/>
                <w:szCs w:val="16"/>
              </w:rPr>
            </w:pPr>
          </w:p>
          <w:p w14:paraId="4B4C0DAF"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3FB5BE6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Kurdish/Iraqi</w:t>
            </w:r>
          </w:p>
          <w:p w14:paraId="3A56485D"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Palestinian</w:t>
            </w:r>
          </w:p>
          <w:p w14:paraId="1B22F48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270C73C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p w14:paraId="23C1853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tc>
        <w:tc>
          <w:tcPr>
            <w:tcW w:w="999" w:type="dxa"/>
            <w:shd w:val="clear" w:color="auto" w:fill="A6A6A6" w:themeFill="background1" w:themeFillShade="A6"/>
          </w:tcPr>
          <w:p w14:paraId="52212BA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299</w:t>
            </w:r>
          </w:p>
          <w:p w14:paraId="5D93C1B6" w14:textId="77777777" w:rsidR="0043448C" w:rsidRPr="000D21C0" w:rsidRDefault="0043448C" w:rsidP="0043448C">
            <w:pPr>
              <w:spacing w:line="259" w:lineRule="auto"/>
              <w:rPr>
                <w:color w:val="000000" w:themeColor="text1"/>
                <w:sz w:val="16"/>
                <w:szCs w:val="16"/>
              </w:rPr>
            </w:pPr>
          </w:p>
        </w:tc>
        <w:tc>
          <w:tcPr>
            <w:tcW w:w="1016" w:type="dxa"/>
            <w:vMerge w:val="restart"/>
            <w:shd w:val="clear" w:color="auto" w:fill="A6A6A6" w:themeFill="background1" w:themeFillShade="A6"/>
          </w:tcPr>
          <w:p w14:paraId="087B577C" w14:textId="77777777" w:rsidR="0043448C" w:rsidRPr="000D21C0" w:rsidRDefault="0043448C" w:rsidP="0043448C">
            <w:pPr>
              <w:spacing w:line="259" w:lineRule="auto"/>
              <w:rPr>
                <w:color w:val="000000" w:themeColor="text1"/>
                <w:sz w:val="16"/>
                <w:szCs w:val="16"/>
              </w:rPr>
            </w:pPr>
          </w:p>
          <w:p w14:paraId="7ED7E6E4" w14:textId="77777777" w:rsidR="0043448C" w:rsidRPr="000D21C0" w:rsidRDefault="0043448C" w:rsidP="0043448C">
            <w:pPr>
              <w:spacing w:line="259" w:lineRule="auto"/>
              <w:rPr>
                <w:color w:val="000000" w:themeColor="text1"/>
                <w:sz w:val="16"/>
                <w:szCs w:val="16"/>
              </w:rPr>
            </w:pPr>
          </w:p>
          <w:p w14:paraId="3BC1B78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1994-2000</w:t>
            </w:r>
          </w:p>
          <w:p w14:paraId="11AABC3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5E0456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2006-25</w:t>
            </w:r>
          </w:p>
        </w:tc>
        <w:tc>
          <w:tcPr>
            <w:tcW w:w="0" w:type="auto"/>
            <w:vMerge w:val="restart"/>
            <w:shd w:val="clear" w:color="auto" w:fill="A6A6A6" w:themeFill="background1" w:themeFillShade="A6"/>
          </w:tcPr>
          <w:p w14:paraId="676C3E97" w14:textId="77777777" w:rsidR="0043448C" w:rsidRPr="000D21C0" w:rsidRDefault="0043448C" w:rsidP="0043448C">
            <w:pPr>
              <w:spacing w:line="259" w:lineRule="auto"/>
              <w:rPr>
                <w:color w:val="000000" w:themeColor="text1"/>
                <w:sz w:val="16"/>
                <w:szCs w:val="16"/>
              </w:rPr>
            </w:pPr>
          </w:p>
          <w:p w14:paraId="3EAA130D" w14:textId="77777777" w:rsidR="0043448C" w:rsidRPr="000D21C0" w:rsidRDefault="0043448C" w:rsidP="0043448C">
            <w:pPr>
              <w:spacing w:line="259" w:lineRule="auto"/>
              <w:rPr>
                <w:color w:val="000000" w:themeColor="text1"/>
                <w:sz w:val="16"/>
                <w:szCs w:val="16"/>
              </w:rPr>
            </w:pPr>
          </w:p>
          <w:p w14:paraId="1DA9BEA7" w14:textId="77777777" w:rsidR="0043448C" w:rsidRPr="000D21C0" w:rsidRDefault="0043448C" w:rsidP="0043448C">
            <w:pPr>
              <w:spacing w:line="259" w:lineRule="auto"/>
              <w:rPr>
                <w:color w:val="000000" w:themeColor="text1"/>
                <w:sz w:val="16"/>
                <w:szCs w:val="16"/>
              </w:rPr>
            </w:pPr>
          </w:p>
          <w:p w14:paraId="1403D9D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40,044</w:t>
            </w:r>
          </w:p>
          <w:p w14:paraId="72C910C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(1,540)</w:t>
            </w:r>
          </w:p>
        </w:tc>
        <w:tc>
          <w:tcPr>
            <w:tcW w:w="0" w:type="auto"/>
            <w:vMerge w:val="restart"/>
            <w:shd w:val="clear" w:color="auto" w:fill="A6A6A6" w:themeFill="background1" w:themeFillShade="A6"/>
          </w:tcPr>
          <w:p w14:paraId="26949B6D" w14:textId="77777777" w:rsidR="0043448C" w:rsidRPr="000D21C0" w:rsidRDefault="0043448C" w:rsidP="0043448C">
            <w:pPr>
              <w:spacing w:line="259" w:lineRule="auto"/>
              <w:rPr>
                <w:color w:val="000000" w:themeColor="text1"/>
                <w:sz w:val="16"/>
                <w:szCs w:val="16"/>
              </w:rPr>
            </w:pPr>
          </w:p>
          <w:p w14:paraId="2E1B59E0" w14:textId="77777777" w:rsidR="0043448C" w:rsidRPr="000D21C0" w:rsidRDefault="0043448C" w:rsidP="0043448C">
            <w:pPr>
              <w:spacing w:line="259" w:lineRule="auto"/>
              <w:rPr>
                <w:color w:val="000000" w:themeColor="text1"/>
                <w:sz w:val="16"/>
                <w:szCs w:val="16"/>
              </w:rPr>
            </w:pPr>
          </w:p>
          <w:p w14:paraId="6A539F78" w14:textId="77777777" w:rsidR="0043448C" w:rsidRPr="000D21C0" w:rsidRDefault="0043448C" w:rsidP="0043448C">
            <w:pPr>
              <w:spacing w:line="259" w:lineRule="auto"/>
              <w:rPr>
                <w:color w:val="000000" w:themeColor="text1"/>
                <w:sz w:val="16"/>
                <w:szCs w:val="16"/>
              </w:rPr>
            </w:pPr>
          </w:p>
          <w:p w14:paraId="2519A82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15,993</w:t>
            </w:r>
          </w:p>
        </w:tc>
      </w:tr>
      <w:tr w:rsidR="0043448C" w:rsidRPr="000D21C0" w14:paraId="0D396941" w14:textId="77777777" w:rsidTr="008F31F1">
        <w:trPr>
          <w:gridAfter w:val="1"/>
          <w:trHeight w:val="150"/>
        </w:trPr>
        <w:tc>
          <w:tcPr>
            <w:tcW w:w="0" w:type="auto"/>
            <w:gridSpan w:val="2"/>
            <w:vMerge/>
            <w:shd w:val="clear" w:color="auto" w:fill="A6A6A6" w:themeFill="background1" w:themeFillShade="A6"/>
            <w:vAlign w:val="bottom"/>
          </w:tcPr>
          <w:p w14:paraId="380B0C11"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1ADAB85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2000-5</w:t>
            </w:r>
          </w:p>
          <w:p w14:paraId="53DF15CF" w14:textId="77777777" w:rsidR="0043448C" w:rsidRPr="000D21C0" w:rsidRDefault="0043448C" w:rsidP="0043448C">
            <w:pPr>
              <w:spacing w:line="259" w:lineRule="auto"/>
              <w:rPr>
                <w:color w:val="000000" w:themeColor="text1"/>
                <w:sz w:val="16"/>
                <w:szCs w:val="16"/>
              </w:rPr>
            </w:pPr>
          </w:p>
          <w:p w14:paraId="30547A1F"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33DDBB8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47,986</w:t>
            </w:r>
          </w:p>
          <w:p w14:paraId="5C6FC95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w:t>
            </w:r>
          </w:p>
          <w:p w14:paraId="478CCBC7" w14:textId="77777777" w:rsidR="0043448C" w:rsidRPr="000D21C0" w:rsidRDefault="0043448C" w:rsidP="0043448C">
            <w:pPr>
              <w:spacing w:line="259" w:lineRule="auto"/>
              <w:rPr>
                <w:color w:val="000000" w:themeColor="text1"/>
                <w:sz w:val="16"/>
                <w:szCs w:val="16"/>
              </w:rPr>
            </w:pPr>
          </w:p>
          <w:p w14:paraId="7F7266B5"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62DB30A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36,424</w:t>
            </w:r>
          </w:p>
          <w:p w14:paraId="0DE65D1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w:t>
            </w:r>
          </w:p>
        </w:tc>
        <w:tc>
          <w:tcPr>
            <w:tcW w:w="0" w:type="auto"/>
            <w:shd w:val="clear" w:color="auto" w:fill="A6A6A6" w:themeFill="background1" w:themeFillShade="A6"/>
          </w:tcPr>
          <w:p w14:paraId="598E472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616</w:t>
            </w:r>
          </w:p>
        </w:tc>
        <w:tc>
          <w:tcPr>
            <w:tcW w:w="0" w:type="auto"/>
            <w:shd w:val="clear" w:color="auto" w:fill="A6A6A6" w:themeFill="background1" w:themeFillShade="A6"/>
          </w:tcPr>
          <w:p w14:paraId="424D3A93"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Palestinian</w:t>
            </w:r>
          </w:p>
          <w:p w14:paraId="27CD003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7E8DACD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Katrina/New Orleans</w:t>
            </w:r>
          </w:p>
          <w:p w14:paraId="1C2BDDA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Iraqi</w:t>
            </w:r>
          </w:p>
          <w:p w14:paraId="59E29F0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p w14:paraId="65FC20E4" w14:textId="77777777" w:rsidR="0043448C" w:rsidRPr="000D21C0" w:rsidRDefault="0043448C" w:rsidP="0043448C">
            <w:pPr>
              <w:spacing w:line="259" w:lineRule="auto"/>
              <w:rPr>
                <w:b/>
                <w:bCs/>
                <w:color w:val="000000" w:themeColor="text1"/>
                <w:sz w:val="16"/>
                <w:szCs w:val="16"/>
              </w:rPr>
            </w:pPr>
          </w:p>
        </w:tc>
        <w:tc>
          <w:tcPr>
            <w:tcW w:w="999" w:type="dxa"/>
            <w:shd w:val="clear" w:color="auto" w:fill="A6A6A6" w:themeFill="background1" w:themeFillShade="A6"/>
          </w:tcPr>
          <w:p w14:paraId="1486B80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333</w:t>
            </w:r>
          </w:p>
          <w:p w14:paraId="0F4DA46E" w14:textId="77777777" w:rsidR="0043448C" w:rsidRPr="000D21C0" w:rsidRDefault="0043448C" w:rsidP="0043448C">
            <w:pPr>
              <w:spacing w:line="259" w:lineRule="auto"/>
              <w:rPr>
                <w:color w:val="000000" w:themeColor="text1"/>
                <w:sz w:val="16"/>
                <w:szCs w:val="16"/>
              </w:rPr>
            </w:pPr>
          </w:p>
        </w:tc>
        <w:tc>
          <w:tcPr>
            <w:tcW w:w="1016" w:type="dxa"/>
            <w:vMerge/>
            <w:shd w:val="clear" w:color="auto" w:fill="A6A6A6" w:themeFill="background1" w:themeFillShade="A6"/>
          </w:tcPr>
          <w:p w14:paraId="30A9CDEE" w14:textId="77777777" w:rsidR="0043448C" w:rsidRPr="000D21C0" w:rsidRDefault="0043448C" w:rsidP="0043448C">
            <w:pPr>
              <w:spacing w:line="259" w:lineRule="auto"/>
              <w:rPr>
                <w:color w:val="000000" w:themeColor="text1"/>
                <w:sz w:val="16"/>
                <w:szCs w:val="16"/>
              </w:rPr>
            </w:pPr>
          </w:p>
        </w:tc>
        <w:tc>
          <w:tcPr>
            <w:tcW w:w="0" w:type="auto"/>
            <w:vMerge/>
            <w:shd w:val="clear" w:color="auto" w:fill="A6A6A6" w:themeFill="background1" w:themeFillShade="A6"/>
          </w:tcPr>
          <w:p w14:paraId="7D4DDF40" w14:textId="77777777" w:rsidR="0043448C" w:rsidRPr="000D21C0" w:rsidRDefault="0043448C" w:rsidP="0043448C">
            <w:pPr>
              <w:spacing w:line="259" w:lineRule="auto"/>
              <w:rPr>
                <w:color w:val="000000" w:themeColor="text1"/>
                <w:sz w:val="16"/>
                <w:szCs w:val="16"/>
              </w:rPr>
            </w:pPr>
          </w:p>
        </w:tc>
        <w:tc>
          <w:tcPr>
            <w:tcW w:w="0" w:type="auto"/>
            <w:vMerge/>
            <w:shd w:val="clear" w:color="auto" w:fill="A6A6A6" w:themeFill="background1" w:themeFillShade="A6"/>
          </w:tcPr>
          <w:p w14:paraId="2F7A9881" w14:textId="77777777" w:rsidR="0043448C" w:rsidRPr="000D21C0" w:rsidRDefault="0043448C" w:rsidP="0043448C">
            <w:pPr>
              <w:spacing w:line="259" w:lineRule="auto"/>
              <w:rPr>
                <w:color w:val="000000" w:themeColor="text1"/>
                <w:sz w:val="16"/>
                <w:szCs w:val="16"/>
              </w:rPr>
            </w:pPr>
          </w:p>
        </w:tc>
      </w:tr>
      <w:tr w:rsidR="0043448C" w:rsidRPr="000D21C0" w14:paraId="40F22E73" w14:textId="77777777" w:rsidTr="008F31F1">
        <w:trPr>
          <w:gridAfter w:val="1"/>
          <w:trHeight w:val="150"/>
        </w:trPr>
        <w:tc>
          <w:tcPr>
            <w:tcW w:w="0" w:type="auto"/>
            <w:gridSpan w:val="2"/>
            <w:vAlign w:val="bottom"/>
          </w:tcPr>
          <w:p w14:paraId="6E8794A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Uganda LRA Insurgency</w:t>
            </w:r>
          </w:p>
          <w:p w14:paraId="625F247C" w14:textId="77777777" w:rsidR="0043448C" w:rsidRPr="000D21C0" w:rsidRDefault="0043448C" w:rsidP="0043448C">
            <w:pPr>
              <w:spacing w:line="259" w:lineRule="auto"/>
              <w:rPr>
                <w:color w:val="000000" w:themeColor="text1"/>
                <w:sz w:val="16"/>
                <w:szCs w:val="16"/>
              </w:rPr>
            </w:pPr>
          </w:p>
          <w:p w14:paraId="77078415" w14:textId="77777777" w:rsidR="0043448C" w:rsidRPr="000D21C0" w:rsidRDefault="0043448C" w:rsidP="0043448C">
            <w:pPr>
              <w:spacing w:line="259" w:lineRule="auto"/>
              <w:rPr>
                <w:color w:val="000000" w:themeColor="text1"/>
                <w:sz w:val="16"/>
                <w:szCs w:val="16"/>
              </w:rPr>
            </w:pPr>
          </w:p>
        </w:tc>
        <w:tc>
          <w:tcPr>
            <w:tcW w:w="803" w:type="dxa"/>
            <w:vAlign w:val="bottom"/>
          </w:tcPr>
          <w:p w14:paraId="76630E1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1987-2006</w:t>
            </w:r>
          </w:p>
          <w:p w14:paraId="511F8681" w14:textId="77777777" w:rsidR="0043448C" w:rsidRPr="000D21C0" w:rsidRDefault="0043448C" w:rsidP="0043448C">
            <w:pPr>
              <w:spacing w:line="259" w:lineRule="auto"/>
              <w:rPr>
                <w:color w:val="000000" w:themeColor="text1"/>
                <w:sz w:val="16"/>
                <w:szCs w:val="16"/>
              </w:rPr>
            </w:pPr>
          </w:p>
          <w:p w14:paraId="4177E518" w14:textId="77777777" w:rsidR="0043448C" w:rsidRPr="000D21C0" w:rsidRDefault="0043448C" w:rsidP="0043448C">
            <w:pPr>
              <w:spacing w:line="259" w:lineRule="auto"/>
              <w:rPr>
                <w:color w:val="000000" w:themeColor="text1"/>
                <w:sz w:val="16"/>
                <w:szCs w:val="16"/>
              </w:rPr>
            </w:pPr>
          </w:p>
        </w:tc>
        <w:tc>
          <w:tcPr>
            <w:tcW w:w="1133" w:type="dxa"/>
          </w:tcPr>
          <w:p w14:paraId="2F9CA89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1,705</w:t>
            </w:r>
          </w:p>
          <w:p w14:paraId="27FC0DF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0BB041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699</w:t>
            </w:r>
          </w:p>
          <w:p w14:paraId="03DA22F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627CBD2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116</w:t>
            </w:r>
          </w:p>
        </w:tc>
        <w:tc>
          <w:tcPr>
            <w:tcW w:w="0" w:type="auto"/>
          </w:tcPr>
          <w:p w14:paraId="6671E71F" w14:textId="77777777" w:rsidR="0043448C" w:rsidRPr="000D21C0" w:rsidRDefault="0043448C" w:rsidP="0043448C">
            <w:pPr>
              <w:keepNext/>
              <w:outlineLvl w:val="0"/>
              <w:rPr>
                <w:color w:val="000000" w:themeColor="text1"/>
                <w:sz w:val="16"/>
                <w:szCs w:val="16"/>
              </w:rPr>
            </w:pPr>
            <w:r w:rsidRPr="000D21C0">
              <w:rPr>
                <w:color w:val="000000" w:themeColor="text1"/>
                <w:sz w:val="16"/>
                <w:szCs w:val="16"/>
              </w:rPr>
              <w:t>Palestinian/Rafah/Jenin</w:t>
            </w:r>
          </w:p>
          <w:p w14:paraId="3ABC7B8F"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Kosovar/Albanian</w:t>
            </w:r>
          </w:p>
          <w:p w14:paraId="6BDCFAFB"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lastRenderedPageBreak/>
              <w:t>Afghan</w:t>
            </w:r>
          </w:p>
          <w:p w14:paraId="17956DD1"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Rwandan/Hutu</w:t>
            </w:r>
          </w:p>
          <w:p w14:paraId="5AA29D80" w14:textId="77777777" w:rsidR="0043448C" w:rsidRPr="000D21C0" w:rsidRDefault="0043448C" w:rsidP="0043448C">
            <w:pPr>
              <w:spacing w:line="259" w:lineRule="auto"/>
              <w:rPr>
                <w:rFonts w:asciiTheme="minorHAnsi" w:hAnsiTheme="minorHAnsi" w:cstheme="minorBidi"/>
                <w:color w:val="000000" w:themeColor="text1"/>
                <w:sz w:val="16"/>
                <w:szCs w:val="16"/>
              </w:rPr>
            </w:pPr>
            <w:r w:rsidRPr="000D21C0">
              <w:rPr>
                <w:rFonts w:asciiTheme="minorHAnsi" w:hAnsiTheme="minorHAnsi" w:cstheme="minorBidi"/>
                <w:color w:val="000000" w:themeColor="text1"/>
                <w:sz w:val="16"/>
                <w:szCs w:val="16"/>
              </w:rPr>
              <w:t>Cuban</w:t>
            </w:r>
          </w:p>
        </w:tc>
        <w:tc>
          <w:tcPr>
            <w:tcW w:w="999" w:type="dxa"/>
          </w:tcPr>
          <w:p w14:paraId="2B8128A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19</w:t>
            </w:r>
          </w:p>
        </w:tc>
        <w:tc>
          <w:tcPr>
            <w:tcW w:w="1016" w:type="dxa"/>
          </w:tcPr>
          <w:p w14:paraId="1501000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2007-25</w:t>
            </w:r>
          </w:p>
        </w:tc>
        <w:tc>
          <w:tcPr>
            <w:tcW w:w="0" w:type="auto"/>
          </w:tcPr>
          <w:p w14:paraId="626C092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4,413</w:t>
            </w:r>
          </w:p>
          <w:p w14:paraId="65A8F95C" w14:textId="77777777" w:rsidR="0043448C" w:rsidRPr="000D21C0" w:rsidRDefault="0043448C" w:rsidP="0043448C">
            <w:pPr>
              <w:spacing w:line="259" w:lineRule="auto"/>
              <w:rPr>
                <w:color w:val="000000" w:themeColor="text1"/>
                <w:sz w:val="16"/>
                <w:szCs w:val="16"/>
                <w:lang w:val="uk-UA"/>
              </w:rPr>
            </w:pPr>
            <w:r w:rsidRPr="000D21C0">
              <w:rPr>
                <w:color w:val="000000" w:themeColor="text1"/>
                <w:sz w:val="16"/>
                <w:szCs w:val="16"/>
              </w:rPr>
              <w:t>(245</w:t>
            </w:r>
            <w:r w:rsidRPr="000D21C0">
              <w:rPr>
                <w:color w:val="000000" w:themeColor="text1"/>
                <w:sz w:val="16"/>
                <w:szCs w:val="16"/>
                <w:lang w:val="uk-UA"/>
              </w:rPr>
              <w:t>)</w:t>
            </w:r>
          </w:p>
        </w:tc>
        <w:tc>
          <w:tcPr>
            <w:tcW w:w="0" w:type="auto"/>
          </w:tcPr>
          <w:p w14:paraId="1E731B7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1,557</w:t>
            </w:r>
          </w:p>
        </w:tc>
      </w:tr>
      <w:tr w:rsidR="0043448C" w:rsidRPr="000D21C0" w14:paraId="1659A99B" w14:textId="77777777" w:rsidTr="008F31F1">
        <w:trPr>
          <w:gridAfter w:val="1"/>
          <w:trHeight w:val="150"/>
        </w:trPr>
        <w:tc>
          <w:tcPr>
            <w:tcW w:w="0" w:type="auto"/>
            <w:gridSpan w:val="2"/>
            <w:vAlign w:val="bottom"/>
          </w:tcPr>
          <w:p w14:paraId="25ECD9C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Liberia War</w:t>
            </w:r>
          </w:p>
          <w:p w14:paraId="0A6B85A2" w14:textId="77777777" w:rsidR="0043448C" w:rsidRPr="000D21C0" w:rsidRDefault="0043448C" w:rsidP="0043448C">
            <w:pPr>
              <w:spacing w:line="259" w:lineRule="auto"/>
              <w:rPr>
                <w:color w:val="000000" w:themeColor="text1"/>
                <w:sz w:val="16"/>
                <w:szCs w:val="16"/>
              </w:rPr>
            </w:pPr>
          </w:p>
          <w:p w14:paraId="59F23F43" w14:textId="77777777" w:rsidR="0043448C" w:rsidRPr="000D21C0" w:rsidRDefault="0043448C" w:rsidP="0043448C">
            <w:pPr>
              <w:spacing w:line="259" w:lineRule="auto"/>
              <w:rPr>
                <w:color w:val="000000" w:themeColor="text1"/>
                <w:sz w:val="16"/>
                <w:szCs w:val="16"/>
              </w:rPr>
            </w:pPr>
          </w:p>
          <w:p w14:paraId="3D71DC02" w14:textId="77777777" w:rsidR="0043448C" w:rsidRPr="000D21C0" w:rsidRDefault="0043448C" w:rsidP="0043448C">
            <w:pPr>
              <w:spacing w:line="259" w:lineRule="auto"/>
              <w:rPr>
                <w:color w:val="000000" w:themeColor="text1"/>
                <w:sz w:val="16"/>
                <w:szCs w:val="16"/>
              </w:rPr>
            </w:pPr>
          </w:p>
        </w:tc>
        <w:tc>
          <w:tcPr>
            <w:tcW w:w="803" w:type="dxa"/>
            <w:vAlign w:val="bottom"/>
          </w:tcPr>
          <w:p w14:paraId="54121D6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1989-2003</w:t>
            </w:r>
          </w:p>
          <w:p w14:paraId="55FFE398" w14:textId="77777777" w:rsidR="0043448C" w:rsidRPr="000D21C0" w:rsidRDefault="0043448C" w:rsidP="0043448C">
            <w:pPr>
              <w:spacing w:line="259" w:lineRule="auto"/>
              <w:rPr>
                <w:color w:val="000000" w:themeColor="text1"/>
                <w:sz w:val="16"/>
                <w:szCs w:val="16"/>
              </w:rPr>
            </w:pPr>
          </w:p>
          <w:p w14:paraId="54CB27DE" w14:textId="77777777" w:rsidR="0043448C" w:rsidRPr="000D21C0" w:rsidRDefault="0043448C" w:rsidP="0043448C">
            <w:pPr>
              <w:spacing w:line="259" w:lineRule="auto"/>
              <w:rPr>
                <w:color w:val="000000" w:themeColor="text1"/>
                <w:sz w:val="16"/>
                <w:szCs w:val="16"/>
              </w:rPr>
            </w:pPr>
          </w:p>
          <w:p w14:paraId="10C54DD6" w14:textId="77777777" w:rsidR="0043448C" w:rsidRPr="000D21C0" w:rsidRDefault="0043448C" w:rsidP="0043448C">
            <w:pPr>
              <w:spacing w:line="259" w:lineRule="auto"/>
              <w:rPr>
                <w:color w:val="000000" w:themeColor="text1"/>
                <w:sz w:val="16"/>
                <w:szCs w:val="16"/>
              </w:rPr>
            </w:pPr>
          </w:p>
        </w:tc>
        <w:tc>
          <w:tcPr>
            <w:tcW w:w="1133" w:type="dxa"/>
          </w:tcPr>
          <w:p w14:paraId="7C47CA9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2,357</w:t>
            </w:r>
          </w:p>
          <w:p w14:paraId="693386A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78C27EE0" w14:textId="77777777" w:rsidR="0043448C" w:rsidRPr="000D21C0" w:rsidRDefault="0043448C" w:rsidP="0043448C">
            <w:pPr>
              <w:spacing w:line="259" w:lineRule="auto"/>
              <w:rPr>
                <w:color w:val="000000" w:themeColor="text1"/>
                <w:sz w:val="16"/>
                <w:szCs w:val="16"/>
              </w:rPr>
            </w:pPr>
          </w:p>
        </w:tc>
        <w:tc>
          <w:tcPr>
            <w:tcW w:w="0" w:type="auto"/>
          </w:tcPr>
          <w:p w14:paraId="588A440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1,758</w:t>
            </w:r>
          </w:p>
          <w:p w14:paraId="4B605C5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4AC35E5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237</w:t>
            </w:r>
          </w:p>
        </w:tc>
        <w:tc>
          <w:tcPr>
            <w:tcW w:w="0" w:type="auto"/>
          </w:tcPr>
          <w:p w14:paraId="4407A05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739F679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Kosovar/Albanian</w:t>
            </w:r>
          </w:p>
          <w:p w14:paraId="4557312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Rwandan/Hutu/Tutsi</w:t>
            </w:r>
          </w:p>
          <w:p w14:paraId="3D06734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3B811BC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tc>
        <w:tc>
          <w:tcPr>
            <w:tcW w:w="999" w:type="dxa"/>
          </w:tcPr>
          <w:p w14:paraId="6314330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w:t>
            </w:r>
          </w:p>
          <w:p w14:paraId="18F59BA9" w14:textId="77777777" w:rsidR="0043448C" w:rsidRPr="000D21C0" w:rsidRDefault="0043448C" w:rsidP="0043448C">
            <w:pPr>
              <w:spacing w:line="259" w:lineRule="auto"/>
              <w:rPr>
                <w:color w:val="000000" w:themeColor="text1"/>
                <w:sz w:val="16"/>
                <w:szCs w:val="16"/>
              </w:rPr>
            </w:pPr>
          </w:p>
        </w:tc>
        <w:tc>
          <w:tcPr>
            <w:tcW w:w="1016" w:type="dxa"/>
          </w:tcPr>
          <w:p w14:paraId="2161644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2004-25</w:t>
            </w:r>
          </w:p>
        </w:tc>
        <w:tc>
          <w:tcPr>
            <w:tcW w:w="0" w:type="auto"/>
          </w:tcPr>
          <w:p w14:paraId="305004D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4,107</w:t>
            </w:r>
          </w:p>
          <w:p w14:paraId="08D706F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w:t>
            </w:r>
          </w:p>
        </w:tc>
        <w:tc>
          <w:tcPr>
            <w:tcW w:w="0" w:type="auto"/>
          </w:tcPr>
          <w:p w14:paraId="3C3347E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857</w:t>
            </w:r>
          </w:p>
        </w:tc>
      </w:tr>
      <w:tr w:rsidR="0043448C" w:rsidRPr="000D21C0" w14:paraId="2DADBA2A" w14:textId="77777777" w:rsidTr="008F31F1">
        <w:trPr>
          <w:gridAfter w:val="1"/>
          <w:trHeight w:val="150"/>
        </w:trPr>
        <w:tc>
          <w:tcPr>
            <w:tcW w:w="0" w:type="auto"/>
            <w:vMerge w:val="restart"/>
            <w:vAlign w:val="bottom"/>
          </w:tcPr>
          <w:p w14:paraId="08CC667F" w14:textId="77777777" w:rsidR="0043448C" w:rsidRPr="000D21C0" w:rsidRDefault="0043448C" w:rsidP="0043448C">
            <w:pPr>
              <w:spacing w:line="259" w:lineRule="auto"/>
              <w:rPr>
                <w:color w:val="000000" w:themeColor="text1"/>
                <w:sz w:val="16"/>
                <w:szCs w:val="16"/>
              </w:rPr>
            </w:pPr>
          </w:p>
          <w:p w14:paraId="2484B8AE" w14:textId="77777777" w:rsidR="0043448C" w:rsidRPr="000D21C0" w:rsidRDefault="0043448C" w:rsidP="0043448C">
            <w:pPr>
              <w:spacing w:line="259" w:lineRule="auto"/>
              <w:rPr>
                <w:color w:val="000000" w:themeColor="text1"/>
                <w:sz w:val="16"/>
                <w:szCs w:val="16"/>
              </w:rPr>
            </w:pPr>
          </w:p>
          <w:p w14:paraId="12ADBAF0" w14:textId="77777777" w:rsidR="0043448C" w:rsidRPr="000D21C0" w:rsidRDefault="0043448C" w:rsidP="0043448C">
            <w:pPr>
              <w:spacing w:line="259" w:lineRule="auto"/>
              <w:rPr>
                <w:color w:val="000000" w:themeColor="text1"/>
                <w:sz w:val="16"/>
                <w:szCs w:val="16"/>
              </w:rPr>
            </w:pPr>
          </w:p>
          <w:p w14:paraId="2DE946DB" w14:textId="77777777" w:rsidR="0043448C" w:rsidRPr="000D21C0" w:rsidRDefault="0043448C" w:rsidP="0043448C">
            <w:pPr>
              <w:spacing w:line="259" w:lineRule="auto"/>
              <w:rPr>
                <w:color w:val="000000" w:themeColor="text1"/>
                <w:sz w:val="16"/>
                <w:szCs w:val="16"/>
              </w:rPr>
            </w:pPr>
          </w:p>
          <w:p w14:paraId="695005D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Georgia </w:t>
            </w:r>
          </w:p>
          <w:p w14:paraId="3DFCF17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Wars</w:t>
            </w:r>
          </w:p>
          <w:p w14:paraId="2BC8D680" w14:textId="77777777" w:rsidR="0043448C" w:rsidRPr="000D21C0" w:rsidRDefault="0043448C" w:rsidP="0043448C">
            <w:pPr>
              <w:spacing w:line="259" w:lineRule="auto"/>
              <w:rPr>
                <w:color w:val="000000" w:themeColor="text1"/>
                <w:sz w:val="16"/>
                <w:szCs w:val="16"/>
              </w:rPr>
            </w:pPr>
          </w:p>
          <w:p w14:paraId="52D9A5AB" w14:textId="77777777" w:rsidR="0043448C" w:rsidRPr="000D21C0" w:rsidRDefault="0043448C" w:rsidP="0043448C">
            <w:pPr>
              <w:spacing w:line="259" w:lineRule="auto"/>
              <w:rPr>
                <w:color w:val="000000" w:themeColor="text1"/>
                <w:sz w:val="16"/>
                <w:szCs w:val="16"/>
              </w:rPr>
            </w:pPr>
          </w:p>
          <w:p w14:paraId="02B581AB" w14:textId="77777777" w:rsidR="0043448C" w:rsidRPr="000D21C0" w:rsidRDefault="0043448C" w:rsidP="0043448C">
            <w:pPr>
              <w:spacing w:line="259" w:lineRule="auto"/>
              <w:rPr>
                <w:color w:val="000000" w:themeColor="text1"/>
                <w:sz w:val="16"/>
                <w:szCs w:val="16"/>
              </w:rPr>
            </w:pPr>
          </w:p>
          <w:p w14:paraId="083C29DB" w14:textId="77777777" w:rsidR="0043448C" w:rsidRPr="000D21C0" w:rsidRDefault="0043448C" w:rsidP="0043448C">
            <w:pPr>
              <w:spacing w:line="259" w:lineRule="auto"/>
              <w:rPr>
                <w:color w:val="000000" w:themeColor="text1"/>
                <w:sz w:val="16"/>
                <w:szCs w:val="16"/>
              </w:rPr>
            </w:pPr>
          </w:p>
        </w:tc>
        <w:tc>
          <w:tcPr>
            <w:tcW w:w="0" w:type="auto"/>
            <w:vAlign w:val="bottom"/>
          </w:tcPr>
          <w:p w14:paraId="071E7AE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South Ossetia and Abkhazia War</w:t>
            </w:r>
          </w:p>
        </w:tc>
        <w:tc>
          <w:tcPr>
            <w:tcW w:w="803" w:type="dxa"/>
            <w:vAlign w:val="bottom"/>
          </w:tcPr>
          <w:p w14:paraId="375D86D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1989-93</w:t>
            </w:r>
          </w:p>
          <w:p w14:paraId="1A0AA0A8" w14:textId="77777777" w:rsidR="0043448C" w:rsidRPr="000D21C0" w:rsidRDefault="0043448C" w:rsidP="0043448C">
            <w:pPr>
              <w:spacing w:line="259" w:lineRule="auto"/>
              <w:rPr>
                <w:color w:val="000000" w:themeColor="text1"/>
                <w:sz w:val="16"/>
                <w:szCs w:val="16"/>
              </w:rPr>
            </w:pPr>
          </w:p>
          <w:p w14:paraId="24C2029B" w14:textId="77777777" w:rsidR="0043448C" w:rsidRPr="000D21C0" w:rsidRDefault="0043448C" w:rsidP="0043448C">
            <w:pPr>
              <w:spacing w:line="259" w:lineRule="auto"/>
              <w:rPr>
                <w:color w:val="000000" w:themeColor="text1"/>
                <w:sz w:val="16"/>
                <w:szCs w:val="16"/>
              </w:rPr>
            </w:pPr>
          </w:p>
        </w:tc>
        <w:tc>
          <w:tcPr>
            <w:tcW w:w="1133" w:type="dxa"/>
          </w:tcPr>
          <w:p w14:paraId="41EAC94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1,286</w:t>
            </w:r>
          </w:p>
          <w:p w14:paraId="673881E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7DDB93D0" w14:textId="77777777" w:rsidR="0043448C" w:rsidRPr="000D21C0" w:rsidRDefault="0043448C" w:rsidP="0043448C">
            <w:pPr>
              <w:spacing w:line="259" w:lineRule="auto"/>
              <w:rPr>
                <w:color w:val="000000" w:themeColor="text1"/>
                <w:sz w:val="16"/>
                <w:szCs w:val="16"/>
              </w:rPr>
            </w:pPr>
          </w:p>
          <w:p w14:paraId="6BC29529" w14:textId="77777777" w:rsidR="0043448C" w:rsidRPr="000D21C0" w:rsidRDefault="0043448C" w:rsidP="0043448C">
            <w:pPr>
              <w:spacing w:line="259" w:lineRule="auto"/>
              <w:rPr>
                <w:color w:val="000000" w:themeColor="text1"/>
                <w:sz w:val="16"/>
                <w:szCs w:val="16"/>
              </w:rPr>
            </w:pPr>
          </w:p>
        </w:tc>
        <w:tc>
          <w:tcPr>
            <w:tcW w:w="0" w:type="auto"/>
          </w:tcPr>
          <w:p w14:paraId="22E136D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1,114</w:t>
            </w:r>
          </w:p>
          <w:p w14:paraId="350099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730289AD" w14:textId="77777777" w:rsidR="0043448C" w:rsidRPr="000D21C0" w:rsidRDefault="0043448C" w:rsidP="0043448C">
            <w:pPr>
              <w:spacing w:line="259" w:lineRule="auto"/>
              <w:rPr>
                <w:color w:val="000000" w:themeColor="text1"/>
                <w:sz w:val="16"/>
                <w:szCs w:val="16"/>
              </w:rPr>
            </w:pPr>
          </w:p>
          <w:p w14:paraId="4368A29D" w14:textId="77777777" w:rsidR="0043448C" w:rsidRPr="000D21C0" w:rsidRDefault="0043448C" w:rsidP="0043448C">
            <w:pPr>
              <w:spacing w:line="259" w:lineRule="auto"/>
              <w:rPr>
                <w:color w:val="000000" w:themeColor="text1"/>
                <w:sz w:val="16"/>
                <w:szCs w:val="16"/>
              </w:rPr>
            </w:pPr>
          </w:p>
        </w:tc>
        <w:tc>
          <w:tcPr>
            <w:tcW w:w="0" w:type="auto"/>
          </w:tcPr>
          <w:p w14:paraId="2033491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98</w:t>
            </w:r>
          </w:p>
          <w:p w14:paraId="6A889C79" w14:textId="77777777" w:rsidR="0043448C" w:rsidRPr="000D21C0" w:rsidRDefault="0043448C" w:rsidP="0043448C">
            <w:pPr>
              <w:spacing w:line="259" w:lineRule="auto"/>
              <w:rPr>
                <w:color w:val="000000" w:themeColor="text1"/>
                <w:sz w:val="16"/>
                <w:szCs w:val="16"/>
              </w:rPr>
            </w:pPr>
          </w:p>
          <w:p w14:paraId="15E7BDFA" w14:textId="77777777" w:rsidR="0043448C" w:rsidRPr="000D21C0" w:rsidRDefault="0043448C" w:rsidP="0043448C">
            <w:pPr>
              <w:spacing w:line="259" w:lineRule="auto"/>
              <w:rPr>
                <w:color w:val="000000" w:themeColor="text1"/>
                <w:sz w:val="16"/>
                <w:szCs w:val="16"/>
              </w:rPr>
            </w:pPr>
          </w:p>
        </w:tc>
        <w:tc>
          <w:tcPr>
            <w:tcW w:w="0" w:type="auto"/>
          </w:tcPr>
          <w:p w14:paraId="766FE87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Kurdish/Iraqi</w:t>
            </w:r>
          </w:p>
          <w:p w14:paraId="3E3757A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6C2B9EA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6073455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p w14:paraId="4137E31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tc>
        <w:tc>
          <w:tcPr>
            <w:tcW w:w="999" w:type="dxa"/>
          </w:tcPr>
          <w:p w14:paraId="180EA91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w:t>
            </w:r>
          </w:p>
        </w:tc>
        <w:tc>
          <w:tcPr>
            <w:tcW w:w="1016" w:type="dxa"/>
            <w:vMerge w:val="restart"/>
          </w:tcPr>
          <w:p w14:paraId="0579ADC0" w14:textId="77777777" w:rsidR="0043448C" w:rsidRPr="000D21C0" w:rsidRDefault="0043448C" w:rsidP="0043448C">
            <w:pPr>
              <w:spacing w:line="259" w:lineRule="auto"/>
              <w:rPr>
                <w:color w:val="000000" w:themeColor="text1"/>
                <w:sz w:val="16"/>
                <w:szCs w:val="16"/>
              </w:rPr>
            </w:pPr>
          </w:p>
          <w:p w14:paraId="280B62C9" w14:textId="77777777" w:rsidR="0043448C" w:rsidRPr="000D21C0" w:rsidRDefault="0043448C" w:rsidP="0043448C">
            <w:pPr>
              <w:spacing w:line="259" w:lineRule="auto"/>
              <w:rPr>
                <w:color w:val="000000" w:themeColor="text1"/>
                <w:sz w:val="16"/>
                <w:szCs w:val="16"/>
              </w:rPr>
            </w:pPr>
          </w:p>
          <w:p w14:paraId="57D9902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1994-2008</w:t>
            </w:r>
          </w:p>
          <w:p w14:paraId="507C584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4D52638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2009-25</w:t>
            </w:r>
          </w:p>
        </w:tc>
        <w:tc>
          <w:tcPr>
            <w:tcW w:w="0" w:type="auto"/>
            <w:vMerge w:val="restart"/>
          </w:tcPr>
          <w:p w14:paraId="6CC1B298" w14:textId="77777777" w:rsidR="0043448C" w:rsidRPr="000D21C0" w:rsidRDefault="0043448C" w:rsidP="0043448C">
            <w:pPr>
              <w:spacing w:line="259" w:lineRule="auto"/>
              <w:rPr>
                <w:color w:val="000000" w:themeColor="text1"/>
                <w:sz w:val="16"/>
                <w:szCs w:val="16"/>
              </w:rPr>
            </w:pPr>
          </w:p>
          <w:p w14:paraId="5DED6F06" w14:textId="77777777" w:rsidR="0043448C" w:rsidRPr="000D21C0" w:rsidRDefault="0043448C" w:rsidP="0043448C">
            <w:pPr>
              <w:spacing w:line="259" w:lineRule="auto"/>
              <w:rPr>
                <w:color w:val="000000" w:themeColor="text1"/>
                <w:sz w:val="16"/>
                <w:szCs w:val="16"/>
              </w:rPr>
            </w:pPr>
          </w:p>
          <w:p w14:paraId="78C9121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344</w:t>
            </w:r>
          </w:p>
          <w:p w14:paraId="54C8FA0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w:t>
            </w:r>
          </w:p>
        </w:tc>
        <w:tc>
          <w:tcPr>
            <w:tcW w:w="0" w:type="auto"/>
            <w:vMerge w:val="restart"/>
          </w:tcPr>
          <w:p w14:paraId="3D2D3643" w14:textId="77777777" w:rsidR="0043448C" w:rsidRPr="000D21C0" w:rsidRDefault="0043448C" w:rsidP="0043448C">
            <w:pPr>
              <w:spacing w:line="259" w:lineRule="auto"/>
              <w:rPr>
                <w:color w:val="000000" w:themeColor="text1"/>
                <w:sz w:val="16"/>
                <w:szCs w:val="16"/>
              </w:rPr>
            </w:pPr>
          </w:p>
          <w:p w14:paraId="0A878002" w14:textId="77777777" w:rsidR="0043448C" w:rsidRPr="000D21C0" w:rsidRDefault="0043448C" w:rsidP="0043448C">
            <w:pPr>
              <w:spacing w:line="259" w:lineRule="auto"/>
              <w:rPr>
                <w:color w:val="000000" w:themeColor="text1"/>
                <w:sz w:val="16"/>
                <w:szCs w:val="16"/>
              </w:rPr>
            </w:pPr>
          </w:p>
          <w:p w14:paraId="0B46942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191</w:t>
            </w:r>
          </w:p>
        </w:tc>
      </w:tr>
      <w:tr w:rsidR="0043448C" w:rsidRPr="000D21C0" w14:paraId="590EDF09" w14:textId="77777777" w:rsidTr="008F31F1">
        <w:trPr>
          <w:gridAfter w:val="1"/>
          <w:trHeight w:val="150"/>
        </w:trPr>
        <w:tc>
          <w:tcPr>
            <w:tcW w:w="0" w:type="auto"/>
            <w:vMerge/>
            <w:vAlign w:val="bottom"/>
          </w:tcPr>
          <w:p w14:paraId="7CCBA09D" w14:textId="77777777" w:rsidR="0043448C" w:rsidRPr="000D21C0" w:rsidRDefault="0043448C" w:rsidP="0043448C">
            <w:pPr>
              <w:spacing w:line="259" w:lineRule="auto"/>
              <w:rPr>
                <w:color w:val="000000" w:themeColor="text1"/>
                <w:sz w:val="16"/>
                <w:szCs w:val="16"/>
              </w:rPr>
            </w:pPr>
          </w:p>
        </w:tc>
        <w:tc>
          <w:tcPr>
            <w:tcW w:w="0" w:type="auto"/>
            <w:vAlign w:val="bottom"/>
          </w:tcPr>
          <w:p w14:paraId="2ADDB28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Second South Ossetia War</w:t>
            </w:r>
          </w:p>
        </w:tc>
        <w:tc>
          <w:tcPr>
            <w:tcW w:w="803" w:type="dxa"/>
            <w:vAlign w:val="bottom"/>
          </w:tcPr>
          <w:p w14:paraId="1617AD7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2008</w:t>
            </w:r>
          </w:p>
          <w:p w14:paraId="25661A00" w14:textId="77777777" w:rsidR="0043448C" w:rsidRPr="000D21C0" w:rsidRDefault="0043448C" w:rsidP="0043448C">
            <w:pPr>
              <w:spacing w:line="259" w:lineRule="auto"/>
              <w:rPr>
                <w:color w:val="000000" w:themeColor="text1"/>
                <w:sz w:val="16"/>
                <w:szCs w:val="16"/>
              </w:rPr>
            </w:pPr>
          </w:p>
        </w:tc>
        <w:tc>
          <w:tcPr>
            <w:tcW w:w="1133" w:type="dxa"/>
          </w:tcPr>
          <w:p w14:paraId="59004A30" w14:textId="77777777" w:rsidR="0043448C" w:rsidRPr="000D21C0" w:rsidRDefault="0043448C" w:rsidP="0043448C">
            <w:pPr>
              <w:spacing w:line="259" w:lineRule="auto"/>
              <w:rPr>
                <w:color w:val="000000" w:themeColor="text1"/>
                <w:sz w:val="16"/>
                <w:szCs w:val="16"/>
              </w:rPr>
            </w:pPr>
          </w:p>
          <w:p w14:paraId="7B2B0B9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623</w:t>
            </w:r>
          </w:p>
          <w:p w14:paraId="3D69BA1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1C14CA6A" w14:textId="77777777" w:rsidR="0043448C" w:rsidRPr="000D21C0" w:rsidRDefault="0043448C" w:rsidP="0043448C">
            <w:pPr>
              <w:spacing w:line="259" w:lineRule="auto"/>
              <w:rPr>
                <w:color w:val="000000" w:themeColor="text1"/>
                <w:sz w:val="16"/>
                <w:szCs w:val="16"/>
              </w:rPr>
            </w:pPr>
          </w:p>
        </w:tc>
        <w:tc>
          <w:tcPr>
            <w:tcW w:w="0" w:type="auto"/>
          </w:tcPr>
          <w:p w14:paraId="64A617FA" w14:textId="77777777" w:rsidR="0043448C" w:rsidRPr="000D21C0" w:rsidRDefault="0043448C" w:rsidP="0043448C">
            <w:pPr>
              <w:spacing w:line="259" w:lineRule="auto"/>
              <w:rPr>
                <w:color w:val="000000" w:themeColor="text1"/>
                <w:sz w:val="16"/>
                <w:szCs w:val="16"/>
              </w:rPr>
            </w:pPr>
          </w:p>
          <w:p w14:paraId="52F2B8F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547</w:t>
            </w:r>
          </w:p>
          <w:p w14:paraId="44AFED0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tcPr>
          <w:p w14:paraId="2C25BA1B" w14:textId="77777777" w:rsidR="0043448C" w:rsidRPr="000D21C0" w:rsidRDefault="0043448C" w:rsidP="0043448C">
            <w:pPr>
              <w:spacing w:line="259" w:lineRule="auto"/>
              <w:rPr>
                <w:color w:val="000000" w:themeColor="text1"/>
                <w:sz w:val="16"/>
                <w:szCs w:val="16"/>
              </w:rPr>
            </w:pPr>
          </w:p>
          <w:p w14:paraId="3E6161F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187</w:t>
            </w:r>
          </w:p>
        </w:tc>
        <w:tc>
          <w:tcPr>
            <w:tcW w:w="0" w:type="auto"/>
          </w:tcPr>
          <w:p w14:paraId="38F9325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w:t>
            </w:r>
          </w:p>
          <w:p w14:paraId="4B0D81C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Iraqi </w:t>
            </w:r>
          </w:p>
          <w:p w14:paraId="6039B73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2137A59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Jewish </w:t>
            </w:r>
          </w:p>
          <w:p w14:paraId="6ED819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Sudanese</w:t>
            </w:r>
          </w:p>
        </w:tc>
        <w:tc>
          <w:tcPr>
            <w:tcW w:w="999" w:type="dxa"/>
          </w:tcPr>
          <w:p w14:paraId="735FAAD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w:t>
            </w:r>
          </w:p>
        </w:tc>
        <w:tc>
          <w:tcPr>
            <w:tcW w:w="1016" w:type="dxa"/>
            <w:vMerge/>
          </w:tcPr>
          <w:p w14:paraId="3829013F" w14:textId="77777777" w:rsidR="0043448C" w:rsidRPr="000D21C0" w:rsidRDefault="0043448C" w:rsidP="0043448C">
            <w:pPr>
              <w:spacing w:line="259" w:lineRule="auto"/>
              <w:rPr>
                <w:color w:val="000000" w:themeColor="text1"/>
                <w:sz w:val="16"/>
                <w:szCs w:val="16"/>
              </w:rPr>
            </w:pPr>
          </w:p>
        </w:tc>
        <w:tc>
          <w:tcPr>
            <w:tcW w:w="0" w:type="auto"/>
            <w:vMerge/>
          </w:tcPr>
          <w:p w14:paraId="1821A854" w14:textId="77777777" w:rsidR="0043448C" w:rsidRPr="000D21C0" w:rsidRDefault="0043448C" w:rsidP="0043448C">
            <w:pPr>
              <w:spacing w:line="259" w:lineRule="auto"/>
              <w:rPr>
                <w:color w:val="000000" w:themeColor="text1"/>
                <w:sz w:val="16"/>
                <w:szCs w:val="16"/>
              </w:rPr>
            </w:pPr>
          </w:p>
        </w:tc>
        <w:tc>
          <w:tcPr>
            <w:tcW w:w="0" w:type="auto"/>
            <w:vMerge/>
          </w:tcPr>
          <w:p w14:paraId="5E435B35" w14:textId="77777777" w:rsidR="0043448C" w:rsidRPr="000D21C0" w:rsidRDefault="0043448C" w:rsidP="0043448C">
            <w:pPr>
              <w:spacing w:line="259" w:lineRule="auto"/>
              <w:rPr>
                <w:color w:val="000000" w:themeColor="text1"/>
                <w:sz w:val="16"/>
                <w:szCs w:val="16"/>
              </w:rPr>
            </w:pPr>
          </w:p>
        </w:tc>
      </w:tr>
      <w:tr w:rsidR="0043448C" w:rsidRPr="000D21C0" w14:paraId="0A956451" w14:textId="77777777" w:rsidTr="008F31F1">
        <w:trPr>
          <w:gridAfter w:val="1"/>
          <w:trHeight w:val="150"/>
        </w:trPr>
        <w:tc>
          <w:tcPr>
            <w:tcW w:w="0" w:type="auto"/>
            <w:gridSpan w:val="2"/>
            <w:vAlign w:val="bottom"/>
          </w:tcPr>
          <w:p w14:paraId="2A8F53D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Kashmir Insurgency</w:t>
            </w:r>
          </w:p>
          <w:p w14:paraId="5790CE80" w14:textId="77777777" w:rsidR="0043448C" w:rsidRPr="000D21C0" w:rsidRDefault="0043448C" w:rsidP="0043448C">
            <w:pPr>
              <w:spacing w:line="259" w:lineRule="auto"/>
              <w:rPr>
                <w:color w:val="000000" w:themeColor="text1"/>
                <w:sz w:val="16"/>
                <w:szCs w:val="16"/>
              </w:rPr>
            </w:pPr>
          </w:p>
        </w:tc>
        <w:tc>
          <w:tcPr>
            <w:tcW w:w="803" w:type="dxa"/>
            <w:vAlign w:val="bottom"/>
          </w:tcPr>
          <w:p w14:paraId="694EEB7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1990-1</w:t>
            </w:r>
          </w:p>
          <w:p w14:paraId="13AB8AA6" w14:textId="77777777" w:rsidR="0043448C" w:rsidRPr="000D21C0" w:rsidRDefault="0043448C" w:rsidP="0043448C">
            <w:pPr>
              <w:spacing w:line="259" w:lineRule="auto"/>
              <w:rPr>
                <w:color w:val="000000" w:themeColor="text1"/>
                <w:sz w:val="16"/>
                <w:szCs w:val="16"/>
              </w:rPr>
            </w:pPr>
          </w:p>
        </w:tc>
        <w:tc>
          <w:tcPr>
            <w:tcW w:w="1133" w:type="dxa"/>
          </w:tcPr>
          <w:p w14:paraId="36F2BD0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148</w:t>
            </w:r>
          </w:p>
          <w:p w14:paraId="194B5EC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7B800E4C" w14:textId="77777777" w:rsidR="0043448C" w:rsidRPr="000D21C0" w:rsidRDefault="0043448C" w:rsidP="0043448C">
            <w:pPr>
              <w:spacing w:line="259" w:lineRule="auto"/>
              <w:rPr>
                <w:color w:val="000000" w:themeColor="text1"/>
                <w:sz w:val="16"/>
                <w:szCs w:val="16"/>
              </w:rPr>
            </w:pPr>
          </w:p>
        </w:tc>
        <w:tc>
          <w:tcPr>
            <w:tcW w:w="0" w:type="auto"/>
          </w:tcPr>
          <w:p w14:paraId="7AB16C2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112</w:t>
            </w:r>
          </w:p>
          <w:p w14:paraId="038FC9D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3E3F590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54</w:t>
            </w:r>
          </w:p>
        </w:tc>
        <w:tc>
          <w:tcPr>
            <w:tcW w:w="0" w:type="auto"/>
          </w:tcPr>
          <w:p w14:paraId="1F47618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Kurdish/Iraqi/Kuwaiti</w:t>
            </w:r>
          </w:p>
          <w:p w14:paraId="10750E7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75B8112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31776BB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p w14:paraId="4D6C6E9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tc>
        <w:tc>
          <w:tcPr>
            <w:tcW w:w="999" w:type="dxa"/>
          </w:tcPr>
          <w:p w14:paraId="53DBCDF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1016" w:type="dxa"/>
          </w:tcPr>
          <w:p w14:paraId="3279ED5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1992-2025</w:t>
            </w:r>
          </w:p>
        </w:tc>
        <w:tc>
          <w:tcPr>
            <w:tcW w:w="0" w:type="auto"/>
          </w:tcPr>
          <w:p w14:paraId="0A926C8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479</w:t>
            </w:r>
          </w:p>
          <w:p w14:paraId="2E598B8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w:t>
            </w:r>
          </w:p>
        </w:tc>
        <w:tc>
          <w:tcPr>
            <w:tcW w:w="0" w:type="auto"/>
          </w:tcPr>
          <w:p w14:paraId="3C4A546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247</w:t>
            </w:r>
          </w:p>
        </w:tc>
      </w:tr>
      <w:tr w:rsidR="0043448C" w:rsidRPr="000D21C0" w14:paraId="1B9F54EE" w14:textId="77777777" w:rsidTr="008F31F1">
        <w:trPr>
          <w:gridAfter w:val="1"/>
          <w:trHeight w:val="150"/>
        </w:trPr>
        <w:tc>
          <w:tcPr>
            <w:tcW w:w="0" w:type="auto"/>
            <w:gridSpan w:val="2"/>
            <w:vMerge w:val="restart"/>
            <w:shd w:val="clear" w:color="auto" w:fill="D9D9D9" w:themeFill="background1" w:themeFillShade="D9"/>
            <w:vAlign w:val="bottom"/>
          </w:tcPr>
          <w:p w14:paraId="203629E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Somali Wars</w:t>
            </w:r>
          </w:p>
          <w:p w14:paraId="58F35345" w14:textId="77777777" w:rsidR="0043448C" w:rsidRPr="000D21C0" w:rsidRDefault="0043448C" w:rsidP="0043448C">
            <w:pPr>
              <w:spacing w:line="259" w:lineRule="auto"/>
              <w:rPr>
                <w:color w:val="000000" w:themeColor="text1"/>
                <w:sz w:val="16"/>
                <w:szCs w:val="16"/>
              </w:rPr>
            </w:pPr>
          </w:p>
          <w:p w14:paraId="09CE66AC"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4E45777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1991-4</w:t>
            </w:r>
          </w:p>
        </w:tc>
        <w:tc>
          <w:tcPr>
            <w:tcW w:w="1133" w:type="dxa"/>
            <w:shd w:val="clear" w:color="auto" w:fill="D9D9D9" w:themeFill="background1" w:themeFillShade="D9"/>
          </w:tcPr>
          <w:p w14:paraId="5A05567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2,699</w:t>
            </w:r>
          </w:p>
          <w:p w14:paraId="19D3EB1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shd w:val="clear" w:color="auto" w:fill="D9D9D9" w:themeFill="background1" w:themeFillShade="D9"/>
          </w:tcPr>
          <w:p w14:paraId="71EE26C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1,916</w:t>
            </w:r>
          </w:p>
          <w:p w14:paraId="5853335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shd w:val="clear" w:color="auto" w:fill="D9D9D9" w:themeFill="background1" w:themeFillShade="D9"/>
          </w:tcPr>
          <w:p w14:paraId="0AE5FC6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71</w:t>
            </w:r>
          </w:p>
        </w:tc>
        <w:tc>
          <w:tcPr>
            <w:tcW w:w="0" w:type="auto"/>
            <w:shd w:val="clear" w:color="auto" w:fill="D9D9D9" w:themeFill="background1" w:themeFillShade="D9"/>
          </w:tcPr>
          <w:p w14:paraId="3410ED2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08670D6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w:t>
            </w:r>
          </w:p>
          <w:p w14:paraId="7479AAD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7A9AE69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Rwandan/Hutu</w:t>
            </w:r>
          </w:p>
          <w:p w14:paraId="238C565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Bosnian Muslim</w:t>
            </w:r>
          </w:p>
        </w:tc>
        <w:tc>
          <w:tcPr>
            <w:tcW w:w="999" w:type="dxa"/>
            <w:shd w:val="clear" w:color="auto" w:fill="D9D9D9" w:themeFill="background1" w:themeFillShade="D9"/>
          </w:tcPr>
          <w:p w14:paraId="59DA1A3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136</w:t>
            </w:r>
          </w:p>
        </w:tc>
        <w:tc>
          <w:tcPr>
            <w:tcW w:w="1016" w:type="dxa"/>
            <w:shd w:val="clear" w:color="auto" w:fill="D9D9D9" w:themeFill="background1" w:themeFillShade="D9"/>
          </w:tcPr>
          <w:p w14:paraId="1F2C36B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1994-2025</w:t>
            </w:r>
          </w:p>
        </w:tc>
        <w:tc>
          <w:tcPr>
            <w:tcW w:w="0" w:type="auto"/>
            <w:shd w:val="clear" w:color="auto" w:fill="D9D9D9" w:themeFill="background1" w:themeFillShade="D9"/>
          </w:tcPr>
          <w:p w14:paraId="7E3C3E6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760</w:t>
            </w:r>
          </w:p>
          <w:p w14:paraId="683214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w:t>
            </w:r>
          </w:p>
        </w:tc>
        <w:tc>
          <w:tcPr>
            <w:tcW w:w="0" w:type="auto"/>
            <w:shd w:val="clear" w:color="auto" w:fill="D9D9D9" w:themeFill="background1" w:themeFillShade="D9"/>
          </w:tcPr>
          <w:p w14:paraId="64368BD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392</w:t>
            </w:r>
          </w:p>
        </w:tc>
      </w:tr>
      <w:tr w:rsidR="0043448C" w:rsidRPr="000D21C0" w14:paraId="566E7F95" w14:textId="77777777" w:rsidTr="008F31F1">
        <w:trPr>
          <w:gridAfter w:val="1"/>
          <w:trHeight w:val="150"/>
        </w:trPr>
        <w:tc>
          <w:tcPr>
            <w:tcW w:w="0" w:type="auto"/>
            <w:gridSpan w:val="2"/>
            <w:vMerge/>
            <w:shd w:val="clear" w:color="auto" w:fill="D9D9D9" w:themeFill="background1" w:themeFillShade="D9"/>
            <w:vAlign w:val="bottom"/>
          </w:tcPr>
          <w:p w14:paraId="4A89ED2D" w14:textId="77777777" w:rsidR="0043448C" w:rsidRPr="000D21C0" w:rsidRDefault="0043448C" w:rsidP="0043448C">
            <w:pPr>
              <w:spacing w:line="259" w:lineRule="auto"/>
              <w:rPr>
                <w:color w:val="000000" w:themeColor="text1"/>
                <w:sz w:val="16"/>
                <w:szCs w:val="16"/>
              </w:rPr>
            </w:pPr>
          </w:p>
        </w:tc>
        <w:tc>
          <w:tcPr>
            <w:tcW w:w="803" w:type="dxa"/>
            <w:shd w:val="clear" w:color="auto" w:fill="FFFFFF" w:themeFill="background1"/>
            <w:vAlign w:val="bottom"/>
          </w:tcPr>
          <w:p w14:paraId="285CB27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2009-25</w:t>
            </w:r>
          </w:p>
        </w:tc>
        <w:tc>
          <w:tcPr>
            <w:tcW w:w="1133" w:type="dxa"/>
            <w:shd w:val="clear" w:color="auto" w:fill="FFFFFF" w:themeFill="background1"/>
          </w:tcPr>
          <w:p w14:paraId="07372DE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24,373</w:t>
            </w:r>
          </w:p>
          <w:p w14:paraId="6AE923B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FFFFFF" w:themeFill="background1"/>
          </w:tcPr>
          <w:p w14:paraId="0D0B84F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17,503</w:t>
            </w:r>
          </w:p>
          <w:p w14:paraId="0DF9943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shd w:val="clear" w:color="auto" w:fill="FFFFFF" w:themeFill="background1"/>
          </w:tcPr>
          <w:p w14:paraId="3AB88FB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4,612</w:t>
            </w:r>
          </w:p>
        </w:tc>
        <w:tc>
          <w:tcPr>
            <w:tcW w:w="0" w:type="auto"/>
            <w:shd w:val="clear" w:color="auto" w:fill="FFFFFF" w:themeFill="background1"/>
          </w:tcPr>
          <w:p w14:paraId="556E827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0B8F523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1452CD8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47A4301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00D630C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shd w:val="clear" w:color="auto" w:fill="FFFFFF" w:themeFill="background1"/>
          </w:tcPr>
          <w:p w14:paraId="341A529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72</w:t>
            </w:r>
          </w:p>
        </w:tc>
        <w:tc>
          <w:tcPr>
            <w:tcW w:w="2933" w:type="dxa"/>
            <w:gridSpan w:val="3"/>
            <w:shd w:val="clear" w:color="auto" w:fill="FFFFFF" w:themeFill="background1"/>
          </w:tcPr>
          <w:p w14:paraId="70DFD801" w14:textId="77777777" w:rsidR="0043448C" w:rsidRPr="000D21C0" w:rsidRDefault="0043448C" w:rsidP="0043448C">
            <w:pPr>
              <w:spacing w:line="259" w:lineRule="auto"/>
              <w:jc w:val="center"/>
              <w:rPr>
                <w:color w:val="000000" w:themeColor="text1"/>
                <w:sz w:val="16"/>
                <w:szCs w:val="16"/>
              </w:rPr>
            </w:pPr>
            <w:r w:rsidRPr="000D21C0">
              <w:rPr>
                <w:color w:val="000000" w:themeColor="text1"/>
                <w:sz w:val="16"/>
                <w:szCs w:val="16"/>
              </w:rPr>
              <w:t>n/a</w:t>
            </w:r>
          </w:p>
        </w:tc>
      </w:tr>
      <w:tr w:rsidR="0043448C" w:rsidRPr="000D21C0" w14:paraId="04604131" w14:textId="77777777" w:rsidTr="008F31F1">
        <w:trPr>
          <w:gridAfter w:val="1"/>
          <w:trHeight w:val="150"/>
        </w:trPr>
        <w:tc>
          <w:tcPr>
            <w:tcW w:w="0" w:type="auto"/>
            <w:gridSpan w:val="2"/>
            <w:vMerge w:val="restart"/>
            <w:vAlign w:val="bottom"/>
          </w:tcPr>
          <w:p w14:paraId="682157DC" w14:textId="77777777" w:rsidR="0043448C" w:rsidRPr="000D21C0" w:rsidRDefault="0043448C" w:rsidP="0043448C">
            <w:pPr>
              <w:spacing w:line="259" w:lineRule="auto"/>
              <w:rPr>
                <w:color w:val="000000" w:themeColor="text1"/>
                <w:sz w:val="16"/>
                <w:szCs w:val="16"/>
              </w:rPr>
            </w:pPr>
          </w:p>
          <w:p w14:paraId="62347FD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Nagorno Karabakh Wars</w:t>
            </w:r>
          </w:p>
          <w:p w14:paraId="131A4589" w14:textId="77777777" w:rsidR="0043448C" w:rsidRPr="000D21C0" w:rsidRDefault="0043448C" w:rsidP="0043448C">
            <w:pPr>
              <w:spacing w:line="259" w:lineRule="auto"/>
              <w:rPr>
                <w:color w:val="000000" w:themeColor="text1"/>
                <w:sz w:val="16"/>
                <w:szCs w:val="16"/>
              </w:rPr>
            </w:pPr>
          </w:p>
          <w:p w14:paraId="71EA6318" w14:textId="77777777" w:rsidR="0043448C" w:rsidRPr="000D21C0" w:rsidRDefault="0043448C" w:rsidP="0043448C">
            <w:pPr>
              <w:spacing w:line="259" w:lineRule="auto"/>
              <w:rPr>
                <w:color w:val="000000" w:themeColor="text1"/>
                <w:sz w:val="16"/>
                <w:szCs w:val="16"/>
              </w:rPr>
            </w:pPr>
          </w:p>
          <w:p w14:paraId="47E8971D" w14:textId="77777777" w:rsidR="0043448C" w:rsidRPr="000D21C0" w:rsidRDefault="0043448C" w:rsidP="0043448C">
            <w:pPr>
              <w:spacing w:line="259" w:lineRule="auto"/>
              <w:rPr>
                <w:color w:val="000000" w:themeColor="text1"/>
                <w:sz w:val="16"/>
                <w:szCs w:val="16"/>
              </w:rPr>
            </w:pPr>
          </w:p>
          <w:p w14:paraId="40FA161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 </w:t>
            </w:r>
          </w:p>
        </w:tc>
        <w:tc>
          <w:tcPr>
            <w:tcW w:w="803" w:type="dxa"/>
            <w:vAlign w:val="bottom"/>
          </w:tcPr>
          <w:p w14:paraId="552D5E8B" w14:textId="77777777" w:rsidR="0043448C" w:rsidRPr="000D21C0" w:rsidRDefault="0043448C" w:rsidP="0043448C">
            <w:pPr>
              <w:rPr>
                <w:color w:val="000000" w:themeColor="text1"/>
                <w:sz w:val="16"/>
                <w:szCs w:val="16"/>
              </w:rPr>
            </w:pPr>
            <w:r w:rsidRPr="000D21C0">
              <w:rPr>
                <w:color w:val="000000" w:themeColor="text1"/>
                <w:sz w:val="16"/>
                <w:szCs w:val="16"/>
              </w:rPr>
              <w:t>1988-1994</w:t>
            </w:r>
          </w:p>
          <w:p w14:paraId="4890E891" w14:textId="77777777" w:rsidR="0043448C" w:rsidRPr="000D21C0" w:rsidRDefault="0043448C" w:rsidP="0043448C">
            <w:pPr>
              <w:rPr>
                <w:color w:val="000000" w:themeColor="text1"/>
                <w:sz w:val="16"/>
                <w:szCs w:val="16"/>
              </w:rPr>
            </w:pPr>
          </w:p>
          <w:p w14:paraId="7A36D5FE" w14:textId="77777777" w:rsidR="0043448C" w:rsidRPr="000D21C0" w:rsidRDefault="0043448C" w:rsidP="0043448C">
            <w:pPr>
              <w:spacing w:line="259" w:lineRule="auto"/>
              <w:rPr>
                <w:color w:val="000000" w:themeColor="text1"/>
                <w:sz w:val="16"/>
                <w:szCs w:val="16"/>
              </w:rPr>
            </w:pPr>
          </w:p>
          <w:p w14:paraId="24BC70E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 </w:t>
            </w:r>
          </w:p>
        </w:tc>
        <w:tc>
          <w:tcPr>
            <w:tcW w:w="1133" w:type="dxa"/>
          </w:tcPr>
          <w:p w14:paraId="6C43281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1,732</w:t>
            </w:r>
          </w:p>
          <w:p w14:paraId="67664868" w14:textId="77777777" w:rsidR="0043448C" w:rsidRPr="000D21C0" w:rsidRDefault="0043448C" w:rsidP="0043448C">
            <w:pPr>
              <w:rPr>
                <w:color w:val="000000" w:themeColor="text1"/>
                <w:sz w:val="16"/>
                <w:szCs w:val="16"/>
              </w:rPr>
            </w:pPr>
            <w:r w:rsidRPr="000D21C0">
              <w:rPr>
                <w:color w:val="000000" w:themeColor="text1"/>
                <w:sz w:val="16"/>
                <w:szCs w:val="16"/>
              </w:rPr>
              <w:t>(1%)</w:t>
            </w:r>
          </w:p>
          <w:p w14:paraId="59F4AB66" w14:textId="77777777" w:rsidR="0043448C" w:rsidRPr="000D21C0" w:rsidRDefault="0043448C" w:rsidP="0043448C">
            <w:pPr>
              <w:spacing w:line="259" w:lineRule="auto"/>
              <w:rPr>
                <w:color w:val="000000" w:themeColor="text1"/>
                <w:sz w:val="16"/>
                <w:szCs w:val="16"/>
              </w:rPr>
            </w:pPr>
          </w:p>
          <w:p w14:paraId="1A605E4B" w14:textId="77777777" w:rsidR="0043448C" w:rsidRPr="000D21C0" w:rsidRDefault="0043448C" w:rsidP="0043448C">
            <w:pPr>
              <w:spacing w:line="259" w:lineRule="auto"/>
              <w:rPr>
                <w:color w:val="000000" w:themeColor="text1"/>
                <w:sz w:val="16"/>
                <w:szCs w:val="16"/>
              </w:rPr>
            </w:pPr>
          </w:p>
          <w:p w14:paraId="7E0E2ED8" w14:textId="77777777" w:rsidR="0043448C" w:rsidRPr="000D21C0" w:rsidRDefault="0043448C" w:rsidP="0043448C">
            <w:pPr>
              <w:spacing w:line="259" w:lineRule="auto"/>
              <w:rPr>
                <w:color w:val="000000" w:themeColor="text1"/>
                <w:sz w:val="16"/>
                <w:szCs w:val="16"/>
              </w:rPr>
            </w:pPr>
          </w:p>
          <w:p w14:paraId="01281F3D" w14:textId="77777777" w:rsidR="0043448C" w:rsidRPr="000D21C0" w:rsidRDefault="0043448C" w:rsidP="0043448C">
            <w:pPr>
              <w:spacing w:line="259" w:lineRule="auto"/>
              <w:rPr>
                <w:color w:val="000000" w:themeColor="text1"/>
                <w:sz w:val="16"/>
                <w:szCs w:val="16"/>
              </w:rPr>
            </w:pPr>
          </w:p>
        </w:tc>
        <w:tc>
          <w:tcPr>
            <w:tcW w:w="0" w:type="auto"/>
          </w:tcPr>
          <w:p w14:paraId="7B4329E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1,334</w:t>
            </w:r>
          </w:p>
          <w:p w14:paraId="5AAC168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16E83B17" w14:textId="77777777" w:rsidR="0043448C" w:rsidRPr="000D21C0" w:rsidRDefault="0043448C" w:rsidP="0043448C">
            <w:pPr>
              <w:spacing w:line="259" w:lineRule="auto"/>
              <w:rPr>
                <w:color w:val="000000" w:themeColor="text1"/>
                <w:sz w:val="16"/>
                <w:szCs w:val="16"/>
              </w:rPr>
            </w:pPr>
          </w:p>
          <w:p w14:paraId="662FAE3B" w14:textId="77777777" w:rsidR="0043448C" w:rsidRPr="000D21C0" w:rsidRDefault="0043448C" w:rsidP="0043448C">
            <w:pPr>
              <w:spacing w:line="259" w:lineRule="auto"/>
              <w:rPr>
                <w:color w:val="000000" w:themeColor="text1"/>
                <w:sz w:val="16"/>
                <w:szCs w:val="16"/>
              </w:rPr>
            </w:pPr>
          </w:p>
          <w:p w14:paraId="4E3BF535" w14:textId="77777777" w:rsidR="0043448C" w:rsidRPr="000D21C0" w:rsidRDefault="0043448C" w:rsidP="0043448C">
            <w:pPr>
              <w:spacing w:line="259" w:lineRule="auto"/>
              <w:rPr>
                <w:color w:val="000000" w:themeColor="text1"/>
                <w:sz w:val="16"/>
                <w:szCs w:val="16"/>
              </w:rPr>
            </w:pPr>
          </w:p>
        </w:tc>
        <w:tc>
          <w:tcPr>
            <w:tcW w:w="0" w:type="auto"/>
          </w:tcPr>
          <w:p w14:paraId="6D3AE20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88</w:t>
            </w:r>
          </w:p>
          <w:p w14:paraId="06FEC080" w14:textId="77777777" w:rsidR="0043448C" w:rsidRPr="000D21C0" w:rsidRDefault="0043448C" w:rsidP="0043448C">
            <w:pPr>
              <w:spacing w:line="259" w:lineRule="auto"/>
              <w:rPr>
                <w:color w:val="000000" w:themeColor="text1"/>
                <w:sz w:val="16"/>
                <w:szCs w:val="16"/>
              </w:rPr>
            </w:pPr>
          </w:p>
          <w:p w14:paraId="762BB5C1" w14:textId="77777777" w:rsidR="0043448C" w:rsidRPr="000D21C0" w:rsidRDefault="0043448C" w:rsidP="0043448C">
            <w:pPr>
              <w:spacing w:line="259" w:lineRule="auto"/>
              <w:rPr>
                <w:color w:val="000000" w:themeColor="text1"/>
                <w:sz w:val="16"/>
                <w:szCs w:val="16"/>
              </w:rPr>
            </w:pPr>
          </w:p>
          <w:p w14:paraId="05E8A35B" w14:textId="77777777" w:rsidR="0043448C" w:rsidRPr="000D21C0" w:rsidRDefault="0043448C" w:rsidP="0043448C">
            <w:pPr>
              <w:spacing w:line="259" w:lineRule="auto"/>
              <w:rPr>
                <w:color w:val="000000" w:themeColor="text1"/>
                <w:sz w:val="16"/>
                <w:szCs w:val="16"/>
              </w:rPr>
            </w:pPr>
          </w:p>
          <w:p w14:paraId="48CF7F73" w14:textId="77777777" w:rsidR="0043448C" w:rsidRPr="000D21C0" w:rsidRDefault="0043448C" w:rsidP="0043448C">
            <w:pPr>
              <w:spacing w:line="259" w:lineRule="auto"/>
              <w:rPr>
                <w:color w:val="000000" w:themeColor="text1"/>
                <w:sz w:val="16"/>
                <w:szCs w:val="16"/>
              </w:rPr>
            </w:pPr>
          </w:p>
        </w:tc>
        <w:tc>
          <w:tcPr>
            <w:tcW w:w="0" w:type="auto"/>
          </w:tcPr>
          <w:p w14:paraId="5B592AC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06CA0F0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w:t>
            </w:r>
          </w:p>
          <w:p w14:paraId="10AE212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033AD12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0277766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Rwandan/Hutu</w:t>
            </w:r>
          </w:p>
        </w:tc>
        <w:tc>
          <w:tcPr>
            <w:tcW w:w="999" w:type="dxa"/>
          </w:tcPr>
          <w:p w14:paraId="3C070D9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w:t>
            </w:r>
          </w:p>
        </w:tc>
        <w:tc>
          <w:tcPr>
            <w:tcW w:w="1016" w:type="dxa"/>
            <w:vMerge w:val="restart"/>
          </w:tcPr>
          <w:p w14:paraId="75A12A19" w14:textId="77777777" w:rsidR="0043448C" w:rsidRPr="000D21C0" w:rsidRDefault="0043448C" w:rsidP="0043448C">
            <w:pPr>
              <w:spacing w:line="259" w:lineRule="auto"/>
              <w:rPr>
                <w:color w:val="000000" w:themeColor="text1"/>
                <w:sz w:val="16"/>
                <w:szCs w:val="16"/>
              </w:rPr>
            </w:pPr>
          </w:p>
          <w:p w14:paraId="42D8E7E2" w14:textId="77777777" w:rsidR="0043448C" w:rsidRPr="000D21C0" w:rsidRDefault="0043448C" w:rsidP="0043448C">
            <w:pPr>
              <w:spacing w:line="259" w:lineRule="auto"/>
              <w:rPr>
                <w:color w:val="000000" w:themeColor="text1"/>
                <w:sz w:val="16"/>
                <w:szCs w:val="16"/>
              </w:rPr>
            </w:pPr>
          </w:p>
          <w:p w14:paraId="1644AB09" w14:textId="77777777" w:rsidR="0043448C" w:rsidRPr="000D21C0" w:rsidRDefault="0043448C" w:rsidP="0043448C">
            <w:pPr>
              <w:spacing w:line="259" w:lineRule="auto"/>
              <w:rPr>
                <w:color w:val="000000" w:themeColor="text1"/>
                <w:sz w:val="16"/>
                <w:szCs w:val="16"/>
              </w:rPr>
            </w:pPr>
          </w:p>
          <w:p w14:paraId="63623B4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1994-2020</w:t>
            </w:r>
          </w:p>
          <w:p w14:paraId="4A88154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61A5883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2021-5</w:t>
            </w:r>
          </w:p>
        </w:tc>
        <w:tc>
          <w:tcPr>
            <w:tcW w:w="0" w:type="auto"/>
            <w:vMerge w:val="restart"/>
          </w:tcPr>
          <w:p w14:paraId="2667284E" w14:textId="77777777" w:rsidR="0043448C" w:rsidRPr="000D21C0" w:rsidRDefault="0043448C" w:rsidP="0043448C">
            <w:pPr>
              <w:spacing w:line="259" w:lineRule="auto"/>
              <w:rPr>
                <w:color w:val="000000" w:themeColor="text1"/>
                <w:sz w:val="16"/>
                <w:szCs w:val="16"/>
              </w:rPr>
            </w:pPr>
          </w:p>
          <w:p w14:paraId="5E820403" w14:textId="77777777" w:rsidR="0043448C" w:rsidRPr="000D21C0" w:rsidRDefault="0043448C" w:rsidP="0043448C">
            <w:pPr>
              <w:spacing w:line="259" w:lineRule="auto"/>
              <w:rPr>
                <w:color w:val="000000" w:themeColor="text1"/>
                <w:sz w:val="16"/>
                <w:szCs w:val="16"/>
              </w:rPr>
            </w:pPr>
          </w:p>
          <w:p w14:paraId="3CE0D27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3,120</w:t>
            </w:r>
          </w:p>
          <w:p w14:paraId="17F6DDE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(101)</w:t>
            </w:r>
          </w:p>
        </w:tc>
        <w:tc>
          <w:tcPr>
            <w:tcW w:w="0" w:type="auto"/>
            <w:vMerge w:val="restart"/>
          </w:tcPr>
          <w:p w14:paraId="74AA8827" w14:textId="77777777" w:rsidR="0043448C" w:rsidRPr="000D21C0" w:rsidRDefault="0043448C" w:rsidP="0043448C">
            <w:pPr>
              <w:spacing w:line="259" w:lineRule="auto"/>
              <w:rPr>
                <w:color w:val="000000" w:themeColor="text1"/>
                <w:sz w:val="16"/>
                <w:szCs w:val="16"/>
              </w:rPr>
            </w:pPr>
          </w:p>
          <w:p w14:paraId="4D363FB2" w14:textId="77777777" w:rsidR="0043448C" w:rsidRPr="000D21C0" w:rsidRDefault="0043448C" w:rsidP="0043448C">
            <w:pPr>
              <w:spacing w:line="259" w:lineRule="auto"/>
              <w:rPr>
                <w:color w:val="000000" w:themeColor="text1"/>
                <w:sz w:val="16"/>
                <w:szCs w:val="16"/>
              </w:rPr>
            </w:pPr>
          </w:p>
          <w:p w14:paraId="35366F8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240</w:t>
            </w:r>
          </w:p>
        </w:tc>
      </w:tr>
      <w:tr w:rsidR="0043448C" w:rsidRPr="000D21C0" w14:paraId="5CAB6D1E" w14:textId="77777777" w:rsidTr="008F31F1">
        <w:trPr>
          <w:gridAfter w:val="1"/>
          <w:trHeight w:val="150"/>
        </w:trPr>
        <w:tc>
          <w:tcPr>
            <w:tcW w:w="0" w:type="auto"/>
            <w:gridSpan w:val="2"/>
            <w:vMerge/>
            <w:vAlign w:val="bottom"/>
          </w:tcPr>
          <w:p w14:paraId="7BB1B769" w14:textId="77777777" w:rsidR="0043448C" w:rsidRPr="000D21C0" w:rsidRDefault="0043448C" w:rsidP="0043448C">
            <w:pPr>
              <w:spacing w:line="259" w:lineRule="auto"/>
              <w:rPr>
                <w:color w:val="000000" w:themeColor="text1"/>
                <w:sz w:val="16"/>
                <w:szCs w:val="16"/>
              </w:rPr>
            </w:pPr>
          </w:p>
        </w:tc>
        <w:tc>
          <w:tcPr>
            <w:tcW w:w="803" w:type="dxa"/>
            <w:vAlign w:val="bottom"/>
          </w:tcPr>
          <w:p w14:paraId="6BD62357" w14:textId="77777777" w:rsidR="0043448C" w:rsidRPr="000D21C0" w:rsidRDefault="0043448C" w:rsidP="0043448C">
            <w:pPr>
              <w:rPr>
                <w:color w:val="000000" w:themeColor="text1"/>
                <w:sz w:val="16"/>
                <w:szCs w:val="16"/>
              </w:rPr>
            </w:pPr>
            <w:r w:rsidRPr="000D21C0">
              <w:rPr>
                <w:color w:val="000000" w:themeColor="text1"/>
                <w:sz w:val="16"/>
                <w:szCs w:val="16"/>
              </w:rPr>
              <w:t>2020</w:t>
            </w:r>
          </w:p>
          <w:p w14:paraId="1116A589" w14:textId="77777777" w:rsidR="0043448C" w:rsidRPr="000D21C0" w:rsidRDefault="0043448C" w:rsidP="0043448C">
            <w:pPr>
              <w:rPr>
                <w:color w:val="000000" w:themeColor="text1"/>
                <w:sz w:val="16"/>
                <w:szCs w:val="16"/>
              </w:rPr>
            </w:pPr>
          </w:p>
          <w:p w14:paraId="2CD94606" w14:textId="77777777" w:rsidR="0043448C" w:rsidRPr="000D21C0" w:rsidRDefault="0043448C" w:rsidP="0043448C">
            <w:pPr>
              <w:rPr>
                <w:color w:val="000000" w:themeColor="text1"/>
                <w:sz w:val="16"/>
                <w:szCs w:val="16"/>
              </w:rPr>
            </w:pPr>
          </w:p>
          <w:p w14:paraId="26601213" w14:textId="77777777" w:rsidR="0043448C" w:rsidRPr="000D21C0" w:rsidRDefault="0043448C" w:rsidP="0043448C">
            <w:pPr>
              <w:rPr>
                <w:color w:val="000000" w:themeColor="text1"/>
                <w:sz w:val="16"/>
                <w:szCs w:val="16"/>
              </w:rPr>
            </w:pPr>
          </w:p>
        </w:tc>
        <w:tc>
          <w:tcPr>
            <w:tcW w:w="1133" w:type="dxa"/>
          </w:tcPr>
          <w:p w14:paraId="4EA217BA" w14:textId="77777777" w:rsidR="0043448C" w:rsidRPr="000D21C0" w:rsidRDefault="0043448C" w:rsidP="0043448C">
            <w:pPr>
              <w:rPr>
                <w:color w:val="000000" w:themeColor="text1"/>
                <w:sz w:val="16"/>
                <w:szCs w:val="16"/>
              </w:rPr>
            </w:pPr>
            <w:r w:rsidRPr="000D21C0">
              <w:rPr>
                <w:color w:val="000000" w:themeColor="text1"/>
                <w:sz w:val="16"/>
                <w:szCs w:val="16"/>
              </w:rPr>
              <w:t>725</w:t>
            </w:r>
          </w:p>
          <w:p w14:paraId="3B751695" w14:textId="77777777" w:rsidR="0043448C" w:rsidRPr="000D21C0" w:rsidRDefault="0043448C" w:rsidP="0043448C">
            <w:pPr>
              <w:rPr>
                <w:color w:val="000000" w:themeColor="text1"/>
                <w:sz w:val="16"/>
                <w:szCs w:val="16"/>
              </w:rPr>
            </w:pPr>
            <w:r w:rsidRPr="000D21C0">
              <w:rPr>
                <w:color w:val="000000" w:themeColor="text1"/>
                <w:sz w:val="16"/>
                <w:szCs w:val="16"/>
              </w:rPr>
              <w:t>(1%)</w:t>
            </w:r>
          </w:p>
          <w:p w14:paraId="15F02E12" w14:textId="77777777" w:rsidR="0043448C" w:rsidRPr="000D21C0" w:rsidRDefault="0043448C" w:rsidP="0043448C">
            <w:pPr>
              <w:spacing w:line="259" w:lineRule="auto"/>
              <w:rPr>
                <w:color w:val="000000" w:themeColor="text1"/>
                <w:sz w:val="16"/>
                <w:szCs w:val="16"/>
              </w:rPr>
            </w:pPr>
          </w:p>
        </w:tc>
        <w:tc>
          <w:tcPr>
            <w:tcW w:w="0" w:type="auto"/>
          </w:tcPr>
          <w:p w14:paraId="3A24172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577</w:t>
            </w:r>
          </w:p>
          <w:p w14:paraId="1598BF8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1FF89D20" w14:textId="77777777" w:rsidR="0043448C" w:rsidRPr="000D21C0" w:rsidRDefault="0043448C" w:rsidP="0043448C">
            <w:pPr>
              <w:spacing w:line="259" w:lineRule="auto"/>
              <w:rPr>
                <w:color w:val="000000" w:themeColor="text1"/>
                <w:sz w:val="16"/>
                <w:szCs w:val="16"/>
              </w:rPr>
            </w:pPr>
          </w:p>
        </w:tc>
        <w:tc>
          <w:tcPr>
            <w:tcW w:w="0" w:type="auto"/>
          </w:tcPr>
          <w:p w14:paraId="1FB08A8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111</w:t>
            </w:r>
          </w:p>
        </w:tc>
        <w:tc>
          <w:tcPr>
            <w:tcW w:w="0" w:type="auto"/>
          </w:tcPr>
          <w:p w14:paraId="52BE1AF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Syrian </w:t>
            </w:r>
          </w:p>
          <w:p w14:paraId="621DD7C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Rohingya </w:t>
            </w:r>
          </w:p>
          <w:p w14:paraId="2DEC3A9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5A90CDB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w:t>
            </w:r>
          </w:p>
          <w:p w14:paraId="00316A1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tc>
        <w:tc>
          <w:tcPr>
            <w:tcW w:w="999" w:type="dxa"/>
          </w:tcPr>
          <w:p w14:paraId="02BF77B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1016" w:type="dxa"/>
            <w:vMerge/>
          </w:tcPr>
          <w:p w14:paraId="0660FB15" w14:textId="77777777" w:rsidR="0043448C" w:rsidRPr="000D21C0" w:rsidRDefault="0043448C" w:rsidP="0043448C">
            <w:pPr>
              <w:spacing w:line="259" w:lineRule="auto"/>
              <w:rPr>
                <w:color w:val="000000" w:themeColor="text1"/>
                <w:sz w:val="16"/>
                <w:szCs w:val="16"/>
              </w:rPr>
            </w:pPr>
          </w:p>
        </w:tc>
        <w:tc>
          <w:tcPr>
            <w:tcW w:w="0" w:type="auto"/>
            <w:vMerge/>
          </w:tcPr>
          <w:p w14:paraId="518D14AE" w14:textId="77777777" w:rsidR="0043448C" w:rsidRPr="000D21C0" w:rsidRDefault="0043448C" w:rsidP="0043448C">
            <w:pPr>
              <w:spacing w:line="259" w:lineRule="auto"/>
              <w:rPr>
                <w:color w:val="000000" w:themeColor="text1"/>
                <w:sz w:val="16"/>
                <w:szCs w:val="16"/>
              </w:rPr>
            </w:pPr>
          </w:p>
        </w:tc>
        <w:tc>
          <w:tcPr>
            <w:tcW w:w="0" w:type="auto"/>
            <w:vMerge/>
          </w:tcPr>
          <w:p w14:paraId="2C5F3CC7" w14:textId="77777777" w:rsidR="0043448C" w:rsidRPr="000D21C0" w:rsidRDefault="0043448C" w:rsidP="0043448C">
            <w:pPr>
              <w:spacing w:line="259" w:lineRule="auto"/>
              <w:rPr>
                <w:color w:val="000000" w:themeColor="text1"/>
                <w:sz w:val="16"/>
                <w:szCs w:val="16"/>
              </w:rPr>
            </w:pPr>
          </w:p>
        </w:tc>
      </w:tr>
      <w:tr w:rsidR="0043448C" w:rsidRPr="000D21C0" w14:paraId="59C47199" w14:textId="77777777" w:rsidTr="008F31F1">
        <w:trPr>
          <w:gridAfter w:val="1"/>
          <w:trHeight w:val="150"/>
        </w:trPr>
        <w:tc>
          <w:tcPr>
            <w:tcW w:w="0" w:type="auto"/>
            <w:gridSpan w:val="2"/>
            <w:shd w:val="clear" w:color="auto" w:fill="D9D9D9" w:themeFill="background1" w:themeFillShade="D9"/>
            <w:vAlign w:val="bottom"/>
          </w:tcPr>
          <w:p w14:paraId="3785F50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Sierra Leone War</w:t>
            </w:r>
          </w:p>
          <w:p w14:paraId="29162BA5"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52951675" w14:textId="77777777" w:rsidR="0043448C" w:rsidRPr="000D21C0" w:rsidRDefault="0043448C" w:rsidP="0043448C">
            <w:pPr>
              <w:rPr>
                <w:color w:val="000000" w:themeColor="text1"/>
                <w:sz w:val="16"/>
                <w:szCs w:val="16"/>
              </w:rPr>
            </w:pPr>
            <w:r w:rsidRPr="000D21C0">
              <w:rPr>
                <w:color w:val="000000" w:themeColor="text1"/>
                <w:sz w:val="16"/>
                <w:szCs w:val="16"/>
              </w:rPr>
              <w:t>1991-2002</w:t>
            </w:r>
          </w:p>
          <w:p w14:paraId="3C8B6537" w14:textId="77777777" w:rsidR="0043448C" w:rsidRPr="000D21C0" w:rsidRDefault="0043448C" w:rsidP="0043448C">
            <w:pPr>
              <w:rPr>
                <w:color w:val="000000" w:themeColor="text1"/>
                <w:sz w:val="16"/>
                <w:szCs w:val="16"/>
              </w:rPr>
            </w:pPr>
          </w:p>
          <w:p w14:paraId="4AB6B93C" w14:textId="77777777" w:rsidR="0043448C" w:rsidRPr="000D21C0" w:rsidRDefault="0043448C" w:rsidP="0043448C">
            <w:pPr>
              <w:rPr>
                <w:color w:val="000000" w:themeColor="text1"/>
                <w:sz w:val="16"/>
                <w:szCs w:val="16"/>
              </w:rPr>
            </w:pPr>
          </w:p>
        </w:tc>
        <w:tc>
          <w:tcPr>
            <w:tcW w:w="1133" w:type="dxa"/>
            <w:shd w:val="clear" w:color="auto" w:fill="D9D9D9" w:themeFill="background1" w:themeFillShade="D9"/>
          </w:tcPr>
          <w:p w14:paraId="5EED0CDC" w14:textId="77777777" w:rsidR="0043448C" w:rsidRPr="000D21C0" w:rsidRDefault="0043448C" w:rsidP="0043448C">
            <w:pPr>
              <w:rPr>
                <w:color w:val="000000" w:themeColor="text1"/>
                <w:sz w:val="16"/>
                <w:szCs w:val="16"/>
              </w:rPr>
            </w:pPr>
            <w:r w:rsidRPr="000D21C0">
              <w:rPr>
                <w:color w:val="000000" w:themeColor="text1"/>
                <w:sz w:val="16"/>
                <w:szCs w:val="16"/>
              </w:rPr>
              <w:lastRenderedPageBreak/>
              <w:t>13,660</w:t>
            </w:r>
          </w:p>
          <w:p w14:paraId="47133A80" w14:textId="77777777" w:rsidR="0043448C" w:rsidRPr="000D21C0" w:rsidRDefault="0043448C" w:rsidP="0043448C">
            <w:pPr>
              <w:rPr>
                <w:color w:val="000000" w:themeColor="text1"/>
                <w:sz w:val="16"/>
                <w:szCs w:val="16"/>
              </w:rPr>
            </w:pPr>
            <w:r w:rsidRPr="000D21C0">
              <w:rPr>
                <w:color w:val="000000" w:themeColor="text1"/>
                <w:sz w:val="16"/>
                <w:szCs w:val="16"/>
              </w:rPr>
              <w:t>(3%)</w:t>
            </w:r>
          </w:p>
        </w:tc>
        <w:tc>
          <w:tcPr>
            <w:tcW w:w="0" w:type="auto"/>
            <w:shd w:val="clear" w:color="auto" w:fill="D9D9D9" w:themeFill="background1" w:themeFillShade="D9"/>
          </w:tcPr>
          <w:p w14:paraId="47B80D8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1,967</w:t>
            </w:r>
          </w:p>
          <w:p w14:paraId="7AEBC36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w:t>
            </w:r>
          </w:p>
        </w:tc>
        <w:tc>
          <w:tcPr>
            <w:tcW w:w="0" w:type="auto"/>
            <w:shd w:val="clear" w:color="auto" w:fill="D9D9D9" w:themeFill="background1" w:themeFillShade="D9"/>
          </w:tcPr>
          <w:p w14:paraId="41B3BAE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289</w:t>
            </w:r>
          </w:p>
        </w:tc>
        <w:tc>
          <w:tcPr>
            <w:tcW w:w="0" w:type="auto"/>
            <w:shd w:val="clear" w:color="auto" w:fill="D9D9D9" w:themeFill="background1" w:themeFillShade="D9"/>
          </w:tcPr>
          <w:p w14:paraId="271524C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Palestinian/Jenin</w:t>
            </w:r>
          </w:p>
          <w:p w14:paraId="7130B45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Kosovo/Kosovar/</w:t>
            </w:r>
          </w:p>
          <w:p w14:paraId="74845E5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Albanian</w:t>
            </w:r>
          </w:p>
          <w:p w14:paraId="152390D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Rwandan/Hutu</w:t>
            </w:r>
          </w:p>
          <w:p w14:paraId="10773C6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49540D4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tc>
        <w:tc>
          <w:tcPr>
            <w:tcW w:w="999" w:type="dxa"/>
            <w:shd w:val="clear" w:color="auto" w:fill="D9D9D9" w:themeFill="background1" w:themeFillShade="D9"/>
          </w:tcPr>
          <w:p w14:paraId="388E7E44" w14:textId="77777777" w:rsidR="0043448C" w:rsidRPr="000D21C0" w:rsidRDefault="0043448C" w:rsidP="0043448C">
            <w:pPr>
              <w:spacing w:line="259" w:lineRule="auto"/>
              <w:rPr>
                <w:color w:val="000000" w:themeColor="text1"/>
                <w:sz w:val="16"/>
                <w:szCs w:val="16"/>
              </w:rPr>
            </w:pPr>
          </w:p>
          <w:p w14:paraId="4D8EBAE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175</w:t>
            </w:r>
          </w:p>
        </w:tc>
        <w:tc>
          <w:tcPr>
            <w:tcW w:w="1016" w:type="dxa"/>
            <w:shd w:val="clear" w:color="auto" w:fill="D9D9D9" w:themeFill="background1" w:themeFillShade="D9"/>
          </w:tcPr>
          <w:p w14:paraId="77A47B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2003-2025</w:t>
            </w:r>
          </w:p>
        </w:tc>
        <w:tc>
          <w:tcPr>
            <w:tcW w:w="0" w:type="auto"/>
            <w:shd w:val="clear" w:color="auto" w:fill="D9D9D9" w:themeFill="background1" w:themeFillShade="D9"/>
          </w:tcPr>
          <w:p w14:paraId="7C245E9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5,890</w:t>
            </w:r>
          </w:p>
          <w:p w14:paraId="1A4E5B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(268)</w:t>
            </w:r>
          </w:p>
        </w:tc>
        <w:tc>
          <w:tcPr>
            <w:tcW w:w="0" w:type="auto"/>
            <w:shd w:val="clear" w:color="auto" w:fill="D9D9D9" w:themeFill="background1" w:themeFillShade="D9"/>
          </w:tcPr>
          <w:p w14:paraId="4B215B9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1,250</w:t>
            </w:r>
          </w:p>
        </w:tc>
      </w:tr>
      <w:tr w:rsidR="0043448C" w:rsidRPr="000D21C0" w14:paraId="2BB64386" w14:textId="77777777" w:rsidTr="008F31F1">
        <w:trPr>
          <w:gridAfter w:val="1"/>
          <w:trHeight w:val="150"/>
        </w:trPr>
        <w:tc>
          <w:tcPr>
            <w:tcW w:w="0" w:type="auto"/>
            <w:gridSpan w:val="2"/>
            <w:vMerge w:val="restart"/>
            <w:shd w:val="clear" w:color="auto" w:fill="A6A6A6" w:themeFill="background1" w:themeFillShade="A6"/>
            <w:vAlign w:val="bottom"/>
          </w:tcPr>
          <w:p w14:paraId="6046D31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Yugoslavia wars</w:t>
            </w:r>
          </w:p>
          <w:p w14:paraId="181C473D" w14:textId="77777777" w:rsidR="0043448C" w:rsidRPr="000D21C0" w:rsidRDefault="0043448C" w:rsidP="0043448C">
            <w:pPr>
              <w:spacing w:line="259" w:lineRule="auto"/>
              <w:rPr>
                <w:color w:val="000000" w:themeColor="text1"/>
                <w:sz w:val="16"/>
                <w:szCs w:val="16"/>
              </w:rPr>
            </w:pPr>
          </w:p>
          <w:p w14:paraId="0FE59FA4" w14:textId="77777777" w:rsidR="0043448C" w:rsidRPr="000D21C0" w:rsidRDefault="0043448C" w:rsidP="0043448C">
            <w:pPr>
              <w:spacing w:line="259" w:lineRule="auto"/>
              <w:rPr>
                <w:color w:val="000000" w:themeColor="text1"/>
                <w:sz w:val="16"/>
                <w:szCs w:val="16"/>
              </w:rPr>
            </w:pPr>
          </w:p>
          <w:p w14:paraId="772A1E0F"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25D00A3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1991-95</w:t>
            </w:r>
          </w:p>
          <w:p w14:paraId="392538C0" w14:textId="77777777" w:rsidR="0043448C" w:rsidRPr="000D21C0" w:rsidRDefault="0043448C" w:rsidP="0043448C">
            <w:pPr>
              <w:spacing w:line="259" w:lineRule="auto"/>
              <w:rPr>
                <w:color w:val="000000" w:themeColor="text1"/>
                <w:sz w:val="16"/>
                <w:szCs w:val="16"/>
              </w:rPr>
            </w:pPr>
          </w:p>
          <w:p w14:paraId="63FEE3E2"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44792F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64,793</w:t>
            </w:r>
          </w:p>
          <w:p w14:paraId="7821A42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(34%)</w:t>
            </w:r>
          </w:p>
          <w:p w14:paraId="3DA4A439"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703CF00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45,905</w:t>
            </w:r>
          </w:p>
          <w:p w14:paraId="6CD0334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(38%)</w:t>
            </w:r>
          </w:p>
        </w:tc>
        <w:tc>
          <w:tcPr>
            <w:tcW w:w="0" w:type="auto"/>
            <w:shd w:val="clear" w:color="auto" w:fill="A6A6A6" w:themeFill="background1" w:themeFillShade="A6"/>
          </w:tcPr>
          <w:p w14:paraId="0A4BE74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420</w:t>
            </w:r>
          </w:p>
        </w:tc>
        <w:tc>
          <w:tcPr>
            <w:tcW w:w="0" w:type="auto"/>
            <w:shd w:val="clear" w:color="auto" w:fill="A6A6A6" w:themeFill="background1" w:themeFillShade="A6"/>
          </w:tcPr>
          <w:p w14:paraId="1CF3BF4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4DFE84C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w:t>
            </w:r>
          </w:p>
          <w:p w14:paraId="38397D2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1083CC8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Rwandan/Hutu</w:t>
            </w:r>
          </w:p>
          <w:p w14:paraId="2B499B07"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Bosnian Muslim</w:t>
            </w:r>
          </w:p>
        </w:tc>
        <w:tc>
          <w:tcPr>
            <w:tcW w:w="999" w:type="dxa"/>
            <w:shd w:val="clear" w:color="auto" w:fill="A6A6A6" w:themeFill="background1" w:themeFillShade="A6"/>
          </w:tcPr>
          <w:p w14:paraId="41CD226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882</w:t>
            </w:r>
          </w:p>
        </w:tc>
        <w:tc>
          <w:tcPr>
            <w:tcW w:w="1016" w:type="dxa"/>
            <w:vMerge w:val="restart"/>
            <w:shd w:val="clear" w:color="auto" w:fill="A6A6A6" w:themeFill="background1" w:themeFillShade="A6"/>
          </w:tcPr>
          <w:p w14:paraId="75AE82FD" w14:textId="77777777" w:rsidR="0043448C" w:rsidRPr="000D21C0" w:rsidRDefault="0043448C" w:rsidP="0043448C">
            <w:pPr>
              <w:spacing w:line="259" w:lineRule="auto"/>
              <w:rPr>
                <w:color w:val="000000" w:themeColor="text1"/>
                <w:sz w:val="16"/>
                <w:szCs w:val="16"/>
              </w:rPr>
            </w:pPr>
          </w:p>
          <w:p w14:paraId="42E42A7B" w14:textId="77777777" w:rsidR="0043448C" w:rsidRPr="000D21C0" w:rsidRDefault="0043448C" w:rsidP="0043448C">
            <w:pPr>
              <w:spacing w:line="259" w:lineRule="auto"/>
              <w:rPr>
                <w:color w:val="000000" w:themeColor="text1"/>
                <w:sz w:val="16"/>
                <w:szCs w:val="16"/>
              </w:rPr>
            </w:pPr>
          </w:p>
          <w:p w14:paraId="463E9337" w14:textId="77777777" w:rsidR="0043448C" w:rsidRPr="000D21C0" w:rsidRDefault="0043448C" w:rsidP="0043448C">
            <w:pPr>
              <w:spacing w:line="259" w:lineRule="auto"/>
              <w:rPr>
                <w:color w:val="000000" w:themeColor="text1"/>
                <w:sz w:val="16"/>
                <w:szCs w:val="16"/>
              </w:rPr>
            </w:pPr>
          </w:p>
          <w:p w14:paraId="69A2795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2000-25</w:t>
            </w:r>
          </w:p>
        </w:tc>
        <w:tc>
          <w:tcPr>
            <w:tcW w:w="0" w:type="auto"/>
            <w:vMerge w:val="restart"/>
            <w:shd w:val="clear" w:color="auto" w:fill="A6A6A6" w:themeFill="background1" w:themeFillShade="A6"/>
          </w:tcPr>
          <w:p w14:paraId="19163968" w14:textId="77777777" w:rsidR="0043448C" w:rsidRPr="000D21C0" w:rsidRDefault="0043448C" w:rsidP="0043448C">
            <w:pPr>
              <w:spacing w:line="259" w:lineRule="auto"/>
              <w:rPr>
                <w:color w:val="000000" w:themeColor="text1"/>
                <w:sz w:val="16"/>
                <w:szCs w:val="16"/>
              </w:rPr>
            </w:pPr>
          </w:p>
          <w:p w14:paraId="04A4F7BE" w14:textId="77777777" w:rsidR="0043448C" w:rsidRPr="000D21C0" w:rsidRDefault="0043448C" w:rsidP="0043448C">
            <w:pPr>
              <w:spacing w:line="259" w:lineRule="auto"/>
              <w:rPr>
                <w:color w:val="000000" w:themeColor="text1"/>
                <w:sz w:val="16"/>
                <w:szCs w:val="16"/>
              </w:rPr>
            </w:pPr>
          </w:p>
          <w:p w14:paraId="47C0E6E6" w14:textId="77777777" w:rsidR="0043448C" w:rsidRPr="000D21C0" w:rsidRDefault="0043448C" w:rsidP="0043448C">
            <w:pPr>
              <w:spacing w:line="259" w:lineRule="auto"/>
              <w:rPr>
                <w:color w:val="000000" w:themeColor="text1"/>
                <w:sz w:val="16"/>
                <w:szCs w:val="16"/>
              </w:rPr>
            </w:pPr>
          </w:p>
          <w:p w14:paraId="4E66EC3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25,300</w:t>
            </w:r>
          </w:p>
          <w:p w14:paraId="5D80813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(1,012)</w:t>
            </w:r>
          </w:p>
        </w:tc>
        <w:tc>
          <w:tcPr>
            <w:tcW w:w="0" w:type="auto"/>
            <w:vMerge w:val="restart"/>
            <w:shd w:val="clear" w:color="auto" w:fill="A6A6A6" w:themeFill="background1" w:themeFillShade="A6"/>
          </w:tcPr>
          <w:p w14:paraId="25EB3F7B" w14:textId="77777777" w:rsidR="0043448C" w:rsidRPr="000D21C0" w:rsidRDefault="0043448C" w:rsidP="0043448C">
            <w:pPr>
              <w:spacing w:line="259" w:lineRule="auto"/>
              <w:rPr>
                <w:color w:val="000000" w:themeColor="text1"/>
                <w:sz w:val="16"/>
                <w:szCs w:val="16"/>
              </w:rPr>
            </w:pPr>
          </w:p>
          <w:p w14:paraId="4CEF133F" w14:textId="77777777" w:rsidR="0043448C" w:rsidRPr="000D21C0" w:rsidRDefault="0043448C" w:rsidP="0043448C">
            <w:pPr>
              <w:spacing w:line="259" w:lineRule="auto"/>
              <w:rPr>
                <w:color w:val="000000" w:themeColor="text1"/>
                <w:sz w:val="16"/>
                <w:szCs w:val="16"/>
              </w:rPr>
            </w:pPr>
          </w:p>
          <w:p w14:paraId="0AC22F42" w14:textId="77777777" w:rsidR="0043448C" w:rsidRPr="000D21C0" w:rsidRDefault="0043448C" w:rsidP="0043448C">
            <w:pPr>
              <w:spacing w:line="259" w:lineRule="auto"/>
              <w:rPr>
                <w:color w:val="000000" w:themeColor="text1"/>
                <w:sz w:val="16"/>
                <w:szCs w:val="16"/>
              </w:rPr>
            </w:pPr>
          </w:p>
          <w:p w14:paraId="569BA28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12,739</w:t>
            </w:r>
          </w:p>
        </w:tc>
      </w:tr>
      <w:tr w:rsidR="0043448C" w:rsidRPr="000D21C0" w14:paraId="76D70B7C" w14:textId="77777777" w:rsidTr="008F31F1">
        <w:trPr>
          <w:gridAfter w:val="1"/>
          <w:trHeight w:val="150"/>
        </w:trPr>
        <w:tc>
          <w:tcPr>
            <w:tcW w:w="0" w:type="auto"/>
            <w:gridSpan w:val="2"/>
            <w:vMerge/>
            <w:shd w:val="clear" w:color="auto" w:fill="A6A6A6" w:themeFill="background1" w:themeFillShade="A6"/>
            <w:vAlign w:val="bottom"/>
          </w:tcPr>
          <w:p w14:paraId="0A492D8C"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3464FA6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1999</w:t>
            </w:r>
          </w:p>
          <w:p w14:paraId="20E5F64A" w14:textId="77777777" w:rsidR="0043448C" w:rsidRPr="000D21C0" w:rsidRDefault="0043448C" w:rsidP="0043448C">
            <w:pPr>
              <w:spacing w:line="259" w:lineRule="auto"/>
              <w:rPr>
                <w:color w:val="000000" w:themeColor="text1"/>
                <w:sz w:val="16"/>
                <w:szCs w:val="16"/>
              </w:rPr>
            </w:pPr>
          </w:p>
          <w:p w14:paraId="31263E50"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23315D3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25,747</w:t>
            </w:r>
          </w:p>
          <w:p w14:paraId="37D15B1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(30%)</w:t>
            </w:r>
          </w:p>
          <w:p w14:paraId="759FB0CE"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0A4EC4E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17,545</w:t>
            </w:r>
          </w:p>
          <w:p w14:paraId="0AE575C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(34%)</w:t>
            </w:r>
          </w:p>
        </w:tc>
        <w:tc>
          <w:tcPr>
            <w:tcW w:w="0" w:type="auto"/>
            <w:shd w:val="clear" w:color="auto" w:fill="A6A6A6" w:themeFill="background1" w:themeFillShade="A6"/>
          </w:tcPr>
          <w:p w14:paraId="1FE3A67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168</w:t>
            </w:r>
          </w:p>
        </w:tc>
        <w:tc>
          <w:tcPr>
            <w:tcW w:w="0" w:type="auto"/>
            <w:shd w:val="clear" w:color="auto" w:fill="A6A6A6" w:themeFill="background1" w:themeFillShade="A6"/>
          </w:tcPr>
          <w:p w14:paraId="7B76CB6B"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Kosovo/Kosovar</w:t>
            </w:r>
          </w:p>
          <w:p w14:paraId="1766C90D"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 xml:space="preserve">Albanian </w:t>
            </w:r>
          </w:p>
          <w:p w14:paraId="5D3BB0E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w:t>
            </w:r>
          </w:p>
          <w:p w14:paraId="55FE0B5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Chechen </w:t>
            </w:r>
          </w:p>
          <w:p w14:paraId="0E070E9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Timorese</w:t>
            </w:r>
          </w:p>
        </w:tc>
        <w:tc>
          <w:tcPr>
            <w:tcW w:w="999" w:type="dxa"/>
            <w:shd w:val="clear" w:color="auto" w:fill="A6A6A6" w:themeFill="background1" w:themeFillShade="A6"/>
          </w:tcPr>
          <w:p w14:paraId="3FC83B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229</w:t>
            </w:r>
          </w:p>
        </w:tc>
        <w:tc>
          <w:tcPr>
            <w:tcW w:w="1016" w:type="dxa"/>
            <w:vMerge/>
            <w:shd w:val="clear" w:color="auto" w:fill="A6A6A6" w:themeFill="background1" w:themeFillShade="A6"/>
          </w:tcPr>
          <w:p w14:paraId="7F8C8860" w14:textId="77777777" w:rsidR="0043448C" w:rsidRPr="000D21C0" w:rsidRDefault="0043448C" w:rsidP="0043448C">
            <w:pPr>
              <w:spacing w:line="259" w:lineRule="auto"/>
              <w:rPr>
                <w:color w:val="000000" w:themeColor="text1"/>
                <w:sz w:val="16"/>
                <w:szCs w:val="16"/>
              </w:rPr>
            </w:pPr>
          </w:p>
        </w:tc>
        <w:tc>
          <w:tcPr>
            <w:tcW w:w="0" w:type="auto"/>
            <w:vMerge/>
            <w:shd w:val="clear" w:color="auto" w:fill="A6A6A6" w:themeFill="background1" w:themeFillShade="A6"/>
          </w:tcPr>
          <w:p w14:paraId="4D58C41C" w14:textId="77777777" w:rsidR="0043448C" w:rsidRPr="000D21C0" w:rsidRDefault="0043448C" w:rsidP="0043448C">
            <w:pPr>
              <w:spacing w:line="259" w:lineRule="auto"/>
              <w:rPr>
                <w:color w:val="000000" w:themeColor="text1"/>
                <w:sz w:val="16"/>
                <w:szCs w:val="16"/>
              </w:rPr>
            </w:pPr>
          </w:p>
        </w:tc>
        <w:tc>
          <w:tcPr>
            <w:tcW w:w="0" w:type="auto"/>
            <w:vMerge/>
            <w:shd w:val="clear" w:color="auto" w:fill="A6A6A6" w:themeFill="background1" w:themeFillShade="A6"/>
          </w:tcPr>
          <w:p w14:paraId="61683C1D" w14:textId="77777777" w:rsidR="0043448C" w:rsidRPr="000D21C0" w:rsidRDefault="0043448C" w:rsidP="0043448C">
            <w:pPr>
              <w:spacing w:line="259" w:lineRule="auto"/>
              <w:rPr>
                <w:color w:val="000000" w:themeColor="text1"/>
                <w:sz w:val="16"/>
                <w:szCs w:val="16"/>
              </w:rPr>
            </w:pPr>
          </w:p>
        </w:tc>
      </w:tr>
      <w:tr w:rsidR="0043448C" w:rsidRPr="000D21C0" w14:paraId="774944D1" w14:textId="77777777" w:rsidTr="008F31F1">
        <w:trPr>
          <w:gridAfter w:val="1"/>
          <w:trHeight w:val="150"/>
        </w:trPr>
        <w:tc>
          <w:tcPr>
            <w:tcW w:w="0" w:type="auto"/>
            <w:gridSpan w:val="2"/>
            <w:vMerge w:val="restart"/>
            <w:vAlign w:val="bottom"/>
          </w:tcPr>
          <w:p w14:paraId="32E083EA" w14:textId="77777777" w:rsidR="0043448C" w:rsidRPr="000D21C0" w:rsidRDefault="0043448C" w:rsidP="0043448C">
            <w:pPr>
              <w:spacing w:line="259" w:lineRule="auto"/>
              <w:rPr>
                <w:color w:val="000000" w:themeColor="text1"/>
                <w:sz w:val="16"/>
                <w:szCs w:val="16"/>
              </w:rPr>
            </w:pPr>
          </w:p>
          <w:p w14:paraId="6A31893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Chechen wars</w:t>
            </w:r>
          </w:p>
          <w:p w14:paraId="0968E6D5" w14:textId="77777777" w:rsidR="0043448C" w:rsidRPr="000D21C0" w:rsidRDefault="0043448C" w:rsidP="0043448C">
            <w:pPr>
              <w:spacing w:line="259" w:lineRule="auto"/>
              <w:rPr>
                <w:color w:val="000000" w:themeColor="text1"/>
                <w:sz w:val="16"/>
                <w:szCs w:val="16"/>
              </w:rPr>
            </w:pPr>
          </w:p>
          <w:p w14:paraId="186C3E8A" w14:textId="77777777" w:rsidR="0043448C" w:rsidRPr="000D21C0" w:rsidRDefault="0043448C" w:rsidP="0043448C">
            <w:pPr>
              <w:spacing w:line="259" w:lineRule="auto"/>
              <w:rPr>
                <w:color w:val="000000" w:themeColor="text1"/>
                <w:sz w:val="16"/>
                <w:szCs w:val="16"/>
              </w:rPr>
            </w:pPr>
          </w:p>
          <w:p w14:paraId="0BA800B7" w14:textId="77777777" w:rsidR="0043448C" w:rsidRPr="000D21C0" w:rsidRDefault="0043448C" w:rsidP="0043448C">
            <w:pPr>
              <w:spacing w:line="259" w:lineRule="auto"/>
              <w:rPr>
                <w:color w:val="000000" w:themeColor="text1"/>
                <w:sz w:val="16"/>
                <w:szCs w:val="16"/>
              </w:rPr>
            </w:pPr>
          </w:p>
        </w:tc>
        <w:tc>
          <w:tcPr>
            <w:tcW w:w="803" w:type="dxa"/>
            <w:vAlign w:val="bottom"/>
          </w:tcPr>
          <w:p w14:paraId="4730120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1994-6</w:t>
            </w:r>
          </w:p>
          <w:p w14:paraId="1A3023BC" w14:textId="77777777" w:rsidR="0043448C" w:rsidRPr="000D21C0" w:rsidRDefault="0043448C" w:rsidP="0043448C">
            <w:pPr>
              <w:spacing w:line="259" w:lineRule="auto"/>
              <w:rPr>
                <w:color w:val="000000" w:themeColor="text1"/>
                <w:sz w:val="16"/>
                <w:szCs w:val="16"/>
              </w:rPr>
            </w:pPr>
          </w:p>
          <w:p w14:paraId="43D79593" w14:textId="77777777" w:rsidR="0043448C" w:rsidRPr="000D21C0" w:rsidRDefault="0043448C" w:rsidP="0043448C">
            <w:pPr>
              <w:spacing w:line="259" w:lineRule="auto"/>
              <w:rPr>
                <w:color w:val="000000" w:themeColor="text1"/>
                <w:sz w:val="16"/>
                <w:szCs w:val="16"/>
              </w:rPr>
            </w:pPr>
          </w:p>
          <w:p w14:paraId="4091FDAC" w14:textId="77777777" w:rsidR="0043448C" w:rsidRPr="000D21C0" w:rsidRDefault="0043448C" w:rsidP="0043448C">
            <w:pPr>
              <w:spacing w:line="259" w:lineRule="auto"/>
              <w:rPr>
                <w:color w:val="000000" w:themeColor="text1"/>
                <w:sz w:val="16"/>
                <w:szCs w:val="16"/>
              </w:rPr>
            </w:pPr>
          </w:p>
        </w:tc>
        <w:tc>
          <w:tcPr>
            <w:tcW w:w="1133" w:type="dxa"/>
          </w:tcPr>
          <w:p w14:paraId="3BBD7E1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1,348</w:t>
            </w:r>
          </w:p>
          <w:p w14:paraId="6F9ADA3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22B29A72" w14:textId="77777777" w:rsidR="0043448C" w:rsidRPr="000D21C0" w:rsidRDefault="0043448C" w:rsidP="0043448C">
            <w:pPr>
              <w:spacing w:line="259" w:lineRule="auto"/>
              <w:rPr>
                <w:color w:val="000000" w:themeColor="text1"/>
                <w:sz w:val="16"/>
                <w:szCs w:val="16"/>
              </w:rPr>
            </w:pPr>
          </w:p>
          <w:p w14:paraId="38DBC3E2" w14:textId="77777777" w:rsidR="0043448C" w:rsidRPr="000D21C0" w:rsidRDefault="0043448C" w:rsidP="0043448C">
            <w:pPr>
              <w:spacing w:line="259" w:lineRule="auto"/>
              <w:rPr>
                <w:color w:val="000000" w:themeColor="text1"/>
                <w:sz w:val="16"/>
                <w:szCs w:val="16"/>
              </w:rPr>
            </w:pPr>
          </w:p>
          <w:p w14:paraId="61F67EFB" w14:textId="77777777" w:rsidR="0043448C" w:rsidRPr="000D21C0" w:rsidRDefault="0043448C" w:rsidP="0043448C">
            <w:pPr>
              <w:spacing w:line="259" w:lineRule="auto"/>
              <w:rPr>
                <w:color w:val="000000" w:themeColor="text1"/>
                <w:sz w:val="16"/>
                <w:szCs w:val="16"/>
              </w:rPr>
            </w:pPr>
          </w:p>
          <w:p w14:paraId="487240C5" w14:textId="77777777" w:rsidR="0043448C" w:rsidRPr="000D21C0" w:rsidRDefault="0043448C" w:rsidP="0043448C">
            <w:pPr>
              <w:spacing w:line="259" w:lineRule="auto"/>
              <w:rPr>
                <w:color w:val="000000" w:themeColor="text1"/>
                <w:sz w:val="16"/>
                <w:szCs w:val="16"/>
              </w:rPr>
            </w:pPr>
          </w:p>
        </w:tc>
        <w:tc>
          <w:tcPr>
            <w:tcW w:w="0" w:type="auto"/>
          </w:tcPr>
          <w:p w14:paraId="622B9A6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1,003</w:t>
            </w:r>
          </w:p>
          <w:p w14:paraId="3DCE931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38EEC6DB" w14:textId="77777777" w:rsidR="0043448C" w:rsidRPr="000D21C0" w:rsidRDefault="0043448C" w:rsidP="0043448C">
            <w:pPr>
              <w:spacing w:line="259" w:lineRule="auto"/>
              <w:rPr>
                <w:color w:val="000000" w:themeColor="text1"/>
                <w:sz w:val="16"/>
                <w:szCs w:val="16"/>
              </w:rPr>
            </w:pPr>
          </w:p>
          <w:p w14:paraId="3B4F9B0C" w14:textId="77777777" w:rsidR="0043448C" w:rsidRPr="000D21C0" w:rsidRDefault="0043448C" w:rsidP="0043448C">
            <w:pPr>
              <w:spacing w:line="259" w:lineRule="auto"/>
              <w:rPr>
                <w:color w:val="000000" w:themeColor="text1"/>
                <w:sz w:val="16"/>
                <w:szCs w:val="16"/>
              </w:rPr>
            </w:pPr>
          </w:p>
          <w:p w14:paraId="77FBECE1" w14:textId="77777777" w:rsidR="0043448C" w:rsidRPr="000D21C0" w:rsidRDefault="0043448C" w:rsidP="0043448C">
            <w:pPr>
              <w:spacing w:line="259" w:lineRule="auto"/>
              <w:rPr>
                <w:color w:val="000000" w:themeColor="text1"/>
                <w:sz w:val="16"/>
                <w:szCs w:val="16"/>
              </w:rPr>
            </w:pPr>
          </w:p>
        </w:tc>
        <w:tc>
          <w:tcPr>
            <w:tcW w:w="0" w:type="auto"/>
          </w:tcPr>
          <w:p w14:paraId="16BB658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51</w:t>
            </w:r>
          </w:p>
          <w:p w14:paraId="2E33CF21" w14:textId="77777777" w:rsidR="0043448C" w:rsidRPr="000D21C0" w:rsidRDefault="0043448C" w:rsidP="0043448C">
            <w:pPr>
              <w:spacing w:line="259" w:lineRule="auto"/>
              <w:rPr>
                <w:color w:val="000000" w:themeColor="text1"/>
                <w:sz w:val="16"/>
                <w:szCs w:val="16"/>
              </w:rPr>
            </w:pPr>
          </w:p>
          <w:p w14:paraId="149DF6F6" w14:textId="77777777" w:rsidR="0043448C" w:rsidRPr="000D21C0" w:rsidRDefault="0043448C" w:rsidP="0043448C">
            <w:pPr>
              <w:spacing w:line="259" w:lineRule="auto"/>
              <w:rPr>
                <w:color w:val="000000" w:themeColor="text1"/>
                <w:sz w:val="16"/>
                <w:szCs w:val="16"/>
              </w:rPr>
            </w:pPr>
          </w:p>
          <w:p w14:paraId="0B180A45" w14:textId="77777777" w:rsidR="0043448C" w:rsidRPr="000D21C0" w:rsidRDefault="0043448C" w:rsidP="0043448C">
            <w:pPr>
              <w:spacing w:line="259" w:lineRule="auto"/>
              <w:rPr>
                <w:color w:val="000000" w:themeColor="text1"/>
                <w:sz w:val="16"/>
                <w:szCs w:val="16"/>
              </w:rPr>
            </w:pPr>
          </w:p>
          <w:p w14:paraId="344EB6CF" w14:textId="77777777" w:rsidR="0043448C" w:rsidRPr="000D21C0" w:rsidRDefault="0043448C" w:rsidP="0043448C">
            <w:pPr>
              <w:spacing w:line="259" w:lineRule="auto"/>
              <w:rPr>
                <w:color w:val="000000" w:themeColor="text1"/>
                <w:sz w:val="16"/>
                <w:szCs w:val="16"/>
              </w:rPr>
            </w:pPr>
          </w:p>
        </w:tc>
        <w:tc>
          <w:tcPr>
            <w:tcW w:w="0" w:type="auto"/>
          </w:tcPr>
          <w:p w14:paraId="4AC7F07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w:t>
            </w:r>
          </w:p>
          <w:p w14:paraId="7360500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50EB1E1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66EE5AC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“Muslim” [non-Chechen]</w:t>
            </w:r>
          </w:p>
          <w:p w14:paraId="611E73B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Serbian</w:t>
            </w:r>
          </w:p>
        </w:tc>
        <w:tc>
          <w:tcPr>
            <w:tcW w:w="999" w:type="dxa"/>
          </w:tcPr>
          <w:p w14:paraId="684B10D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w:t>
            </w:r>
          </w:p>
        </w:tc>
        <w:tc>
          <w:tcPr>
            <w:tcW w:w="1016" w:type="dxa"/>
            <w:vMerge w:val="restart"/>
          </w:tcPr>
          <w:p w14:paraId="22D3147A" w14:textId="77777777" w:rsidR="0043448C" w:rsidRPr="000D21C0" w:rsidRDefault="0043448C" w:rsidP="0043448C">
            <w:pPr>
              <w:spacing w:line="259" w:lineRule="auto"/>
              <w:rPr>
                <w:color w:val="000000" w:themeColor="text1"/>
                <w:sz w:val="16"/>
                <w:szCs w:val="16"/>
              </w:rPr>
            </w:pPr>
          </w:p>
          <w:p w14:paraId="16C56184" w14:textId="77777777" w:rsidR="0043448C" w:rsidRPr="000D21C0" w:rsidRDefault="0043448C" w:rsidP="0043448C">
            <w:pPr>
              <w:spacing w:line="259" w:lineRule="auto"/>
              <w:rPr>
                <w:color w:val="000000" w:themeColor="text1"/>
                <w:sz w:val="16"/>
                <w:szCs w:val="16"/>
              </w:rPr>
            </w:pPr>
          </w:p>
          <w:p w14:paraId="2D3ACC9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1997-1999</w:t>
            </w:r>
          </w:p>
          <w:p w14:paraId="43C762D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5327D5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2010-25</w:t>
            </w:r>
          </w:p>
        </w:tc>
        <w:tc>
          <w:tcPr>
            <w:tcW w:w="0" w:type="auto"/>
            <w:vMerge w:val="restart"/>
          </w:tcPr>
          <w:p w14:paraId="3A430C4B" w14:textId="77777777" w:rsidR="0043448C" w:rsidRPr="000D21C0" w:rsidRDefault="0043448C" w:rsidP="0043448C">
            <w:pPr>
              <w:spacing w:line="259" w:lineRule="auto"/>
              <w:rPr>
                <w:color w:val="000000" w:themeColor="text1"/>
                <w:sz w:val="16"/>
                <w:szCs w:val="16"/>
              </w:rPr>
            </w:pPr>
          </w:p>
          <w:p w14:paraId="393B70C3" w14:textId="77777777" w:rsidR="0043448C" w:rsidRPr="000D21C0" w:rsidRDefault="0043448C" w:rsidP="0043448C">
            <w:pPr>
              <w:spacing w:line="259" w:lineRule="auto"/>
              <w:rPr>
                <w:color w:val="000000" w:themeColor="text1"/>
                <w:sz w:val="16"/>
                <w:szCs w:val="16"/>
              </w:rPr>
            </w:pPr>
          </w:p>
          <w:p w14:paraId="3861C8AD" w14:textId="77777777" w:rsidR="0043448C" w:rsidRPr="000D21C0" w:rsidRDefault="0043448C" w:rsidP="0043448C">
            <w:pPr>
              <w:spacing w:line="259" w:lineRule="auto"/>
              <w:rPr>
                <w:color w:val="000000" w:themeColor="text1"/>
                <w:sz w:val="16"/>
                <w:szCs w:val="16"/>
              </w:rPr>
            </w:pPr>
          </w:p>
          <w:p w14:paraId="1A5C548A" w14:textId="77777777" w:rsidR="0043448C" w:rsidRPr="000D21C0" w:rsidRDefault="0043448C" w:rsidP="0043448C">
            <w:pPr>
              <w:spacing w:line="259" w:lineRule="auto"/>
              <w:rPr>
                <w:color w:val="000000" w:themeColor="text1"/>
                <w:sz w:val="16"/>
                <w:szCs w:val="16"/>
              </w:rPr>
            </w:pPr>
          </w:p>
          <w:p w14:paraId="6323F4B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3,406</w:t>
            </w:r>
          </w:p>
          <w:p w14:paraId="7571093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(189)</w:t>
            </w:r>
          </w:p>
        </w:tc>
        <w:tc>
          <w:tcPr>
            <w:tcW w:w="0" w:type="auto"/>
            <w:vMerge w:val="restart"/>
          </w:tcPr>
          <w:p w14:paraId="0C7B8E47" w14:textId="77777777" w:rsidR="0043448C" w:rsidRPr="000D21C0" w:rsidRDefault="0043448C" w:rsidP="0043448C">
            <w:pPr>
              <w:spacing w:line="259" w:lineRule="auto"/>
              <w:rPr>
                <w:color w:val="000000" w:themeColor="text1"/>
                <w:sz w:val="16"/>
                <w:szCs w:val="16"/>
              </w:rPr>
            </w:pPr>
          </w:p>
          <w:p w14:paraId="7B0DE0AD" w14:textId="77777777" w:rsidR="0043448C" w:rsidRPr="000D21C0" w:rsidRDefault="0043448C" w:rsidP="0043448C">
            <w:pPr>
              <w:spacing w:line="259" w:lineRule="auto"/>
              <w:rPr>
                <w:color w:val="000000" w:themeColor="text1"/>
                <w:sz w:val="16"/>
                <w:szCs w:val="16"/>
              </w:rPr>
            </w:pPr>
          </w:p>
          <w:p w14:paraId="5E715777" w14:textId="77777777" w:rsidR="0043448C" w:rsidRPr="000D21C0" w:rsidRDefault="0043448C" w:rsidP="0043448C">
            <w:pPr>
              <w:spacing w:line="259" w:lineRule="auto"/>
              <w:rPr>
                <w:color w:val="000000" w:themeColor="text1"/>
                <w:sz w:val="16"/>
                <w:szCs w:val="16"/>
              </w:rPr>
            </w:pPr>
          </w:p>
          <w:p w14:paraId="3D354B92" w14:textId="77777777" w:rsidR="0043448C" w:rsidRPr="000D21C0" w:rsidRDefault="0043448C" w:rsidP="0043448C">
            <w:pPr>
              <w:spacing w:line="259" w:lineRule="auto"/>
              <w:rPr>
                <w:color w:val="000000" w:themeColor="text1"/>
                <w:sz w:val="16"/>
                <w:szCs w:val="16"/>
              </w:rPr>
            </w:pPr>
          </w:p>
          <w:p w14:paraId="40A0E3A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1,826</w:t>
            </w:r>
          </w:p>
        </w:tc>
      </w:tr>
      <w:tr w:rsidR="0043448C" w:rsidRPr="000D21C0" w14:paraId="54C02377" w14:textId="77777777" w:rsidTr="008F31F1">
        <w:trPr>
          <w:gridAfter w:val="1"/>
          <w:trHeight w:val="150"/>
        </w:trPr>
        <w:tc>
          <w:tcPr>
            <w:tcW w:w="0" w:type="auto"/>
            <w:gridSpan w:val="2"/>
            <w:vMerge/>
            <w:vAlign w:val="bottom"/>
          </w:tcPr>
          <w:p w14:paraId="50E20202" w14:textId="77777777" w:rsidR="0043448C" w:rsidRPr="000D21C0" w:rsidRDefault="0043448C" w:rsidP="0043448C">
            <w:pPr>
              <w:spacing w:line="259" w:lineRule="auto"/>
              <w:rPr>
                <w:color w:val="000000" w:themeColor="text1"/>
                <w:sz w:val="16"/>
                <w:szCs w:val="16"/>
              </w:rPr>
            </w:pPr>
          </w:p>
        </w:tc>
        <w:tc>
          <w:tcPr>
            <w:tcW w:w="803" w:type="dxa"/>
            <w:vAlign w:val="bottom"/>
          </w:tcPr>
          <w:p w14:paraId="0973D8C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1999-2009</w:t>
            </w:r>
          </w:p>
          <w:p w14:paraId="3C4FF9CC" w14:textId="77777777" w:rsidR="0043448C" w:rsidRPr="000D21C0" w:rsidRDefault="0043448C" w:rsidP="0043448C">
            <w:pPr>
              <w:spacing w:line="259" w:lineRule="auto"/>
              <w:rPr>
                <w:color w:val="000000" w:themeColor="text1"/>
                <w:sz w:val="16"/>
                <w:szCs w:val="16"/>
              </w:rPr>
            </w:pPr>
          </w:p>
          <w:p w14:paraId="632EE717" w14:textId="77777777" w:rsidR="0043448C" w:rsidRPr="000D21C0" w:rsidRDefault="0043448C" w:rsidP="0043448C">
            <w:pPr>
              <w:spacing w:line="259" w:lineRule="auto"/>
              <w:rPr>
                <w:color w:val="000000" w:themeColor="text1"/>
                <w:sz w:val="16"/>
                <w:szCs w:val="16"/>
              </w:rPr>
            </w:pPr>
          </w:p>
        </w:tc>
        <w:tc>
          <w:tcPr>
            <w:tcW w:w="1133" w:type="dxa"/>
          </w:tcPr>
          <w:p w14:paraId="1964515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5,606</w:t>
            </w:r>
          </w:p>
          <w:p w14:paraId="38917DB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409028F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4,257</w:t>
            </w:r>
          </w:p>
          <w:p w14:paraId="7580B65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65E0184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292</w:t>
            </w:r>
          </w:p>
        </w:tc>
        <w:tc>
          <w:tcPr>
            <w:tcW w:w="0" w:type="auto"/>
          </w:tcPr>
          <w:p w14:paraId="6110FCA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63B9020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4B8FE0A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69AAF24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5E1EBA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tcPr>
          <w:p w14:paraId="5BD2BB7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34</w:t>
            </w:r>
          </w:p>
        </w:tc>
        <w:tc>
          <w:tcPr>
            <w:tcW w:w="1016" w:type="dxa"/>
            <w:vMerge/>
          </w:tcPr>
          <w:p w14:paraId="3E6F7F4E" w14:textId="77777777" w:rsidR="0043448C" w:rsidRPr="000D21C0" w:rsidRDefault="0043448C" w:rsidP="0043448C">
            <w:pPr>
              <w:spacing w:line="259" w:lineRule="auto"/>
              <w:rPr>
                <w:color w:val="000000" w:themeColor="text1"/>
                <w:sz w:val="16"/>
                <w:szCs w:val="16"/>
              </w:rPr>
            </w:pPr>
          </w:p>
        </w:tc>
        <w:tc>
          <w:tcPr>
            <w:tcW w:w="0" w:type="auto"/>
            <w:vMerge/>
          </w:tcPr>
          <w:p w14:paraId="5673A575" w14:textId="77777777" w:rsidR="0043448C" w:rsidRPr="000D21C0" w:rsidRDefault="0043448C" w:rsidP="0043448C">
            <w:pPr>
              <w:spacing w:line="259" w:lineRule="auto"/>
              <w:rPr>
                <w:color w:val="000000" w:themeColor="text1"/>
                <w:sz w:val="16"/>
                <w:szCs w:val="16"/>
              </w:rPr>
            </w:pPr>
          </w:p>
        </w:tc>
        <w:tc>
          <w:tcPr>
            <w:tcW w:w="0" w:type="auto"/>
            <w:vMerge/>
          </w:tcPr>
          <w:p w14:paraId="2D9F5657" w14:textId="77777777" w:rsidR="0043448C" w:rsidRPr="000D21C0" w:rsidRDefault="0043448C" w:rsidP="0043448C">
            <w:pPr>
              <w:spacing w:line="259" w:lineRule="auto"/>
              <w:rPr>
                <w:color w:val="000000" w:themeColor="text1"/>
                <w:sz w:val="16"/>
                <w:szCs w:val="16"/>
              </w:rPr>
            </w:pPr>
          </w:p>
        </w:tc>
      </w:tr>
      <w:tr w:rsidR="0043448C" w:rsidRPr="000D21C0" w14:paraId="4361CC32" w14:textId="77777777" w:rsidTr="008F31F1">
        <w:trPr>
          <w:gridAfter w:val="1"/>
          <w:trHeight w:val="150"/>
        </w:trPr>
        <w:tc>
          <w:tcPr>
            <w:tcW w:w="0" w:type="auto"/>
            <w:gridSpan w:val="2"/>
            <w:vMerge w:val="restart"/>
            <w:shd w:val="clear" w:color="auto" w:fill="D9D9D9" w:themeFill="background1" w:themeFillShade="D9"/>
            <w:vAlign w:val="bottom"/>
          </w:tcPr>
          <w:p w14:paraId="6A1D8098" w14:textId="77777777" w:rsidR="0043448C" w:rsidRPr="000D21C0" w:rsidRDefault="0043448C" w:rsidP="0043448C">
            <w:pPr>
              <w:spacing w:line="259" w:lineRule="auto"/>
              <w:rPr>
                <w:color w:val="000000" w:themeColor="text1"/>
                <w:sz w:val="16"/>
                <w:szCs w:val="16"/>
              </w:rPr>
            </w:pPr>
          </w:p>
          <w:p w14:paraId="08DB246F" w14:textId="77777777" w:rsidR="0043448C" w:rsidRPr="000D21C0" w:rsidRDefault="0043448C" w:rsidP="0043448C">
            <w:pPr>
              <w:spacing w:line="259" w:lineRule="auto"/>
              <w:rPr>
                <w:color w:val="000000" w:themeColor="text1"/>
                <w:sz w:val="16"/>
                <w:szCs w:val="16"/>
              </w:rPr>
            </w:pPr>
          </w:p>
          <w:p w14:paraId="5A11684D" w14:textId="77777777" w:rsidR="0043448C" w:rsidRPr="000D21C0" w:rsidRDefault="0043448C" w:rsidP="0043448C">
            <w:pPr>
              <w:spacing w:line="259" w:lineRule="auto"/>
              <w:rPr>
                <w:color w:val="000000" w:themeColor="text1"/>
                <w:sz w:val="16"/>
                <w:szCs w:val="16"/>
              </w:rPr>
            </w:pPr>
          </w:p>
          <w:p w14:paraId="68DB31BB" w14:textId="77777777" w:rsidR="0043448C" w:rsidRPr="000D21C0" w:rsidRDefault="0043448C" w:rsidP="0043448C">
            <w:pPr>
              <w:spacing w:line="259" w:lineRule="auto"/>
              <w:rPr>
                <w:color w:val="000000" w:themeColor="text1"/>
                <w:sz w:val="16"/>
                <w:szCs w:val="16"/>
              </w:rPr>
            </w:pPr>
          </w:p>
          <w:p w14:paraId="3C0FB20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Haitian exodus </w:t>
            </w:r>
          </w:p>
          <w:p w14:paraId="412D308D" w14:textId="77777777" w:rsidR="0043448C" w:rsidRPr="000D21C0" w:rsidRDefault="0043448C" w:rsidP="0043448C">
            <w:pPr>
              <w:spacing w:line="259" w:lineRule="auto"/>
              <w:rPr>
                <w:color w:val="000000" w:themeColor="text1"/>
                <w:sz w:val="16"/>
                <w:szCs w:val="16"/>
              </w:rPr>
            </w:pPr>
          </w:p>
          <w:p w14:paraId="7DAC56AE" w14:textId="77777777" w:rsidR="0043448C" w:rsidRPr="000D21C0" w:rsidRDefault="0043448C" w:rsidP="0043448C">
            <w:pPr>
              <w:spacing w:line="259" w:lineRule="auto"/>
              <w:rPr>
                <w:color w:val="000000" w:themeColor="text1"/>
                <w:sz w:val="16"/>
                <w:szCs w:val="16"/>
              </w:rPr>
            </w:pPr>
          </w:p>
          <w:p w14:paraId="578639A9" w14:textId="77777777" w:rsidR="0043448C" w:rsidRPr="000D21C0" w:rsidRDefault="0043448C" w:rsidP="0043448C">
            <w:pPr>
              <w:spacing w:line="259" w:lineRule="auto"/>
              <w:rPr>
                <w:color w:val="000000" w:themeColor="text1"/>
                <w:sz w:val="16"/>
                <w:szCs w:val="16"/>
              </w:rPr>
            </w:pPr>
          </w:p>
          <w:p w14:paraId="535EEA53"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7B505B8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1980-1</w:t>
            </w:r>
          </w:p>
          <w:p w14:paraId="54D3262D" w14:textId="77777777" w:rsidR="0043448C" w:rsidRPr="000D21C0" w:rsidRDefault="0043448C" w:rsidP="0043448C">
            <w:pPr>
              <w:spacing w:line="259" w:lineRule="auto"/>
              <w:rPr>
                <w:color w:val="000000" w:themeColor="text1"/>
                <w:sz w:val="16"/>
                <w:szCs w:val="16"/>
              </w:rPr>
            </w:pPr>
          </w:p>
          <w:p w14:paraId="436C5CBF"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2F2EE16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3,939</w:t>
            </w:r>
          </w:p>
          <w:p w14:paraId="348A1A5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w:t>
            </w:r>
          </w:p>
          <w:p w14:paraId="312140FE" w14:textId="77777777" w:rsidR="0043448C" w:rsidRPr="000D21C0" w:rsidRDefault="0043448C" w:rsidP="0043448C">
            <w:pPr>
              <w:spacing w:line="259" w:lineRule="auto"/>
              <w:rPr>
                <w:color w:val="000000" w:themeColor="text1"/>
                <w:sz w:val="16"/>
                <w:szCs w:val="16"/>
              </w:rPr>
            </w:pPr>
          </w:p>
          <w:p w14:paraId="63C70B64" w14:textId="77777777" w:rsidR="0043448C" w:rsidRPr="000D21C0" w:rsidRDefault="0043448C" w:rsidP="0043448C">
            <w:pPr>
              <w:spacing w:line="259" w:lineRule="auto"/>
              <w:rPr>
                <w:color w:val="000000" w:themeColor="text1"/>
                <w:sz w:val="16"/>
                <w:szCs w:val="16"/>
              </w:rPr>
            </w:pPr>
          </w:p>
          <w:p w14:paraId="660CE13B"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17296F7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2,603</w:t>
            </w:r>
          </w:p>
          <w:p w14:paraId="2BA6430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p w14:paraId="24666E16" w14:textId="77777777" w:rsidR="0043448C" w:rsidRPr="000D21C0" w:rsidRDefault="0043448C" w:rsidP="0043448C">
            <w:pPr>
              <w:spacing w:line="259" w:lineRule="auto"/>
              <w:rPr>
                <w:color w:val="000000" w:themeColor="text1"/>
                <w:sz w:val="16"/>
                <w:szCs w:val="16"/>
              </w:rPr>
            </w:pPr>
          </w:p>
          <w:p w14:paraId="089A1637" w14:textId="77777777" w:rsidR="0043448C" w:rsidRPr="000D21C0" w:rsidRDefault="0043448C" w:rsidP="0043448C">
            <w:pPr>
              <w:spacing w:line="259" w:lineRule="auto"/>
              <w:rPr>
                <w:color w:val="000000" w:themeColor="text1"/>
                <w:sz w:val="16"/>
                <w:szCs w:val="16"/>
              </w:rPr>
            </w:pPr>
          </w:p>
          <w:p w14:paraId="1A52F5C1" w14:textId="77777777" w:rsidR="0043448C" w:rsidRPr="000D21C0" w:rsidRDefault="0043448C" w:rsidP="0043448C">
            <w:pPr>
              <w:spacing w:line="259" w:lineRule="auto"/>
              <w:rPr>
                <w:color w:val="000000" w:themeColor="text1"/>
                <w:sz w:val="16"/>
                <w:szCs w:val="16"/>
              </w:rPr>
            </w:pPr>
          </w:p>
          <w:p w14:paraId="7BAAA24F"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5C21AF8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53</w:t>
            </w:r>
          </w:p>
          <w:p w14:paraId="1358A1FF" w14:textId="77777777" w:rsidR="0043448C" w:rsidRPr="000D21C0" w:rsidRDefault="0043448C" w:rsidP="0043448C">
            <w:pPr>
              <w:spacing w:line="259" w:lineRule="auto"/>
              <w:rPr>
                <w:color w:val="000000" w:themeColor="text1"/>
                <w:sz w:val="16"/>
                <w:szCs w:val="16"/>
              </w:rPr>
            </w:pPr>
          </w:p>
          <w:p w14:paraId="4A4B6B15" w14:textId="77777777" w:rsidR="0043448C" w:rsidRPr="000D21C0" w:rsidRDefault="0043448C" w:rsidP="0043448C">
            <w:pPr>
              <w:spacing w:line="259" w:lineRule="auto"/>
              <w:rPr>
                <w:color w:val="000000" w:themeColor="text1"/>
                <w:sz w:val="16"/>
                <w:szCs w:val="16"/>
              </w:rPr>
            </w:pPr>
          </w:p>
          <w:p w14:paraId="4A57EE5A" w14:textId="77777777" w:rsidR="0043448C" w:rsidRPr="000D21C0" w:rsidRDefault="0043448C" w:rsidP="0043448C">
            <w:pPr>
              <w:spacing w:line="259" w:lineRule="auto"/>
              <w:rPr>
                <w:color w:val="000000" w:themeColor="text1"/>
                <w:sz w:val="16"/>
                <w:szCs w:val="16"/>
              </w:rPr>
            </w:pPr>
          </w:p>
          <w:p w14:paraId="2A5FD7DA"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39E881E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27CCBEEF"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Haitian</w:t>
            </w:r>
          </w:p>
          <w:p w14:paraId="74C590E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5A54724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Cambodian</w:t>
            </w:r>
          </w:p>
          <w:p w14:paraId="74B062D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Vietnamese </w:t>
            </w:r>
          </w:p>
        </w:tc>
        <w:tc>
          <w:tcPr>
            <w:tcW w:w="999" w:type="dxa"/>
            <w:shd w:val="clear" w:color="auto" w:fill="D9D9D9" w:themeFill="background1" w:themeFillShade="D9"/>
          </w:tcPr>
          <w:p w14:paraId="2DCD68B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97</w:t>
            </w:r>
          </w:p>
          <w:p w14:paraId="3C360EF7" w14:textId="77777777" w:rsidR="0043448C" w:rsidRPr="000D21C0" w:rsidRDefault="0043448C" w:rsidP="0043448C">
            <w:pPr>
              <w:spacing w:line="259" w:lineRule="auto"/>
              <w:rPr>
                <w:color w:val="000000" w:themeColor="text1"/>
                <w:sz w:val="16"/>
                <w:szCs w:val="16"/>
              </w:rPr>
            </w:pPr>
          </w:p>
        </w:tc>
        <w:tc>
          <w:tcPr>
            <w:tcW w:w="1016" w:type="dxa"/>
            <w:vMerge w:val="restart"/>
            <w:shd w:val="clear" w:color="auto" w:fill="D9D9D9" w:themeFill="background1" w:themeFillShade="D9"/>
          </w:tcPr>
          <w:p w14:paraId="00E8EA35" w14:textId="77777777" w:rsidR="0043448C" w:rsidRPr="000D21C0" w:rsidRDefault="0043448C" w:rsidP="0043448C">
            <w:pPr>
              <w:spacing w:line="259" w:lineRule="auto"/>
              <w:rPr>
                <w:color w:val="000000" w:themeColor="text1"/>
                <w:sz w:val="16"/>
                <w:szCs w:val="16"/>
              </w:rPr>
            </w:pPr>
          </w:p>
          <w:p w14:paraId="026DA9E1" w14:textId="77777777" w:rsidR="0043448C" w:rsidRPr="000D21C0" w:rsidRDefault="0043448C" w:rsidP="0043448C">
            <w:pPr>
              <w:spacing w:line="259" w:lineRule="auto"/>
              <w:rPr>
                <w:color w:val="000000" w:themeColor="text1"/>
                <w:sz w:val="16"/>
                <w:szCs w:val="16"/>
              </w:rPr>
            </w:pPr>
          </w:p>
          <w:p w14:paraId="441AE02D" w14:textId="77777777" w:rsidR="0043448C" w:rsidRPr="000D21C0" w:rsidRDefault="0043448C" w:rsidP="0043448C">
            <w:pPr>
              <w:spacing w:line="259" w:lineRule="auto"/>
              <w:rPr>
                <w:color w:val="000000" w:themeColor="text1"/>
                <w:sz w:val="16"/>
                <w:szCs w:val="16"/>
              </w:rPr>
            </w:pPr>
          </w:p>
          <w:p w14:paraId="5616EF9B" w14:textId="77777777" w:rsidR="0043448C" w:rsidRPr="000D21C0" w:rsidRDefault="0043448C" w:rsidP="0043448C">
            <w:pPr>
              <w:spacing w:line="259" w:lineRule="auto"/>
              <w:rPr>
                <w:color w:val="000000" w:themeColor="text1"/>
                <w:sz w:val="16"/>
                <w:szCs w:val="16"/>
              </w:rPr>
            </w:pPr>
          </w:p>
          <w:p w14:paraId="48F2E2F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1982-1991</w:t>
            </w:r>
          </w:p>
          <w:p w14:paraId="28F975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0525EDD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1995-2004</w:t>
            </w:r>
          </w:p>
          <w:p w14:paraId="1B21E3F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7E34320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2005-2021</w:t>
            </w:r>
          </w:p>
          <w:p w14:paraId="3371386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198E727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2022-5</w:t>
            </w:r>
          </w:p>
        </w:tc>
        <w:tc>
          <w:tcPr>
            <w:tcW w:w="0" w:type="auto"/>
            <w:vMerge w:val="restart"/>
            <w:shd w:val="clear" w:color="auto" w:fill="D9D9D9" w:themeFill="background1" w:themeFillShade="D9"/>
          </w:tcPr>
          <w:p w14:paraId="08C9C993" w14:textId="77777777" w:rsidR="0043448C" w:rsidRPr="000D21C0" w:rsidRDefault="0043448C" w:rsidP="0043448C">
            <w:pPr>
              <w:spacing w:line="259" w:lineRule="auto"/>
              <w:rPr>
                <w:color w:val="000000" w:themeColor="text1"/>
                <w:sz w:val="16"/>
                <w:szCs w:val="16"/>
              </w:rPr>
            </w:pPr>
          </w:p>
          <w:p w14:paraId="4046C26D" w14:textId="77777777" w:rsidR="0043448C" w:rsidRPr="000D21C0" w:rsidRDefault="0043448C" w:rsidP="0043448C">
            <w:pPr>
              <w:spacing w:line="259" w:lineRule="auto"/>
              <w:rPr>
                <w:color w:val="000000" w:themeColor="text1"/>
                <w:sz w:val="16"/>
                <w:szCs w:val="16"/>
              </w:rPr>
            </w:pPr>
          </w:p>
          <w:p w14:paraId="759DA803" w14:textId="77777777" w:rsidR="0043448C" w:rsidRPr="000D21C0" w:rsidRDefault="0043448C" w:rsidP="0043448C">
            <w:pPr>
              <w:spacing w:line="259" w:lineRule="auto"/>
              <w:rPr>
                <w:color w:val="000000" w:themeColor="text1"/>
                <w:sz w:val="16"/>
                <w:szCs w:val="16"/>
              </w:rPr>
            </w:pPr>
          </w:p>
          <w:p w14:paraId="3C4361D1" w14:textId="77777777" w:rsidR="0043448C" w:rsidRPr="000D21C0" w:rsidRDefault="0043448C" w:rsidP="0043448C">
            <w:pPr>
              <w:spacing w:line="259" w:lineRule="auto"/>
              <w:rPr>
                <w:color w:val="000000" w:themeColor="text1"/>
                <w:sz w:val="16"/>
                <w:szCs w:val="16"/>
              </w:rPr>
            </w:pPr>
          </w:p>
          <w:p w14:paraId="000C69F8" w14:textId="77777777" w:rsidR="0043448C" w:rsidRPr="000D21C0" w:rsidRDefault="0043448C" w:rsidP="0043448C">
            <w:pPr>
              <w:spacing w:line="259" w:lineRule="auto"/>
              <w:rPr>
                <w:color w:val="000000" w:themeColor="text1"/>
                <w:sz w:val="16"/>
                <w:szCs w:val="16"/>
              </w:rPr>
            </w:pPr>
          </w:p>
          <w:p w14:paraId="7749F6C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37,736</w:t>
            </w:r>
          </w:p>
          <w:p w14:paraId="6B8E210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(1,301)</w:t>
            </w:r>
          </w:p>
          <w:p w14:paraId="46957862" w14:textId="77777777" w:rsidR="0043448C" w:rsidRPr="000D21C0" w:rsidRDefault="0043448C" w:rsidP="0043448C">
            <w:pPr>
              <w:spacing w:line="259" w:lineRule="auto"/>
              <w:rPr>
                <w:color w:val="000000" w:themeColor="text1"/>
                <w:sz w:val="16"/>
                <w:szCs w:val="16"/>
              </w:rPr>
            </w:pPr>
          </w:p>
        </w:tc>
        <w:tc>
          <w:tcPr>
            <w:tcW w:w="0" w:type="auto"/>
            <w:vMerge w:val="restart"/>
            <w:shd w:val="clear" w:color="auto" w:fill="D9D9D9" w:themeFill="background1" w:themeFillShade="D9"/>
          </w:tcPr>
          <w:p w14:paraId="6F383106" w14:textId="77777777" w:rsidR="0043448C" w:rsidRPr="000D21C0" w:rsidRDefault="0043448C" w:rsidP="0043448C">
            <w:pPr>
              <w:spacing w:line="259" w:lineRule="auto"/>
              <w:rPr>
                <w:color w:val="000000" w:themeColor="text1"/>
                <w:sz w:val="16"/>
                <w:szCs w:val="16"/>
              </w:rPr>
            </w:pPr>
          </w:p>
          <w:p w14:paraId="59BDA2D2" w14:textId="77777777" w:rsidR="0043448C" w:rsidRPr="000D21C0" w:rsidRDefault="0043448C" w:rsidP="0043448C">
            <w:pPr>
              <w:spacing w:line="259" w:lineRule="auto"/>
              <w:rPr>
                <w:color w:val="000000" w:themeColor="text1"/>
                <w:sz w:val="16"/>
                <w:szCs w:val="16"/>
              </w:rPr>
            </w:pPr>
          </w:p>
          <w:p w14:paraId="5B1C4501" w14:textId="77777777" w:rsidR="0043448C" w:rsidRPr="000D21C0" w:rsidRDefault="0043448C" w:rsidP="0043448C">
            <w:pPr>
              <w:spacing w:line="259" w:lineRule="auto"/>
              <w:rPr>
                <w:color w:val="000000" w:themeColor="text1"/>
                <w:sz w:val="16"/>
                <w:szCs w:val="16"/>
              </w:rPr>
            </w:pPr>
          </w:p>
          <w:p w14:paraId="669014B9" w14:textId="77777777" w:rsidR="0043448C" w:rsidRPr="000D21C0" w:rsidRDefault="0043448C" w:rsidP="0043448C">
            <w:pPr>
              <w:spacing w:line="259" w:lineRule="auto"/>
              <w:rPr>
                <w:color w:val="000000" w:themeColor="text1"/>
                <w:sz w:val="16"/>
                <w:szCs w:val="16"/>
              </w:rPr>
            </w:pPr>
          </w:p>
          <w:p w14:paraId="4077E37C" w14:textId="77777777" w:rsidR="0043448C" w:rsidRPr="000D21C0" w:rsidRDefault="0043448C" w:rsidP="0043448C">
            <w:pPr>
              <w:spacing w:line="259" w:lineRule="auto"/>
              <w:rPr>
                <w:color w:val="000000" w:themeColor="text1"/>
                <w:sz w:val="16"/>
                <w:szCs w:val="16"/>
              </w:rPr>
            </w:pPr>
          </w:p>
          <w:p w14:paraId="525EE39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17,735</w:t>
            </w:r>
          </w:p>
          <w:p w14:paraId="1D4CEB26" w14:textId="77777777" w:rsidR="0043448C" w:rsidRPr="000D21C0" w:rsidRDefault="0043448C" w:rsidP="0043448C">
            <w:pPr>
              <w:spacing w:line="259" w:lineRule="auto"/>
              <w:rPr>
                <w:color w:val="000000" w:themeColor="text1"/>
                <w:sz w:val="16"/>
                <w:szCs w:val="16"/>
              </w:rPr>
            </w:pPr>
          </w:p>
          <w:p w14:paraId="2AE5D07F" w14:textId="77777777" w:rsidR="0043448C" w:rsidRPr="000D21C0" w:rsidRDefault="0043448C" w:rsidP="0043448C">
            <w:pPr>
              <w:spacing w:line="259" w:lineRule="auto"/>
              <w:rPr>
                <w:color w:val="000000" w:themeColor="text1"/>
                <w:sz w:val="16"/>
                <w:szCs w:val="16"/>
              </w:rPr>
            </w:pPr>
          </w:p>
          <w:p w14:paraId="4D7C5ABF" w14:textId="77777777" w:rsidR="0043448C" w:rsidRPr="000D21C0" w:rsidRDefault="0043448C" w:rsidP="0043448C">
            <w:pPr>
              <w:spacing w:line="259" w:lineRule="auto"/>
              <w:rPr>
                <w:color w:val="000000" w:themeColor="text1"/>
                <w:sz w:val="16"/>
                <w:szCs w:val="16"/>
              </w:rPr>
            </w:pPr>
          </w:p>
          <w:p w14:paraId="36B23D96" w14:textId="77777777" w:rsidR="0043448C" w:rsidRPr="000D21C0" w:rsidRDefault="0043448C" w:rsidP="0043448C">
            <w:pPr>
              <w:spacing w:line="259" w:lineRule="auto"/>
              <w:rPr>
                <w:color w:val="000000" w:themeColor="text1"/>
                <w:sz w:val="16"/>
                <w:szCs w:val="16"/>
              </w:rPr>
            </w:pPr>
          </w:p>
          <w:p w14:paraId="6EF1620E" w14:textId="77777777" w:rsidR="0043448C" w:rsidRPr="000D21C0" w:rsidRDefault="0043448C" w:rsidP="0043448C">
            <w:pPr>
              <w:spacing w:line="259" w:lineRule="auto"/>
              <w:rPr>
                <w:color w:val="000000" w:themeColor="text1"/>
                <w:sz w:val="16"/>
                <w:szCs w:val="16"/>
              </w:rPr>
            </w:pPr>
          </w:p>
          <w:p w14:paraId="3D4BA6A0" w14:textId="77777777" w:rsidR="0043448C" w:rsidRPr="000D21C0" w:rsidRDefault="0043448C" w:rsidP="0043448C">
            <w:pPr>
              <w:spacing w:line="259" w:lineRule="auto"/>
              <w:rPr>
                <w:color w:val="000000" w:themeColor="text1"/>
                <w:sz w:val="16"/>
                <w:szCs w:val="16"/>
              </w:rPr>
            </w:pPr>
          </w:p>
          <w:p w14:paraId="1A442590" w14:textId="77777777" w:rsidR="0043448C" w:rsidRPr="000D21C0" w:rsidRDefault="0043448C" w:rsidP="0043448C">
            <w:pPr>
              <w:spacing w:line="259" w:lineRule="auto"/>
              <w:rPr>
                <w:color w:val="000000" w:themeColor="text1"/>
                <w:sz w:val="16"/>
                <w:szCs w:val="16"/>
              </w:rPr>
            </w:pPr>
          </w:p>
        </w:tc>
      </w:tr>
      <w:tr w:rsidR="0043448C" w:rsidRPr="000D21C0" w14:paraId="43BBF073" w14:textId="77777777" w:rsidTr="008F31F1">
        <w:trPr>
          <w:gridAfter w:val="1"/>
          <w:trHeight w:val="150"/>
        </w:trPr>
        <w:tc>
          <w:tcPr>
            <w:tcW w:w="0" w:type="auto"/>
            <w:gridSpan w:val="2"/>
            <w:vMerge/>
            <w:shd w:val="clear" w:color="auto" w:fill="D9D9D9" w:themeFill="background1" w:themeFillShade="D9"/>
            <w:vAlign w:val="bottom"/>
          </w:tcPr>
          <w:p w14:paraId="19E36D90"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44EEE72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1991-4</w:t>
            </w:r>
          </w:p>
          <w:p w14:paraId="1C26CC11"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176F562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19,612</w:t>
            </w:r>
          </w:p>
          <w:p w14:paraId="254A10C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w:t>
            </w:r>
          </w:p>
        </w:tc>
        <w:tc>
          <w:tcPr>
            <w:tcW w:w="0" w:type="auto"/>
            <w:shd w:val="clear" w:color="auto" w:fill="D9D9D9" w:themeFill="background1" w:themeFillShade="D9"/>
          </w:tcPr>
          <w:p w14:paraId="25729BF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13,109</w:t>
            </w:r>
          </w:p>
          <w:p w14:paraId="38D69F1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w:t>
            </w:r>
          </w:p>
        </w:tc>
        <w:tc>
          <w:tcPr>
            <w:tcW w:w="0" w:type="auto"/>
            <w:shd w:val="clear" w:color="auto" w:fill="D9D9D9" w:themeFill="background1" w:themeFillShade="D9"/>
          </w:tcPr>
          <w:p w14:paraId="1CA0E91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155</w:t>
            </w:r>
          </w:p>
          <w:p w14:paraId="641B5E70"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0902E048"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Haitian</w:t>
            </w:r>
          </w:p>
          <w:p w14:paraId="4E62EB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w:t>
            </w:r>
          </w:p>
          <w:p w14:paraId="43F9C9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60A8EE8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w:t>
            </w:r>
          </w:p>
          <w:p w14:paraId="4BD305E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Muslim [Bosnian]</w:t>
            </w:r>
          </w:p>
        </w:tc>
        <w:tc>
          <w:tcPr>
            <w:tcW w:w="999" w:type="dxa"/>
            <w:shd w:val="clear" w:color="auto" w:fill="D9D9D9" w:themeFill="background1" w:themeFillShade="D9"/>
          </w:tcPr>
          <w:p w14:paraId="7995975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263</w:t>
            </w:r>
          </w:p>
          <w:p w14:paraId="7ADB3E64" w14:textId="77777777" w:rsidR="0043448C" w:rsidRPr="000D21C0" w:rsidRDefault="0043448C" w:rsidP="0043448C">
            <w:pPr>
              <w:spacing w:line="259" w:lineRule="auto"/>
              <w:rPr>
                <w:color w:val="000000" w:themeColor="text1"/>
                <w:sz w:val="16"/>
                <w:szCs w:val="16"/>
              </w:rPr>
            </w:pPr>
          </w:p>
        </w:tc>
        <w:tc>
          <w:tcPr>
            <w:tcW w:w="1016" w:type="dxa"/>
            <w:vMerge/>
            <w:shd w:val="clear" w:color="auto" w:fill="D9D9D9" w:themeFill="background1" w:themeFillShade="D9"/>
          </w:tcPr>
          <w:p w14:paraId="47F56A41"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2CFA170E"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11534CF4" w14:textId="77777777" w:rsidR="0043448C" w:rsidRPr="000D21C0" w:rsidRDefault="0043448C" w:rsidP="0043448C">
            <w:pPr>
              <w:spacing w:line="259" w:lineRule="auto"/>
              <w:rPr>
                <w:color w:val="000000" w:themeColor="text1"/>
                <w:sz w:val="16"/>
                <w:szCs w:val="16"/>
              </w:rPr>
            </w:pPr>
          </w:p>
        </w:tc>
      </w:tr>
      <w:tr w:rsidR="0043448C" w:rsidRPr="000D21C0" w14:paraId="71FB10D7" w14:textId="77777777" w:rsidTr="008F31F1">
        <w:trPr>
          <w:gridAfter w:val="1"/>
          <w:trHeight w:val="150"/>
        </w:trPr>
        <w:tc>
          <w:tcPr>
            <w:tcW w:w="0" w:type="auto"/>
            <w:gridSpan w:val="2"/>
            <w:vMerge/>
            <w:shd w:val="clear" w:color="auto" w:fill="D9D9D9" w:themeFill="background1" w:themeFillShade="D9"/>
            <w:vAlign w:val="bottom"/>
          </w:tcPr>
          <w:p w14:paraId="1C045461"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6D25D69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2004</w:t>
            </w:r>
          </w:p>
          <w:p w14:paraId="5FA65863"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0B99BFC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745</w:t>
            </w:r>
          </w:p>
          <w:p w14:paraId="245F322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7312C0A0"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3174B38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563</w:t>
            </w:r>
          </w:p>
          <w:p w14:paraId="651765F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p w14:paraId="4DAF38C7"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5621FCC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169</w:t>
            </w:r>
          </w:p>
          <w:p w14:paraId="70EBAAB2"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1C005C4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/”Rafah</w:t>
            </w:r>
            <w:proofErr w:type="gramEnd"/>
            <w:r w:rsidRPr="000D21C0">
              <w:rPr>
                <w:color w:val="000000" w:themeColor="text1"/>
                <w:sz w:val="16"/>
                <w:szCs w:val="16"/>
              </w:rPr>
              <w:t>”/</w:t>
            </w:r>
          </w:p>
          <w:p w14:paraId="54E12C7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“Jabaliya” </w:t>
            </w:r>
          </w:p>
          <w:p w14:paraId="5D73CA2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3E1F8D8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Sudanese</w:t>
            </w:r>
          </w:p>
          <w:p w14:paraId="5B85D0A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Hmong </w:t>
            </w:r>
          </w:p>
          <w:p w14:paraId="37A1A71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Korean</w:t>
            </w:r>
          </w:p>
        </w:tc>
        <w:tc>
          <w:tcPr>
            <w:tcW w:w="999" w:type="dxa"/>
            <w:shd w:val="clear" w:color="auto" w:fill="D9D9D9" w:themeFill="background1" w:themeFillShade="D9"/>
          </w:tcPr>
          <w:p w14:paraId="4F94588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w:t>
            </w:r>
          </w:p>
        </w:tc>
        <w:tc>
          <w:tcPr>
            <w:tcW w:w="1016" w:type="dxa"/>
            <w:vMerge/>
            <w:shd w:val="clear" w:color="auto" w:fill="D9D9D9" w:themeFill="background1" w:themeFillShade="D9"/>
          </w:tcPr>
          <w:p w14:paraId="091502D8"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061ADD1B"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4FA116F8" w14:textId="77777777" w:rsidR="0043448C" w:rsidRPr="000D21C0" w:rsidRDefault="0043448C" w:rsidP="0043448C">
            <w:pPr>
              <w:spacing w:line="259" w:lineRule="auto"/>
              <w:rPr>
                <w:color w:val="000000" w:themeColor="text1"/>
                <w:sz w:val="16"/>
                <w:szCs w:val="16"/>
              </w:rPr>
            </w:pPr>
          </w:p>
        </w:tc>
      </w:tr>
      <w:tr w:rsidR="0043448C" w:rsidRPr="000D21C0" w14:paraId="6A5D9F1F" w14:textId="77777777" w:rsidTr="008F31F1">
        <w:trPr>
          <w:gridAfter w:val="1"/>
          <w:trHeight w:val="150"/>
        </w:trPr>
        <w:tc>
          <w:tcPr>
            <w:tcW w:w="0" w:type="auto"/>
            <w:gridSpan w:val="2"/>
            <w:vMerge/>
            <w:shd w:val="clear" w:color="auto" w:fill="D9D9D9" w:themeFill="background1" w:themeFillShade="D9"/>
            <w:vAlign w:val="bottom"/>
          </w:tcPr>
          <w:p w14:paraId="47C205C3"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7963D4D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2021-2</w:t>
            </w:r>
          </w:p>
          <w:p w14:paraId="05E9357E" w14:textId="77777777" w:rsidR="0043448C" w:rsidRPr="000D21C0" w:rsidRDefault="0043448C" w:rsidP="0043448C">
            <w:pPr>
              <w:spacing w:line="259" w:lineRule="auto"/>
              <w:rPr>
                <w:color w:val="000000" w:themeColor="text1"/>
                <w:sz w:val="16"/>
                <w:szCs w:val="16"/>
              </w:rPr>
            </w:pPr>
          </w:p>
          <w:p w14:paraId="5EB5E023"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026495D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2,232</w:t>
            </w:r>
          </w:p>
          <w:p w14:paraId="67D59EB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D9D9D9" w:themeFill="background1" w:themeFillShade="D9"/>
          </w:tcPr>
          <w:p w14:paraId="0935C59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1,444</w:t>
            </w:r>
          </w:p>
          <w:p w14:paraId="6EEB1CA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D9D9D9" w:themeFill="background1" w:themeFillShade="D9"/>
          </w:tcPr>
          <w:p w14:paraId="4CB7463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302</w:t>
            </w:r>
          </w:p>
        </w:tc>
        <w:tc>
          <w:tcPr>
            <w:tcW w:w="0" w:type="auto"/>
            <w:shd w:val="clear" w:color="auto" w:fill="D9D9D9" w:themeFill="background1" w:themeFillShade="D9"/>
          </w:tcPr>
          <w:p w14:paraId="2E0D056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4494B8A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roofErr w:type="gramStart"/>
            <w:r w:rsidRPr="000D21C0">
              <w:rPr>
                <w:color w:val="000000" w:themeColor="text1"/>
                <w:sz w:val="16"/>
                <w:szCs w:val="16"/>
              </w:rPr>
              <w:t>/”evacuees</w:t>
            </w:r>
            <w:proofErr w:type="gramEnd"/>
            <w:r w:rsidRPr="000D21C0">
              <w:rPr>
                <w:color w:val="000000" w:themeColor="text1"/>
                <w:sz w:val="16"/>
                <w:szCs w:val="16"/>
              </w:rPr>
              <w:t>”</w:t>
            </w:r>
          </w:p>
          <w:p w14:paraId="187BB02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5C21ED2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1C9416B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Rohingya</w:t>
            </w:r>
          </w:p>
        </w:tc>
        <w:tc>
          <w:tcPr>
            <w:tcW w:w="999" w:type="dxa"/>
            <w:shd w:val="clear" w:color="auto" w:fill="D9D9D9" w:themeFill="background1" w:themeFillShade="D9"/>
          </w:tcPr>
          <w:p w14:paraId="78371AC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5</w:t>
            </w:r>
          </w:p>
        </w:tc>
        <w:tc>
          <w:tcPr>
            <w:tcW w:w="1016" w:type="dxa"/>
            <w:vMerge/>
            <w:shd w:val="clear" w:color="auto" w:fill="D9D9D9" w:themeFill="background1" w:themeFillShade="D9"/>
          </w:tcPr>
          <w:p w14:paraId="750B3103"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49642F82"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237F6BF7" w14:textId="77777777" w:rsidR="0043448C" w:rsidRPr="000D21C0" w:rsidRDefault="0043448C" w:rsidP="0043448C">
            <w:pPr>
              <w:spacing w:line="259" w:lineRule="auto"/>
              <w:rPr>
                <w:color w:val="000000" w:themeColor="text1"/>
                <w:sz w:val="16"/>
                <w:szCs w:val="16"/>
              </w:rPr>
            </w:pPr>
          </w:p>
        </w:tc>
      </w:tr>
      <w:tr w:rsidR="0043448C" w:rsidRPr="000D21C0" w14:paraId="43EA3468" w14:textId="77777777" w:rsidTr="008F31F1">
        <w:trPr>
          <w:gridAfter w:val="1"/>
          <w:trHeight w:val="150"/>
        </w:trPr>
        <w:tc>
          <w:tcPr>
            <w:tcW w:w="0" w:type="auto"/>
            <w:gridSpan w:val="2"/>
            <w:vMerge w:val="restart"/>
            <w:shd w:val="clear" w:color="auto" w:fill="D9D9D9" w:themeFill="background1" w:themeFillShade="D9"/>
            <w:vAlign w:val="bottom"/>
          </w:tcPr>
          <w:p w14:paraId="24AE51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Rohingya exodus </w:t>
            </w:r>
          </w:p>
          <w:p w14:paraId="4E7AD67A" w14:textId="77777777" w:rsidR="0043448C" w:rsidRPr="000D21C0" w:rsidRDefault="0043448C" w:rsidP="0043448C">
            <w:pPr>
              <w:spacing w:line="259" w:lineRule="auto"/>
              <w:rPr>
                <w:color w:val="000000" w:themeColor="text1"/>
                <w:sz w:val="16"/>
                <w:szCs w:val="16"/>
              </w:rPr>
            </w:pPr>
          </w:p>
          <w:p w14:paraId="5982DAC3" w14:textId="77777777" w:rsidR="0043448C" w:rsidRPr="000D21C0" w:rsidRDefault="0043448C" w:rsidP="0043448C">
            <w:pPr>
              <w:spacing w:line="259" w:lineRule="auto"/>
              <w:rPr>
                <w:color w:val="000000" w:themeColor="text1"/>
                <w:sz w:val="16"/>
                <w:szCs w:val="16"/>
              </w:rPr>
            </w:pPr>
          </w:p>
          <w:p w14:paraId="0C0F5FE2" w14:textId="77777777" w:rsidR="0043448C" w:rsidRPr="000D21C0" w:rsidRDefault="0043448C" w:rsidP="0043448C">
            <w:pPr>
              <w:spacing w:line="259" w:lineRule="auto"/>
              <w:rPr>
                <w:color w:val="000000" w:themeColor="text1"/>
                <w:sz w:val="16"/>
                <w:szCs w:val="16"/>
              </w:rPr>
            </w:pPr>
          </w:p>
          <w:p w14:paraId="44DE09F0" w14:textId="77777777" w:rsidR="0043448C" w:rsidRPr="000D21C0" w:rsidRDefault="0043448C" w:rsidP="0043448C">
            <w:pPr>
              <w:spacing w:line="259" w:lineRule="auto"/>
              <w:rPr>
                <w:color w:val="000000" w:themeColor="text1"/>
                <w:sz w:val="16"/>
                <w:szCs w:val="16"/>
              </w:rPr>
            </w:pPr>
          </w:p>
        </w:tc>
        <w:tc>
          <w:tcPr>
            <w:tcW w:w="803" w:type="dxa"/>
            <w:vAlign w:val="bottom"/>
          </w:tcPr>
          <w:p w14:paraId="153015C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1978</w:t>
            </w:r>
          </w:p>
          <w:p w14:paraId="70C13C9A" w14:textId="77777777" w:rsidR="0043448C" w:rsidRPr="000D21C0" w:rsidRDefault="0043448C" w:rsidP="0043448C">
            <w:pPr>
              <w:spacing w:line="259" w:lineRule="auto"/>
              <w:rPr>
                <w:color w:val="000000" w:themeColor="text1"/>
                <w:sz w:val="16"/>
                <w:szCs w:val="16"/>
              </w:rPr>
            </w:pPr>
          </w:p>
          <w:p w14:paraId="403EC5B3" w14:textId="77777777" w:rsidR="0043448C" w:rsidRPr="000D21C0" w:rsidRDefault="0043448C" w:rsidP="0043448C">
            <w:pPr>
              <w:spacing w:line="259" w:lineRule="auto"/>
              <w:rPr>
                <w:color w:val="000000" w:themeColor="text1"/>
                <w:sz w:val="16"/>
                <w:szCs w:val="16"/>
              </w:rPr>
            </w:pPr>
          </w:p>
          <w:p w14:paraId="43333147" w14:textId="77777777" w:rsidR="0043448C" w:rsidRPr="000D21C0" w:rsidRDefault="0043448C" w:rsidP="0043448C">
            <w:pPr>
              <w:spacing w:line="259" w:lineRule="auto"/>
              <w:rPr>
                <w:color w:val="000000" w:themeColor="text1"/>
                <w:sz w:val="16"/>
                <w:szCs w:val="16"/>
              </w:rPr>
            </w:pPr>
          </w:p>
        </w:tc>
        <w:tc>
          <w:tcPr>
            <w:tcW w:w="1133" w:type="dxa"/>
          </w:tcPr>
          <w:p w14:paraId="1DF6550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40</w:t>
            </w:r>
          </w:p>
          <w:p w14:paraId="0E29888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tcPr>
          <w:p w14:paraId="6A683ED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40</w:t>
            </w:r>
          </w:p>
          <w:p w14:paraId="3C40CCF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p w14:paraId="1D035B40" w14:textId="77777777" w:rsidR="0043448C" w:rsidRPr="000D21C0" w:rsidRDefault="0043448C" w:rsidP="0043448C">
            <w:pPr>
              <w:spacing w:line="259" w:lineRule="auto"/>
              <w:rPr>
                <w:color w:val="000000" w:themeColor="text1"/>
                <w:sz w:val="16"/>
                <w:szCs w:val="16"/>
              </w:rPr>
            </w:pPr>
          </w:p>
          <w:p w14:paraId="24D058FA" w14:textId="77777777" w:rsidR="0043448C" w:rsidRPr="000D21C0" w:rsidRDefault="0043448C" w:rsidP="0043448C">
            <w:pPr>
              <w:spacing w:line="259" w:lineRule="auto"/>
              <w:rPr>
                <w:color w:val="000000" w:themeColor="text1"/>
                <w:sz w:val="16"/>
                <w:szCs w:val="16"/>
              </w:rPr>
            </w:pPr>
          </w:p>
        </w:tc>
        <w:tc>
          <w:tcPr>
            <w:tcW w:w="0" w:type="auto"/>
          </w:tcPr>
          <w:p w14:paraId="67F2478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w:t>
            </w:r>
          </w:p>
          <w:p w14:paraId="54AF2F01" w14:textId="77777777" w:rsidR="0043448C" w:rsidRPr="000D21C0" w:rsidRDefault="0043448C" w:rsidP="0043448C">
            <w:pPr>
              <w:spacing w:line="259" w:lineRule="auto"/>
              <w:rPr>
                <w:color w:val="000000" w:themeColor="text1"/>
                <w:sz w:val="16"/>
                <w:szCs w:val="16"/>
              </w:rPr>
            </w:pPr>
          </w:p>
        </w:tc>
        <w:tc>
          <w:tcPr>
            <w:tcW w:w="0" w:type="auto"/>
          </w:tcPr>
          <w:p w14:paraId="5FAB2A3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Vietnamese </w:t>
            </w:r>
          </w:p>
          <w:p w14:paraId="447EFBD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w:t>
            </w:r>
          </w:p>
          <w:p w14:paraId="5691012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Indochinese </w:t>
            </w:r>
          </w:p>
          <w:p w14:paraId="13E569D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Cambodian </w:t>
            </w:r>
          </w:p>
          <w:p w14:paraId="631B2E6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Chinese</w:t>
            </w:r>
          </w:p>
        </w:tc>
        <w:tc>
          <w:tcPr>
            <w:tcW w:w="999" w:type="dxa"/>
          </w:tcPr>
          <w:p w14:paraId="24D1286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070897BF" w14:textId="77777777" w:rsidR="0043448C" w:rsidRPr="000D21C0" w:rsidRDefault="0043448C" w:rsidP="0043448C">
            <w:pPr>
              <w:spacing w:line="259" w:lineRule="auto"/>
              <w:rPr>
                <w:color w:val="000000" w:themeColor="text1"/>
                <w:sz w:val="16"/>
                <w:szCs w:val="16"/>
              </w:rPr>
            </w:pPr>
          </w:p>
        </w:tc>
        <w:tc>
          <w:tcPr>
            <w:tcW w:w="1016" w:type="dxa"/>
            <w:vMerge w:val="restart"/>
            <w:shd w:val="clear" w:color="auto" w:fill="D9D9D9" w:themeFill="background1" w:themeFillShade="D9"/>
          </w:tcPr>
          <w:p w14:paraId="6FB22C10" w14:textId="77777777" w:rsidR="0043448C" w:rsidRPr="000D21C0" w:rsidRDefault="0043448C" w:rsidP="0043448C">
            <w:pPr>
              <w:spacing w:line="259" w:lineRule="auto"/>
              <w:rPr>
                <w:color w:val="000000" w:themeColor="text1"/>
                <w:sz w:val="16"/>
                <w:szCs w:val="16"/>
              </w:rPr>
            </w:pPr>
          </w:p>
          <w:p w14:paraId="21514C10" w14:textId="77777777" w:rsidR="0043448C" w:rsidRPr="000D21C0" w:rsidRDefault="0043448C" w:rsidP="0043448C">
            <w:pPr>
              <w:spacing w:line="259" w:lineRule="auto"/>
              <w:rPr>
                <w:color w:val="000000" w:themeColor="text1"/>
                <w:sz w:val="16"/>
                <w:szCs w:val="16"/>
              </w:rPr>
            </w:pPr>
          </w:p>
          <w:p w14:paraId="46DFCB2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1979-1991</w:t>
            </w:r>
          </w:p>
          <w:p w14:paraId="128203C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20D84E0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1993-2017</w:t>
            </w:r>
          </w:p>
          <w:p w14:paraId="2537114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4C9DBDD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2019-25</w:t>
            </w:r>
          </w:p>
        </w:tc>
        <w:tc>
          <w:tcPr>
            <w:tcW w:w="0" w:type="auto"/>
            <w:vMerge w:val="restart"/>
            <w:shd w:val="clear" w:color="auto" w:fill="D9D9D9" w:themeFill="background1" w:themeFillShade="D9"/>
          </w:tcPr>
          <w:p w14:paraId="5A897331" w14:textId="77777777" w:rsidR="0043448C" w:rsidRPr="000D21C0" w:rsidRDefault="0043448C" w:rsidP="0043448C">
            <w:pPr>
              <w:spacing w:line="259" w:lineRule="auto"/>
              <w:rPr>
                <w:color w:val="000000" w:themeColor="text1"/>
                <w:sz w:val="16"/>
                <w:szCs w:val="16"/>
              </w:rPr>
            </w:pPr>
          </w:p>
          <w:p w14:paraId="66150992" w14:textId="77777777" w:rsidR="0043448C" w:rsidRPr="000D21C0" w:rsidRDefault="0043448C" w:rsidP="0043448C">
            <w:pPr>
              <w:spacing w:line="259" w:lineRule="auto"/>
              <w:rPr>
                <w:color w:val="000000" w:themeColor="text1"/>
                <w:sz w:val="16"/>
                <w:szCs w:val="16"/>
              </w:rPr>
            </w:pPr>
          </w:p>
          <w:p w14:paraId="501D2006" w14:textId="77777777" w:rsidR="0043448C" w:rsidRPr="000D21C0" w:rsidRDefault="0043448C" w:rsidP="0043448C">
            <w:pPr>
              <w:spacing w:line="259" w:lineRule="auto"/>
              <w:rPr>
                <w:color w:val="000000" w:themeColor="text1"/>
                <w:sz w:val="16"/>
                <w:szCs w:val="16"/>
              </w:rPr>
            </w:pPr>
          </w:p>
          <w:p w14:paraId="086254EF" w14:textId="77777777" w:rsidR="0043448C" w:rsidRPr="000D21C0" w:rsidRDefault="0043448C" w:rsidP="0043448C">
            <w:pPr>
              <w:spacing w:line="259" w:lineRule="auto"/>
              <w:rPr>
                <w:color w:val="000000" w:themeColor="text1"/>
                <w:sz w:val="16"/>
                <w:szCs w:val="16"/>
              </w:rPr>
            </w:pPr>
          </w:p>
          <w:p w14:paraId="3F6104A1" w14:textId="77777777" w:rsidR="0043448C" w:rsidRPr="000D21C0" w:rsidRDefault="0043448C" w:rsidP="0043448C">
            <w:pPr>
              <w:spacing w:line="259" w:lineRule="auto"/>
              <w:rPr>
                <w:color w:val="000000" w:themeColor="text1"/>
                <w:sz w:val="16"/>
                <w:szCs w:val="16"/>
              </w:rPr>
            </w:pPr>
          </w:p>
          <w:p w14:paraId="07FB69F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255,491</w:t>
            </w:r>
          </w:p>
          <w:p w14:paraId="531DA5B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(5,807)</w:t>
            </w:r>
          </w:p>
          <w:p w14:paraId="336A332B" w14:textId="77777777" w:rsidR="0043448C" w:rsidRPr="000D21C0" w:rsidRDefault="0043448C" w:rsidP="0043448C">
            <w:pPr>
              <w:spacing w:line="259" w:lineRule="auto"/>
              <w:rPr>
                <w:color w:val="000000" w:themeColor="text1"/>
                <w:sz w:val="16"/>
                <w:szCs w:val="16"/>
              </w:rPr>
            </w:pPr>
          </w:p>
          <w:p w14:paraId="0C39D77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Including:</w:t>
            </w:r>
          </w:p>
          <w:p w14:paraId="220C61E0" w14:textId="77777777" w:rsidR="0043448C" w:rsidRPr="000D21C0" w:rsidRDefault="0043448C" w:rsidP="0043448C">
            <w:pPr>
              <w:spacing w:line="259" w:lineRule="auto"/>
              <w:rPr>
                <w:color w:val="000000" w:themeColor="text1"/>
                <w:sz w:val="16"/>
                <w:szCs w:val="16"/>
              </w:rPr>
            </w:pPr>
          </w:p>
          <w:p w14:paraId="5013A03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209,244</w:t>
            </w:r>
          </w:p>
          <w:p w14:paraId="1BF5857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since 2019</w:t>
            </w:r>
          </w:p>
        </w:tc>
        <w:tc>
          <w:tcPr>
            <w:tcW w:w="0" w:type="auto"/>
            <w:vMerge w:val="restart"/>
            <w:shd w:val="clear" w:color="auto" w:fill="D9D9D9" w:themeFill="background1" w:themeFillShade="D9"/>
          </w:tcPr>
          <w:p w14:paraId="350EF8C2" w14:textId="77777777" w:rsidR="0043448C" w:rsidRPr="000D21C0" w:rsidRDefault="0043448C" w:rsidP="0043448C">
            <w:pPr>
              <w:spacing w:line="259" w:lineRule="auto"/>
              <w:rPr>
                <w:color w:val="000000" w:themeColor="text1"/>
                <w:sz w:val="16"/>
                <w:szCs w:val="16"/>
              </w:rPr>
            </w:pPr>
          </w:p>
          <w:p w14:paraId="1A69F6FB" w14:textId="77777777" w:rsidR="0043448C" w:rsidRPr="000D21C0" w:rsidRDefault="0043448C" w:rsidP="0043448C">
            <w:pPr>
              <w:spacing w:line="259" w:lineRule="auto"/>
              <w:rPr>
                <w:color w:val="000000" w:themeColor="text1"/>
                <w:sz w:val="16"/>
                <w:szCs w:val="16"/>
              </w:rPr>
            </w:pPr>
          </w:p>
          <w:p w14:paraId="6E34C01D" w14:textId="77777777" w:rsidR="0043448C" w:rsidRPr="000D21C0" w:rsidRDefault="0043448C" w:rsidP="0043448C">
            <w:pPr>
              <w:spacing w:line="259" w:lineRule="auto"/>
              <w:rPr>
                <w:color w:val="000000" w:themeColor="text1"/>
                <w:sz w:val="16"/>
                <w:szCs w:val="16"/>
              </w:rPr>
            </w:pPr>
          </w:p>
          <w:p w14:paraId="78BB1CEE" w14:textId="77777777" w:rsidR="0043448C" w:rsidRPr="000D21C0" w:rsidRDefault="0043448C" w:rsidP="0043448C">
            <w:pPr>
              <w:spacing w:line="259" w:lineRule="auto"/>
              <w:rPr>
                <w:color w:val="000000" w:themeColor="text1"/>
                <w:sz w:val="16"/>
                <w:szCs w:val="16"/>
              </w:rPr>
            </w:pPr>
          </w:p>
          <w:p w14:paraId="3D51D52A" w14:textId="77777777" w:rsidR="0043448C" w:rsidRPr="000D21C0" w:rsidRDefault="0043448C" w:rsidP="0043448C">
            <w:pPr>
              <w:spacing w:line="259" w:lineRule="auto"/>
              <w:rPr>
                <w:color w:val="000000" w:themeColor="text1"/>
                <w:sz w:val="16"/>
                <w:szCs w:val="16"/>
              </w:rPr>
            </w:pPr>
          </w:p>
          <w:p w14:paraId="076B8C1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24,131</w:t>
            </w:r>
          </w:p>
        </w:tc>
      </w:tr>
      <w:tr w:rsidR="0043448C" w:rsidRPr="000D21C0" w14:paraId="40A0484B" w14:textId="77777777" w:rsidTr="008F31F1">
        <w:trPr>
          <w:gridAfter w:val="1"/>
          <w:trHeight w:val="150"/>
        </w:trPr>
        <w:tc>
          <w:tcPr>
            <w:tcW w:w="0" w:type="auto"/>
            <w:gridSpan w:val="2"/>
            <w:vMerge/>
            <w:shd w:val="clear" w:color="auto" w:fill="D9D9D9" w:themeFill="background1" w:themeFillShade="D9"/>
            <w:vAlign w:val="bottom"/>
          </w:tcPr>
          <w:p w14:paraId="0AE962C2" w14:textId="77777777" w:rsidR="0043448C" w:rsidRPr="000D21C0" w:rsidRDefault="0043448C" w:rsidP="0043448C">
            <w:pPr>
              <w:spacing w:line="259" w:lineRule="auto"/>
              <w:rPr>
                <w:color w:val="000000" w:themeColor="text1"/>
                <w:sz w:val="16"/>
                <w:szCs w:val="16"/>
              </w:rPr>
            </w:pPr>
          </w:p>
        </w:tc>
        <w:tc>
          <w:tcPr>
            <w:tcW w:w="803" w:type="dxa"/>
            <w:vAlign w:val="bottom"/>
          </w:tcPr>
          <w:p w14:paraId="367E725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1991-2</w:t>
            </w:r>
          </w:p>
          <w:p w14:paraId="2BF425A1" w14:textId="77777777" w:rsidR="0043448C" w:rsidRPr="000D21C0" w:rsidRDefault="0043448C" w:rsidP="0043448C">
            <w:pPr>
              <w:spacing w:line="259" w:lineRule="auto"/>
              <w:rPr>
                <w:color w:val="000000" w:themeColor="text1"/>
                <w:sz w:val="16"/>
                <w:szCs w:val="16"/>
              </w:rPr>
            </w:pPr>
          </w:p>
        </w:tc>
        <w:tc>
          <w:tcPr>
            <w:tcW w:w="1133" w:type="dxa"/>
          </w:tcPr>
          <w:p w14:paraId="50545EA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1,051</w:t>
            </w:r>
          </w:p>
          <w:p w14:paraId="4FC07D0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2689EE4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765</w:t>
            </w:r>
          </w:p>
          <w:p w14:paraId="148801F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40C08CEA" w14:textId="77777777" w:rsidR="0043448C" w:rsidRPr="000D21C0" w:rsidRDefault="0043448C" w:rsidP="0043448C">
            <w:pPr>
              <w:spacing w:line="259" w:lineRule="auto"/>
              <w:rPr>
                <w:color w:val="000000" w:themeColor="text1"/>
                <w:sz w:val="16"/>
                <w:szCs w:val="16"/>
              </w:rPr>
            </w:pPr>
          </w:p>
        </w:tc>
        <w:tc>
          <w:tcPr>
            <w:tcW w:w="0" w:type="auto"/>
          </w:tcPr>
          <w:p w14:paraId="35EAD69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79</w:t>
            </w:r>
          </w:p>
          <w:p w14:paraId="0D36E959" w14:textId="77777777" w:rsidR="0043448C" w:rsidRPr="000D21C0" w:rsidRDefault="0043448C" w:rsidP="0043448C">
            <w:pPr>
              <w:spacing w:line="259" w:lineRule="auto"/>
              <w:rPr>
                <w:color w:val="000000" w:themeColor="text1"/>
                <w:sz w:val="16"/>
                <w:szCs w:val="16"/>
              </w:rPr>
            </w:pPr>
          </w:p>
        </w:tc>
        <w:tc>
          <w:tcPr>
            <w:tcW w:w="0" w:type="auto"/>
          </w:tcPr>
          <w:p w14:paraId="0EA2BF4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w:t>
            </w:r>
          </w:p>
          <w:p w14:paraId="1491706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2A92A05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Iraqi</w:t>
            </w:r>
          </w:p>
          <w:p w14:paraId="561E4A4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631363D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tc>
        <w:tc>
          <w:tcPr>
            <w:tcW w:w="999" w:type="dxa"/>
          </w:tcPr>
          <w:p w14:paraId="79EB4E0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w:t>
            </w:r>
          </w:p>
          <w:p w14:paraId="531E6C71" w14:textId="77777777" w:rsidR="0043448C" w:rsidRPr="000D21C0" w:rsidRDefault="0043448C" w:rsidP="0043448C">
            <w:pPr>
              <w:spacing w:line="259" w:lineRule="auto"/>
              <w:rPr>
                <w:color w:val="000000" w:themeColor="text1"/>
                <w:sz w:val="16"/>
                <w:szCs w:val="16"/>
              </w:rPr>
            </w:pPr>
          </w:p>
        </w:tc>
        <w:tc>
          <w:tcPr>
            <w:tcW w:w="1016" w:type="dxa"/>
            <w:vMerge/>
            <w:shd w:val="clear" w:color="auto" w:fill="D9D9D9" w:themeFill="background1" w:themeFillShade="D9"/>
          </w:tcPr>
          <w:p w14:paraId="5133008B"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2CA8B801"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5FA7BA3B" w14:textId="77777777" w:rsidR="0043448C" w:rsidRPr="000D21C0" w:rsidRDefault="0043448C" w:rsidP="0043448C">
            <w:pPr>
              <w:spacing w:line="259" w:lineRule="auto"/>
              <w:rPr>
                <w:color w:val="000000" w:themeColor="text1"/>
                <w:sz w:val="16"/>
                <w:szCs w:val="16"/>
              </w:rPr>
            </w:pPr>
          </w:p>
        </w:tc>
      </w:tr>
      <w:tr w:rsidR="0043448C" w:rsidRPr="000D21C0" w14:paraId="1691AE6B" w14:textId="77777777" w:rsidTr="008F31F1">
        <w:trPr>
          <w:gridAfter w:val="1"/>
          <w:trHeight w:val="150"/>
        </w:trPr>
        <w:tc>
          <w:tcPr>
            <w:tcW w:w="0" w:type="auto"/>
            <w:gridSpan w:val="2"/>
            <w:vMerge/>
            <w:shd w:val="clear" w:color="auto" w:fill="D9D9D9" w:themeFill="background1" w:themeFillShade="D9"/>
            <w:vAlign w:val="bottom"/>
          </w:tcPr>
          <w:p w14:paraId="60023D6F"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50FBC38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2017-2018</w:t>
            </w:r>
          </w:p>
          <w:p w14:paraId="6588398D"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3614C29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33,908</w:t>
            </w:r>
          </w:p>
          <w:p w14:paraId="557927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tc>
        <w:tc>
          <w:tcPr>
            <w:tcW w:w="0" w:type="auto"/>
            <w:shd w:val="clear" w:color="auto" w:fill="D9D9D9" w:themeFill="background1" w:themeFillShade="D9"/>
          </w:tcPr>
          <w:p w14:paraId="23EEC46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21,098</w:t>
            </w:r>
          </w:p>
          <w:p w14:paraId="19F28E0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tc>
        <w:tc>
          <w:tcPr>
            <w:tcW w:w="0" w:type="auto"/>
            <w:shd w:val="clear" w:color="auto" w:fill="D9D9D9" w:themeFill="background1" w:themeFillShade="D9"/>
          </w:tcPr>
          <w:p w14:paraId="093E47E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972</w:t>
            </w:r>
          </w:p>
        </w:tc>
        <w:tc>
          <w:tcPr>
            <w:tcW w:w="0" w:type="auto"/>
            <w:shd w:val="clear" w:color="auto" w:fill="D9D9D9" w:themeFill="background1" w:themeFillShade="D9"/>
          </w:tcPr>
          <w:p w14:paraId="355941B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3C3A9FF6"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Rohingya</w:t>
            </w:r>
          </w:p>
          <w:p w14:paraId="301766B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0CCCB68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248415E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Sudanese</w:t>
            </w:r>
          </w:p>
        </w:tc>
        <w:tc>
          <w:tcPr>
            <w:tcW w:w="999" w:type="dxa"/>
            <w:shd w:val="clear" w:color="auto" w:fill="D9D9D9" w:themeFill="background1" w:themeFillShade="D9"/>
          </w:tcPr>
          <w:p w14:paraId="7A4991E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108</w:t>
            </w:r>
          </w:p>
          <w:p w14:paraId="736FAB07" w14:textId="77777777" w:rsidR="0043448C" w:rsidRPr="000D21C0" w:rsidRDefault="0043448C" w:rsidP="0043448C">
            <w:pPr>
              <w:spacing w:line="259" w:lineRule="auto"/>
              <w:rPr>
                <w:color w:val="000000" w:themeColor="text1"/>
                <w:sz w:val="16"/>
                <w:szCs w:val="16"/>
              </w:rPr>
            </w:pPr>
          </w:p>
        </w:tc>
        <w:tc>
          <w:tcPr>
            <w:tcW w:w="1016" w:type="dxa"/>
            <w:vMerge/>
            <w:shd w:val="clear" w:color="auto" w:fill="D9D9D9" w:themeFill="background1" w:themeFillShade="D9"/>
          </w:tcPr>
          <w:p w14:paraId="1E011079"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29E1BF36"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54713882" w14:textId="77777777" w:rsidR="0043448C" w:rsidRPr="000D21C0" w:rsidRDefault="0043448C" w:rsidP="0043448C">
            <w:pPr>
              <w:spacing w:line="259" w:lineRule="auto"/>
              <w:rPr>
                <w:color w:val="000000" w:themeColor="text1"/>
                <w:sz w:val="16"/>
                <w:szCs w:val="16"/>
              </w:rPr>
            </w:pPr>
          </w:p>
        </w:tc>
      </w:tr>
      <w:tr w:rsidR="0043448C" w:rsidRPr="000D21C0" w14:paraId="48F55DCF" w14:textId="77777777" w:rsidTr="008F31F1">
        <w:trPr>
          <w:gridAfter w:val="1"/>
          <w:trHeight w:val="64"/>
        </w:trPr>
        <w:tc>
          <w:tcPr>
            <w:tcW w:w="0" w:type="auto"/>
            <w:gridSpan w:val="2"/>
            <w:vAlign w:val="bottom"/>
          </w:tcPr>
          <w:p w14:paraId="6DDCF48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Transnistria war </w:t>
            </w:r>
          </w:p>
        </w:tc>
        <w:tc>
          <w:tcPr>
            <w:tcW w:w="803" w:type="dxa"/>
            <w:vAlign w:val="bottom"/>
          </w:tcPr>
          <w:p w14:paraId="509D6E4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1992</w:t>
            </w:r>
          </w:p>
          <w:p w14:paraId="429B88A8" w14:textId="77777777" w:rsidR="0043448C" w:rsidRPr="000D21C0" w:rsidRDefault="0043448C" w:rsidP="0043448C">
            <w:pPr>
              <w:spacing w:line="259" w:lineRule="auto"/>
              <w:rPr>
                <w:color w:val="000000" w:themeColor="text1"/>
                <w:sz w:val="16"/>
                <w:szCs w:val="16"/>
              </w:rPr>
            </w:pPr>
          </w:p>
          <w:p w14:paraId="63D67516" w14:textId="77777777" w:rsidR="0043448C" w:rsidRPr="000D21C0" w:rsidRDefault="0043448C" w:rsidP="0043448C">
            <w:pPr>
              <w:spacing w:line="259" w:lineRule="auto"/>
              <w:rPr>
                <w:color w:val="000000" w:themeColor="text1"/>
                <w:sz w:val="16"/>
                <w:szCs w:val="16"/>
              </w:rPr>
            </w:pPr>
          </w:p>
          <w:p w14:paraId="3556C7F3" w14:textId="77777777" w:rsidR="0043448C" w:rsidRPr="000D21C0" w:rsidRDefault="0043448C" w:rsidP="0043448C">
            <w:pPr>
              <w:spacing w:line="259" w:lineRule="auto"/>
              <w:rPr>
                <w:color w:val="000000" w:themeColor="text1"/>
                <w:sz w:val="16"/>
                <w:szCs w:val="16"/>
              </w:rPr>
            </w:pPr>
          </w:p>
        </w:tc>
        <w:tc>
          <w:tcPr>
            <w:tcW w:w="1133" w:type="dxa"/>
          </w:tcPr>
          <w:p w14:paraId="5D4191E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347</w:t>
            </w:r>
          </w:p>
          <w:p w14:paraId="37869EC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42865F6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287</w:t>
            </w:r>
          </w:p>
          <w:p w14:paraId="38060EB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5B6E58D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68</w:t>
            </w:r>
          </w:p>
        </w:tc>
        <w:tc>
          <w:tcPr>
            <w:tcW w:w="0" w:type="auto"/>
          </w:tcPr>
          <w:p w14:paraId="3353275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Haitian </w:t>
            </w:r>
          </w:p>
          <w:p w14:paraId="181827E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w:t>
            </w:r>
          </w:p>
          <w:p w14:paraId="71BF2B0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Bosnian </w:t>
            </w:r>
          </w:p>
          <w:p w14:paraId="4DE24CD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Somali </w:t>
            </w:r>
          </w:p>
          <w:p w14:paraId="7DA993E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Muslim</w:t>
            </w:r>
          </w:p>
        </w:tc>
        <w:tc>
          <w:tcPr>
            <w:tcW w:w="999" w:type="dxa"/>
          </w:tcPr>
          <w:p w14:paraId="6D9C555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w:t>
            </w:r>
          </w:p>
          <w:p w14:paraId="2183DD94" w14:textId="77777777" w:rsidR="0043448C" w:rsidRPr="000D21C0" w:rsidRDefault="0043448C" w:rsidP="0043448C">
            <w:pPr>
              <w:spacing w:line="259" w:lineRule="auto"/>
              <w:rPr>
                <w:color w:val="000000" w:themeColor="text1"/>
                <w:sz w:val="16"/>
                <w:szCs w:val="16"/>
              </w:rPr>
            </w:pPr>
          </w:p>
        </w:tc>
        <w:tc>
          <w:tcPr>
            <w:tcW w:w="1016" w:type="dxa"/>
          </w:tcPr>
          <w:p w14:paraId="5AD835E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1993-2025</w:t>
            </w:r>
          </w:p>
        </w:tc>
        <w:tc>
          <w:tcPr>
            <w:tcW w:w="0" w:type="auto"/>
          </w:tcPr>
          <w:p w14:paraId="3399CA0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w:t>
            </w:r>
          </w:p>
          <w:p w14:paraId="2DE8048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39015E72" w14:textId="77777777" w:rsidR="0043448C" w:rsidRPr="000D21C0" w:rsidRDefault="0043448C" w:rsidP="0043448C">
            <w:pPr>
              <w:spacing w:line="259" w:lineRule="auto"/>
              <w:rPr>
                <w:color w:val="000000" w:themeColor="text1"/>
                <w:sz w:val="16"/>
                <w:szCs w:val="16"/>
              </w:rPr>
            </w:pPr>
          </w:p>
        </w:tc>
        <w:tc>
          <w:tcPr>
            <w:tcW w:w="0" w:type="auto"/>
          </w:tcPr>
          <w:p w14:paraId="0490FAE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w:t>
            </w:r>
          </w:p>
        </w:tc>
      </w:tr>
      <w:tr w:rsidR="0043448C" w:rsidRPr="000D21C0" w14:paraId="2F1C79A6" w14:textId="77777777" w:rsidTr="008F31F1">
        <w:trPr>
          <w:gridAfter w:val="1"/>
          <w:trHeight w:val="516"/>
        </w:trPr>
        <w:tc>
          <w:tcPr>
            <w:tcW w:w="0" w:type="auto"/>
            <w:gridSpan w:val="2"/>
            <w:vAlign w:val="bottom"/>
          </w:tcPr>
          <w:p w14:paraId="081CA06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Tajikistan civil war </w:t>
            </w:r>
          </w:p>
        </w:tc>
        <w:tc>
          <w:tcPr>
            <w:tcW w:w="803" w:type="dxa"/>
            <w:vAlign w:val="bottom"/>
          </w:tcPr>
          <w:p w14:paraId="4D42267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1992-7</w:t>
            </w:r>
          </w:p>
          <w:p w14:paraId="7DCBADE0" w14:textId="77777777" w:rsidR="0043448C" w:rsidRPr="000D21C0" w:rsidRDefault="0043448C" w:rsidP="0043448C">
            <w:pPr>
              <w:spacing w:line="259" w:lineRule="auto"/>
              <w:rPr>
                <w:color w:val="000000" w:themeColor="text1"/>
                <w:sz w:val="16"/>
                <w:szCs w:val="16"/>
              </w:rPr>
            </w:pPr>
          </w:p>
        </w:tc>
        <w:tc>
          <w:tcPr>
            <w:tcW w:w="1133" w:type="dxa"/>
          </w:tcPr>
          <w:p w14:paraId="09DA5F1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2,182</w:t>
            </w:r>
          </w:p>
          <w:p w14:paraId="197FB56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535DF58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1,860</w:t>
            </w:r>
          </w:p>
          <w:p w14:paraId="56A1D53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tcPr>
          <w:p w14:paraId="197EC67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55</w:t>
            </w:r>
          </w:p>
        </w:tc>
        <w:tc>
          <w:tcPr>
            <w:tcW w:w="0" w:type="auto"/>
          </w:tcPr>
          <w:p w14:paraId="2F91021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69095EE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Rwandan/Hutu/Tutsi</w:t>
            </w:r>
          </w:p>
          <w:p w14:paraId="2789BE9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6A62AE4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66C4D5C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Bosnian Muslim</w:t>
            </w:r>
          </w:p>
        </w:tc>
        <w:tc>
          <w:tcPr>
            <w:tcW w:w="999" w:type="dxa"/>
          </w:tcPr>
          <w:p w14:paraId="284AE48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26</w:t>
            </w:r>
          </w:p>
        </w:tc>
        <w:tc>
          <w:tcPr>
            <w:tcW w:w="1016" w:type="dxa"/>
          </w:tcPr>
          <w:p w14:paraId="5C2ECF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1998-2025</w:t>
            </w:r>
          </w:p>
        </w:tc>
        <w:tc>
          <w:tcPr>
            <w:tcW w:w="0" w:type="auto"/>
          </w:tcPr>
          <w:p w14:paraId="0AD02A3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296</w:t>
            </w:r>
          </w:p>
          <w:p w14:paraId="6EF0C43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tc>
        <w:tc>
          <w:tcPr>
            <w:tcW w:w="0" w:type="auto"/>
          </w:tcPr>
          <w:p w14:paraId="25A4675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117</w:t>
            </w:r>
          </w:p>
        </w:tc>
      </w:tr>
      <w:tr w:rsidR="0043448C" w:rsidRPr="000D21C0" w14:paraId="3B1ABDBD" w14:textId="77777777" w:rsidTr="008F31F1">
        <w:trPr>
          <w:gridAfter w:val="1"/>
          <w:trHeight w:val="1315"/>
        </w:trPr>
        <w:tc>
          <w:tcPr>
            <w:tcW w:w="0" w:type="auto"/>
            <w:gridSpan w:val="2"/>
            <w:vMerge w:val="restart"/>
            <w:shd w:val="clear" w:color="auto" w:fill="FFFFFF" w:themeFill="background1"/>
            <w:vAlign w:val="bottom"/>
          </w:tcPr>
          <w:p w14:paraId="7273AC5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Turkish-Kurdish wars </w:t>
            </w:r>
          </w:p>
          <w:p w14:paraId="5AA894E6" w14:textId="77777777" w:rsidR="0043448C" w:rsidRPr="000D21C0" w:rsidRDefault="0043448C" w:rsidP="0043448C">
            <w:pPr>
              <w:spacing w:line="259" w:lineRule="auto"/>
              <w:rPr>
                <w:color w:val="000000" w:themeColor="text1"/>
                <w:sz w:val="16"/>
                <w:szCs w:val="16"/>
              </w:rPr>
            </w:pPr>
          </w:p>
          <w:p w14:paraId="1065140C" w14:textId="77777777" w:rsidR="0043448C" w:rsidRPr="000D21C0" w:rsidRDefault="0043448C" w:rsidP="0043448C">
            <w:pPr>
              <w:spacing w:line="259" w:lineRule="auto"/>
              <w:rPr>
                <w:color w:val="000000" w:themeColor="text1"/>
                <w:sz w:val="16"/>
                <w:szCs w:val="16"/>
              </w:rPr>
            </w:pPr>
          </w:p>
          <w:p w14:paraId="10BED7B2" w14:textId="77777777" w:rsidR="0043448C" w:rsidRPr="000D21C0" w:rsidRDefault="0043448C" w:rsidP="0043448C">
            <w:pPr>
              <w:spacing w:line="259" w:lineRule="auto"/>
              <w:rPr>
                <w:color w:val="000000" w:themeColor="text1"/>
                <w:sz w:val="16"/>
                <w:szCs w:val="16"/>
              </w:rPr>
            </w:pPr>
          </w:p>
          <w:p w14:paraId="04657826" w14:textId="77777777" w:rsidR="0043448C" w:rsidRPr="000D21C0" w:rsidRDefault="0043448C" w:rsidP="0043448C">
            <w:pPr>
              <w:spacing w:line="259" w:lineRule="auto"/>
              <w:rPr>
                <w:color w:val="000000" w:themeColor="text1"/>
                <w:sz w:val="16"/>
                <w:szCs w:val="16"/>
              </w:rPr>
            </w:pPr>
          </w:p>
        </w:tc>
        <w:tc>
          <w:tcPr>
            <w:tcW w:w="803" w:type="dxa"/>
            <w:shd w:val="clear" w:color="auto" w:fill="FFFFFF" w:themeFill="background1"/>
            <w:vAlign w:val="bottom"/>
          </w:tcPr>
          <w:p w14:paraId="43BEEAE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1993-9</w:t>
            </w:r>
          </w:p>
          <w:p w14:paraId="0E474484" w14:textId="77777777" w:rsidR="0043448C" w:rsidRPr="000D21C0" w:rsidRDefault="0043448C" w:rsidP="0043448C">
            <w:pPr>
              <w:spacing w:line="259" w:lineRule="auto"/>
              <w:rPr>
                <w:color w:val="000000" w:themeColor="text1"/>
                <w:sz w:val="16"/>
                <w:szCs w:val="16"/>
              </w:rPr>
            </w:pPr>
          </w:p>
          <w:p w14:paraId="5F1C3B31" w14:textId="77777777" w:rsidR="0043448C" w:rsidRPr="000D21C0" w:rsidRDefault="0043448C" w:rsidP="0043448C">
            <w:pPr>
              <w:spacing w:line="259" w:lineRule="auto"/>
              <w:rPr>
                <w:color w:val="000000" w:themeColor="text1"/>
                <w:sz w:val="16"/>
                <w:szCs w:val="16"/>
              </w:rPr>
            </w:pPr>
          </w:p>
        </w:tc>
        <w:tc>
          <w:tcPr>
            <w:tcW w:w="1133" w:type="dxa"/>
            <w:shd w:val="clear" w:color="auto" w:fill="FFFFFF" w:themeFill="background1"/>
          </w:tcPr>
          <w:p w14:paraId="5917AC5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2,516</w:t>
            </w:r>
          </w:p>
          <w:p w14:paraId="7C3AF11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7C3F4894" w14:textId="77777777" w:rsidR="0043448C" w:rsidRPr="000D21C0" w:rsidRDefault="0043448C" w:rsidP="0043448C">
            <w:pPr>
              <w:spacing w:line="259" w:lineRule="auto"/>
              <w:rPr>
                <w:color w:val="000000" w:themeColor="text1"/>
                <w:sz w:val="16"/>
                <w:szCs w:val="16"/>
              </w:rPr>
            </w:pPr>
          </w:p>
          <w:p w14:paraId="22D05E83" w14:textId="77777777" w:rsidR="0043448C" w:rsidRPr="000D21C0" w:rsidRDefault="0043448C" w:rsidP="0043448C">
            <w:pPr>
              <w:spacing w:line="259" w:lineRule="auto"/>
              <w:rPr>
                <w:color w:val="000000" w:themeColor="text1"/>
                <w:sz w:val="16"/>
                <w:szCs w:val="16"/>
              </w:rPr>
            </w:pPr>
          </w:p>
          <w:p w14:paraId="2EC68E19" w14:textId="77777777" w:rsidR="0043448C" w:rsidRPr="000D21C0" w:rsidRDefault="0043448C" w:rsidP="0043448C">
            <w:pPr>
              <w:spacing w:line="259" w:lineRule="auto"/>
              <w:rPr>
                <w:color w:val="000000" w:themeColor="text1"/>
                <w:sz w:val="16"/>
                <w:szCs w:val="16"/>
              </w:rPr>
            </w:pPr>
          </w:p>
        </w:tc>
        <w:tc>
          <w:tcPr>
            <w:tcW w:w="0" w:type="auto"/>
            <w:shd w:val="clear" w:color="auto" w:fill="FFFFFF" w:themeFill="background1"/>
          </w:tcPr>
          <w:p w14:paraId="12462C0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2,122</w:t>
            </w:r>
          </w:p>
          <w:p w14:paraId="2912CA7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p w14:paraId="50ED7E6F" w14:textId="77777777" w:rsidR="0043448C" w:rsidRPr="000D21C0" w:rsidRDefault="0043448C" w:rsidP="0043448C">
            <w:pPr>
              <w:spacing w:line="259" w:lineRule="auto"/>
              <w:rPr>
                <w:color w:val="000000" w:themeColor="text1"/>
                <w:sz w:val="16"/>
                <w:szCs w:val="16"/>
              </w:rPr>
            </w:pPr>
          </w:p>
          <w:p w14:paraId="42184E4D" w14:textId="77777777" w:rsidR="0043448C" w:rsidRPr="000D21C0" w:rsidRDefault="0043448C" w:rsidP="0043448C">
            <w:pPr>
              <w:spacing w:line="259" w:lineRule="auto"/>
              <w:rPr>
                <w:color w:val="000000" w:themeColor="text1"/>
                <w:sz w:val="16"/>
                <w:szCs w:val="16"/>
              </w:rPr>
            </w:pPr>
          </w:p>
        </w:tc>
        <w:tc>
          <w:tcPr>
            <w:tcW w:w="0" w:type="auto"/>
            <w:shd w:val="clear" w:color="auto" w:fill="FFFFFF" w:themeFill="background1"/>
          </w:tcPr>
          <w:p w14:paraId="3980C1F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83</w:t>
            </w:r>
          </w:p>
          <w:p w14:paraId="1B9E8424" w14:textId="77777777" w:rsidR="0043448C" w:rsidRPr="000D21C0" w:rsidRDefault="0043448C" w:rsidP="0043448C">
            <w:pPr>
              <w:spacing w:line="259" w:lineRule="auto"/>
              <w:rPr>
                <w:color w:val="000000" w:themeColor="text1"/>
                <w:sz w:val="16"/>
                <w:szCs w:val="16"/>
              </w:rPr>
            </w:pPr>
          </w:p>
          <w:p w14:paraId="2B401745" w14:textId="77777777" w:rsidR="0043448C" w:rsidRPr="000D21C0" w:rsidRDefault="0043448C" w:rsidP="0043448C">
            <w:pPr>
              <w:spacing w:line="259" w:lineRule="auto"/>
              <w:rPr>
                <w:color w:val="000000" w:themeColor="text1"/>
                <w:sz w:val="16"/>
                <w:szCs w:val="16"/>
              </w:rPr>
            </w:pPr>
          </w:p>
        </w:tc>
        <w:tc>
          <w:tcPr>
            <w:tcW w:w="0" w:type="auto"/>
            <w:shd w:val="clear" w:color="auto" w:fill="FFFFFF" w:themeFill="background1"/>
          </w:tcPr>
          <w:p w14:paraId="54C982C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Kosovar/Albanian</w:t>
            </w:r>
          </w:p>
          <w:p w14:paraId="51AA64B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Rwandan/Hutu/Tutsi</w:t>
            </w:r>
          </w:p>
          <w:p w14:paraId="10E7375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1143FE6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78833C1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tc>
        <w:tc>
          <w:tcPr>
            <w:tcW w:w="999" w:type="dxa"/>
            <w:shd w:val="clear" w:color="auto" w:fill="FFFFFF" w:themeFill="background1"/>
          </w:tcPr>
          <w:p w14:paraId="5DA4F83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27</w:t>
            </w:r>
          </w:p>
        </w:tc>
        <w:tc>
          <w:tcPr>
            <w:tcW w:w="1016" w:type="dxa"/>
            <w:vMerge w:val="restart"/>
            <w:shd w:val="clear" w:color="auto" w:fill="FFFFFF" w:themeFill="background1"/>
          </w:tcPr>
          <w:p w14:paraId="1CD29F0F" w14:textId="77777777" w:rsidR="0043448C" w:rsidRPr="000D21C0" w:rsidRDefault="0043448C" w:rsidP="0043448C">
            <w:pPr>
              <w:spacing w:line="259" w:lineRule="auto"/>
              <w:rPr>
                <w:color w:val="000000" w:themeColor="text1"/>
                <w:sz w:val="16"/>
                <w:szCs w:val="16"/>
              </w:rPr>
            </w:pPr>
          </w:p>
          <w:p w14:paraId="572CD6D1" w14:textId="77777777" w:rsidR="0043448C" w:rsidRPr="000D21C0" w:rsidRDefault="0043448C" w:rsidP="0043448C">
            <w:pPr>
              <w:spacing w:line="259" w:lineRule="auto"/>
              <w:rPr>
                <w:color w:val="000000" w:themeColor="text1"/>
                <w:sz w:val="16"/>
                <w:szCs w:val="16"/>
              </w:rPr>
            </w:pPr>
          </w:p>
          <w:p w14:paraId="6E39FDFE" w14:textId="77777777" w:rsidR="0043448C" w:rsidRPr="000D21C0" w:rsidRDefault="0043448C" w:rsidP="0043448C">
            <w:pPr>
              <w:spacing w:line="259" w:lineRule="auto"/>
              <w:rPr>
                <w:color w:val="000000" w:themeColor="text1"/>
                <w:sz w:val="16"/>
                <w:szCs w:val="16"/>
              </w:rPr>
            </w:pPr>
          </w:p>
          <w:p w14:paraId="41D1F2F5" w14:textId="77777777" w:rsidR="0043448C" w:rsidRPr="000D21C0" w:rsidRDefault="0043448C" w:rsidP="0043448C">
            <w:pPr>
              <w:spacing w:line="259" w:lineRule="auto"/>
              <w:rPr>
                <w:color w:val="000000" w:themeColor="text1"/>
                <w:sz w:val="16"/>
                <w:szCs w:val="16"/>
              </w:rPr>
            </w:pPr>
          </w:p>
          <w:p w14:paraId="2E627A3F" w14:textId="77777777" w:rsidR="0043448C" w:rsidRPr="000D21C0" w:rsidRDefault="0043448C" w:rsidP="0043448C">
            <w:pPr>
              <w:spacing w:line="259" w:lineRule="auto"/>
              <w:rPr>
                <w:color w:val="000000" w:themeColor="text1"/>
                <w:sz w:val="16"/>
                <w:szCs w:val="16"/>
              </w:rPr>
            </w:pPr>
          </w:p>
          <w:p w14:paraId="12F8832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2000-15</w:t>
            </w:r>
          </w:p>
          <w:p w14:paraId="62CD295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&amp;</w:t>
            </w:r>
          </w:p>
          <w:p w14:paraId="73B7E03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2020-5</w:t>
            </w:r>
          </w:p>
        </w:tc>
        <w:tc>
          <w:tcPr>
            <w:tcW w:w="0" w:type="auto"/>
            <w:vMerge w:val="restart"/>
            <w:shd w:val="clear" w:color="auto" w:fill="FFFFFF" w:themeFill="background1"/>
          </w:tcPr>
          <w:p w14:paraId="7020C616" w14:textId="77777777" w:rsidR="0043448C" w:rsidRPr="000D21C0" w:rsidRDefault="0043448C" w:rsidP="0043448C">
            <w:pPr>
              <w:spacing w:line="259" w:lineRule="auto"/>
              <w:rPr>
                <w:color w:val="000000" w:themeColor="text1"/>
                <w:sz w:val="16"/>
                <w:szCs w:val="16"/>
              </w:rPr>
            </w:pPr>
          </w:p>
          <w:p w14:paraId="345C37CC" w14:textId="77777777" w:rsidR="0043448C" w:rsidRPr="000D21C0" w:rsidRDefault="0043448C" w:rsidP="0043448C">
            <w:pPr>
              <w:spacing w:line="259" w:lineRule="auto"/>
              <w:rPr>
                <w:color w:val="000000" w:themeColor="text1"/>
                <w:sz w:val="16"/>
                <w:szCs w:val="16"/>
              </w:rPr>
            </w:pPr>
          </w:p>
          <w:p w14:paraId="50D5660C" w14:textId="77777777" w:rsidR="0043448C" w:rsidRPr="000D21C0" w:rsidRDefault="0043448C" w:rsidP="0043448C">
            <w:pPr>
              <w:spacing w:line="259" w:lineRule="auto"/>
              <w:rPr>
                <w:color w:val="000000" w:themeColor="text1"/>
                <w:sz w:val="16"/>
                <w:szCs w:val="16"/>
              </w:rPr>
            </w:pPr>
          </w:p>
          <w:p w14:paraId="25B8CB81" w14:textId="77777777" w:rsidR="0043448C" w:rsidRPr="000D21C0" w:rsidRDefault="0043448C" w:rsidP="0043448C">
            <w:pPr>
              <w:spacing w:line="259" w:lineRule="auto"/>
              <w:rPr>
                <w:color w:val="000000" w:themeColor="text1"/>
                <w:sz w:val="16"/>
                <w:szCs w:val="16"/>
              </w:rPr>
            </w:pPr>
          </w:p>
          <w:p w14:paraId="3D63D1FB" w14:textId="77777777" w:rsidR="0043448C" w:rsidRPr="000D21C0" w:rsidRDefault="0043448C" w:rsidP="0043448C">
            <w:pPr>
              <w:spacing w:line="259" w:lineRule="auto"/>
              <w:rPr>
                <w:color w:val="000000" w:themeColor="text1"/>
                <w:sz w:val="16"/>
                <w:szCs w:val="16"/>
              </w:rPr>
            </w:pPr>
          </w:p>
          <w:p w14:paraId="397B53E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637</w:t>
            </w:r>
          </w:p>
          <w:p w14:paraId="4B4F07A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(127)</w:t>
            </w:r>
          </w:p>
        </w:tc>
        <w:tc>
          <w:tcPr>
            <w:tcW w:w="0" w:type="auto"/>
            <w:vMerge w:val="restart"/>
            <w:shd w:val="clear" w:color="auto" w:fill="FFFFFF" w:themeFill="background1"/>
          </w:tcPr>
          <w:p w14:paraId="31E59518" w14:textId="77777777" w:rsidR="0043448C" w:rsidRPr="000D21C0" w:rsidRDefault="0043448C" w:rsidP="0043448C">
            <w:pPr>
              <w:spacing w:line="259" w:lineRule="auto"/>
              <w:rPr>
                <w:color w:val="000000" w:themeColor="text1"/>
                <w:sz w:val="16"/>
                <w:szCs w:val="16"/>
              </w:rPr>
            </w:pPr>
          </w:p>
          <w:p w14:paraId="4F95841F" w14:textId="77777777" w:rsidR="0043448C" w:rsidRPr="000D21C0" w:rsidRDefault="0043448C" w:rsidP="0043448C">
            <w:pPr>
              <w:spacing w:line="259" w:lineRule="auto"/>
              <w:rPr>
                <w:color w:val="000000" w:themeColor="text1"/>
                <w:sz w:val="16"/>
                <w:szCs w:val="16"/>
              </w:rPr>
            </w:pPr>
          </w:p>
          <w:p w14:paraId="35FA8143" w14:textId="77777777" w:rsidR="0043448C" w:rsidRPr="000D21C0" w:rsidRDefault="0043448C" w:rsidP="0043448C">
            <w:pPr>
              <w:spacing w:line="259" w:lineRule="auto"/>
              <w:rPr>
                <w:color w:val="000000" w:themeColor="text1"/>
                <w:sz w:val="16"/>
                <w:szCs w:val="16"/>
              </w:rPr>
            </w:pPr>
          </w:p>
          <w:p w14:paraId="663DC5AC" w14:textId="77777777" w:rsidR="0043448C" w:rsidRPr="000D21C0" w:rsidRDefault="0043448C" w:rsidP="0043448C">
            <w:pPr>
              <w:spacing w:line="259" w:lineRule="auto"/>
              <w:rPr>
                <w:color w:val="000000" w:themeColor="text1"/>
                <w:sz w:val="16"/>
                <w:szCs w:val="16"/>
              </w:rPr>
            </w:pPr>
          </w:p>
          <w:p w14:paraId="6AD54B9F" w14:textId="77777777" w:rsidR="0043448C" w:rsidRPr="000D21C0" w:rsidRDefault="0043448C" w:rsidP="0043448C">
            <w:pPr>
              <w:spacing w:line="259" w:lineRule="auto"/>
              <w:rPr>
                <w:color w:val="000000" w:themeColor="text1"/>
                <w:sz w:val="16"/>
                <w:szCs w:val="16"/>
              </w:rPr>
            </w:pPr>
          </w:p>
          <w:p w14:paraId="13C3016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231</w:t>
            </w:r>
          </w:p>
        </w:tc>
      </w:tr>
      <w:tr w:rsidR="0043448C" w:rsidRPr="000D21C0" w14:paraId="1FE6DE0E" w14:textId="77777777" w:rsidTr="008F31F1">
        <w:trPr>
          <w:gridAfter w:val="1"/>
          <w:trHeight w:val="1315"/>
        </w:trPr>
        <w:tc>
          <w:tcPr>
            <w:tcW w:w="0" w:type="auto"/>
            <w:gridSpan w:val="2"/>
            <w:vMerge/>
            <w:shd w:val="clear" w:color="auto" w:fill="D9D9D9" w:themeFill="background1" w:themeFillShade="D9"/>
            <w:vAlign w:val="bottom"/>
          </w:tcPr>
          <w:p w14:paraId="0BEDE144" w14:textId="77777777" w:rsidR="0043448C" w:rsidRPr="000D21C0" w:rsidRDefault="0043448C" w:rsidP="0043448C">
            <w:pPr>
              <w:spacing w:line="259" w:lineRule="auto"/>
              <w:rPr>
                <w:color w:val="000000" w:themeColor="text1"/>
                <w:sz w:val="16"/>
                <w:szCs w:val="16"/>
              </w:rPr>
            </w:pPr>
          </w:p>
        </w:tc>
        <w:tc>
          <w:tcPr>
            <w:tcW w:w="803" w:type="dxa"/>
            <w:shd w:val="clear" w:color="auto" w:fill="FFFFFF" w:themeFill="background1"/>
            <w:vAlign w:val="bottom"/>
          </w:tcPr>
          <w:p w14:paraId="3FE7ACD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2015-19</w:t>
            </w:r>
          </w:p>
          <w:p w14:paraId="35DF9F35" w14:textId="77777777" w:rsidR="0043448C" w:rsidRPr="000D21C0" w:rsidRDefault="0043448C" w:rsidP="0043448C">
            <w:pPr>
              <w:spacing w:line="259" w:lineRule="auto"/>
              <w:rPr>
                <w:color w:val="000000" w:themeColor="text1"/>
                <w:sz w:val="16"/>
                <w:szCs w:val="16"/>
              </w:rPr>
            </w:pPr>
          </w:p>
          <w:p w14:paraId="5EEB96EF" w14:textId="77777777" w:rsidR="0043448C" w:rsidRPr="000D21C0" w:rsidRDefault="0043448C" w:rsidP="0043448C">
            <w:pPr>
              <w:spacing w:line="259" w:lineRule="auto"/>
              <w:rPr>
                <w:color w:val="000000" w:themeColor="text1"/>
                <w:sz w:val="16"/>
                <w:szCs w:val="16"/>
              </w:rPr>
            </w:pPr>
          </w:p>
          <w:p w14:paraId="0F0A3122" w14:textId="77777777" w:rsidR="0043448C" w:rsidRPr="000D21C0" w:rsidRDefault="0043448C" w:rsidP="0043448C">
            <w:pPr>
              <w:spacing w:line="259" w:lineRule="auto"/>
              <w:rPr>
                <w:color w:val="000000" w:themeColor="text1"/>
                <w:sz w:val="16"/>
                <w:szCs w:val="16"/>
              </w:rPr>
            </w:pPr>
          </w:p>
          <w:p w14:paraId="150BA4D2" w14:textId="77777777" w:rsidR="0043448C" w:rsidRPr="000D21C0" w:rsidRDefault="0043448C" w:rsidP="0043448C">
            <w:pPr>
              <w:spacing w:line="259" w:lineRule="auto"/>
              <w:rPr>
                <w:color w:val="000000" w:themeColor="text1"/>
                <w:sz w:val="16"/>
                <w:szCs w:val="16"/>
              </w:rPr>
            </w:pPr>
          </w:p>
          <w:p w14:paraId="7ABEB9FE" w14:textId="77777777" w:rsidR="0043448C" w:rsidRPr="000D21C0" w:rsidRDefault="0043448C" w:rsidP="0043448C">
            <w:pPr>
              <w:spacing w:line="259" w:lineRule="auto"/>
              <w:rPr>
                <w:color w:val="000000" w:themeColor="text1"/>
                <w:sz w:val="16"/>
                <w:szCs w:val="16"/>
              </w:rPr>
            </w:pPr>
          </w:p>
        </w:tc>
        <w:tc>
          <w:tcPr>
            <w:tcW w:w="1133" w:type="dxa"/>
            <w:shd w:val="clear" w:color="auto" w:fill="FFFFFF" w:themeFill="background1"/>
          </w:tcPr>
          <w:p w14:paraId="01F23DD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5,784</w:t>
            </w:r>
          </w:p>
          <w:p w14:paraId="453AF84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FFFFFF" w:themeFill="background1"/>
          </w:tcPr>
          <w:p w14:paraId="0252DAB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4,939</w:t>
            </w:r>
          </w:p>
          <w:p w14:paraId="3F9C733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FFFFFF" w:themeFill="background1"/>
          </w:tcPr>
          <w:p w14:paraId="6FFC162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353</w:t>
            </w:r>
          </w:p>
        </w:tc>
        <w:tc>
          <w:tcPr>
            <w:tcW w:w="0" w:type="auto"/>
            <w:shd w:val="clear" w:color="auto" w:fill="FFFFFF" w:themeFill="background1"/>
          </w:tcPr>
          <w:p w14:paraId="34EB214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3B694AE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w:t>
            </w:r>
            <w:proofErr w:type="spellStart"/>
            <w:r w:rsidRPr="000D21C0">
              <w:rPr>
                <w:color w:val="000000" w:themeColor="text1"/>
                <w:sz w:val="16"/>
                <w:szCs w:val="16"/>
              </w:rPr>
              <w:t>Jabalia</w:t>
            </w:r>
            <w:proofErr w:type="spellEnd"/>
            <w:proofErr w:type="gramEnd"/>
            <w:r w:rsidRPr="000D21C0">
              <w:rPr>
                <w:color w:val="000000" w:themeColor="text1"/>
                <w:sz w:val="16"/>
                <w:szCs w:val="16"/>
              </w:rPr>
              <w:t>”/”Nuseirat”</w:t>
            </w:r>
          </w:p>
          <w:p w14:paraId="516C82F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4AEA581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1B432475" w14:textId="77777777" w:rsidR="0043448C" w:rsidRPr="000D21C0" w:rsidRDefault="0043448C" w:rsidP="0043448C">
            <w:pPr>
              <w:spacing w:line="259" w:lineRule="auto"/>
              <w:rPr>
                <w:b/>
                <w:bCs/>
                <w:color w:val="000000" w:themeColor="text1"/>
                <w:sz w:val="16"/>
                <w:szCs w:val="16"/>
              </w:rPr>
            </w:pPr>
            <w:r w:rsidRPr="000D21C0">
              <w:rPr>
                <w:color w:val="000000" w:themeColor="text1"/>
                <w:sz w:val="16"/>
                <w:szCs w:val="16"/>
              </w:rPr>
              <w:t>Rohingya</w:t>
            </w:r>
          </w:p>
        </w:tc>
        <w:tc>
          <w:tcPr>
            <w:tcW w:w="999" w:type="dxa"/>
            <w:shd w:val="clear" w:color="auto" w:fill="FFFFFF" w:themeFill="background1"/>
          </w:tcPr>
          <w:p w14:paraId="79DA60C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w:t>
            </w:r>
          </w:p>
        </w:tc>
        <w:tc>
          <w:tcPr>
            <w:tcW w:w="1016" w:type="dxa"/>
            <w:vMerge/>
            <w:shd w:val="clear" w:color="auto" w:fill="D9D9D9" w:themeFill="background1" w:themeFillShade="D9"/>
          </w:tcPr>
          <w:p w14:paraId="49BF04E3"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402B4F9B"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5899D0AA" w14:textId="77777777" w:rsidR="0043448C" w:rsidRPr="000D21C0" w:rsidRDefault="0043448C" w:rsidP="0043448C">
            <w:pPr>
              <w:spacing w:line="259" w:lineRule="auto"/>
              <w:rPr>
                <w:color w:val="000000" w:themeColor="text1"/>
                <w:sz w:val="16"/>
                <w:szCs w:val="16"/>
              </w:rPr>
            </w:pPr>
          </w:p>
        </w:tc>
      </w:tr>
      <w:tr w:rsidR="0043448C" w:rsidRPr="000D21C0" w14:paraId="422CF380" w14:textId="77777777" w:rsidTr="008F31F1">
        <w:trPr>
          <w:gridAfter w:val="1"/>
          <w:trHeight w:val="1049"/>
        </w:trPr>
        <w:tc>
          <w:tcPr>
            <w:tcW w:w="0" w:type="auto"/>
            <w:gridSpan w:val="2"/>
            <w:shd w:val="clear" w:color="auto" w:fill="D9D9D9" w:themeFill="background1" w:themeFillShade="D9"/>
            <w:vAlign w:val="bottom"/>
          </w:tcPr>
          <w:p w14:paraId="76E17FD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Rwanda Civil War</w:t>
            </w:r>
          </w:p>
          <w:p w14:paraId="43F19918" w14:textId="77777777" w:rsidR="0043448C" w:rsidRPr="000D21C0" w:rsidRDefault="0043448C" w:rsidP="0043448C">
            <w:pPr>
              <w:spacing w:line="259" w:lineRule="auto"/>
              <w:rPr>
                <w:color w:val="000000" w:themeColor="text1"/>
                <w:sz w:val="16"/>
                <w:szCs w:val="16"/>
              </w:rPr>
            </w:pPr>
          </w:p>
          <w:p w14:paraId="268B06A9"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3E8B4C2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1990-4</w:t>
            </w:r>
          </w:p>
          <w:p w14:paraId="00F61878" w14:textId="77777777" w:rsidR="0043448C" w:rsidRPr="000D21C0" w:rsidRDefault="0043448C" w:rsidP="0043448C">
            <w:pPr>
              <w:spacing w:line="259" w:lineRule="auto"/>
              <w:rPr>
                <w:color w:val="000000" w:themeColor="text1"/>
                <w:sz w:val="16"/>
                <w:szCs w:val="16"/>
              </w:rPr>
            </w:pPr>
          </w:p>
          <w:p w14:paraId="7C1556F5"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59B5EB0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9,684</w:t>
            </w:r>
          </w:p>
          <w:p w14:paraId="3305E12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w:t>
            </w:r>
          </w:p>
        </w:tc>
        <w:tc>
          <w:tcPr>
            <w:tcW w:w="0" w:type="auto"/>
            <w:shd w:val="clear" w:color="auto" w:fill="D9D9D9" w:themeFill="background1" w:themeFillShade="D9"/>
          </w:tcPr>
          <w:p w14:paraId="039A7F5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6,379</w:t>
            </w:r>
          </w:p>
          <w:p w14:paraId="5912EF1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w:t>
            </w:r>
          </w:p>
        </w:tc>
        <w:tc>
          <w:tcPr>
            <w:tcW w:w="0" w:type="auto"/>
            <w:shd w:val="clear" w:color="auto" w:fill="D9D9D9" w:themeFill="background1" w:themeFillShade="D9"/>
          </w:tcPr>
          <w:p w14:paraId="466BF7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133</w:t>
            </w:r>
          </w:p>
        </w:tc>
        <w:tc>
          <w:tcPr>
            <w:tcW w:w="0" w:type="auto"/>
            <w:shd w:val="clear" w:color="auto" w:fill="D9D9D9" w:themeFill="background1" w:themeFillShade="D9"/>
          </w:tcPr>
          <w:p w14:paraId="36F7BDF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594077E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Kurdish/Iraqi</w:t>
            </w:r>
          </w:p>
          <w:p w14:paraId="1945202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0BEF5156"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Rwandan/Hutu/Tutsi</w:t>
            </w:r>
          </w:p>
          <w:p w14:paraId="7710098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tc>
        <w:tc>
          <w:tcPr>
            <w:tcW w:w="999" w:type="dxa"/>
            <w:shd w:val="clear" w:color="auto" w:fill="D9D9D9" w:themeFill="background1" w:themeFillShade="D9"/>
          </w:tcPr>
          <w:p w14:paraId="3D4BB16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130</w:t>
            </w:r>
          </w:p>
          <w:p w14:paraId="1BE293D1" w14:textId="77777777" w:rsidR="0043448C" w:rsidRPr="000D21C0" w:rsidRDefault="0043448C" w:rsidP="0043448C">
            <w:pPr>
              <w:spacing w:line="259" w:lineRule="auto"/>
              <w:rPr>
                <w:color w:val="000000" w:themeColor="text1"/>
                <w:sz w:val="16"/>
                <w:szCs w:val="16"/>
              </w:rPr>
            </w:pPr>
          </w:p>
        </w:tc>
        <w:tc>
          <w:tcPr>
            <w:tcW w:w="1016" w:type="dxa"/>
            <w:shd w:val="clear" w:color="auto" w:fill="D9D9D9" w:themeFill="background1" w:themeFillShade="D9"/>
          </w:tcPr>
          <w:p w14:paraId="5E4D7E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1995-2025</w:t>
            </w:r>
          </w:p>
        </w:tc>
        <w:tc>
          <w:tcPr>
            <w:tcW w:w="0" w:type="auto"/>
            <w:shd w:val="clear" w:color="auto" w:fill="D9D9D9" w:themeFill="background1" w:themeFillShade="D9"/>
          </w:tcPr>
          <w:p w14:paraId="5DE7FE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10,369</w:t>
            </w:r>
          </w:p>
          <w:p w14:paraId="2822E90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(346)</w:t>
            </w:r>
          </w:p>
        </w:tc>
        <w:tc>
          <w:tcPr>
            <w:tcW w:w="0" w:type="auto"/>
            <w:shd w:val="clear" w:color="auto" w:fill="D9D9D9" w:themeFill="background1" w:themeFillShade="D9"/>
          </w:tcPr>
          <w:p w14:paraId="5E53714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4,949</w:t>
            </w:r>
          </w:p>
        </w:tc>
      </w:tr>
      <w:tr w:rsidR="0043448C" w:rsidRPr="000D21C0" w14:paraId="08B7D8D2" w14:textId="77777777" w:rsidTr="008F31F1">
        <w:trPr>
          <w:gridAfter w:val="1"/>
          <w:trHeight w:val="798"/>
        </w:trPr>
        <w:tc>
          <w:tcPr>
            <w:tcW w:w="0" w:type="auto"/>
            <w:gridSpan w:val="2"/>
            <w:vMerge w:val="restart"/>
            <w:shd w:val="clear" w:color="auto" w:fill="D9D9D9" w:themeFill="background1" w:themeFillShade="D9"/>
            <w:vAlign w:val="bottom"/>
          </w:tcPr>
          <w:p w14:paraId="51865F5F" w14:textId="77777777" w:rsidR="0043448C" w:rsidRPr="000D21C0" w:rsidRDefault="0043448C" w:rsidP="0043448C">
            <w:pPr>
              <w:shd w:val="clear" w:color="auto" w:fill="D9D9D9" w:themeFill="background1" w:themeFillShade="D9"/>
              <w:spacing w:line="259" w:lineRule="auto"/>
              <w:rPr>
                <w:color w:val="000000" w:themeColor="text1"/>
                <w:sz w:val="16"/>
                <w:szCs w:val="16"/>
              </w:rPr>
            </w:pPr>
            <w:r w:rsidRPr="000D21C0">
              <w:rPr>
                <w:color w:val="000000" w:themeColor="text1"/>
                <w:sz w:val="16"/>
                <w:szCs w:val="16"/>
              </w:rPr>
              <w:lastRenderedPageBreak/>
              <w:t>Congo Wars</w:t>
            </w:r>
          </w:p>
          <w:p w14:paraId="2B05B29A" w14:textId="77777777" w:rsidR="0043448C" w:rsidRPr="000D21C0" w:rsidRDefault="0043448C" w:rsidP="0043448C">
            <w:pPr>
              <w:shd w:val="clear" w:color="auto" w:fill="D9D9D9" w:themeFill="background1" w:themeFillShade="D9"/>
              <w:spacing w:line="259" w:lineRule="auto"/>
              <w:rPr>
                <w:color w:val="000000" w:themeColor="text1"/>
                <w:sz w:val="16"/>
                <w:szCs w:val="16"/>
              </w:rPr>
            </w:pPr>
          </w:p>
          <w:p w14:paraId="14A197CA" w14:textId="77777777" w:rsidR="0043448C" w:rsidRPr="000D21C0" w:rsidRDefault="0043448C" w:rsidP="0043448C">
            <w:pPr>
              <w:shd w:val="clear" w:color="auto" w:fill="D9D9D9" w:themeFill="background1" w:themeFillShade="D9"/>
              <w:spacing w:line="259" w:lineRule="auto"/>
              <w:rPr>
                <w:color w:val="000000" w:themeColor="text1"/>
                <w:sz w:val="16"/>
                <w:szCs w:val="16"/>
              </w:rPr>
            </w:pPr>
          </w:p>
          <w:p w14:paraId="1648CBB2" w14:textId="77777777" w:rsidR="0043448C" w:rsidRPr="000D21C0" w:rsidRDefault="0043448C" w:rsidP="0043448C">
            <w:pPr>
              <w:shd w:val="clear" w:color="auto" w:fill="D9D9D9" w:themeFill="background1" w:themeFillShade="D9"/>
              <w:spacing w:line="259" w:lineRule="auto"/>
              <w:rPr>
                <w:color w:val="000000" w:themeColor="text1"/>
                <w:sz w:val="16"/>
                <w:szCs w:val="16"/>
              </w:rPr>
            </w:pPr>
            <w:r w:rsidRPr="000D21C0">
              <w:rPr>
                <w:color w:val="000000" w:themeColor="text1"/>
                <w:sz w:val="16"/>
                <w:szCs w:val="16"/>
              </w:rPr>
              <w:t xml:space="preserve"> </w:t>
            </w:r>
          </w:p>
          <w:p w14:paraId="01BB1EB2"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02953A8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1996-7</w:t>
            </w:r>
          </w:p>
          <w:p w14:paraId="31F318CD" w14:textId="77777777" w:rsidR="0043448C" w:rsidRPr="000D21C0" w:rsidRDefault="0043448C" w:rsidP="0043448C">
            <w:pPr>
              <w:spacing w:line="259" w:lineRule="auto"/>
              <w:rPr>
                <w:color w:val="000000" w:themeColor="text1"/>
                <w:sz w:val="16"/>
                <w:szCs w:val="16"/>
              </w:rPr>
            </w:pPr>
          </w:p>
          <w:p w14:paraId="560B2D15" w14:textId="77777777" w:rsidR="0043448C" w:rsidRPr="000D21C0" w:rsidRDefault="0043448C" w:rsidP="0043448C">
            <w:pPr>
              <w:spacing w:line="259" w:lineRule="auto"/>
              <w:rPr>
                <w:color w:val="000000" w:themeColor="text1"/>
                <w:sz w:val="16"/>
                <w:szCs w:val="16"/>
              </w:rPr>
            </w:pPr>
          </w:p>
          <w:p w14:paraId="05CD752B"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3614B3B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8,490</w:t>
            </w:r>
          </w:p>
          <w:p w14:paraId="5340073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w:t>
            </w:r>
          </w:p>
          <w:p w14:paraId="5A61B39A"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713406F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5,692</w:t>
            </w:r>
          </w:p>
          <w:p w14:paraId="73FD154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w:t>
            </w:r>
          </w:p>
          <w:p w14:paraId="4F25A732" w14:textId="77777777" w:rsidR="0043448C" w:rsidRPr="000D21C0" w:rsidRDefault="0043448C" w:rsidP="0043448C">
            <w:pPr>
              <w:spacing w:line="259" w:lineRule="auto"/>
              <w:rPr>
                <w:color w:val="000000" w:themeColor="text1"/>
                <w:sz w:val="16"/>
                <w:szCs w:val="16"/>
              </w:rPr>
            </w:pPr>
          </w:p>
          <w:p w14:paraId="728C0CBE" w14:textId="77777777" w:rsidR="0043448C" w:rsidRPr="000D21C0" w:rsidRDefault="0043448C" w:rsidP="0043448C">
            <w:pPr>
              <w:spacing w:line="259" w:lineRule="auto"/>
              <w:rPr>
                <w:color w:val="000000" w:themeColor="text1"/>
                <w:sz w:val="16"/>
                <w:szCs w:val="16"/>
              </w:rPr>
            </w:pPr>
          </w:p>
          <w:p w14:paraId="01D1BE3A"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667B6B7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166</w:t>
            </w:r>
          </w:p>
          <w:p w14:paraId="27D5CCFC" w14:textId="77777777" w:rsidR="0043448C" w:rsidRPr="000D21C0" w:rsidRDefault="0043448C" w:rsidP="0043448C">
            <w:pPr>
              <w:spacing w:line="259" w:lineRule="auto"/>
              <w:rPr>
                <w:color w:val="000000" w:themeColor="text1"/>
                <w:sz w:val="16"/>
                <w:szCs w:val="16"/>
              </w:rPr>
            </w:pPr>
          </w:p>
          <w:p w14:paraId="50259E7C"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4E3DEB10"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Hutu</w:t>
            </w:r>
          </w:p>
          <w:p w14:paraId="386FB3DB" w14:textId="77777777" w:rsidR="0043448C" w:rsidRPr="000D21C0" w:rsidRDefault="0043448C" w:rsidP="0043448C">
            <w:pPr>
              <w:keepNext/>
              <w:outlineLvl w:val="2"/>
              <w:rPr>
                <w:b/>
                <w:bCs/>
                <w:color w:val="000000" w:themeColor="text1"/>
                <w:sz w:val="16"/>
                <w:szCs w:val="16"/>
              </w:rPr>
            </w:pPr>
            <w:r w:rsidRPr="000D21C0">
              <w:rPr>
                <w:b/>
                <w:bCs/>
                <w:color w:val="000000" w:themeColor="text1"/>
                <w:sz w:val="16"/>
                <w:szCs w:val="16"/>
              </w:rPr>
              <w:t>Rwandan</w:t>
            </w:r>
          </w:p>
          <w:p w14:paraId="3053B9B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p w14:paraId="1709780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“Muslim”</w:t>
            </w:r>
          </w:p>
          <w:p w14:paraId="614F763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40781B77" w14:textId="77777777" w:rsidR="0043448C" w:rsidRPr="000D21C0" w:rsidRDefault="0043448C" w:rsidP="0043448C">
            <w:pPr>
              <w:spacing w:line="259" w:lineRule="auto"/>
              <w:rPr>
                <w:color w:val="000000" w:themeColor="text1"/>
                <w:sz w:val="16"/>
                <w:szCs w:val="16"/>
              </w:rPr>
            </w:pPr>
          </w:p>
        </w:tc>
        <w:tc>
          <w:tcPr>
            <w:tcW w:w="999" w:type="dxa"/>
            <w:shd w:val="clear" w:color="auto" w:fill="D9D9D9" w:themeFill="background1" w:themeFillShade="D9"/>
          </w:tcPr>
          <w:p w14:paraId="5AC2702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89</w:t>
            </w:r>
          </w:p>
          <w:p w14:paraId="7054A243" w14:textId="77777777" w:rsidR="0043448C" w:rsidRPr="000D21C0" w:rsidRDefault="0043448C" w:rsidP="0043448C">
            <w:pPr>
              <w:spacing w:line="259" w:lineRule="auto"/>
              <w:rPr>
                <w:color w:val="000000" w:themeColor="text1"/>
                <w:sz w:val="16"/>
                <w:szCs w:val="16"/>
              </w:rPr>
            </w:pPr>
          </w:p>
        </w:tc>
        <w:tc>
          <w:tcPr>
            <w:tcW w:w="1016" w:type="dxa"/>
            <w:vMerge w:val="restart"/>
            <w:shd w:val="clear" w:color="auto" w:fill="FFFFFF" w:themeFill="background1"/>
          </w:tcPr>
          <w:p w14:paraId="79E1E357" w14:textId="77777777" w:rsidR="0043448C" w:rsidRPr="000D21C0" w:rsidRDefault="0043448C" w:rsidP="0043448C">
            <w:pPr>
              <w:spacing w:line="259" w:lineRule="auto"/>
              <w:rPr>
                <w:color w:val="000000" w:themeColor="text1"/>
                <w:sz w:val="16"/>
                <w:szCs w:val="16"/>
              </w:rPr>
            </w:pPr>
          </w:p>
          <w:p w14:paraId="69DB7C4F" w14:textId="77777777" w:rsidR="0043448C" w:rsidRPr="000D21C0" w:rsidRDefault="0043448C" w:rsidP="0043448C">
            <w:pPr>
              <w:spacing w:line="259" w:lineRule="auto"/>
              <w:rPr>
                <w:color w:val="000000" w:themeColor="text1"/>
                <w:sz w:val="16"/>
                <w:szCs w:val="16"/>
              </w:rPr>
            </w:pPr>
          </w:p>
          <w:p w14:paraId="243CDEB5" w14:textId="77777777" w:rsidR="0043448C" w:rsidRPr="000D21C0" w:rsidRDefault="0043448C" w:rsidP="0043448C">
            <w:pPr>
              <w:spacing w:line="259" w:lineRule="auto"/>
              <w:rPr>
                <w:color w:val="000000" w:themeColor="text1"/>
                <w:sz w:val="16"/>
                <w:szCs w:val="16"/>
              </w:rPr>
            </w:pPr>
          </w:p>
          <w:p w14:paraId="4E3890D5" w14:textId="77777777" w:rsidR="0043448C" w:rsidRPr="000D21C0" w:rsidRDefault="0043448C" w:rsidP="0043448C">
            <w:pPr>
              <w:spacing w:line="259" w:lineRule="auto"/>
              <w:rPr>
                <w:color w:val="000000" w:themeColor="text1"/>
                <w:sz w:val="16"/>
                <w:szCs w:val="16"/>
              </w:rPr>
            </w:pPr>
          </w:p>
          <w:p w14:paraId="6B19155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2004-25</w:t>
            </w:r>
          </w:p>
        </w:tc>
        <w:tc>
          <w:tcPr>
            <w:tcW w:w="0" w:type="auto"/>
            <w:vMerge w:val="restart"/>
            <w:shd w:val="clear" w:color="auto" w:fill="FFFFFF" w:themeFill="background1"/>
          </w:tcPr>
          <w:p w14:paraId="3C5596C2" w14:textId="77777777" w:rsidR="0043448C" w:rsidRPr="000D21C0" w:rsidRDefault="0043448C" w:rsidP="0043448C">
            <w:pPr>
              <w:spacing w:line="259" w:lineRule="auto"/>
              <w:rPr>
                <w:color w:val="000000" w:themeColor="text1"/>
                <w:sz w:val="16"/>
                <w:szCs w:val="16"/>
              </w:rPr>
            </w:pPr>
          </w:p>
          <w:p w14:paraId="3A8561A0" w14:textId="77777777" w:rsidR="0043448C" w:rsidRPr="000D21C0" w:rsidRDefault="0043448C" w:rsidP="0043448C">
            <w:pPr>
              <w:spacing w:line="259" w:lineRule="auto"/>
              <w:rPr>
                <w:color w:val="000000" w:themeColor="text1"/>
                <w:sz w:val="16"/>
                <w:szCs w:val="16"/>
              </w:rPr>
            </w:pPr>
          </w:p>
          <w:p w14:paraId="29FF061A" w14:textId="77777777" w:rsidR="0043448C" w:rsidRPr="000D21C0" w:rsidRDefault="0043448C" w:rsidP="0043448C">
            <w:pPr>
              <w:spacing w:line="259" w:lineRule="auto"/>
              <w:rPr>
                <w:color w:val="000000" w:themeColor="text1"/>
                <w:sz w:val="16"/>
                <w:szCs w:val="16"/>
              </w:rPr>
            </w:pPr>
          </w:p>
          <w:p w14:paraId="3799D82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981</w:t>
            </w:r>
          </w:p>
          <w:p w14:paraId="24063FA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(47)</w:t>
            </w:r>
          </w:p>
        </w:tc>
        <w:tc>
          <w:tcPr>
            <w:tcW w:w="0" w:type="auto"/>
            <w:vMerge w:val="restart"/>
            <w:shd w:val="clear" w:color="auto" w:fill="FFFFFF" w:themeFill="background1"/>
          </w:tcPr>
          <w:p w14:paraId="1EC51B07" w14:textId="77777777" w:rsidR="0043448C" w:rsidRPr="000D21C0" w:rsidRDefault="0043448C" w:rsidP="0043448C">
            <w:pPr>
              <w:spacing w:line="259" w:lineRule="auto"/>
              <w:rPr>
                <w:color w:val="000000" w:themeColor="text1"/>
                <w:sz w:val="16"/>
                <w:szCs w:val="16"/>
              </w:rPr>
            </w:pPr>
          </w:p>
          <w:p w14:paraId="0AAA8CD9" w14:textId="77777777" w:rsidR="0043448C" w:rsidRPr="000D21C0" w:rsidRDefault="0043448C" w:rsidP="0043448C">
            <w:pPr>
              <w:spacing w:line="259" w:lineRule="auto"/>
              <w:rPr>
                <w:color w:val="000000" w:themeColor="text1"/>
                <w:sz w:val="16"/>
                <w:szCs w:val="16"/>
              </w:rPr>
            </w:pPr>
          </w:p>
          <w:p w14:paraId="4BEA283D" w14:textId="77777777" w:rsidR="0043448C" w:rsidRPr="000D21C0" w:rsidRDefault="0043448C" w:rsidP="0043448C">
            <w:pPr>
              <w:spacing w:line="259" w:lineRule="auto"/>
              <w:rPr>
                <w:color w:val="000000" w:themeColor="text1"/>
                <w:sz w:val="16"/>
                <w:szCs w:val="16"/>
              </w:rPr>
            </w:pPr>
          </w:p>
          <w:p w14:paraId="711689F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492</w:t>
            </w:r>
          </w:p>
        </w:tc>
      </w:tr>
      <w:tr w:rsidR="0043448C" w:rsidRPr="000D21C0" w14:paraId="6E9E0823" w14:textId="77777777" w:rsidTr="008F31F1">
        <w:trPr>
          <w:gridAfter w:val="1"/>
          <w:trHeight w:val="798"/>
        </w:trPr>
        <w:tc>
          <w:tcPr>
            <w:tcW w:w="0" w:type="auto"/>
            <w:gridSpan w:val="2"/>
            <w:vMerge/>
            <w:shd w:val="clear" w:color="auto" w:fill="D9D9D9" w:themeFill="background1" w:themeFillShade="D9"/>
            <w:vAlign w:val="bottom"/>
          </w:tcPr>
          <w:p w14:paraId="1005AF28" w14:textId="77777777" w:rsidR="0043448C" w:rsidRPr="000D21C0" w:rsidRDefault="0043448C" w:rsidP="0043448C">
            <w:pPr>
              <w:spacing w:line="259" w:lineRule="auto"/>
              <w:rPr>
                <w:color w:val="000000" w:themeColor="text1"/>
                <w:sz w:val="16"/>
                <w:szCs w:val="16"/>
              </w:rPr>
            </w:pPr>
          </w:p>
        </w:tc>
        <w:tc>
          <w:tcPr>
            <w:tcW w:w="803" w:type="dxa"/>
            <w:vAlign w:val="bottom"/>
          </w:tcPr>
          <w:p w14:paraId="451D543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1998-2003</w:t>
            </w:r>
          </w:p>
          <w:p w14:paraId="1134B526" w14:textId="77777777" w:rsidR="0043448C" w:rsidRPr="000D21C0" w:rsidRDefault="0043448C" w:rsidP="0043448C">
            <w:pPr>
              <w:spacing w:line="259" w:lineRule="auto"/>
              <w:rPr>
                <w:color w:val="000000" w:themeColor="text1"/>
                <w:sz w:val="16"/>
                <w:szCs w:val="16"/>
              </w:rPr>
            </w:pPr>
          </w:p>
          <w:p w14:paraId="2E162D40" w14:textId="77777777" w:rsidR="0043448C" w:rsidRPr="000D21C0" w:rsidRDefault="0043448C" w:rsidP="0043448C">
            <w:pPr>
              <w:spacing w:line="259" w:lineRule="auto"/>
              <w:rPr>
                <w:color w:val="000000" w:themeColor="text1"/>
                <w:sz w:val="16"/>
                <w:szCs w:val="16"/>
              </w:rPr>
            </w:pPr>
          </w:p>
        </w:tc>
        <w:tc>
          <w:tcPr>
            <w:tcW w:w="1133" w:type="dxa"/>
          </w:tcPr>
          <w:p w14:paraId="23D2BDC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2,390</w:t>
            </w:r>
          </w:p>
          <w:p w14:paraId="66C83B3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2A955DD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1,929</w:t>
            </w:r>
          </w:p>
          <w:p w14:paraId="3F3EC4C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661093F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265</w:t>
            </w:r>
          </w:p>
        </w:tc>
        <w:tc>
          <w:tcPr>
            <w:tcW w:w="0" w:type="auto"/>
          </w:tcPr>
          <w:p w14:paraId="250913A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68435B2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7B0D12E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Kosovar/Albanian</w:t>
            </w:r>
          </w:p>
          <w:p w14:paraId="3F9B0E0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p w14:paraId="3A76AC0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Iraqi</w:t>
            </w:r>
          </w:p>
        </w:tc>
        <w:tc>
          <w:tcPr>
            <w:tcW w:w="999" w:type="dxa"/>
          </w:tcPr>
          <w:p w14:paraId="75B1DE2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w:t>
            </w:r>
          </w:p>
          <w:p w14:paraId="43A39F89" w14:textId="77777777" w:rsidR="0043448C" w:rsidRPr="000D21C0" w:rsidRDefault="0043448C" w:rsidP="0043448C">
            <w:pPr>
              <w:spacing w:line="259" w:lineRule="auto"/>
              <w:rPr>
                <w:color w:val="000000" w:themeColor="text1"/>
                <w:sz w:val="16"/>
                <w:szCs w:val="16"/>
              </w:rPr>
            </w:pPr>
          </w:p>
        </w:tc>
        <w:tc>
          <w:tcPr>
            <w:tcW w:w="1016" w:type="dxa"/>
            <w:vMerge/>
            <w:shd w:val="clear" w:color="auto" w:fill="FFFFFF" w:themeFill="background1"/>
          </w:tcPr>
          <w:p w14:paraId="772C14DF" w14:textId="77777777" w:rsidR="0043448C" w:rsidRPr="000D21C0" w:rsidRDefault="0043448C" w:rsidP="0043448C">
            <w:pPr>
              <w:spacing w:line="259" w:lineRule="auto"/>
              <w:rPr>
                <w:color w:val="000000" w:themeColor="text1"/>
                <w:sz w:val="16"/>
                <w:szCs w:val="16"/>
              </w:rPr>
            </w:pPr>
          </w:p>
        </w:tc>
        <w:tc>
          <w:tcPr>
            <w:tcW w:w="0" w:type="auto"/>
            <w:vMerge/>
            <w:shd w:val="clear" w:color="auto" w:fill="FFFFFF" w:themeFill="background1"/>
          </w:tcPr>
          <w:p w14:paraId="7129A180" w14:textId="77777777" w:rsidR="0043448C" w:rsidRPr="000D21C0" w:rsidRDefault="0043448C" w:rsidP="0043448C">
            <w:pPr>
              <w:spacing w:line="259" w:lineRule="auto"/>
              <w:rPr>
                <w:color w:val="000000" w:themeColor="text1"/>
                <w:sz w:val="16"/>
                <w:szCs w:val="16"/>
              </w:rPr>
            </w:pPr>
          </w:p>
        </w:tc>
        <w:tc>
          <w:tcPr>
            <w:tcW w:w="0" w:type="auto"/>
            <w:vMerge/>
            <w:shd w:val="clear" w:color="auto" w:fill="FFFFFF" w:themeFill="background1"/>
          </w:tcPr>
          <w:p w14:paraId="65259A51" w14:textId="77777777" w:rsidR="0043448C" w:rsidRPr="000D21C0" w:rsidRDefault="0043448C" w:rsidP="0043448C">
            <w:pPr>
              <w:spacing w:line="259" w:lineRule="auto"/>
              <w:rPr>
                <w:color w:val="000000" w:themeColor="text1"/>
                <w:sz w:val="16"/>
                <w:szCs w:val="16"/>
              </w:rPr>
            </w:pPr>
          </w:p>
        </w:tc>
      </w:tr>
      <w:tr w:rsidR="0043448C" w:rsidRPr="000D21C0" w14:paraId="51744BC3" w14:textId="77777777" w:rsidTr="008F31F1">
        <w:trPr>
          <w:gridAfter w:val="1"/>
          <w:trHeight w:val="204"/>
        </w:trPr>
        <w:tc>
          <w:tcPr>
            <w:tcW w:w="0" w:type="auto"/>
            <w:gridSpan w:val="2"/>
            <w:vAlign w:val="bottom"/>
          </w:tcPr>
          <w:p w14:paraId="3FAB2A7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East Timor </w:t>
            </w:r>
          </w:p>
          <w:p w14:paraId="2487F11E" w14:textId="77777777" w:rsidR="0043448C" w:rsidRPr="000D21C0" w:rsidRDefault="0043448C" w:rsidP="0043448C">
            <w:pPr>
              <w:spacing w:line="259" w:lineRule="auto"/>
              <w:rPr>
                <w:color w:val="000000" w:themeColor="text1"/>
                <w:sz w:val="16"/>
                <w:szCs w:val="16"/>
              </w:rPr>
            </w:pPr>
          </w:p>
          <w:p w14:paraId="0E39CAFE" w14:textId="77777777" w:rsidR="0043448C" w:rsidRPr="000D21C0" w:rsidRDefault="0043448C" w:rsidP="0043448C">
            <w:pPr>
              <w:spacing w:line="259" w:lineRule="auto"/>
              <w:rPr>
                <w:color w:val="000000" w:themeColor="text1"/>
                <w:sz w:val="16"/>
                <w:szCs w:val="16"/>
              </w:rPr>
            </w:pPr>
          </w:p>
        </w:tc>
        <w:tc>
          <w:tcPr>
            <w:tcW w:w="803" w:type="dxa"/>
            <w:vAlign w:val="bottom"/>
          </w:tcPr>
          <w:p w14:paraId="5A2D238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1999-2002</w:t>
            </w:r>
          </w:p>
          <w:p w14:paraId="10B7CC4E" w14:textId="77777777" w:rsidR="0043448C" w:rsidRPr="000D21C0" w:rsidRDefault="0043448C" w:rsidP="0043448C">
            <w:pPr>
              <w:spacing w:line="259" w:lineRule="auto"/>
              <w:rPr>
                <w:color w:val="000000" w:themeColor="text1"/>
                <w:sz w:val="16"/>
                <w:szCs w:val="16"/>
              </w:rPr>
            </w:pPr>
          </w:p>
        </w:tc>
        <w:tc>
          <w:tcPr>
            <w:tcW w:w="1133" w:type="dxa"/>
          </w:tcPr>
          <w:p w14:paraId="762587E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2,847</w:t>
            </w:r>
          </w:p>
          <w:p w14:paraId="18DB924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3A87238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2,337</w:t>
            </w:r>
          </w:p>
          <w:p w14:paraId="6D6AD04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tcPr>
          <w:p w14:paraId="35C6072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213</w:t>
            </w:r>
          </w:p>
        </w:tc>
        <w:tc>
          <w:tcPr>
            <w:tcW w:w="0" w:type="auto"/>
          </w:tcPr>
          <w:p w14:paraId="090CE2F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Kosovar/Albanian</w:t>
            </w:r>
          </w:p>
          <w:p w14:paraId="4E6B22D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7F24BCD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3F6E68E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Chechen</w:t>
            </w:r>
          </w:p>
          <w:p w14:paraId="09BBB1F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Cuban</w:t>
            </w:r>
          </w:p>
        </w:tc>
        <w:tc>
          <w:tcPr>
            <w:tcW w:w="999" w:type="dxa"/>
          </w:tcPr>
          <w:p w14:paraId="00A6820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w:t>
            </w:r>
          </w:p>
        </w:tc>
        <w:tc>
          <w:tcPr>
            <w:tcW w:w="1016" w:type="dxa"/>
          </w:tcPr>
          <w:p w14:paraId="0ED8379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2003-25</w:t>
            </w:r>
          </w:p>
        </w:tc>
        <w:tc>
          <w:tcPr>
            <w:tcW w:w="0" w:type="auto"/>
          </w:tcPr>
          <w:p w14:paraId="17D87F6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589</w:t>
            </w:r>
          </w:p>
          <w:p w14:paraId="679C93E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(27)</w:t>
            </w:r>
          </w:p>
        </w:tc>
        <w:tc>
          <w:tcPr>
            <w:tcW w:w="0" w:type="auto"/>
          </w:tcPr>
          <w:p w14:paraId="7CE3FD2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391</w:t>
            </w:r>
          </w:p>
        </w:tc>
      </w:tr>
      <w:tr w:rsidR="0043448C" w:rsidRPr="000D21C0" w14:paraId="5DF41D97" w14:textId="77777777" w:rsidTr="008F31F1">
        <w:trPr>
          <w:gridAfter w:val="1"/>
          <w:trHeight w:val="1064"/>
        </w:trPr>
        <w:tc>
          <w:tcPr>
            <w:tcW w:w="0" w:type="auto"/>
            <w:gridSpan w:val="2"/>
            <w:shd w:val="clear" w:color="auto" w:fill="D9D9D9" w:themeFill="background1" w:themeFillShade="D9"/>
            <w:vAlign w:val="bottom"/>
          </w:tcPr>
          <w:p w14:paraId="758B5C7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Colombia/FARC insurgency </w:t>
            </w:r>
          </w:p>
          <w:p w14:paraId="7E673F42"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59F2B4E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2000-15</w:t>
            </w:r>
          </w:p>
          <w:p w14:paraId="4F12A103" w14:textId="77777777" w:rsidR="0043448C" w:rsidRPr="000D21C0" w:rsidRDefault="0043448C" w:rsidP="0043448C">
            <w:pPr>
              <w:spacing w:line="259" w:lineRule="auto"/>
              <w:rPr>
                <w:color w:val="000000" w:themeColor="text1"/>
                <w:sz w:val="16"/>
                <w:szCs w:val="16"/>
              </w:rPr>
            </w:pPr>
          </w:p>
          <w:p w14:paraId="18B7D88B"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5FFB07E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1,333</w:t>
            </w:r>
          </w:p>
          <w:p w14:paraId="3C6B776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D9D9D9" w:themeFill="background1" w:themeFillShade="D9"/>
          </w:tcPr>
          <w:p w14:paraId="01D134C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1,088</w:t>
            </w:r>
          </w:p>
          <w:p w14:paraId="51E2F8F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D9D9D9" w:themeFill="background1" w:themeFillShade="D9"/>
          </w:tcPr>
          <w:p w14:paraId="0B75A51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604</w:t>
            </w:r>
          </w:p>
        </w:tc>
        <w:tc>
          <w:tcPr>
            <w:tcW w:w="0" w:type="auto"/>
            <w:shd w:val="clear" w:color="auto" w:fill="D9D9D9" w:themeFill="background1" w:themeFillShade="D9"/>
          </w:tcPr>
          <w:p w14:paraId="3B4B959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5DB7603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5EF39A1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426C2CD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Iraqi</w:t>
            </w:r>
          </w:p>
          <w:p w14:paraId="4B0119E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tc>
        <w:tc>
          <w:tcPr>
            <w:tcW w:w="999" w:type="dxa"/>
            <w:shd w:val="clear" w:color="auto" w:fill="D9D9D9" w:themeFill="background1" w:themeFillShade="D9"/>
          </w:tcPr>
          <w:p w14:paraId="044CB9E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w:t>
            </w:r>
          </w:p>
        </w:tc>
        <w:tc>
          <w:tcPr>
            <w:tcW w:w="1016" w:type="dxa"/>
            <w:shd w:val="clear" w:color="auto" w:fill="D9D9D9" w:themeFill="background1" w:themeFillShade="D9"/>
          </w:tcPr>
          <w:p w14:paraId="0E84586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2016-25</w:t>
            </w:r>
          </w:p>
        </w:tc>
        <w:tc>
          <w:tcPr>
            <w:tcW w:w="0" w:type="auto"/>
            <w:shd w:val="clear" w:color="auto" w:fill="D9D9D9" w:themeFill="background1" w:themeFillShade="D9"/>
          </w:tcPr>
          <w:p w14:paraId="063FB1C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2,933</w:t>
            </w:r>
          </w:p>
          <w:p w14:paraId="5493AA4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(326)</w:t>
            </w:r>
          </w:p>
        </w:tc>
        <w:tc>
          <w:tcPr>
            <w:tcW w:w="0" w:type="auto"/>
            <w:shd w:val="clear" w:color="auto" w:fill="D9D9D9" w:themeFill="background1" w:themeFillShade="D9"/>
          </w:tcPr>
          <w:p w14:paraId="3FF9671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758</w:t>
            </w:r>
          </w:p>
        </w:tc>
      </w:tr>
      <w:tr w:rsidR="0043448C" w:rsidRPr="000D21C0" w14:paraId="5BC13D8A" w14:textId="77777777" w:rsidTr="008F31F1">
        <w:trPr>
          <w:gridAfter w:val="1"/>
          <w:trHeight w:val="1064"/>
        </w:trPr>
        <w:tc>
          <w:tcPr>
            <w:tcW w:w="0" w:type="auto"/>
            <w:gridSpan w:val="2"/>
            <w:vAlign w:val="bottom"/>
          </w:tcPr>
          <w:p w14:paraId="792013F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Ivory Coast Wars</w:t>
            </w:r>
          </w:p>
          <w:p w14:paraId="5EAA5945" w14:textId="77777777" w:rsidR="0043448C" w:rsidRPr="000D21C0" w:rsidRDefault="0043448C" w:rsidP="0043448C">
            <w:pPr>
              <w:spacing w:line="259" w:lineRule="auto"/>
              <w:rPr>
                <w:color w:val="000000" w:themeColor="text1"/>
                <w:sz w:val="16"/>
                <w:szCs w:val="16"/>
              </w:rPr>
            </w:pPr>
          </w:p>
        </w:tc>
        <w:tc>
          <w:tcPr>
            <w:tcW w:w="803" w:type="dxa"/>
            <w:vAlign w:val="bottom"/>
          </w:tcPr>
          <w:p w14:paraId="482F9FF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2002-11</w:t>
            </w:r>
          </w:p>
          <w:p w14:paraId="661939F2" w14:textId="77777777" w:rsidR="0043448C" w:rsidRPr="000D21C0" w:rsidRDefault="0043448C" w:rsidP="0043448C">
            <w:pPr>
              <w:spacing w:line="259" w:lineRule="auto"/>
              <w:rPr>
                <w:color w:val="000000" w:themeColor="text1"/>
                <w:sz w:val="16"/>
                <w:szCs w:val="16"/>
              </w:rPr>
            </w:pPr>
          </w:p>
          <w:p w14:paraId="70D0E9FA" w14:textId="77777777" w:rsidR="0043448C" w:rsidRPr="000D21C0" w:rsidRDefault="0043448C" w:rsidP="0043448C">
            <w:pPr>
              <w:spacing w:line="259" w:lineRule="auto"/>
              <w:rPr>
                <w:color w:val="000000" w:themeColor="text1"/>
                <w:sz w:val="16"/>
                <w:szCs w:val="16"/>
              </w:rPr>
            </w:pPr>
          </w:p>
          <w:p w14:paraId="19AD1FB2" w14:textId="77777777" w:rsidR="0043448C" w:rsidRPr="000D21C0" w:rsidRDefault="0043448C" w:rsidP="0043448C">
            <w:pPr>
              <w:spacing w:line="259" w:lineRule="auto"/>
              <w:rPr>
                <w:color w:val="000000" w:themeColor="text1"/>
                <w:sz w:val="16"/>
                <w:szCs w:val="16"/>
              </w:rPr>
            </w:pPr>
          </w:p>
        </w:tc>
        <w:tc>
          <w:tcPr>
            <w:tcW w:w="1133" w:type="dxa"/>
            <w:vAlign w:val="bottom"/>
          </w:tcPr>
          <w:p w14:paraId="21A5BD8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44</w:t>
            </w:r>
          </w:p>
          <w:p w14:paraId="6E64403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1700D1A8" w14:textId="77777777" w:rsidR="0043448C" w:rsidRPr="000D21C0" w:rsidRDefault="0043448C" w:rsidP="0043448C">
            <w:pPr>
              <w:spacing w:line="259" w:lineRule="auto"/>
              <w:rPr>
                <w:color w:val="000000" w:themeColor="text1"/>
                <w:sz w:val="16"/>
                <w:szCs w:val="16"/>
              </w:rPr>
            </w:pPr>
          </w:p>
          <w:p w14:paraId="1577D2C1" w14:textId="77777777" w:rsidR="0043448C" w:rsidRPr="000D21C0" w:rsidRDefault="0043448C" w:rsidP="0043448C">
            <w:pPr>
              <w:spacing w:line="259" w:lineRule="auto"/>
              <w:rPr>
                <w:color w:val="000000" w:themeColor="text1"/>
                <w:sz w:val="16"/>
                <w:szCs w:val="16"/>
              </w:rPr>
            </w:pPr>
          </w:p>
        </w:tc>
        <w:tc>
          <w:tcPr>
            <w:tcW w:w="0" w:type="auto"/>
          </w:tcPr>
          <w:p w14:paraId="30DCFCD9" w14:textId="77777777" w:rsidR="0043448C" w:rsidRPr="000D21C0" w:rsidRDefault="0043448C" w:rsidP="0043448C">
            <w:pPr>
              <w:spacing w:line="259" w:lineRule="auto"/>
              <w:rPr>
                <w:color w:val="000000" w:themeColor="text1"/>
                <w:sz w:val="16"/>
                <w:szCs w:val="16"/>
              </w:rPr>
            </w:pPr>
          </w:p>
          <w:p w14:paraId="28DCD64B" w14:textId="77777777" w:rsidR="0043448C" w:rsidRPr="000D21C0" w:rsidRDefault="0043448C" w:rsidP="0043448C">
            <w:pPr>
              <w:spacing w:line="259" w:lineRule="auto"/>
              <w:rPr>
                <w:color w:val="000000" w:themeColor="text1"/>
                <w:sz w:val="16"/>
                <w:szCs w:val="16"/>
              </w:rPr>
            </w:pPr>
          </w:p>
          <w:p w14:paraId="3B15BD5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w:t>
            </w:r>
          </w:p>
          <w:p w14:paraId="4C0D47A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3482F9CF" w14:textId="77777777" w:rsidR="0043448C" w:rsidRPr="000D21C0" w:rsidRDefault="0043448C" w:rsidP="0043448C">
            <w:pPr>
              <w:spacing w:line="259" w:lineRule="auto"/>
              <w:rPr>
                <w:color w:val="000000" w:themeColor="text1"/>
                <w:sz w:val="16"/>
                <w:szCs w:val="16"/>
              </w:rPr>
            </w:pPr>
          </w:p>
        </w:tc>
        <w:tc>
          <w:tcPr>
            <w:tcW w:w="0" w:type="auto"/>
          </w:tcPr>
          <w:p w14:paraId="1FB644C1" w14:textId="77777777" w:rsidR="0043448C" w:rsidRPr="000D21C0" w:rsidRDefault="0043448C" w:rsidP="0043448C">
            <w:pPr>
              <w:spacing w:line="259" w:lineRule="auto"/>
              <w:rPr>
                <w:color w:val="000000" w:themeColor="text1"/>
                <w:sz w:val="16"/>
                <w:szCs w:val="16"/>
              </w:rPr>
            </w:pPr>
          </w:p>
          <w:p w14:paraId="2E786FB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w:t>
            </w:r>
          </w:p>
          <w:p w14:paraId="5D618907" w14:textId="77777777" w:rsidR="0043448C" w:rsidRPr="000D21C0" w:rsidRDefault="0043448C" w:rsidP="0043448C">
            <w:pPr>
              <w:spacing w:line="259" w:lineRule="auto"/>
              <w:rPr>
                <w:color w:val="000000" w:themeColor="text1"/>
                <w:sz w:val="16"/>
                <w:szCs w:val="16"/>
              </w:rPr>
            </w:pPr>
          </w:p>
          <w:p w14:paraId="01D2C66F" w14:textId="77777777" w:rsidR="0043448C" w:rsidRPr="000D21C0" w:rsidRDefault="0043448C" w:rsidP="0043448C">
            <w:pPr>
              <w:spacing w:line="259" w:lineRule="auto"/>
              <w:rPr>
                <w:color w:val="000000" w:themeColor="text1"/>
                <w:sz w:val="16"/>
                <w:szCs w:val="16"/>
              </w:rPr>
            </w:pPr>
          </w:p>
        </w:tc>
        <w:tc>
          <w:tcPr>
            <w:tcW w:w="0" w:type="auto"/>
          </w:tcPr>
          <w:p w14:paraId="0E13519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Palestinian/Jenin/Rafah</w:t>
            </w:r>
          </w:p>
          <w:p w14:paraId="162DC95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759254B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Iraqi</w:t>
            </w:r>
          </w:p>
          <w:p w14:paraId="09C8D43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Katrina </w:t>
            </w:r>
          </w:p>
          <w:p w14:paraId="7881EC7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tc>
        <w:tc>
          <w:tcPr>
            <w:tcW w:w="999" w:type="dxa"/>
          </w:tcPr>
          <w:p w14:paraId="2B596A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1016" w:type="dxa"/>
          </w:tcPr>
          <w:p w14:paraId="205F0402" w14:textId="77777777" w:rsidR="0043448C" w:rsidRPr="000D21C0" w:rsidRDefault="0043448C" w:rsidP="0043448C">
            <w:pPr>
              <w:spacing w:line="259" w:lineRule="auto"/>
              <w:rPr>
                <w:color w:val="000000" w:themeColor="text1"/>
                <w:sz w:val="16"/>
                <w:szCs w:val="16"/>
              </w:rPr>
            </w:pPr>
          </w:p>
          <w:p w14:paraId="7829964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2012-25</w:t>
            </w:r>
          </w:p>
        </w:tc>
        <w:tc>
          <w:tcPr>
            <w:tcW w:w="0" w:type="auto"/>
          </w:tcPr>
          <w:p w14:paraId="6E77A5B7" w14:textId="77777777" w:rsidR="0043448C" w:rsidRPr="000D21C0" w:rsidRDefault="0043448C" w:rsidP="0043448C">
            <w:pPr>
              <w:spacing w:line="259" w:lineRule="auto"/>
              <w:rPr>
                <w:color w:val="000000" w:themeColor="text1"/>
                <w:sz w:val="16"/>
                <w:szCs w:val="16"/>
              </w:rPr>
            </w:pPr>
          </w:p>
          <w:p w14:paraId="7F1D620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6,456</w:t>
            </w:r>
          </w:p>
          <w:p w14:paraId="25468CD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(497)</w:t>
            </w:r>
          </w:p>
        </w:tc>
        <w:tc>
          <w:tcPr>
            <w:tcW w:w="0" w:type="auto"/>
          </w:tcPr>
          <w:p w14:paraId="1E952BE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867</w:t>
            </w:r>
          </w:p>
        </w:tc>
      </w:tr>
      <w:tr w:rsidR="0043448C" w:rsidRPr="000D21C0" w14:paraId="5CEA7E3C" w14:textId="77777777" w:rsidTr="008F31F1">
        <w:trPr>
          <w:gridAfter w:val="1"/>
          <w:trHeight w:val="817"/>
        </w:trPr>
        <w:tc>
          <w:tcPr>
            <w:tcW w:w="0" w:type="auto"/>
            <w:gridSpan w:val="2"/>
            <w:vMerge w:val="restart"/>
            <w:vAlign w:val="bottom"/>
          </w:tcPr>
          <w:p w14:paraId="1F62B91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CAR Wars</w:t>
            </w:r>
          </w:p>
          <w:p w14:paraId="2962842A" w14:textId="77777777" w:rsidR="0043448C" w:rsidRPr="000D21C0" w:rsidRDefault="0043448C" w:rsidP="0043448C">
            <w:pPr>
              <w:spacing w:line="259" w:lineRule="auto"/>
              <w:rPr>
                <w:color w:val="000000" w:themeColor="text1"/>
                <w:sz w:val="16"/>
                <w:szCs w:val="16"/>
              </w:rPr>
            </w:pPr>
          </w:p>
          <w:p w14:paraId="43750192" w14:textId="77777777" w:rsidR="0043448C" w:rsidRPr="000D21C0" w:rsidRDefault="0043448C" w:rsidP="0043448C">
            <w:pPr>
              <w:spacing w:line="259" w:lineRule="auto"/>
              <w:rPr>
                <w:color w:val="000000" w:themeColor="text1"/>
                <w:sz w:val="16"/>
                <w:szCs w:val="16"/>
              </w:rPr>
            </w:pPr>
          </w:p>
          <w:p w14:paraId="7ACA0E5C" w14:textId="77777777" w:rsidR="0043448C" w:rsidRPr="000D21C0" w:rsidRDefault="0043448C" w:rsidP="0043448C">
            <w:pPr>
              <w:spacing w:line="259" w:lineRule="auto"/>
              <w:rPr>
                <w:color w:val="000000" w:themeColor="text1"/>
                <w:sz w:val="16"/>
                <w:szCs w:val="16"/>
              </w:rPr>
            </w:pPr>
          </w:p>
        </w:tc>
        <w:tc>
          <w:tcPr>
            <w:tcW w:w="803" w:type="dxa"/>
            <w:vAlign w:val="bottom"/>
          </w:tcPr>
          <w:p w14:paraId="3495D4D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2004-7</w:t>
            </w:r>
          </w:p>
          <w:p w14:paraId="7312E17E" w14:textId="77777777" w:rsidR="0043448C" w:rsidRPr="000D21C0" w:rsidRDefault="0043448C" w:rsidP="0043448C">
            <w:pPr>
              <w:spacing w:line="259" w:lineRule="auto"/>
              <w:rPr>
                <w:color w:val="000000" w:themeColor="text1"/>
                <w:sz w:val="16"/>
                <w:szCs w:val="16"/>
              </w:rPr>
            </w:pPr>
          </w:p>
          <w:p w14:paraId="3661911D" w14:textId="77777777" w:rsidR="0043448C" w:rsidRPr="000D21C0" w:rsidRDefault="0043448C" w:rsidP="0043448C">
            <w:pPr>
              <w:spacing w:line="259" w:lineRule="auto"/>
              <w:rPr>
                <w:color w:val="000000" w:themeColor="text1"/>
                <w:sz w:val="16"/>
                <w:szCs w:val="16"/>
              </w:rPr>
            </w:pPr>
          </w:p>
          <w:p w14:paraId="5808E691" w14:textId="77777777" w:rsidR="0043448C" w:rsidRPr="000D21C0" w:rsidRDefault="0043448C" w:rsidP="0043448C">
            <w:pPr>
              <w:spacing w:line="259" w:lineRule="auto"/>
              <w:rPr>
                <w:color w:val="000000" w:themeColor="text1"/>
                <w:sz w:val="16"/>
                <w:szCs w:val="16"/>
              </w:rPr>
            </w:pPr>
          </w:p>
          <w:p w14:paraId="68822B21" w14:textId="77777777" w:rsidR="0043448C" w:rsidRPr="000D21C0" w:rsidRDefault="0043448C" w:rsidP="0043448C">
            <w:pPr>
              <w:spacing w:line="259" w:lineRule="auto"/>
              <w:rPr>
                <w:color w:val="000000" w:themeColor="text1"/>
                <w:sz w:val="16"/>
                <w:szCs w:val="16"/>
              </w:rPr>
            </w:pPr>
          </w:p>
        </w:tc>
        <w:tc>
          <w:tcPr>
            <w:tcW w:w="1133" w:type="dxa"/>
            <w:vAlign w:val="bottom"/>
          </w:tcPr>
          <w:p w14:paraId="64BD84C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39</w:t>
            </w:r>
          </w:p>
          <w:p w14:paraId="559AABF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29C30F80" w14:textId="77777777" w:rsidR="0043448C" w:rsidRPr="000D21C0" w:rsidRDefault="0043448C" w:rsidP="0043448C">
            <w:pPr>
              <w:spacing w:line="259" w:lineRule="auto"/>
              <w:rPr>
                <w:color w:val="000000" w:themeColor="text1"/>
                <w:sz w:val="16"/>
                <w:szCs w:val="16"/>
              </w:rPr>
            </w:pPr>
          </w:p>
          <w:p w14:paraId="3B3657E6" w14:textId="77777777" w:rsidR="0043448C" w:rsidRPr="000D21C0" w:rsidRDefault="0043448C" w:rsidP="0043448C">
            <w:pPr>
              <w:spacing w:line="259" w:lineRule="auto"/>
              <w:rPr>
                <w:color w:val="000000" w:themeColor="text1"/>
                <w:sz w:val="16"/>
                <w:szCs w:val="16"/>
              </w:rPr>
            </w:pPr>
          </w:p>
          <w:p w14:paraId="2ED6E773" w14:textId="77777777" w:rsidR="0043448C" w:rsidRPr="000D21C0" w:rsidRDefault="0043448C" w:rsidP="0043448C">
            <w:pPr>
              <w:spacing w:line="259" w:lineRule="auto"/>
              <w:rPr>
                <w:color w:val="000000" w:themeColor="text1"/>
                <w:sz w:val="16"/>
                <w:szCs w:val="16"/>
              </w:rPr>
            </w:pPr>
          </w:p>
        </w:tc>
        <w:tc>
          <w:tcPr>
            <w:tcW w:w="0" w:type="auto"/>
          </w:tcPr>
          <w:p w14:paraId="0579F8E7" w14:textId="77777777" w:rsidR="0043448C" w:rsidRPr="000D21C0" w:rsidRDefault="0043448C" w:rsidP="0043448C">
            <w:pPr>
              <w:spacing w:line="259" w:lineRule="auto"/>
              <w:rPr>
                <w:color w:val="000000" w:themeColor="text1"/>
                <w:sz w:val="16"/>
                <w:szCs w:val="16"/>
              </w:rPr>
            </w:pPr>
          </w:p>
          <w:p w14:paraId="334E6C6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w:t>
            </w:r>
          </w:p>
          <w:p w14:paraId="62A1143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589069CD" w14:textId="77777777" w:rsidR="0043448C" w:rsidRPr="000D21C0" w:rsidRDefault="0043448C" w:rsidP="0043448C">
            <w:pPr>
              <w:spacing w:line="259" w:lineRule="auto"/>
              <w:rPr>
                <w:color w:val="000000" w:themeColor="text1"/>
                <w:sz w:val="16"/>
                <w:szCs w:val="16"/>
              </w:rPr>
            </w:pPr>
          </w:p>
        </w:tc>
        <w:tc>
          <w:tcPr>
            <w:tcW w:w="0" w:type="auto"/>
          </w:tcPr>
          <w:p w14:paraId="3737BAAF" w14:textId="77777777" w:rsidR="0043448C" w:rsidRPr="000D21C0" w:rsidRDefault="0043448C" w:rsidP="0043448C">
            <w:pPr>
              <w:spacing w:line="259" w:lineRule="auto"/>
              <w:rPr>
                <w:color w:val="000000" w:themeColor="text1"/>
                <w:sz w:val="16"/>
                <w:szCs w:val="16"/>
              </w:rPr>
            </w:pPr>
          </w:p>
          <w:p w14:paraId="7001A3E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p w14:paraId="09FA27C5" w14:textId="77777777" w:rsidR="0043448C" w:rsidRPr="000D21C0" w:rsidRDefault="0043448C" w:rsidP="0043448C">
            <w:pPr>
              <w:spacing w:line="259" w:lineRule="auto"/>
              <w:rPr>
                <w:color w:val="000000" w:themeColor="text1"/>
                <w:sz w:val="16"/>
                <w:szCs w:val="16"/>
              </w:rPr>
            </w:pPr>
          </w:p>
          <w:p w14:paraId="5CD46970" w14:textId="77777777" w:rsidR="0043448C" w:rsidRPr="000D21C0" w:rsidRDefault="0043448C" w:rsidP="0043448C">
            <w:pPr>
              <w:spacing w:line="259" w:lineRule="auto"/>
              <w:rPr>
                <w:color w:val="000000" w:themeColor="text1"/>
                <w:sz w:val="16"/>
                <w:szCs w:val="16"/>
              </w:rPr>
            </w:pPr>
          </w:p>
        </w:tc>
        <w:tc>
          <w:tcPr>
            <w:tcW w:w="0" w:type="auto"/>
          </w:tcPr>
          <w:p w14:paraId="5BDDC25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Palestinian/Jabaliya/Rafah</w:t>
            </w:r>
          </w:p>
          <w:p w14:paraId="657600A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Katrina</w:t>
            </w:r>
          </w:p>
          <w:p w14:paraId="7B03566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4A16FB3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Iraqi</w:t>
            </w:r>
          </w:p>
          <w:p w14:paraId="6EB1788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tc>
        <w:tc>
          <w:tcPr>
            <w:tcW w:w="999" w:type="dxa"/>
          </w:tcPr>
          <w:p w14:paraId="2969A85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1016" w:type="dxa"/>
          </w:tcPr>
          <w:p w14:paraId="556AD3D0" w14:textId="77777777" w:rsidR="0043448C" w:rsidRPr="000D21C0" w:rsidRDefault="0043448C" w:rsidP="0043448C">
            <w:pPr>
              <w:spacing w:line="259" w:lineRule="auto"/>
              <w:rPr>
                <w:color w:val="000000" w:themeColor="text1"/>
                <w:sz w:val="16"/>
                <w:szCs w:val="16"/>
              </w:rPr>
            </w:pPr>
          </w:p>
          <w:p w14:paraId="7E4CA8BA" w14:textId="77777777" w:rsidR="0043448C" w:rsidRPr="000D21C0" w:rsidRDefault="0043448C" w:rsidP="0043448C">
            <w:pPr>
              <w:spacing w:line="259" w:lineRule="auto"/>
              <w:rPr>
                <w:color w:val="000000" w:themeColor="text1"/>
                <w:sz w:val="16"/>
                <w:szCs w:val="16"/>
              </w:rPr>
            </w:pPr>
          </w:p>
          <w:p w14:paraId="5DF1E36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2008-2012</w:t>
            </w:r>
          </w:p>
          <w:p w14:paraId="23AEB02E" w14:textId="77777777" w:rsidR="0043448C" w:rsidRPr="000D21C0" w:rsidRDefault="0043448C" w:rsidP="0043448C">
            <w:pPr>
              <w:spacing w:line="259" w:lineRule="auto"/>
              <w:rPr>
                <w:color w:val="000000" w:themeColor="text1"/>
                <w:sz w:val="16"/>
                <w:szCs w:val="16"/>
              </w:rPr>
            </w:pPr>
          </w:p>
        </w:tc>
        <w:tc>
          <w:tcPr>
            <w:tcW w:w="0" w:type="auto"/>
          </w:tcPr>
          <w:p w14:paraId="7FA9978B" w14:textId="77777777" w:rsidR="0043448C" w:rsidRPr="000D21C0" w:rsidRDefault="0043448C" w:rsidP="0043448C">
            <w:pPr>
              <w:spacing w:line="259" w:lineRule="auto"/>
              <w:rPr>
                <w:color w:val="000000" w:themeColor="text1"/>
                <w:sz w:val="16"/>
                <w:szCs w:val="16"/>
              </w:rPr>
            </w:pPr>
          </w:p>
          <w:p w14:paraId="2827B099" w14:textId="77777777" w:rsidR="0043448C" w:rsidRPr="000D21C0" w:rsidRDefault="0043448C" w:rsidP="0043448C">
            <w:pPr>
              <w:spacing w:line="259" w:lineRule="auto"/>
              <w:rPr>
                <w:color w:val="000000" w:themeColor="text1"/>
                <w:sz w:val="16"/>
                <w:szCs w:val="16"/>
              </w:rPr>
            </w:pPr>
          </w:p>
          <w:p w14:paraId="15AEB63A" w14:textId="77777777" w:rsidR="0043448C" w:rsidRPr="000D21C0" w:rsidRDefault="0043448C" w:rsidP="0043448C">
            <w:pPr>
              <w:spacing w:line="259" w:lineRule="auto"/>
              <w:rPr>
                <w:color w:val="000000" w:themeColor="text1"/>
                <w:sz w:val="16"/>
                <w:szCs w:val="16"/>
              </w:rPr>
            </w:pPr>
          </w:p>
          <w:p w14:paraId="6A917DF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1,129</w:t>
            </w:r>
          </w:p>
          <w:p w14:paraId="6A9AAE6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(226)</w:t>
            </w:r>
          </w:p>
        </w:tc>
        <w:tc>
          <w:tcPr>
            <w:tcW w:w="0" w:type="auto"/>
          </w:tcPr>
          <w:p w14:paraId="4B222D77" w14:textId="77777777" w:rsidR="0043448C" w:rsidRPr="000D21C0" w:rsidRDefault="0043448C" w:rsidP="0043448C">
            <w:pPr>
              <w:spacing w:line="259" w:lineRule="auto"/>
              <w:rPr>
                <w:color w:val="000000" w:themeColor="text1"/>
                <w:sz w:val="16"/>
                <w:szCs w:val="16"/>
              </w:rPr>
            </w:pPr>
          </w:p>
          <w:p w14:paraId="79370BF6" w14:textId="77777777" w:rsidR="0043448C" w:rsidRPr="000D21C0" w:rsidRDefault="0043448C" w:rsidP="0043448C">
            <w:pPr>
              <w:spacing w:line="259" w:lineRule="auto"/>
              <w:rPr>
                <w:color w:val="000000" w:themeColor="text1"/>
                <w:sz w:val="16"/>
                <w:szCs w:val="16"/>
              </w:rPr>
            </w:pPr>
          </w:p>
          <w:p w14:paraId="4FD2E57C" w14:textId="77777777" w:rsidR="0043448C" w:rsidRPr="000D21C0" w:rsidRDefault="0043448C" w:rsidP="0043448C">
            <w:pPr>
              <w:spacing w:line="259" w:lineRule="auto"/>
              <w:rPr>
                <w:color w:val="000000" w:themeColor="text1"/>
                <w:sz w:val="16"/>
                <w:szCs w:val="16"/>
              </w:rPr>
            </w:pPr>
          </w:p>
          <w:p w14:paraId="68BAAF7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408</w:t>
            </w:r>
          </w:p>
        </w:tc>
      </w:tr>
      <w:tr w:rsidR="0043448C" w:rsidRPr="000D21C0" w14:paraId="0860F7A2" w14:textId="77777777" w:rsidTr="008F31F1">
        <w:trPr>
          <w:gridAfter w:val="1"/>
          <w:trHeight w:val="562"/>
        </w:trPr>
        <w:tc>
          <w:tcPr>
            <w:tcW w:w="0" w:type="auto"/>
            <w:gridSpan w:val="2"/>
            <w:vMerge/>
            <w:vAlign w:val="bottom"/>
          </w:tcPr>
          <w:p w14:paraId="2AF9B65D" w14:textId="77777777" w:rsidR="0043448C" w:rsidRPr="000D21C0" w:rsidRDefault="0043448C" w:rsidP="0043448C">
            <w:pPr>
              <w:spacing w:line="259" w:lineRule="auto"/>
              <w:rPr>
                <w:color w:val="000000" w:themeColor="text1"/>
                <w:sz w:val="16"/>
                <w:szCs w:val="16"/>
              </w:rPr>
            </w:pPr>
          </w:p>
        </w:tc>
        <w:tc>
          <w:tcPr>
            <w:tcW w:w="803" w:type="dxa"/>
            <w:vAlign w:val="bottom"/>
          </w:tcPr>
          <w:p w14:paraId="48D5DD3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2012-25</w:t>
            </w:r>
          </w:p>
          <w:p w14:paraId="4F9428C6" w14:textId="77777777" w:rsidR="0043448C" w:rsidRPr="000D21C0" w:rsidRDefault="0043448C" w:rsidP="0043448C">
            <w:pPr>
              <w:spacing w:line="259" w:lineRule="auto"/>
              <w:rPr>
                <w:color w:val="000000" w:themeColor="text1"/>
                <w:sz w:val="16"/>
                <w:szCs w:val="16"/>
              </w:rPr>
            </w:pPr>
          </w:p>
        </w:tc>
        <w:tc>
          <w:tcPr>
            <w:tcW w:w="1133" w:type="dxa"/>
            <w:vAlign w:val="bottom"/>
          </w:tcPr>
          <w:p w14:paraId="01ED0AB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3,876</w:t>
            </w:r>
          </w:p>
          <w:p w14:paraId="7DC035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51D2D809" w14:textId="77777777" w:rsidR="0043448C" w:rsidRPr="000D21C0" w:rsidRDefault="0043448C" w:rsidP="0043448C">
            <w:pPr>
              <w:spacing w:line="259" w:lineRule="auto"/>
              <w:rPr>
                <w:color w:val="000000" w:themeColor="text1"/>
                <w:sz w:val="16"/>
                <w:szCs w:val="16"/>
              </w:rPr>
            </w:pPr>
          </w:p>
        </w:tc>
        <w:tc>
          <w:tcPr>
            <w:tcW w:w="0" w:type="auto"/>
          </w:tcPr>
          <w:p w14:paraId="20B6A737" w14:textId="77777777" w:rsidR="0043448C" w:rsidRPr="000D21C0" w:rsidRDefault="0043448C" w:rsidP="0043448C">
            <w:pPr>
              <w:spacing w:line="259" w:lineRule="auto"/>
              <w:rPr>
                <w:color w:val="000000" w:themeColor="text1"/>
                <w:sz w:val="16"/>
                <w:szCs w:val="16"/>
              </w:rPr>
            </w:pPr>
          </w:p>
          <w:p w14:paraId="1A39A992" w14:textId="77777777" w:rsidR="0043448C" w:rsidRPr="000D21C0" w:rsidRDefault="0043448C" w:rsidP="0043448C">
            <w:pPr>
              <w:spacing w:line="259" w:lineRule="auto"/>
              <w:rPr>
                <w:color w:val="000000" w:themeColor="text1"/>
                <w:sz w:val="16"/>
                <w:szCs w:val="16"/>
              </w:rPr>
            </w:pPr>
          </w:p>
          <w:p w14:paraId="312B0F8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810</w:t>
            </w:r>
          </w:p>
          <w:p w14:paraId="5C00289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0D22855F" w14:textId="77777777" w:rsidR="0043448C" w:rsidRPr="000D21C0" w:rsidRDefault="0043448C" w:rsidP="0043448C">
            <w:pPr>
              <w:spacing w:line="259" w:lineRule="auto"/>
              <w:rPr>
                <w:color w:val="000000" w:themeColor="text1"/>
                <w:sz w:val="16"/>
                <w:szCs w:val="16"/>
              </w:rPr>
            </w:pPr>
          </w:p>
          <w:p w14:paraId="006356CC" w14:textId="77777777" w:rsidR="0043448C" w:rsidRPr="000D21C0" w:rsidRDefault="0043448C" w:rsidP="0043448C">
            <w:pPr>
              <w:spacing w:line="259" w:lineRule="auto"/>
              <w:rPr>
                <w:color w:val="000000" w:themeColor="text1"/>
                <w:sz w:val="16"/>
                <w:szCs w:val="16"/>
              </w:rPr>
            </w:pPr>
          </w:p>
          <w:p w14:paraId="7E0575F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92</w:t>
            </w:r>
          </w:p>
        </w:tc>
        <w:tc>
          <w:tcPr>
            <w:tcW w:w="0" w:type="auto"/>
          </w:tcPr>
          <w:p w14:paraId="328ABAB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0F2961F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419EDFC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06FC640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Ukrainian </w:t>
            </w:r>
          </w:p>
          <w:p w14:paraId="1B9584D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tcPr>
          <w:p w14:paraId="5215ACA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tc>
        <w:tc>
          <w:tcPr>
            <w:tcW w:w="2933" w:type="dxa"/>
            <w:gridSpan w:val="3"/>
          </w:tcPr>
          <w:p w14:paraId="248C80BF" w14:textId="77777777" w:rsidR="0043448C" w:rsidRPr="000D21C0" w:rsidRDefault="0043448C" w:rsidP="0043448C">
            <w:pPr>
              <w:spacing w:line="259" w:lineRule="auto"/>
              <w:rPr>
                <w:color w:val="000000" w:themeColor="text1"/>
                <w:sz w:val="16"/>
                <w:szCs w:val="16"/>
              </w:rPr>
            </w:pPr>
          </w:p>
          <w:p w14:paraId="3D33D43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n/a</w:t>
            </w:r>
          </w:p>
        </w:tc>
      </w:tr>
      <w:tr w:rsidR="0043448C" w:rsidRPr="000D21C0" w14:paraId="70BAC017" w14:textId="77777777" w:rsidTr="008F31F1">
        <w:trPr>
          <w:gridAfter w:val="1"/>
          <w:trHeight w:val="626"/>
        </w:trPr>
        <w:tc>
          <w:tcPr>
            <w:tcW w:w="0" w:type="auto"/>
            <w:gridSpan w:val="2"/>
            <w:vMerge w:val="restart"/>
            <w:shd w:val="clear" w:color="auto" w:fill="A6A6A6" w:themeFill="background1" w:themeFillShade="A6"/>
            <w:vAlign w:val="bottom"/>
          </w:tcPr>
          <w:p w14:paraId="0B08B76E" w14:textId="77777777" w:rsidR="0043448C" w:rsidRPr="000D21C0" w:rsidRDefault="0043448C" w:rsidP="0043448C">
            <w:pPr>
              <w:spacing w:line="259" w:lineRule="auto"/>
              <w:rPr>
                <w:color w:val="000000" w:themeColor="text1"/>
                <w:sz w:val="16"/>
                <w:szCs w:val="16"/>
              </w:rPr>
            </w:pPr>
          </w:p>
          <w:p w14:paraId="6871A590" w14:textId="77777777" w:rsidR="0043448C" w:rsidRPr="000D21C0" w:rsidRDefault="0043448C" w:rsidP="0043448C">
            <w:pPr>
              <w:spacing w:line="259" w:lineRule="auto"/>
              <w:rPr>
                <w:color w:val="000000" w:themeColor="text1"/>
                <w:sz w:val="16"/>
                <w:szCs w:val="16"/>
              </w:rPr>
            </w:pPr>
          </w:p>
          <w:p w14:paraId="6AE984C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Iraq </w:t>
            </w:r>
          </w:p>
          <w:p w14:paraId="1B972BE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Wars</w:t>
            </w:r>
          </w:p>
          <w:p w14:paraId="117CB29C" w14:textId="77777777" w:rsidR="0043448C" w:rsidRPr="000D21C0" w:rsidRDefault="0043448C" w:rsidP="0043448C">
            <w:pPr>
              <w:spacing w:line="259" w:lineRule="auto"/>
              <w:rPr>
                <w:color w:val="000000" w:themeColor="text1"/>
                <w:sz w:val="16"/>
                <w:szCs w:val="16"/>
              </w:rPr>
            </w:pPr>
          </w:p>
          <w:p w14:paraId="77DCD526" w14:textId="77777777" w:rsidR="0043448C" w:rsidRPr="000D21C0" w:rsidRDefault="0043448C" w:rsidP="0043448C">
            <w:pPr>
              <w:spacing w:line="259" w:lineRule="auto"/>
              <w:rPr>
                <w:color w:val="000000" w:themeColor="text1"/>
                <w:sz w:val="16"/>
                <w:szCs w:val="16"/>
              </w:rPr>
            </w:pPr>
          </w:p>
          <w:p w14:paraId="6DEA01C5"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4552E33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1990-1</w:t>
            </w:r>
          </w:p>
          <w:p w14:paraId="17E3B08A" w14:textId="77777777" w:rsidR="0043448C" w:rsidRPr="000D21C0" w:rsidRDefault="0043448C" w:rsidP="0043448C">
            <w:pPr>
              <w:spacing w:line="259" w:lineRule="auto"/>
              <w:rPr>
                <w:color w:val="000000" w:themeColor="text1"/>
                <w:sz w:val="16"/>
                <w:szCs w:val="16"/>
              </w:rPr>
            </w:pPr>
          </w:p>
          <w:p w14:paraId="14F865C4"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1864DC8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13,481</w:t>
            </w:r>
          </w:p>
          <w:p w14:paraId="706E10F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w:t>
            </w:r>
          </w:p>
          <w:p w14:paraId="498CFA31" w14:textId="77777777" w:rsidR="0043448C" w:rsidRPr="000D21C0" w:rsidRDefault="0043448C" w:rsidP="0043448C">
            <w:pPr>
              <w:spacing w:line="259" w:lineRule="auto"/>
              <w:rPr>
                <w:color w:val="000000" w:themeColor="text1"/>
                <w:sz w:val="16"/>
                <w:szCs w:val="16"/>
              </w:rPr>
            </w:pPr>
          </w:p>
          <w:p w14:paraId="40670164" w14:textId="77777777" w:rsidR="0043448C" w:rsidRPr="000D21C0" w:rsidRDefault="0043448C" w:rsidP="0043448C">
            <w:pPr>
              <w:rPr>
                <w:color w:val="000000" w:themeColor="text1"/>
                <w:sz w:val="16"/>
                <w:szCs w:val="16"/>
              </w:rPr>
            </w:pPr>
            <w:r w:rsidRPr="000D21C0">
              <w:rPr>
                <w:color w:val="000000" w:themeColor="text1"/>
                <w:sz w:val="16"/>
                <w:szCs w:val="16"/>
              </w:rPr>
              <w:t>Including:</w:t>
            </w:r>
          </w:p>
          <w:p w14:paraId="4AAD402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9,622 Kurdish</w:t>
            </w:r>
          </w:p>
          <w:p w14:paraId="738213EB" w14:textId="77777777" w:rsidR="0043448C" w:rsidRPr="000D21C0" w:rsidRDefault="0043448C" w:rsidP="0043448C">
            <w:pPr>
              <w:spacing w:line="259" w:lineRule="auto"/>
              <w:rPr>
                <w:color w:val="000000" w:themeColor="text1"/>
                <w:sz w:val="16"/>
                <w:szCs w:val="16"/>
              </w:rPr>
            </w:pPr>
          </w:p>
        </w:tc>
        <w:tc>
          <w:tcPr>
            <w:tcW w:w="0" w:type="auto"/>
            <w:shd w:val="clear" w:color="auto" w:fill="A6A6A6" w:themeFill="background1" w:themeFillShade="A6"/>
          </w:tcPr>
          <w:p w14:paraId="604307B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8,871</w:t>
            </w:r>
          </w:p>
          <w:p w14:paraId="068C06A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w:t>
            </w:r>
          </w:p>
        </w:tc>
        <w:tc>
          <w:tcPr>
            <w:tcW w:w="0" w:type="auto"/>
            <w:shd w:val="clear" w:color="auto" w:fill="A6A6A6" w:themeFill="background1" w:themeFillShade="A6"/>
          </w:tcPr>
          <w:p w14:paraId="44E8AC6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102</w:t>
            </w:r>
          </w:p>
        </w:tc>
        <w:tc>
          <w:tcPr>
            <w:tcW w:w="0" w:type="auto"/>
            <w:shd w:val="clear" w:color="auto" w:fill="A6A6A6" w:themeFill="background1" w:themeFillShade="A6"/>
          </w:tcPr>
          <w:p w14:paraId="2D29F269"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Kurdish</w:t>
            </w:r>
          </w:p>
          <w:p w14:paraId="3D457292"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Iraqi/Kuwaiti</w:t>
            </w:r>
          </w:p>
          <w:p w14:paraId="2C492F5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Haitian</w:t>
            </w:r>
          </w:p>
          <w:p w14:paraId="0EAB0B4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52DD873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Vietnamese</w:t>
            </w:r>
          </w:p>
        </w:tc>
        <w:tc>
          <w:tcPr>
            <w:tcW w:w="999" w:type="dxa"/>
            <w:shd w:val="clear" w:color="auto" w:fill="A6A6A6" w:themeFill="background1" w:themeFillShade="A6"/>
          </w:tcPr>
          <w:p w14:paraId="1799986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w:t>
            </w:r>
          </w:p>
        </w:tc>
        <w:tc>
          <w:tcPr>
            <w:tcW w:w="1016" w:type="dxa"/>
            <w:shd w:val="clear" w:color="auto" w:fill="A6A6A6" w:themeFill="background1" w:themeFillShade="A6"/>
          </w:tcPr>
          <w:p w14:paraId="7A77B90C" w14:textId="77777777" w:rsidR="0043448C" w:rsidRPr="000D21C0" w:rsidRDefault="0043448C" w:rsidP="0043448C">
            <w:pPr>
              <w:spacing w:line="259" w:lineRule="auto"/>
              <w:rPr>
                <w:color w:val="000000" w:themeColor="text1"/>
                <w:sz w:val="16"/>
                <w:szCs w:val="16"/>
              </w:rPr>
            </w:pPr>
          </w:p>
          <w:p w14:paraId="5E02EC3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1992-2003</w:t>
            </w:r>
          </w:p>
          <w:p w14:paraId="312C87FE" w14:textId="77777777" w:rsidR="0043448C" w:rsidRPr="000D21C0" w:rsidRDefault="0043448C" w:rsidP="0043448C">
            <w:pPr>
              <w:spacing w:line="259" w:lineRule="auto"/>
              <w:rPr>
                <w:color w:val="000000" w:themeColor="text1"/>
                <w:sz w:val="16"/>
                <w:szCs w:val="16"/>
              </w:rPr>
            </w:pPr>
          </w:p>
        </w:tc>
        <w:tc>
          <w:tcPr>
            <w:tcW w:w="0" w:type="auto"/>
            <w:vMerge w:val="restart"/>
            <w:shd w:val="clear" w:color="auto" w:fill="A6A6A6" w:themeFill="background1" w:themeFillShade="A6"/>
          </w:tcPr>
          <w:p w14:paraId="1469F3D7" w14:textId="77777777" w:rsidR="0043448C" w:rsidRPr="000D21C0" w:rsidRDefault="0043448C" w:rsidP="0043448C">
            <w:pPr>
              <w:spacing w:line="259" w:lineRule="auto"/>
              <w:rPr>
                <w:color w:val="000000" w:themeColor="text1"/>
                <w:sz w:val="16"/>
                <w:szCs w:val="16"/>
              </w:rPr>
            </w:pPr>
          </w:p>
          <w:p w14:paraId="3FBC4D68" w14:textId="77777777" w:rsidR="0043448C" w:rsidRPr="000D21C0" w:rsidRDefault="0043448C" w:rsidP="0043448C">
            <w:pPr>
              <w:spacing w:line="259" w:lineRule="auto"/>
              <w:rPr>
                <w:color w:val="000000" w:themeColor="text1"/>
                <w:sz w:val="16"/>
                <w:szCs w:val="16"/>
              </w:rPr>
            </w:pPr>
          </w:p>
          <w:p w14:paraId="35F2618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59,079</w:t>
            </w:r>
          </w:p>
          <w:p w14:paraId="2E9359B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(2,363)</w:t>
            </w:r>
          </w:p>
        </w:tc>
        <w:tc>
          <w:tcPr>
            <w:tcW w:w="0" w:type="auto"/>
            <w:vMerge w:val="restart"/>
            <w:shd w:val="clear" w:color="auto" w:fill="A6A6A6" w:themeFill="background1" w:themeFillShade="A6"/>
          </w:tcPr>
          <w:p w14:paraId="65E5C919" w14:textId="77777777" w:rsidR="0043448C" w:rsidRPr="000D21C0" w:rsidRDefault="0043448C" w:rsidP="0043448C">
            <w:pPr>
              <w:spacing w:line="259" w:lineRule="auto"/>
              <w:rPr>
                <w:color w:val="000000" w:themeColor="text1"/>
                <w:sz w:val="16"/>
                <w:szCs w:val="16"/>
              </w:rPr>
            </w:pPr>
          </w:p>
          <w:p w14:paraId="3B60BB72" w14:textId="77777777" w:rsidR="0043448C" w:rsidRPr="000D21C0" w:rsidRDefault="0043448C" w:rsidP="0043448C">
            <w:pPr>
              <w:spacing w:line="259" w:lineRule="auto"/>
              <w:rPr>
                <w:color w:val="000000" w:themeColor="text1"/>
                <w:sz w:val="16"/>
                <w:szCs w:val="16"/>
              </w:rPr>
            </w:pPr>
          </w:p>
          <w:p w14:paraId="0903C57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28,572</w:t>
            </w:r>
          </w:p>
        </w:tc>
      </w:tr>
      <w:tr w:rsidR="0043448C" w:rsidRPr="000D21C0" w14:paraId="6B056F81" w14:textId="77777777" w:rsidTr="008F31F1">
        <w:trPr>
          <w:gridAfter w:val="1"/>
          <w:trHeight w:val="626"/>
        </w:trPr>
        <w:tc>
          <w:tcPr>
            <w:tcW w:w="0" w:type="auto"/>
            <w:gridSpan w:val="2"/>
            <w:vMerge/>
            <w:shd w:val="clear" w:color="auto" w:fill="A6A6A6" w:themeFill="background1" w:themeFillShade="A6"/>
            <w:vAlign w:val="bottom"/>
          </w:tcPr>
          <w:p w14:paraId="47682119"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00CAA7E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2003-2011</w:t>
            </w:r>
          </w:p>
          <w:p w14:paraId="7998315D"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5EAAC4E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52,764</w:t>
            </w:r>
          </w:p>
          <w:p w14:paraId="5851C57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w:t>
            </w:r>
          </w:p>
        </w:tc>
        <w:tc>
          <w:tcPr>
            <w:tcW w:w="0" w:type="auto"/>
            <w:shd w:val="clear" w:color="auto" w:fill="A6A6A6" w:themeFill="background1" w:themeFillShade="A6"/>
          </w:tcPr>
          <w:p w14:paraId="54121CE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37,248</w:t>
            </w:r>
          </w:p>
          <w:p w14:paraId="55EAE71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tc>
        <w:tc>
          <w:tcPr>
            <w:tcW w:w="0" w:type="auto"/>
            <w:shd w:val="clear" w:color="auto" w:fill="A6A6A6" w:themeFill="background1" w:themeFillShade="A6"/>
          </w:tcPr>
          <w:p w14:paraId="2FB020C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1,290</w:t>
            </w:r>
          </w:p>
        </w:tc>
        <w:tc>
          <w:tcPr>
            <w:tcW w:w="0" w:type="auto"/>
            <w:shd w:val="clear" w:color="auto" w:fill="A6A6A6" w:themeFill="background1" w:themeFillShade="A6"/>
          </w:tcPr>
          <w:p w14:paraId="12E6D18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3C001FD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6BD1B2F2"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Iraqi</w:t>
            </w:r>
          </w:p>
          <w:p w14:paraId="66CAF13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American/Katrina</w:t>
            </w:r>
          </w:p>
          <w:p w14:paraId="1293A14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Sudanese</w:t>
            </w:r>
          </w:p>
        </w:tc>
        <w:tc>
          <w:tcPr>
            <w:tcW w:w="999" w:type="dxa"/>
            <w:shd w:val="clear" w:color="auto" w:fill="A6A6A6" w:themeFill="background1" w:themeFillShade="A6"/>
          </w:tcPr>
          <w:p w14:paraId="449E9DF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270</w:t>
            </w:r>
          </w:p>
        </w:tc>
        <w:tc>
          <w:tcPr>
            <w:tcW w:w="1016" w:type="dxa"/>
            <w:shd w:val="clear" w:color="auto" w:fill="A6A6A6" w:themeFill="background1" w:themeFillShade="A6"/>
          </w:tcPr>
          <w:p w14:paraId="141E2A8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2012-25</w:t>
            </w:r>
          </w:p>
        </w:tc>
        <w:tc>
          <w:tcPr>
            <w:tcW w:w="0" w:type="auto"/>
            <w:vMerge/>
            <w:shd w:val="clear" w:color="auto" w:fill="A6A6A6" w:themeFill="background1" w:themeFillShade="A6"/>
          </w:tcPr>
          <w:p w14:paraId="64514551" w14:textId="77777777" w:rsidR="0043448C" w:rsidRPr="000D21C0" w:rsidRDefault="0043448C" w:rsidP="0043448C">
            <w:pPr>
              <w:spacing w:line="259" w:lineRule="auto"/>
              <w:rPr>
                <w:color w:val="000000" w:themeColor="text1"/>
                <w:sz w:val="16"/>
                <w:szCs w:val="16"/>
              </w:rPr>
            </w:pPr>
          </w:p>
        </w:tc>
        <w:tc>
          <w:tcPr>
            <w:tcW w:w="0" w:type="auto"/>
            <w:vMerge/>
            <w:shd w:val="clear" w:color="auto" w:fill="A6A6A6" w:themeFill="background1" w:themeFillShade="A6"/>
          </w:tcPr>
          <w:p w14:paraId="1CDD25F2" w14:textId="77777777" w:rsidR="0043448C" w:rsidRPr="000D21C0" w:rsidRDefault="0043448C" w:rsidP="0043448C">
            <w:pPr>
              <w:spacing w:line="259" w:lineRule="auto"/>
              <w:rPr>
                <w:color w:val="000000" w:themeColor="text1"/>
                <w:sz w:val="16"/>
                <w:szCs w:val="16"/>
              </w:rPr>
            </w:pPr>
          </w:p>
        </w:tc>
      </w:tr>
      <w:tr w:rsidR="0043448C" w:rsidRPr="000D21C0" w14:paraId="5D7D4384" w14:textId="77777777" w:rsidTr="008F31F1">
        <w:trPr>
          <w:gridAfter w:val="1"/>
          <w:trHeight w:val="783"/>
        </w:trPr>
        <w:tc>
          <w:tcPr>
            <w:tcW w:w="0" w:type="auto"/>
            <w:gridSpan w:val="2"/>
            <w:vMerge w:val="restart"/>
            <w:shd w:val="clear" w:color="auto" w:fill="A6A6A6" w:themeFill="background1" w:themeFillShade="A6"/>
            <w:vAlign w:val="bottom"/>
          </w:tcPr>
          <w:p w14:paraId="4A93A9B7" w14:textId="77777777" w:rsidR="0043448C" w:rsidRPr="000D21C0" w:rsidRDefault="0043448C" w:rsidP="0043448C">
            <w:pPr>
              <w:spacing w:line="259" w:lineRule="auto"/>
              <w:rPr>
                <w:color w:val="000000" w:themeColor="text1"/>
                <w:sz w:val="16"/>
                <w:szCs w:val="16"/>
              </w:rPr>
            </w:pPr>
          </w:p>
          <w:p w14:paraId="1DE2A314" w14:textId="77777777" w:rsidR="0043448C" w:rsidRPr="000D21C0" w:rsidRDefault="0043448C" w:rsidP="0043448C">
            <w:pPr>
              <w:spacing w:line="259" w:lineRule="auto"/>
              <w:rPr>
                <w:color w:val="000000" w:themeColor="text1"/>
                <w:sz w:val="16"/>
                <w:szCs w:val="16"/>
              </w:rPr>
            </w:pPr>
          </w:p>
          <w:p w14:paraId="1A9708B0" w14:textId="77777777" w:rsidR="0043448C" w:rsidRPr="000D21C0" w:rsidRDefault="0043448C" w:rsidP="0043448C">
            <w:pPr>
              <w:spacing w:line="259" w:lineRule="auto"/>
              <w:rPr>
                <w:color w:val="000000" w:themeColor="text1"/>
                <w:sz w:val="16"/>
                <w:szCs w:val="16"/>
              </w:rPr>
            </w:pPr>
          </w:p>
          <w:p w14:paraId="2F351A4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Gaza Wars</w:t>
            </w:r>
          </w:p>
          <w:p w14:paraId="233E2DE6" w14:textId="77777777" w:rsidR="0043448C" w:rsidRPr="000D21C0" w:rsidRDefault="0043448C" w:rsidP="0043448C">
            <w:pPr>
              <w:spacing w:line="259" w:lineRule="auto"/>
              <w:rPr>
                <w:color w:val="000000" w:themeColor="text1"/>
                <w:sz w:val="16"/>
                <w:szCs w:val="16"/>
              </w:rPr>
            </w:pPr>
          </w:p>
          <w:p w14:paraId="2373A00E" w14:textId="77777777" w:rsidR="0043448C" w:rsidRPr="000D21C0" w:rsidRDefault="0043448C" w:rsidP="0043448C">
            <w:pPr>
              <w:spacing w:line="259" w:lineRule="auto"/>
              <w:rPr>
                <w:color w:val="000000" w:themeColor="text1"/>
                <w:sz w:val="16"/>
                <w:szCs w:val="16"/>
              </w:rPr>
            </w:pPr>
          </w:p>
          <w:p w14:paraId="25D00836" w14:textId="77777777" w:rsidR="0043448C" w:rsidRPr="000D21C0" w:rsidRDefault="0043448C" w:rsidP="0043448C">
            <w:pPr>
              <w:spacing w:line="259" w:lineRule="auto"/>
              <w:rPr>
                <w:color w:val="000000" w:themeColor="text1"/>
                <w:sz w:val="16"/>
                <w:szCs w:val="16"/>
              </w:rPr>
            </w:pPr>
          </w:p>
          <w:p w14:paraId="38D7D244" w14:textId="77777777" w:rsidR="0043448C" w:rsidRPr="000D21C0" w:rsidRDefault="0043448C" w:rsidP="0043448C">
            <w:pPr>
              <w:spacing w:line="259" w:lineRule="auto"/>
              <w:rPr>
                <w:color w:val="000000" w:themeColor="text1"/>
                <w:sz w:val="16"/>
                <w:szCs w:val="16"/>
              </w:rPr>
            </w:pPr>
          </w:p>
          <w:p w14:paraId="4AAA3B97" w14:textId="77777777" w:rsidR="0043448C" w:rsidRPr="000D21C0" w:rsidRDefault="0043448C" w:rsidP="0043448C">
            <w:pPr>
              <w:spacing w:line="259" w:lineRule="auto"/>
              <w:rPr>
                <w:color w:val="000000" w:themeColor="text1"/>
                <w:sz w:val="16"/>
                <w:szCs w:val="16"/>
              </w:rPr>
            </w:pPr>
          </w:p>
          <w:p w14:paraId="7FBCF53B" w14:textId="77777777" w:rsidR="0043448C" w:rsidRPr="000D21C0" w:rsidRDefault="0043448C" w:rsidP="0043448C">
            <w:pPr>
              <w:spacing w:line="259" w:lineRule="auto"/>
              <w:rPr>
                <w:color w:val="000000" w:themeColor="text1"/>
                <w:sz w:val="16"/>
                <w:szCs w:val="16"/>
              </w:rPr>
            </w:pPr>
          </w:p>
          <w:p w14:paraId="0F18CF6C" w14:textId="77777777" w:rsidR="0043448C" w:rsidRPr="000D21C0" w:rsidRDefault="0043448C" w:rsidP="0043448C">
            <w:pPr>
              <w:spacing w:line="259" w:lineRule="auto"/>
              <w:rPr>
                <w:color w:val="000000" w:themeColor="text1"/>
                <w:sz w:val="16"/>
                <w:szCs w:val="16"/>
              </w:rPr>
            </w:pPr>
          </w:p>
          <w:p w14:paraId="45DA26CB" w14:textId="77777777" w:rsidR="0043448C" w:rsidRPr="000D21C0" w:rsidRDefault="0043448C" w:rsidP="0043448C">
            <w:pPr>
              <w:spacing w:line="259" w:lineRule="auto"/>
              <w:rPr>
                <w:color w:val="000000" w:themeColor="text1"/>
                <w:sz w:val="16"/>
                <w:szCs w:val="16"/>
              </w:rPr>
            </w:pPr>
          </w:p>
          <w:p w14:paraId="5D0F1B4D" w14:textId="77777777" w:rsidR="0043448C" w:rsidRPr="000D21C0" w:rsidRDefault="0043448C" w:rsidP="0043448C">
            <w:pPr>
              <w:spacing w:line="259" w:lineRule="auto"/>
              <w:rPr>
                <w:color w:val="000000" w:themeColor="text1"/>
                <w:sz w:val="16"/>
                <w:szCs w:val="16"/>
              </w:rPr>
            </w:pPr>
          </w:p>
          <w:p w14:paraId="279745D8"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715F466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2006 </w:t>
            </w:r>
          </w:p>
          <w:p w14:paraId="6F1C126A" w14:textId="77777777" w:rsidR="0043448C" w:rsidRPr="000D21C0" w:rsidRDefault="0043448C" w:rsidP="0043448C">
            <w:pPr>
              <w:spacing w:line="259" w:lineRule="auto"/>
              <w:rPr>
                <w:color w:val="000000" w:themeColor="text1"/>
                <w:sz w:val="16"/>
                <w:szCs w:val="16"/>
              </w:rPr>
            </w:pPr>
          </w:p>
          <w:p w14:paraId="22FB4D3E"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1DCF0A2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5,321</w:t>
            </w:r>
          </w:p>
          <w:p w14:paraId="2AC66B9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w:t>
            </w:r>
          </w:p>
          <w:p w14:paraId="19195FE3"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7D80428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4,033</w:t>
            </w:r>
          </w:p>
          <w:p w14:paraId="3C84542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p w14:paraId="3B9D8821"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257C2EA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391</w:t>
            </w:r>
          </w:p>
          <w:p w14:paraId="2816C69D" w14:textId="77777777" w:rsidR="0043448C" w:rsidRPr="000D21C0" w:rsidRDefault="0043448C" w:rsidP="0043448C">
            <w:pPr>
              <w:spacing w:line="259" w:lineRule="auto"/>
              <w:rPr>
                <w:color w:val="000000" w:themeColor="text1"/>
                <w:sz w:val="16"/>
                <w:szCs w:val="16"/>
              </w:rPr>
            </w:pPr>
          </w:p>
          <w:p w14:paraId="0CCE37E0"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5E4240C0"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 xml:space="preserve">Palestinian </w:t>
            </w:r>
          </w:p>
          <w:p w14:paraId="2EBADE5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Katrina /evacuees</w:t>
            </w:r>
          </w:p>
          <w:p w14:paraId="51EF97B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Sudanese </w:t>
            </w:r>
          </w:p>
          <w:p w14:paraId="6F9C8D4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63E53E1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Papuan asylum seekers</w:t>
            </w:r>
          </w:p>
        </w:tc>
        <w:tc>
          <w:tcPr>
            <w:tcW w:w="999" w:type="dxa"/>
            <w:shd w:val="clear" w:color="auto" w:fill="D9D9D9" w:themeFill="background1" w:themeFillShade="D9"/>
          </w:tcPr>
          <w:p w14:paraId="6C8C4CC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27</w:t>
            </w:r>
          </w:p>
          <w:p w14:paraId="5D6A4642" w14:textId="77777777" w:rsidR="0043448C" w:rsidRPr="000D21C0" w:rsidRDefault="0043448C" w:rsidP="0043448C">
            <w:pPr>
              <w:spacing w:line="259" w:lineRule="auto"/>
              <w:rPr>
                <w:color w:val="000000" w:themeColor="text1"/>
                <w:sz w:val="16"/>
                <w:szCs w:val="16"/>
              </w:rPr>
            </w:pPr>
          </w:p>
        </w:tc>
        <w:tc>
          <w:tcPr>
            <w:tcW w:w="1016" w:type="dxa"/>
            <w:shd w:val="clear" w:color="auto" w:fill="D9D9D9" w:themeFill="background1" w:themeFillShade="D9"/>
          </w:tcPr>
          <w:p w14:paraId="5116356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2007</w:t>
            </w:r>
          </w:p>
        </w:tc>
        <w:tc>
          <w:tcPr>
            <w:tcW w:w="0" w:type="auto"/>
            <w:vMerge w:val="restart"/>
            <w:shd w:val="clear" w:color="auto" w:fill="D9D9D9" w:themeFill="background1" w:themeFillShade="D9"/>
          </w:tcPr>
          <w:p w14:paraId="5C0BB20B" w14:textId="77777777" w:rsidR="0043448C" w:rsidRPr="000D21C0" w:rsidRDefault="0043448C" w:rsidP="0043448C">
            <w:pPr>
              <w:spacing w:line="259" w:lineRule="auto"/>
              <w:rPr>
                <w:color w:val="000000" w:themeColor="text1"/>
                <w:sz w:val="16"/>
                <w:szCs w:val="16"/>
              </w:rPr>
            </w:pPr>
          </w:p>
          <w:p w14:paraId="47BA32FA" w14:textId="77777777" w:rsidR="0043448C" w:rsidRPr="000D21C0" w:rsidRDefault="0043448C" w:rsidP="0043448C">
            <w:pPr>
              <w:spacing w:line="259" w:lineRule="auto"/>
              <w:rPr>
                <w:color w:val="000000" w:themeColor="text1"/>
                <w:sz w:val="16"/>
                <w:szCs w:val="16"/>
              </w:rPr>
            </w:pPr>
          </w:p>
          <w:p w14:paraId="4D4278A3" w14:textId="77777777" w:rsidR="0043448C" w:rsidRPr="000D21C0" w:rsidRDefault="0043448C" w:rsidP="0043448C">
            <w:pPr>
              <w:spacing w:line="259" w:lineRule="auto"/>
              <w:rPr>
                <w:color w:val="000000" w:themeColor="text1"/>
                <w:sz w:val="16"/>
                <w:szCs w:val="16"/>
              </w:rPr>
            </w:pPr>
          </w:p>
          <w:p w14:paraId="0A1ADA90" w14:textId="77777777" w:rsidR="0043448C" w:rsidRPr="000D21C0" w:rsidRDefault="0043448C" w:rsidP="0043448C">
            <w:pPr>
              <w:spacing w:line="259" w:lineRule="auto"/>
              <w:rPr>
                <w:color w:val="000000" w:themeColor="text1"/>
                <w:sz w:val="16"/>
                <w:szCs w:val="16"/>
              </w:rPr>
            </w:pPr>
          </w:p>
          <w:p w14:paraId="433F7584" w14:textId="77777777" w:rsidR="0043448C" w:rsidRPr="000D21C0" w:rsidRDefault="0043448C" w:rsidP="0043448C">
            <w:pPr>
              <w:spacing w:line="259" w:lineRule="auto"/>
              <w:rPr>
                <w:color w:val="000000" w:themeColor="text1"/>
                <w:sz w:val="16"/>
                <w:szCs w:val="16"/>
              </w:rPr>
            </w:pPr>
          </w:p>
          <w:p w14:paraId="748C336C" w14:textId="77777777" w:rsidR="0043448C" w:rsidRPr="000D21C0" w:rsidRDefault="0043448C" w:rsidP="0043448C">
            <w:pPr>
              <w:spacing w:line="259" w:lineRule="auto"/>
              <w:rPr>
                <w:color w:val="000000" w:themeColor="text1"/>
                <w:sz w:val="16"/>
                <w:szCs w:val="16"/>
              </w:rPr>
            </w:pPr>
          </w:p>
          <w:p w14:paraId="419DBAB5" w14:textId="77777777" w:rsidR="0043448C" w:rsidRPr="000D21C0" w:rsidRDefault="0043448C" w:rsidP="0043448C">
            <w:pPr>
              <w:spacing w:line="259" w:lineRule="auto"/>
              <w:rPr>
                <w:color w:val="000000" w:themeColor="text1"/>
                <w:sz w:val="16"/>
                <w:szCs w:val="16"/>
              </w:rPr>
            </w:pPr>
          </w:p>
          <w:p w14:paraId="5B1090FD" w14:textId="77777777" w:rsidR="0043448C" w:rsidRPr="000D21C0" w:rsidRDefault="0043448C" w:rsidP="0043448C">
            <w:pPr>
              <w:spacing w:line="259" w:lineRule="auto"/>
              <w:rPr>
                <w:color w:val="000000" w:themeColor="text1"/>
                <w:sz w:val="16"/>
                <w:szCs w:val="16"/>
              </w:rPr>
            </w:pPr>
          </w:p>
          <w:p w14:paraId="25970E9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227,738</w:t>
            </w:r>
          </w:p>
          <w:p w14:paraId="2F17275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(18,978)</w:t>
            </w:r>
          </w:p>
        </w:tc>
        <w:tc>
          <w:tcPr>
            <w:tcW w:w="0" w:type="auto"/>
            <w:vMerge w:val="restart"/>
            <w:shd w:val="clear" w:color="auto" w:fill="D9D9D9" w:themeFill="background1" w:themeFillShade="D9"/>
          </w:tcPr>
          <w:p w14:paraId="264D442C" w14:textId="77777777" w:rsidR="0043448C" w:rsidRPr="000D21C0" w:rsidRDefault="0043448C" w:rsidP="0043448C">
            <w:pPr>
              <w:spacing w:line="259" w:lineRule="auto"/>
              <w:rPr>
                <w:color w:val="000000" w:themeColor="text1"/>
                <w:sz w:val="16"/>
                <w:szCs w:val="16"/>
              </w:rPr>
            </w:pPr>
          </w:p>
          <w:p w14:paraId="7D3D005B" w14:textId="77777777" w:rsidR="0043448C" w:rsidRPr="000D21C0" w:rsidRDefault="0043448C" w:rsidP="0043448C">
            <w:pPr>
              <w:spacing w:line="259" w:lineRule="auto"/>
              <w:rPr>
                <w:color w:val="000000" w:themeColor="text1"/>
                <w:sz w:val="16"/>
                <w:szCs w:val="16"/>
              </w:rPr>
            </w:pPr>
          </w:p>
          <w:p w14:paraId="2843A1FD" w14:textId="77777777" w:rsidR="0043448C" w:rsidRPr="000D21C0" w:rsidRDefault="0043448C" w:rsidP="0043448C">
            <w:pPr>
              <w:spacing w:line="259" w:lineRule="auto"/>
              <w:rPr>
                <w:color w:val="000000" w:themeColor="text1"/>
                <w:sz w:val="16"/>
                <w:szCs w:val="16"/>
              </w:rPr>
            </w:pPr>
          </w:p>
          <w:p w14:paraId="45AA355C" w14:textId="77777777" w:rsidR="0043448C" w:rsidRPr="000D21C0" w:rsidRDefault="0043448C" w:rsidP="0043448C">
            <w:pPr>
              <w:spacing w:line="259" w:lineRule="auto"/>
              <w:rPr>
                <w:color w:val="000000" w:themeColor="text1"/>
                <w:sz w:val="16"/>
                <w:szCs w:val="16"/>
              </w:rPr>
            </w:pPr>
          </w:p>
          <w:p w14:paraId="2DCDEB15" w14:textId="77777777" w:rsidR="0043448C" w:rsidRPr="000D21C0" w:rsidRDefault="0043448C" w:rsidP="0043448C">
            <w:pPr>
              <w:spacing w:line="259" w:lineRule="auto"/>
              <w:rPr>
                <w:color w:val="000000" w:themeColor="text1"/>
                <w:sz w:val="16"/>
                <w:szCs w:val="16"/>
              </w:rPr>
            </w:pPr>
          </w:p>
          <w:p w14:paraId="4FC0443E" w14:textId="77777777" w:rsidR="0043448C" w:rsidRPr="000D21C0" w:rsidRDefault="0043448C" w:rsidP="0043448C">
            <w:pPr>
              <w:spacing w:line="259" w:lineRule="auto"/>
              <w:rPr>
                <w:color w:val="000000" w:themeColor="text1"/>
                <w:sz w:val="16"/>
                <w:szCs w:val="16"/>
              </w:rPr>
            </w:pPr>
          </w:p>
          <w:p w14:paraId="1E06E088" w14:textId="77777777" w:rsidR="0043448C" w:rsidRPr="000D21C0" w:rsidRDefault="0043448C" w:rsidP="0043448C">
            <w:pPr>
              <w:spacing w:line="259" w:lineRule="auto"/>
              <w:rPr>
                <w:color w:val="000000" w:themeColor="text1"/>
                <w:sz w:val="16"/>
                <w:szCs w:val="16"/>
              </w:rPr>
            </w:pPr>
          </w:p>
          <w:p w14:paraId="08E08B5D" w14:textId="77777777" w:rsidR="0043448C" w:rsidRPr="000D21C0" w:rsidRDefault="0043448C" w:rsidP="0043448C">
            <w:pPr>
              <w:spacing w:line="259" w:lineRule="auto"/>
              <w:rPr>
                <w:color w:val="000000" w:themeColor="text1"/>
                <w:sz w:val="16"/>
                <w:szCs w:val="16"/>
              </w:rPr>
            </w:pPr>
          </w:p>
          <w:p w14:paraId="294F2CF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35,758</w:t>
            </w:r>
          </w:p>
        </w:tc>
      </w:tr>
      <w:tr w:rsidR="0043448C" w:rsidRPr="000D21C0" w14:paraId="1BDEABF6" w14:textId="77777777" w:rsidTr="008F31F1">
        <w:trPr>
          <w:gridAfter w:val="1"/>
          <w:trHeight w:val="548"/>
        </w:trPr>
        <w:tc>
          <w:tcPr>
            <w:tcW w:w="0" w:type="auto"/>
            <w:gridSpan w:val="2"/>
            <w:vMerge/>
            <w:shd w:val="clear" w:color="auto" w:fill="A6A6A6" w:themeFill="background1" w:themeFillShade="A6"/>
            <w:vAlign w:val="bottom"/>
          </w:tcPr>
          <w:p w14:paraId="299410D9"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30570BE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2008-9 </w:t>
            </w:r>
          </w:p>
          <w:p w14:paraId="16708A2B"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767140A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14,656</w:t>
            </w:r>
          </w:p>
          <w:p w14:paraId="71CA26E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w:t>
            </w:r>
          </w:p>
          <w:p w14:paraId="734241E7"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4FE735B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10,158</w:t>
            </w:r>
          </w:p>
          <w:p w14:paraId="7404EF5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w:t>
            </w:r>
          </w:p>
        </w:tc>
        <w:tc>
          <w:tcPr>
            <w:tcW w:w="0" w:type="auto"/>
            <w:shd w:val="clear" w:color="auto" w:fill="D9D9D9" w:themeFill="background1" w:themeFillShade="D9"/>
          </w:tcPr>
          <w:p w14:paraId="7C5DF2F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590</w:t>
            </w:r>
          </w:p>
          <w:p w14:paraId="3B3E76A6"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665A8975"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Palestinian</w:t>
            </w:r>
          </w:p>
          <w:p w14:paraId="3A582E7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Iraqi</w:t>
            </w:r>
          </w:p>
          <w:p w14:paraId="63FB405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38E0B49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Sudanese</w:t>
            </w:r>
          </w:p>
          <w:p w14:paraId="1F7C8396"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Jewish</w:t>
            </w:r>
          </w:p>
        </w:tc>
        <w:tc>
          <w:tcPr>
            <w:tcW w:w="999" w:type="dxa"/>
            <w:shd w:val="clear" w:color="auto" w:fill="D9D9D9" w:themeFill="background1" w:themeFillShade="D9"/>
          </w:tcPr>
          <w:p w14:paraId="06D0C19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68</w:t>
            </w:r>
          </w:p>
          <w:p w14:paraId="119FD597" w14:textId="77777777" w:rsidR="0043448C" w:rsidRPr="000D21C0" w:rsidRDefault="0043448C" w:rsidP="0043448C">
            <w:pPr>
              <w:spacing w:line="259" w:lineRule="auto"/>
              <w:rPr>
                <w:color w:val="000000" w:themeColor="text1"/>
                <w:sz w:val="16"/>
                <w:szCs w:val="16"/>
              </w:rPr>
            </w:pPr>
          </w:p>
        </w:tc>
        <w:tc>
          <w:tcPr>
            <w:tcW w:w="1016" w:type="dxa"/>
            <w:shd w:val="clear" w:color="auto" w:fill="D9D9D9" w:themeFill="background1" w:themeFillShade="D9"/>
          </w:tcPr>
          <w:p w14:paraId="3BD1AE8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2010-11</w:t>
            </w:r>
          </w:p>
        </w:tc>
        <w:tc>
          <w:tcPr>
            <w:tcW w:w="0" w:type="auto"/>
            <w:vMerge/>
            <w:shd w:val="clear" w:color="auto" w:fill="D9D9D9" w:themeFill="background1" w:themeFillShade="D9"/>
          </w:tcPr>
          <w:p w14:paraId="7620BB51"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60BF098F" w14:textId="77777777" w:rsidR="0043448C" w:rsidRPr="000D21C0" w:rsidRDefault="0043448C" w:rsidP="0043448C">
            <w:pPr>
              <w:spacing w:line="259" w:lineRule="auto"/>
              <w:rPr>
                <w:color w:val="000000" w:themeColor="text1"/>
                <w:sz w:val="16"/>
                <w:szCs w:val="16"/>
              </w:rPr>
            </w:pPr>
          </w:p>
        </w:tc>
      </w:tr>
      <w:tr w:rsidR="0043448C" w:rsidRPr="000D21C0" w14:paraId="7F870AA3" w14:textId="77777777" w:rsidTr="008F31F1">
        <w:trPr>
          <w:gridAfter w:val="1"/>
          <w:trHeight w:val="532"/>
        </w:trPr>
        <w:tc>
          <w:tcPr>
            <w:tcW w:w="0" w:type="auto"/>
            <w:gridSpan w:val="2"/>
            <w:vMerge/>
            <w:shd w:val="clear" w:color="auto" w:fill="A6A6A6" w:themeFill="background1" w:themeFillShade="A6"/>
            <w:vAlign w:val="bottom"/>
          </w:tcPr>
          <w:p w14:paraId="4877BD41"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34A44BF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2012</w:t>
            </w:r>
          </w:p>
        </w:tc>
        <w:tc>
          <w:tcPr>
            <w:tcW w:w="1133" w:type="dxa"/>
            <w:shd w:val="clear" w:color="auto" w:fill="D9D9D9" w:themeFill="background1" w:themeFillShade="D9"/>
          </w:tcPr>
          <w:p w14:paraId="1E041FE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7,290</w:t>
            </w:r>
          </w:p>
          <w:p w14:paraId="1F487F1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w:t>
            </w:r>
          </w:p>
          <w:p w14:paraId="3B415D18"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559D283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4,522</w:t>
            </w:r>
          </w:p>
          <w:p w14:paraId="091D0FF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w:t>
            </w:r>
          </w:p>
        </w:tc>
        <w:tc>
          <w:tcPr>
            <w:tcW w:w="0" w:type="auto"/>
            <w:shd w:val="clear" w:color="auto" w:fill="D9D9D9" w:themeFill="background1" w:themeFillShade="D9"/>
          </w:tcPr>
          <w:p w14:paraId="3AFB2B5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481</w:t>
            </w:r>
          </w:p>
          <w:p w14:paraId="50BB4914"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3BEF6A3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Syrian </w:t>
            </w:r>
          </w:p>
          <w:p w14:paraId="6ACBAE87"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 xml:space="preserve">Palestinian </w:t>
            </w:r>
          </w:p>
          <w:p w14:paraId="22F3615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6DEAEB0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Jewish </w:t>
            </w:r>
          </w:p>
          <w:p w14:paraId="6848296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Sudanese</w:t>
            </w:r>
          </w:p>
        </w:tc>
        <w:tc>
          <w:tcPr>
            <w:tcW w:w="999" w:type="dxa"/>
            <w:shd w:val="clear" w:color="auto" w:fill="D9D9D9" w:themeFill="background1" w:themeFillShade="D9"/>
          </w:tcPr>
          <w:p w14:paraId="3368A8E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26</w:t>
            </w:r>
          </w:p>
          <w:p w14:paraId="5123D1D9" w14:textId="77777777" w:rsidR="0043448C" w:rsidRPr="000D21C0" w:rsidRDefault="0043448C" w:rsidP="0043448C">
            <w:pPr>
              <w:spacing w:line="259" w:lineRule="auto"/>
              <w:rPr>
                <w:color w:val="000000" w:themeColor="text1"/>
                <w:sz w:val="16"/>
                <w:szCs w:val="16"/>
              </w:rPr>
            </w:pPr>
          </w:p>
        </w:tc>
        <w:tc>
          <w:tcPr>
            <w:tcW w:w="1016" w:type="dxa"/>
            <w:shd w:val="clear" w:color="auto" w:fill="D9D9D9" w:themeFill="background1" w:themeFillShade="D9"/>
          </w:tcPr>
          <w:p w14:paraId="6636535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2013</w:t>
            </w:r>
          </w:p>
        </w:tc>
        <w:tc>
          <w:tcPr>
            <w:tcW w:w="0" w:type="auto"/>
            <w:vMerge/>
            <w:shd w:val="clear" w:color="auto" w:fill="D9D9D9" w:themeFill="background1" w:themeFillShade="D9"/>
          </w:tcPr>
          <w:p w14:paraId="4D2709F7"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6DB623C4" w14:textId="77777777" w:rsidR="0043448C" w:rsidRPr="000D21C0" w:rsidRDefault="0043448C" w:rsidP="0043448C">
            <w:pPr>
              <w:spacing w:line="259" w:lineRule="auto"/>
              <w:rPr>
                <w:color w:val="000000" w:themeColor="text1"/>
                <w:sz w:val="16"/>
                <w:szCs w:val="16"/>
              </w:rPr>
            </w:pPr>
          </w:p>
        </w:tc>
      </w:tr>
      <w:tr w:rsidR="0043448C" w:rsidRPr="000D21C0" w14:paraId="17A91C22" w14:textId="77777777" w:rsidTr="008F31F1">
        <w:trPr>
          <w:gridAfter w:val="1"/>
          <w:trHeight w:val="548"/>
        </w:trPr>
        <w:tc>
          <w:tcPr>
            <w:tcW w:w="0" w:type="auto"/>
            <w:gridSpan w:val="2"/>
            <w:vMerge/>
            <w:shd w:val="clear" w:color="auto" w:fill="A6A6A6" w:themeFill="background1" w:themeFillShade="A6"/>
            <w:vAlign w:val="bottom"/>
          </w:tcPr>
          <w:p w14:paraId="7AB019E7"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50DEBB8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2014</w:t>
            </w:r>
          </w:p>
          <w:p w14:paraId="0BCC6F87"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3CDF46D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9,534</w:t>
            </w:r>
          </w:p>
          <w:p w14:paraId="5CAD73C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w:t>
            </w:r>
          </w:p>
        </w:tc>
        <w:tc>
          <w:tcPr>
            <w:tcW w:w="0" w:type="auto"/>
            <w:shd w:val="clear" w:color="auto" w:fill="D9D9D9" w:themeFill="background1" w:themeFillShade="D9"/>
          </w:tcPr>
          <w:p w14:paraId="05408D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6,470</w:t>
            </w:r>
          </w:p>
          <w:p w14:paraId="1882A99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tc>
        <w:tc>
          <w:tcPr>
            <w:tcW w:w="0" w:type="auto"/>
            <w:shd w:val="clear" w:color="auto" w:fill="D9D9D9" w:themeFill="background1" w:themeFillShade="D9"/>
          </w:tcPr>
          <w:p w14:paraId="67B10A7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596</w:t>
            </w:r>
          </w:p>
          <w:p w14:paraId="0DEBD77F" w14:textId="77777777" w:rsidR="0043448C" w:rsidRPr="000D21C0" w:rsidRDefault="0043448C" w:rsidP="0043448C">
            <w:pPr>
              <w:spacing w:line="259" w:lineRule="auto"/>
              <w:rPr>
                <w:color w:val="000000" w:themeColor="text1"/>
                <w:sz w:val="16"/>
                <w:szCs w:val="16"/>
              </w:rPr>
            </w:pPr>
          </w:p>
        </w:tc>
        <w:tc>
          <w:tcPr>
            <w:tcW w:w="0" w:type="auto"/>
            <w:shd w:val="clear" w:color="auto" w:fill="D9D9D9" w:themeFill="background1" w:themeFillShade="D9"/>
          </w:tcPr>
          <w:p w14:paraId="2BB6C93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Syrian </w:t>
            </w:r>
          </w:p>
          <w:p w14:paraId="1E518DDC"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 xml:space="preserve">Palestinian </w:t>
            </w:r>
          </w:p>
          <w:p w14:paraId="39BBECB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7975005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Sudanese </w:t>
            </w:r>
          </w:p>
          <w:p w14:paraId="189C18D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Somali</w:t>
            </w:r>
          </w:p>
        </w:tc>
        <w:tc>
          <w:tcPr>
            <w:tcW w:w="999" w:type="dxa"/>
            <w:shd w:val="clear" w:color="auto" w:fill="D9D9D9" w:themeFill="background1" w:themeFillShade="D9"/>
          </w:tcPr>
          <w:p w14:paraId="3771281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w:t>
            </w:r>
          </w:p>
          <w:p w14:paraId="0B1C31EF" w14:textId="77777777" w:rsidR="0043448C" w:rsidRPr="000D21C0" w:rsidRDefault="0043448C" w:rsidP="0043448C">
            <w:pPr>
              <w:spacing w:line="259" w:lineRule="auto"/>
              <w:rPr>
                <w:color w:val="000000" w:themeColor="text1"/>
                <w:sz w:val="16"/>
                <w:szCs w:val="16"/>
              </w:rPr>
            </w:pPr>
          </w:p>
        </w:tc>
        <w:tc>
          <w:tcPr>
            <w:tcW w:w="1016" w:type="dxa"/>
            <w:shd w:val="clear" w:color="auto" w:fill="D9D9D9" w:themeFill="background1" w:themeFillShade="D9"/>
          </w:tcPr>
          <w:p w14:paraId="53B4520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2015-23</w:t>
            </w:r>
          </w:p>
        </w:tc>
        <w:tc>
          <w:tcPr>
            <w:tcW w:w="0" w:type="auto"/>
            <w:vMerge/>
            <w:shd w:val="clear" w:color="auto" w:fill="D9D9D9" w:themeFill="background1" w:themeFillShade="D9"/>
          </w:tcPr>
          <w:p w14:paraId="47BC875A" w14:textId="77777777" w:rsidR="0043448C" w:rsidRPr="000D21C0" w:rsidRDefault="0043448C" w:rsidP="0043448C">
            <w:pPr>
              <w:spacing w:line="259" w:lineRule="auto"/>
              <w:rPr>
                <w:color w:val="000000" w:themeColor="text1"/>
                <w:sz w:val="16"/>
                <w:szCs w:val="16"/>
              </w:rPr>
            </w:pPr>
          </w:p>
        </w:tc>
        <w:tc>
          <w:tcPr>
            <w:tcW w:w="0" w:type="auto"/>
            <w:vMerge/>
            <w:shd w:val="clear" w:color="auto" w:fill="D9D9D9" w:themeFill="background1" w:themeFillShade="D9"/>
          </w:tcPr>
          <w:p w14:paraId="26A15E3D" w14:textId="77777777" w:rsidR="0043448C" w:rsidRPr="000D21C0" w:rsidRDefault="0043448C" w:rsidP="0043448C">
            <w:pPr>
              <w:spacing w:line="259" w:lineRule="auto"/>
              <w:rPr>
                <w:color w:val="000000" w:themeColor="text1"/>
                <w:sz w:val="16"/>
                <w:szCs w:val="16"/>
              </w:rPr>
            </w:pPr>
          </w:p>
        </w:tc>
      </w:tr>
      <w:tr w:rsidR="0043448C" w:rsidRPr="000D21C0" w14:paraId="57264665" w14:textId="77777777" w:rsidTr="008F31F1">
        <w:trPr>
          <w:gridAfter w:val="4"/>
          <w:wAfter w:w="3155" w:type="dxa"/>
          <w:trHeight w:val="266"/>
        </w:trPr>
        <w:tc>
          <w:tcPr>
            <w:tcW w:w="0" w:type="auto"/>
            <w:gridSpan w:val="2"/>
            <w:vMerge/>
            <w:shd w:val="clear" w:color="auto" w:fill="A6A6A6" w:themeFill="background1" w:themeFillShade="A6"/>
            <w:vAlign w:val="bottom"/>
          </w:tcPr>
          <w:p w14:paraId="4DA91340"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tcPr>
          <w:p w14:paraId="6A54625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2024-5</w:t>
            </w:r>
          </w:p>
        </w:tc>
        <w:tc>
          <w:tcPr>
            <w:tcW w:w="1133" w:type="dxa"/>
            <w:shd w:val="clear" w:color="auto" w:fill="A6A6A6" w:themeFill="background1" w:themeFillShade="A6"/>
          </w:tcPr>
          <w:p w14:paraId="424E0A4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49,474</w:t>
            </w:r>
          </w:p>
          <w:p w14:paraId="46EE5CF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(32%)</w:t>
            </w:r>
          </w:p>
        </w:tc>
        <w:tc>
          <w:tcPr>
            <w:tcW w:w="0" w:type="auto"/>
            <w:shd w:val="clear" w:color="auto" w:fill="A6A6A6" w:themeFill="background1" w:themeFillShade="A6"/>
          </w:tcPr>
          <w:p w14:paraId="4170D7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36,830</w:t>
            </w:r>
          </w:p>
          <w:p w14:paraId="2114BC0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(37%)</w:t>
            </w:r>
          </w:p>
        </w:tc>
        <w:tc>
          <w:tcPr>
            <w:tcW w:w="0" w:type="auto"/>
            <w:shd w:val="clear" w:color="auto" w:fill="A6A6A6" w:themeFill="background1" w:themeFillShade="A6"/>
          </w:tcPr>
          <w:p w14:paraId="337E347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908</w:t>
            </w:r>
          </w:p>
        </w:tc>
        <w:tc>
          <w:tcPr>
            <w:tcW w:w="0" w:type="auto"/>
            <w:shd w:val="clear" w:color="auto" w:fill="A6A6A6" w:themeFill="background1" w:themeFillShade="A6"/>
          </w:tcPr>
          <w:p w14:paraId="0BB027A8" w14:textId="77777777" w:rsidR="0043448C" w:rsidRPr="000D21C0" w:rsidRDefault="0043448C" w:rsidP="0043448C">
            <w:pPr>
              <w:spacing w:line="259" w:lineRule="auto"/>
              <w:rPr>
                <w:b/>
                <w:bCs/>
                <w:color w:val="000000" w:themeColor="text1"/>
                <w:sz w:val="16"/>
                <w:szCs w:val="16"/>
              </w:rPr>
            </w:pPr>
            <w:r w:rsidRPr="000D21C0">
              <w:rPr>
                <w:b/>
                <w:bCs/>
                <w:color w:val="000000" w:themeColor="text1"/>
                <w:sz w:val="16"/>
                <w:szCs w:val="16"/>
              </w:rPr>
              <w:t>Palestinian/</w:t>
            </w:r>
          </w:p>
          <w:p w14:paraId="7FEE0AC1"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 xml:space="preserve">“Nuseirat” </w:t>
            </w:r>
          </w:p>
          <w:p w14:paraId="6A1F8D3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Ukrainian </w:t>
            </w:r>
          </w:p>
          <w:p w14:paraId="57786D0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Syrian </w:t>
            </w:r>
          </w:p>
          <w:p w14:paraId="41FBE31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7744982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shd w:val="clear" w:color="auto" w:fill="A6A6A6" w:themeFill="background1" w:themeFillShade="A6"/>
          </w:tcPr>
          <w:p w14:paraId="1D8D774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97</w:t>
            </w:r>
          </w:p>
        </w:tc>
      </w:tr>
      <w:tr w:rsidR="0043448C" w:rsidRPr="000D21C0" w14:paraId="383A5B32" w14:textId="77777777" w:rsidTr="008F31F1">
        <w:trPr>
          <w:gridAfter w:val="1"/>
          <w:trHeight w:val="266"/>
        </w:trPr>
        <w:tc>
          <w:tcPr>
            <w:tcW w:w="0" w:type="auto"/>
            <w:gridSpan w:val="2"/>
            <w:shd w:val="clear" w:color="auto" w:fill="D9D9D9" w:themeFill="background1" w:themeFillShade="D9"/>
            <w:vAlign w:val="bottom"/>
          </w:tcPr>
          <w:p w14:paraId="72677BD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Pakistan Insurgency</w:t>
            </w:r>
          </w:p>
          <w:p w14:paraId="0706B735" w14:textId="77777777" w:rsidR="0043448C" w:rsidRPr="000D21C0" w:rsidRDefault="0043448C" w:rsidP="0043448C">
            <w:pPr>
              <w:spacing w:line="259" w:lineRule="auto"/>
              <w:rPr>
                <w:color w:val="000000" w:themeColor="text1"/>
                <w:sz w:val="16"/>
                <w:szCs w:val="16"/>
              </w:rPr>
            </w:pPr>
          </w:p>
          <w:p w14:paraId="27AF267A"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0563CEF8" w14:textId="77777777" w:rsidR="0043448C" w:rsidRPr="000D21C0" w:rsidRDefault="0043448C" w:rsidP="0043448C">
            <w:pPr>
              <w:spacing w:line="259" w:lineRule="auto"/>
              <w:rPr>
                <w:color w:val="000000" w:themeColor="text1"/>
                <w:sz w:val="16"/>
                <w:szCs w:val="16"/>
              </w:rPr>
            </w:pPr>
          </w:p>
          <w:p w14:paraId="6107BFD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2009</w:t>
            </w:r>
          </w:p>
        </w:tc>
        <w:tc>
          <w:tcPr>
            <w:tcW w:w="1133" w:type="dxa"/>
            <w:shd w:val="clear" w:color="auto" w:fill="D9D9D9" w:themeFill="background1" w:themeFillShade="D9"/>
          </w:tcPr>
          <w:p w14:paraId="0158248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3,302</w:t>
            </w:r>
          </w:p>
          <w:p w14:paraId="2D7D2A9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w:t>
            </w:r>
          </w:p>
        </w:tc>
        <w:tc>
          <w:tcPr>
            <w:tcW w:w="0" w:type="auto"/>
            <w:shd w:val="clear" w:color="auto" w:fill="D9D9D9" w:themeFill="background1" w:themeFillShade="D9"/>
          </w:tcPr>
          <w:p w14:paraId="35D72EB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1,036</w:t>
            </w:r>
          </w:p>
          <w:p w14:paraId="1B27AAEA" w14:textId="77777777" w:rsidR="0043448C" w:rsidRPr="000D21C0" w:rsidRDefault="0043448C" w:rsidP="0043448C">
            <w:pPr>
              <w:spacing w:line="259" w:lineRule="auto"/>
              <w:rPr>
                <w:color w:val="000000" w:themeColor="text1"/>
                <w:sz w:val="16"/>
                <w:szCs w:val="16"/>
                <w:lang w:val="sr-Latn-RS"/>
              </w:rPr>
            </w:pPr>
            <w:r w:rsidRPr="000D21C0">
              <w:rPr>
                <w:color w:val="000000" w:themeColor="text1"/>
                <w:sz w:val="16"/>
                <w:szCs w:val="16"/>
                <w:lang w:val="sr-Latn-RS"/>
              </w:rPr>
              <w:t>(3%)</w:t>
            </w:r>
          </w:p>
        </w:tc>
        <w:tc>
          <w:tcPr>
            <w:tcW w:w="0" w:type="auto"/>
            <w:shd w:val="clear" w:color="auto" w:fill="D9D9D9" w:themeFill="background1" w:themeFillShade="D9"/>
          </w:tcPr>
          <w:p w14:paraId="5BD484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265</w:t>
            </w:r>
          </w:p>
        </w:tc>
        <w:tc>
          <w:tcPr>
            <w:tcW w:w="0" w:type="auto"/>
            <w:shd w:val="clear" w:color="auto" w:fill="D9D9D9" w:themeFill="background1" w:themeFillShade="D9"/>
          </w:tcPr>
          <w:p w14:paraId="02D938F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Palestinian/Jabaliya</w:t>
            </w:r>
          </w:p>
          <w:p w14:paraId="626C09D7" w14:textId="77777777" w:rsidR="0043448C" w:rsidRPr="000D21C0" w:rsidRDefault="0043448C" w:rsidP="0043448C">
            <w:pPr>
              <w:keepNext/>
              <w:outlineLvl w:val="1"/>
              <w:rPr>
                <w:b/>
                <w:bCs/>
                <w:color w:val="000000" w:themeColor="text1"/>
                <w:sz w:val="16"/>
                <w:szCs w:val="16"/>
              </w:rPr>
            </w:pPr>
            <w:r w:rsidRPr="000D21C0">
              <w:rPr>
                <w:b/>
                <w:bCs/>
                <w:color w:val="000000" w:themeColor="text1"/>
                <w:sz w:val="16"/>
                <w:szCs w:val="16"/>
              </w:rPr>
              <w:t>Afghan</w:t>
            </w:r>
          </w:p>
          <w:p w14:paraId="65C2655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Iraqi</w:t>
            </w:r>
          </w:p>
          <w:p w14:paraId="6DB651C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Tamil/Sri Lankan</w:t>
            </w:r>
          </w:p>
          <w:p w14:paraId="066B5E3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Jewish</w:t>
            </w:r>
          </w:p>
        </w:tc>
        <w:tc>
          <w:tcPr>
            <w:tcW w:w="999" w:type="dxa"/>
            <w:shd w:val="clear" w:color="auto" w:fill="D9D9D9" w:themeFill="background1" w:themeFillShade="D9"/>
          </w:tcPr>
          <w:p w14:paraId="600921B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16</w:t>
            </w:r>
          </w:p>
        </w:tc>
        <w:tc>
          <w:tcPr>
            <w:tcW w:w="1016" w:type="dxa"/>
            <w:shd w:val="clear" w:color="auto" w:fill="D9D9D9" w:themeFill="background1" w:themeFillShade="D9"/>
          </w:tcPr>
          <w:p w14:paraId="595E5D5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2010-25</w:t>
            </w:r>
          </w:p>
        </w:tc>
        <w:tc>
          <w:tcPr>
            <w:tcW w:w="0" w:type="auto"/>
            <w:shd w:val="clear" w:color="auto" w:fill="D9D9D9" w:themeFill="background1" w:themeFillShade="D9"/>
          </w:tcPr>
          <w:p w14:paraId="14309F5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21,100</w:t>
            </w:r>
          </w:p>
          <w:p w14:paraId="285E7FD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(1,406)</w:t>
            </w:r>
          </w:p>
        </w:tc>
        <w:tc>
          <w:tcPr>
            <w:tcW w:w="0" w:type="auto"/>
            <w:shd w:val="clear" w:color="auto" w:fill="D9D9D9" w:themeFill="background1" w:themeFillShade="D9"/>
          </w:tcPr>
          <w:p w14:paraId="4C5A1DE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6,481</w:t>
            </w:r>
          </w:p>
        </w:tc>
      </w:tr>
      <w:tr w:rsidR="0043448C" w:rsidRPr="000D21C0" w14:paraId="48269D31" w14:textId="77777777" w:rsidTr="008F31F1">
        <w:trPr>
          <w:gridAfter w:val="4"/>
          <w:wAfter w:w="3155" w:type="dxa"/>
          <w:trHeight w:val="998"/>
        </w:trPr>
        <w:tc>
          <w:tcPr>
            <w:tcW w:w="0" w:type="auto"/>
            <w:gridSpan w:val="2"/>
            <w:shd w:val="clear" w:color="auto" w:fill="D9D9D9" w:themeFill="background1" w:themeFillShade="D9"/>
            <w:vAlign w:val="bottom"/>
          </w:tcPr>
          <w:p w14:paraId="31C9680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Nigeria Boko Haram Insurgency </w:t>
            </w:r>
          </w:p>
          <w:p w14:paraId="16A9A13A" w14:textId="77777777" w:rsidR="0043448C" w:rsidRPr="000D21C0" w:rsidRDefault="0043448C" w:rsidP="0043448C">
            <w:pPr>
              <w:spacing w:line="259" w:lineRule="auto"/>
              <w:rPr>
                <w:color w:val="000000" w:themeColor="text1"/>
                <w:sz w:val="16"/>
                <w:szCs w:val="16"/>
              </w:rPr>
            </w:pPr>
          </w:p>
          <w:p w14:paraId="049AF422"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4794697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2009-25</w:t>
            </w:r>
          </w:p>
        </w:tc>
        <w:tc>
          <w:tcPr>
            <w:tcW w:w="1133" w:type="dxa"/>
            <w:shd w:val="clear" w:color="auto" w:fill="D9D9D9" w:themeFill="background1" w:themeFillShade="D9"/>
          </w:tcPr>
          <w:p w14:paraId="239E94A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7,004</w:t>
            </w:r>
          </w:p>
          <w:p w14:paraId="15BAB5A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D9D9D9" w:themeFill="background1" w:themeFillShade="D9"/>
          </w:tcPr>
          <w:p w14:paraId="36D6698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5,126</w:t>
            </w:r>
          </w:p>
          <w:p w14:paraId="5A9A646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D9D9D9" w:themeFill="background1" w:themeFillShade="D9"/>
          </w:tcPr>
          <w:p w14:paraId="700AF53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528</w:t>
            </w:r>
          </w:p>
        </w:tc>
        <w:tc>
          <w:tcPr>
            <w:tcW w:w="0" w:type="auto"/>
            <w:shd w:val="clear" w:color="auto" w:fill="D9D9D9" w:themeFill="background1" w:themeFillShade="D9"/>
          </w:tcPr>
          <w:p w14:paraId="6F6E66D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796B5B5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269BAC0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3D22CAB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7AC8210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shd w:val="clear" w:color="auto" w:fill="D9D9D9" w:themeFill="background1" w:themeFillShade="D9"/>
          </w:tcPr>
          <w:p w14:paraId="6AA7F31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21</w:t>
            </w:r>
          </w:p>
        </w:tc>
      </w:tr>
      <w:tr w:rsidR="0043448C" w:rsidRPr="000D21C0" w14:paraId="6EDF9E81" w14:textId="77777777" w:rsidTr="008F31F1">
        <w:trPr>
          <w:gridAfter w:val="1"/>
          <w:trHeight w:val="783"/>
        </w:trPr>
        <w:tc>
          <w:tcPr>
            <w:tcW w:w="0" w:type="auto"/>
            <w:gridSpan w:val="2"/>
            <w:shd w:val="clear" w:color="auto" w:fill="D9D9D9" w:themeFill="background1" w:themeFillShade="D9"/>
            <w:vAlign w:val="bottom"/>
          </w:tcPr>
          <w:p w14:paraId="0C692BB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Libya War</w:t>
            </w:r>
          </w:p>
          <w:p w14:paraId="39BF70FD"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tcPr>
          <w:p w14:paraId="005E5B6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2011</w:t>
            </w:r>
          </w:p>
        </w:tc>
        <w:tc>
          <w:tcPr>
            <w:tcW w:w="1133" w:type="dxa"/>
            <w:shd w:val="clear" w:color="auto" w:fill="D9D9D9" w:themeFill="background1" w:themeFillShade="D9"/>
          </w:tcPr>
          <w:p w14:paraId="3EE5287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1,261</w:t>
            </w:r>
          </w:p>
          <w:p w14:paraId="784DC02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shd w:val="clear" w:color="auto" w:fill="D9D9D9" w:themeFill="background1" w:themeFillShade="D9"/>
          </w:tcPr>
          <w:p w14:paraId="59D1BAD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1,099</w:t>
            </w:r>
          </w:p>
          <w:p w14:paraId="5DF98AC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c>
          <w:tcPr>
            <w:tcW w:w="0" w:type="auto"/>
            <w:shd w:val="clear" w:color="auto" w:fill="D9D9D9" w:themeFill="background1" w:themeFillShade="D9"/>
          </w:tcPr>
          <w:p w14:paraId="494D780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241</w:t>
            </w:r>
          </w:p>
        </w:tc>
        <w:tc>
          <w:tcPr>
            <w:tcW w:w="0" w:type="auto"/>
            <w:shd w:val="clear" w:color="auto" w:fill="D9D9D9" w:themeFill="background1" w:themeFillShade="D9"/>
          </w:tcPr>
          <w:p w14:paraId="3C02F49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Palestinian </w:t>
            </w:r>
          </w:p>
          <w:p w14:paraId="586F3B3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Afghan </w:t>
            </w:r>
          </w:p>
          <w:p w14:paraId="3E3ED94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Somali</w:t>
            </w:r>
            <w:proofErr w:type="gramStart"/>
            <w:r w:rsidRPr="000D21C0">
              <w:rPr>
                <w:color w:val="000000" w:themeColor="text1"/>
                <w:sz w:val="16"/>
                <w:szCs w:val="16"/>
              </w:rPr>
              <w:t>/”Dadaab</w:t>
            </w:r>
            <w:proofErr w:type="gramEnd"/>
            <w:r w:rsidRPr="000D21C0">
              <w:rPr>
                <w:color w:val="000000" w:themeColor="text1"/>
                <w:sz w:val="16"/>
                <w:szCs w:val="16"/>
              </w:rPr>
              <w:t xml:space="preserve">” </w:t>
            </w:r>
          </w:p>
          <w:p w14:paraId="0C22A37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Syrian </w:t>
            </w:r>
          </w:p>
          <w:p w14:paraId="27E676F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Iraqi</w:t>
            </w:r>
          </w:p>
        </w:tc>
        <w:tc>
          <w:tcPr>
            <w:tcW w:w="999" w:type="dxa"/>
            <w:shd w:val="clear" w:color="auto" w:fill="D9D9D9" w:themeFill="background1" w:themeFillShade="D9"/>
          </w:tcPr>
          <w:p w14:paraId="4F6F581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w:t>
            </w:r>
          </w:p>
        </w:tc>
        <w:tc>
          <w:tcPr>
            <w:tcW w:w="1016" w:type="dxa"/>
            <w:shd w:val="clear" w:color="auto" w:fill="D9D9D9" w:themeFill="background1" w:themeFillShade="D9"/>
          </w:tcPr>
          <w:p w14:paraId="7D93738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2012-25</w:t>
            </w:r>
          </w:p>
        </w:tc>
        <w:tc>
          <w:tcPr>
            <w:tcW w:w="0" w:type="auto"/>
            <w:shd w:val="clear" w:color="auto" w:fill="D9D9D9" w:themeFill="background1" w:themeFillShade="D9"/>
          </w:tcPr>
          <w:p w14:paraId="1CC4B21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1,811</w:t>
            </w:r>
          </w:p>
          <w:p w14:paraId="40F16D2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(139)</w:t>
            </w:r>
          </w:p>
        </w:tc>
        <w:tc>
          <w:tcPr>
            <w:tcW w:w="0" w:type="auto"/>
            <w:shd w:val="clear" w:color="auto" w:fill="D9D9D9" w:themeFill="background1" w:themeFillShade="D9"/>
          </w:tcPr>
          <w:p w14:paraId="08F6607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848</w:t>
            </w:r>
          </w:p>
        </w:tc>
      </w:tr>
      <w:tr w:rsidR="0043448C" w:rsidRPr="000D21C0" w14:paraId="0C00B276" w14:textId="77777777" w:rsidTr="008F31F1">
        <w:trPr>
          <w:gridAfter w:val="4"/>
          <w:wAfter w:w="3155" w:type="dxa"/>
          <w:trHeight w:val="532"/>
        </w:trPr>
        <w:tc>
          <w:tcPr>
            <w:tcW w:w="0" w:type="auto"/>
            <w:gridSpan w:val="2"/>
            <w:shd w:val="clear" w:color="auto" w:fill="A6A6A6" w:themeFill="background1" w:themeFillShade="A6"/>
            <w:vAlign w:val="bottom"/>
          </w:tcPr>
          <w:p w14:paraId="13D09C9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Syrian War </w:t>
            </w:r>
          </w:p>
          <w:p w14:paraId="4513617C" w14:textId="77777777" w:rsidR="0043448C" w:rsidRPr="000D21C0" w:rsidRDefault="0043448C" w:rsidP="0043448C">
            <w:pPr>
              <w:spacing w:line="259" w:lineRule="auto"/>
              <w:rPr>
                <w:color w:val="000000" w:themeColor="text1"/>
                <w:sz w:val="16"/>
                <w:szCs w:val="16"/>
              </w:rPr>
            </w:pPr>
          </w:p>
          <w:p w14:paraId="138FA0BA" w14:textId="77777777" w:rsidR="0043448C" w:rsidRPr="000D21C0" w:rsidRDefault="0043448C" w:rsidP="0043448C">
            <w:pPr>
              <w:spacing w:line="259" w:lineRule="auto"/>
              <w:rPr>
                <w:color w:val="000000" w:themeColor="text1"/>
                <w:sz w:val="16"/>
                <w:szCs w:val="16"/>
              </w:rPr>
            </w:pPr>
          </w:p>
          <w:p w14:paraId="0815A869"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41EA776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2011-25</w:t>
            </w:r>
          </w:p>
          <w:p w14:paraId="5AF340D2" w14:textId="77777777" w:rsidR="0043448C" w:rsidRPr="000D21C0" w:rsidRDefault="0043448C" w:rsidP="0043448C">
            <w:pPr>
              <w:spacing w:line="259" w:lineRule="auto"/>
              <w:rPr>
                <w:color w:val="000000" w:themeColor="text1"/>
                <w:sz w:val="16"/>
                <w:szCs w:val="16"/>
              </w:rPr>
            </w:pPr>
          </w:p>
          <w:p w14:paraId="410A9E0B" w14:textId="77777777" w:rsidR="0043448C" w:rsidRPr="000D21C0" w:rsidRDefault="0043448C" w:rsidP="0043448C">
            <w:pPr>
              <w:spacing w:line="259" w:lineRule="auto"/>
              <w:rPr>
                <w:color w:val="000000" w:themeColor="text1"/>
                <w:sz w:val="16"/>
                <w:szCs w:val="16"/>
              </w:rPr>
            </w:pPr>
          </w:p>
          <w:p w14:paraId="4F5DD919"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tcPr>
          <w:p w14:paraId="5E5E6A6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358,577</w:t>
            </w:r>
          </w:p>
          <w:p w14:paraId="6724AE7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(19%)</w:t>
            </w:r>
          </w:p>
        </w:tc>
        <w:tc>
          <w:tcPr>
            <w:tcW w:w="0" w:type="auto"/>
            <w:shd w:val="clear" w:color="auto" w:fill="A6A6A6" w:themeFill="background1" w:themeFillShade="A6"/>
          </w:tcPr>
          <w:p w14:paraId="0546A65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206,868</w:t>
            </w:r>
          </w:p>
          <w:p w14:paraId="026707A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w:t>
            </w:r>
          </w:p>
        </w:tc>
        <w:tc>
          <w:tcPr>
            <w:tcW w:w="0" w:type="auto"/>
            <w:shd w:val="clear" w:color="auto" w:fill="A6A6A6" w:themeFill="background1" w:themeFillShade="A6"/>
          </w:tcPr>
          <w:p w14:paraId="459E760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2,663</w:t>
            </w:r>
          </w:p>
        </w:tc>
        <w:tc>
          <w:tcPr>
            <w:tcW w:w="0" w:type="auto"/>
            <w:shd w:val="clear" w:color="auto" w:fill="A6A6A6" w:themeFill="background1" w:themeFillShade="A6"/>
          </w:tcPr>
          <w:p w14:paraId="6B22BFE3"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Syrian</w:t>
            </w:r>
          </w:p>
          <w:p w14:paraId="2F28540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/”Jenin</w:t>
            </w:r>
            <w:proofErr w:type="gramEnd"/>
            <w:r w:rsidRPr="000D21C0">
              <w:rPr>
                <w:color w:val="000000" w:themeColor="text1"/>
                <w:sz w:val="16"/>
                <w:szCs w:val="16"/>
              </w:rPr>
              <w:t>”/</w:t>
            </w:r>
          </w:p>
          <w:p w14:paraId="392CBEC1" w14:textId="77777777" w:rsidR="0043448C" w:rsidRPr="000D21C0" w:rsidRDefault="0043448C" w:rsidP="0043448C">
            <w:pPr>
              <w:spacing w:line="259" w:lineRule="auto"/>
              <w:rPr>
                <w:color w:val="000000" w:themeColor="text1"/>
                <w:sz w:val="16"/>
                <w:szCs w:val="16"/>
              </w:rPr>
            </w:pPr>
            <w:proofErr w:type="gramStart"/>
            <w:r w:rsidRPr="000D21C0">
              <w:rPr>
                <w:color w:val="000000" w:themeColor="text1"/>
                <w:sz w:val="16"/>
                <w:szCs w:val="16"/>
              </w:rPr>
              <w:lastRenderedPageBreak/>
              <w:t>”Nuseirat</w:t>
            </w:r>
            <w:proofErr w:type="gramEnd"/>
            <w:r w:rsidRPr="000D21C0">
              <w:rPr>
                <w:color w:val="000000" w:themeColor="text1"/>
                <w:sz w:val="16"/>
                <w:szCs w:val="16"/>
              </w:rPr>
              <w:t>”</w:t>
            </w:r>
          </w:p>
          <w:p w14:paraId="049EB1A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57122EB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6F96A3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shd w:val="clear" w:color="auto" w:fill="A6A6A6" w:themeFill="background1" w:themeFillShade="A6"/>
          </w:tcPr>
          <w:p w14:paraId="0117E03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1,018</w:t>
            </w:r>
          </w:p>
        </w:tc>
      </w:tr>
      <w:tr w:rsidR="0043448C" w:rsidRPr="000D21C0" w14:paraId="02F580DB" w14:textId="77777777" w:rsidTr="008F31F1">
        <w:trPr>
          <w:gridAfter w:val="4"/>
          <w:wAfter w:w="3155" w:type="dxa"/>
          <w:trHeight w:val="516"/>
        </w:trPr>
        <w:tc>
          <w:tcPr>
            <w:tcW w:w="0" w:type="auto"/>
            <w:gridSpan w:val="2"/>
            <w:vAlign w:val="bottom"/>
          </w:tcPr>
          <w:p w14:paraId="11CB199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Azawad War </w:t>
            </w:r>
          </w:p>
          <w:p w14:paraId="37A23241" w14:textId="77777777" w:rsidR="0043448C" w:rsidRPr="000D21C0" w:rsidRDefault="0043448C" w:rsidP="0043448C">
            <w:pPr>
              <w:spacing w:line="259" w:lineRule="auto"/>
              <w:rPr>
                <w:color w:val="000000" w:themeColor="text1"/>
                <w:sz w:val="16"/>
                <w:szCs w:val="16"/>
              </w:rPr>
            </w:pPr>
          </w:p>
          <w:p w14:paraId="646EA8C3" w14:textId="77777777" w:rsidR="0043448C" w:rsidRPr="000D21C0" w:rsidRDefault="0043448C" w:rsidP="0043448C">
            <w:pPr>
              <w:spacing w:line="259" w:lineRule="auto"/>
              <w:rPr>
                <w:color w:val="000000" w:themeColor="text1"/>
                <w:sz w:val="16"/>
                <w:szCs w:val="16"/>
              </w:rPr>
            </w:pPr>
          </w:p>
        </w:tc>
        <w:tc>
          <w:tcPr>
            <w:tcW w:w="803" w:type="dxa"/>
            <w:vAlign w:val="bottom"/>
          </w:tcPr>
          <w:p w14:paraId="044D2B6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2012-25</w:t>
            </w:r>
          </w:p>
          <w:p w14:paraId="1F865A0C" w14:textId="77777777" w:rsidR="0043448C" w:rsidRPr="000D21C0" w:rsidRDefault="0043448C" w:rsidP="0043448C">
            <w:pPr>
              <w:spacing w:line="259" w:lineRule="auto"/>
              <w:rPr>
                <w:color w:val="000000" w:themeColor="text1"/>
                <w:sz w:val="16"/>
                <w:szCs w:val="16"/>
              </w:rPr>
            </w:pPr>
          </w:p>
          <w:p w14:paraId="0039331D" w14:textId="77777777" w:rsidR="0043448C" w:rsidRPr="000D21C0" w:rsidRDefault="0043448C" w:rsidP="0043448C">
            <w:pPr>
              <w:spacing w:line="259" w:lineRule="auto"/>
              <w:rPr>
                <w:color w:val="000000" w:themeColor="text1"/>
                <w:sz w:val="16"/>
                <w:szCs w:val="16"/>
              </w:rPr>
            </w:pPr>
          </w:p>
        </w:tc>
        <w:tc>
          <w:tcPr>
            <w:tcW w:w="1133" w:type="dxa"/>
          </w:tcPr>
          <w:p w14:paraId="2D6A8E3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2,358</w:t>
            </w:r>
          </w:p>
          <w:p w14:paraId="6BDEB40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59ADC69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552</w:t>
            </w:r>
          </w:p>
          <w:p w14:paraId="7AA94CE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4BF8FC6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49</w:t>
            </w:r>
          </w:p>
        </w:tc>
        <w:tc>
          <w:tcPr>
            <w:tcW w:w="0" w:type="auto"/>
          </w:tcPr>
          <w:p w14:paraId="29F8199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2DFAA0B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02F3F3F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63E3AEC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Ukrainian </w:t>
            </w:r>
          </w:p>
          <w:p w14:paraId="30B6381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tcPr>
          <w:p w14:paraId="59934CC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w:t>
            </w:r>
          </w:p>
        </w:tc>
      </w:tr>
      <w:tr w:rsidR="0043448C" w:rsidRPr="000D21C0" w14:paraId="7E3CC78E" w14:textId="77777777" w:rsidTr="008F31F1">
        <w:trPr>
          <w:gridAfter w:val="4"/>
          <w:wAfter w:w="3155" w:type="dxa"/>
          <w:trHeight w:val="516"/>
        </w:trPr>
        <w:tc>
          <w:tcPr>
            <w:tcW w:w="0" w:type="auto"/>
            <w:gridSpan w:val="2"/>
            <w:shd w:val="clear" w:color="auto" w:fill="FFFFFF" w:themeFill="background1"/>
            <w:vAlign w:val="bottom"/>
          </w:tcPr>
          <w:p w14:paraId="1F5D102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Yemen War </w:t>
            </w:r>
          </w:p>
          <w:p w14:paraId="504068CE" w14:textId="77777777" w:rsidR="0043448C" w:rsidRPr="000D21C0" w:rsidRDefault="0043448C" w:rsidP="0043448C">
            <w:pPr>
              <w:spacing w:line="259" w:lineRule="auto"/>
              <w:rPr>
                <w:color w:val="000000" w:themeColor="text1"/>
                <w:sz w:val="16"/>
                <w:szCs w:val="16"/>
              </w:rPr>
            </w:pPr>
          </w:p>
          <w:p w14:paraId="520174C3" w14:textId="77777777" w:rsidR="0043448C" w:rsidRPr="000D21C0" w:rsidRDefault="0043448C" w:rsidP="0043448C">
            <w:pPr>
              <w:spacing w:line="259" w:lineRule="auto"/>
              <w:rPr>
                <w:color w:val="000000" w:themeColor="text1"/>
                <w:sz w:val="16"/>
                <w:szCs w:val="16"/>
              </w:rPr>
            </w:pPr>
          </w:p>
        </w:tc>
        <w:tc>
          <w:tcPr>
            <w:tcW w:w="803" w:type="dxa"/>
            <w:shd w:val="clear" w:color="auto" w:fill="FFFFFF" w:themeFill="background1"/>
            <w:vAlign w:val="bottom"/>
          </w:tcPr>
          <w:p w14:paraId="1CE9331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2014-25</w:t>
            </w:r>
          </w:p>
          <w:p w14:paraId="39598917" w14:textId="77777777" w:rsidR="0043448C" w:rsidRPr="000D21C0" w:rsidRDefault="0043448C" w:rsidP="0043448C">
            <w:pPr>
              <w:spacing w:line="259" w:lineRule="auto"/>
              <w:rPr>
                <w:color w:val="000000" w:themeColor="text1"/>
                <w:sz w:val="16"/>
                <w:szCs w:val="16"/>
              </w:rPr>
            </w:pPr>
          </w:p>
          <w:p w14:paraId="3AED16BD" w14:textId="77777777" w:rsidR="0043448C" w:rsidRPr="000D21C0" w:rsidRDefault="0043448C" w:rsidP="0043448C">
            <w:pPr>
              <w:spacing w:line="259" w:lineRule="auto"/>
              <w:rPr>
                <w:color w:val="000000" w:themeColor="text1"/>
                <w:sz w:val="16"/>
                <w:szCs w:val="16"/>
              </w:rPr>
            </w:pPr>
          </w:p>
        </w:tc>
        <w:tc>
          <w:tcPr>
            <w:tcW w:w="1133" w:type="dxa"/>
            <w:shd w:val="clear" w:color="auto" w:fill="FFFFFF" w:themeFill="background1"/>
            <w:vAlign w:val="bottom"/>
          </w:tcPr>
          <w:p w14:paraId="348E3344"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2,628</w:t>
            </w:r>
          </w:p>
          <w:p w14:paraId="4E51930A"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(&lt;1%)</w:t>
            </w:r>
          </w:p>
          <w:p w14:paraId="2A82D095" w14:textId="77777777" w:rsidR="0043448C" w:rsidRPr="000D21C0" w:rsidRDefault="0043448C" w:rsidP="0043448C">
            <w:pPr>
              <w:spacing w:line="259" w:lineRule="auto"/>
              <w:rPr>
                <w:rFonts w:ascii="Calibri" w:hAnsi="Calibri" w:cs="Calibri"/>
                <w:color w:val="000000" w:themeColor="text1"/>
                <w:sz w:val="16"/>
                <w:szCs w:val="16"/>
              </w:rPr>
            </w:pPr>
          </w:p>
          <w:p w14:paraId="7788B7D2" w14:textId="77777777" w:rsidR="0043448C" w:rsidRPr="000D21C0" w:rsidRDefault="0043448C" w:rsidP="0043448C">
            <w:pPr>
              <w:spacing w:line="259" w:lineRule="auto"/>
              <w:rPr>
                <w:color w:val="000000" w:themeColor="text1"/>
                <w:sz w:val="16"/>
                <w:szCs w:val="16"/>
              </w:rPr>
            </w:pPr>
          </w:p>
        </w:tc>
        <w:tc>
          <w:tcPr>
            <w:tcW w:w="0" w:type="auto"/>
            <w:shd w:val="clear" w:color="auto" w:fill="FFFFFF" w:themeFill="background1"/>
            <w:vAlign w:val="bottom"/>
          </w:tcPr>
          <w:p w14:paraId="5300EF5F"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1,520</w:t>
            </w:r>
          </w:p>
          <w:p w14:paraId="65EBE18E"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(&lt;1%)</w:t>
            </w:r>
          </w:p>
          <w:p w14:paraId="253900D2" w14:textId="77777777" w:rsidR="0043448C" w:rsidRPr="000D21C0" w:rsidRDefault="0043448C" w:rsidP="0043448C">
            <w:pPr>
              <w:spacing w:line="259" w:lineRule="auto"/>
              <w:rPr>
                <w:rFonts w:ascii="Calibri" w:hAnsi="Calibri" w:cs="Calibri"/>
                <w:color w:val="000000" w:themeColor="text1"/>
                <w:sz w:val="16"/>
                <w:szCs w:val="16"/>
              </w:rPr>
            </w:pPr>
          </w:p>
          <w:p w14:paraId="16E131E9" w14:textId="77777777" w:rsidR="0043448C" w:rsidRPr="000D21C0" w:rsidRDefault="0043448C" w:rsidP="0043448C">
            <w:pPr>
              <w:spacing w:line="259" w:lineRule="auto"/>
              <w:rPr>
                <w:color w:val="000000" w:themeColor="text1"/>
                <w:sz w:val="16"/>
                <w:szCs w:val="16"/>
              </w:rPr>
            </w:pPr>
          </w:p>
        </w:tc>
        <w:tc>
          <w:tcPr>
            <w:tcW w:w="0" w:type="auto"/>
            <w:shd w:val="clear" w:color="auto" w:fill="FFFFFF" w:themeFill="background1"/>
            <w:vAlign w:val="bottom"/>
          </w:tcPr>
          <w:p w14:paraId="58448545"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317</w:t>
            </w:r>
          </w:p>
          <w:p w14:paraId="57B988CC" w14:textId="77777777" w:rsidR="0043448C" w:rsidRPr="000D21C0" w:rsidRDefault="0043448C" w:rsidP="0043448C">
            <w:pPr>
              <w:spacing w:line="259" w:lineRule="auto"/>
              <w:rPr>
                <w:rFonts w:ascii="Calibri" w:hAnsi="Calibri" w:cs="Calibri"/>
                <w:color w:val="000000" w:themeColor="text1"/>
                <w:sz w:val="16"/>
                <w:szCs w:val="16"/>
              </w:rPr>
            </w:pPr>
          </w:p>
          <w:p w14:paraId="03C1E70F" w14:textId="77777777" w:rsidR="0043448C" w:rsidRPr="000D21C0" w:rsidRDefault="0043448C" w:rsidP="0043448C">
            <w:pPr>
              <w:spacing w:line="259" w:lineRule="auto"/>
              <w:rPr>
                <w:rFonts w:ascii="Calibri" w:hAnsi="Calibri" w:cs="Calibri"/>
                <w:color w:val="000000" w:themeColor="text1"/>
                <w:sz w:val="16"/>
                <w:szCs w:val="16"/>
              </w:rPr>
            </w:pPr>
          </w:p>
          <w:p w14:paraId="40C9E1F9" w14:textId="77777777" w:rsidR="0043448C" w:rsidRPr="000D21C0" w:rsidRDefault="0043448C" w:rsidP="0043448C">
            <w:pPr>
              <w:spacing w:line="259" w:lineRule="auto"/>
              <w:rPr>
                <w:color w:val="000000" w:themeColor="text1"/>
                <w:sz w:val="16"/>
                <w:szCs w:val="16"/>
              </w:rPr>
            </w:pPr>
          </w:p>
        </w:tc>
        <w:tc>
          <w:tcPr>
            <w:tcW w:w="0" w:type="auto"/>
            <w:shd w:val="clear" w:color="auto" w:fill="FFFFFF" w:themeFill="background1"/>
          </w:tcPr>
          <w:p w14:paraId="1BEED7C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34D91B0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07EFA42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0F7A461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60E0925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shd w:val="clear" w:color="auto" w:fill="FFFFFF" w:themeFill="background1"/>
          </w:tcPr>
          <w:p w14:paraId="225BCCBC" w14:textId="77777777" w:rsidR="0043448C" w:rsidRPr="000D21C0" w:rsidRDefault="0043448C" w:rsidP="0043448C">
            <w:pPr>
              <w:spacing w:line="259" w:lineRule="auto"/>
              <w:rPr>
                <w:color w:val="000000" w:themeColor="text1"/>
                <w:sz w:val="16"/>
                <w:szCs w:val="16"/>
              </w:rPr>
            </w:pPr>
          </w:p>
          <w:p w14:paraId="36C9FEB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w:t>
            </w:r>
          </w:p>
        </w:tc>
      </w:tr>
      <w:tr w:rsidR="0043448C" w:rsidRPr="000D21C0" w14:paraId="5B846E0C" w14:textId="77777777" w:rsidTr="008F31F1">
        <w:trPr>
          <w:gridAfter w:val="4"/>
          <w:wAfter w:w="3155" w:type="dxa"/>
          <w:trHeight w:val="516"/>
        </w:trPr>
        <w:tc>
          <w:tcPr>
            <w:tcW w:w="0" w:type="auto"/>
            <w:gridSpan w:val="2"/>
            <w:shd w:val="clear" w:color="auto" w:fill="A6A6A6" w:themeFill="background1" w:themeFillShade="A6"/>
            <w:vAlign w:val="bottom"/>
          </w:tcPr>
          <w:p w14:paraId="7CC08B1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Ukraine War</w:t>
            </w:r>
          </w:p>
          <w:p w14:paraId="01A40E61" w14:textId="77777777" w:rsidR="0043448C" w:rsidRPr="000D21C0" w:rsidRDefault="0043448C" w:rsidP="0043448C">
            <w:pPr>
              <w:spacing w:line="259" w:lineRule="auto"/>
              <w:rPr>
                <w:color w:val="000000" w:themeColor="text1"/>
                <w:sz w:val="16"/>
                <w:szCs w:val="16"/>
              </w:rPr>
            </w:pPr>
          </w:p>
          <w:p w14:paraId="0DC854D1" w14:textId="77777777" w:rsidR="0043448C" w:rsidRPr="000D21C0" w:rsidRDefault="0043448C" w:rsidP="0043448C">
            <w:pPr>
              <w:spacing w:line="259" w:lineRule="auto"/>
              <w:rPr>
                <w:color w:val="000000" w:themeColor="text1"/>
                <w:sz w:val="16"/>
                <w:szCs w:val="16"/>
              </w:rPr>
            </w:pPr>
          </w:p>
        </w:tc>
        <w:tc>
          <w:tcPr>
            <w:tcW w:w="803" w:type="dxa"/>
            <w:shd w:val="clear" w:color="auto" w:fill="A6A6A6" w:themeFill="background1" w:themeFillShade="A6"/>
            <w:vAlign w:val="bottom"/>
          </w:tcPr>
          <w:p w14:paraId="596A848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2014-25</w:t>
            </w:r>
          </w:p>
          <w:p w14:paraId="666B39FF" w14:textId="77777777" w:rsidR="0043448C" w:rsidRPr="000D21C0" w:rsidRDefault="0043448C" w:rsidP="0043448C">
            <w:pPr>
              <w:spacing w:line="259" w:lineRule="auto"/>
              <w:rPr>
                <w:color w:val="000000" w:themeColor="text1"/>
                <w:sz w:val="16"/>
                <w:szCs w:val="16"/>
              </w:rPr>
            </w:pPr>
          </w:p>
          <w:p w14:paraId="3A9CD30A" w14:textId="77777777" w:rsidR="0043448C" w:rsidRPr="000D21C0" w:rsidRDefault="0043448C" w:rsidP="0043448C">
            <w:pPr>
              <w:spacing w:line="259" w:lineRule="auto"/>
              <w:rPr>
                <w:color w:val="000000" w:themeColor="text1"/>
                <w:sz w:val="16"/>
                <w:szCs w:val="16"/>
              </w:rPr>
            </w:pPr>
          </w:p>
        </w:tc>
        <w:tc>
          <w:tcPr>
            <w:tcW w:w="1133" w:type="dxa"/>
            <w:shd w:val="clear" w:color="auto" w:fill="A6A6A6" w:themeFill="background1" w:themeFillShade="A6"/>
            <w:vAlign w:val="bottom"/>
          </w:tcPr>
          <w:p w14:paraId="2D58F396"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85,220</w:t>
            </w:r>
          </w:p>
          <w:p w14:paraId="488589DF"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(5%)</w:t>
            </w:r>
          </w:p>
          <w:p w14:paraId="46071BAF" w14:textId="77777777" w:rsidR="0043448C" w:rsidRPr="000D21C0" w:rsidRDefault="0043448C" w:rsidP="0043448C">
            <w:pPr>
              <w:spacing w:line="259" w:lineRule="auto"/>
              <w:rPr>
                <w:rFonts w:ascii="Calibri" w:hAnsi="Calibri" w:cs="Calibri"/>
                <w:color w:val="000000" w:themeColor="text1"/>
                <w:sz w:val="16"/>
                <w:szCs w:val="16"/>
              </w:rPr>
            </w:pPr>
          </w:p>
          <w:p w14:paraId="19BDE317" w14:textId="77777777" w:rsidR="0043448C" w:rsidRPr="000D21C0" w:rsidRDefault="0043448C" w:rsidP="0043448C">
            <w:pPr>
              <w:spacing w:line="259" w:lineRule="auto"/>
              <w:rPr>
                <w:rFonts w:ascii="Calibri" w:hAnsi="Calibri" w:cs="Calibri"/>
                <w:color w:val="000000" w:themeColor="text1"/>
                <w:sz w:val="16"/>
                <w:szCs w:val="16"/>
              </w:rPr>
            </w:pPr>
            <w:proofErr w:type="spellStart"/>
            <w:r w:rsidRPr="000D21C0">
              <w:rPr>
                <w:rFonts w:ascii="Calibri" w:hAnsi="Calibri" w:cs="Calibri"/>
                <w:color w:val="000000" w:themeColor="text1"/>
                <w:sz w:val="16"/>
                <w:szCs w:val="16"/>
              </w:rPr>
              <w:t>Includ</w:t>
            </w:r>
            <w:proofErr w:type="spellEnd"/>
            <w:r w:rsidRPr="000D21C0">
              <w:rPr>
                <w:rFonts w:ascii="Calibri" w:hAnsi="Calibri" w:cs="Calibri"/>
                <w:color w:val="000000" w:themeColor="text1"/>
                <w:sz w:val="16"/>
                <w:szCs w:val="16"/>
              </w:rPr>
              <w:t>:</w:t>
            </w:r>
          </w:p>
          <w:p w14:paraId="24BDAD05"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80,739</w:t>
            </w:r>
          </w:p>
          <w:p w14:paraId="1BA34D1E"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since 2022 full invasion</w:t>
            </w:r>
          </w:p>
          <w:p w14:paraId="62D2497E" w14:textId="77777777" w:rsidR="0043448C" w:rsidRPr="000D21C0" w:rsidRDefault="0043448C" w:rsidP="0043448C">
            <w:pPr>
              <w:spacing w:line="259" w:lineRule="auto"/>
              <w:rPr>
                <w:rFonts w:ascii="Calibri" w:hAnsi="Calibri" w:cs="Calibri"/>
                <w:color w:val="000000" w:themeColor="text1"/>
                <w:sz w:val="16"/>
                <w:szCs w:val="16"/>
              </w:rPr>
            </w:pPr>
          </w:p>
        </w:tc>
        <w:tc>
          <w:tcPr>
            <w:tcW w:w="0" w:type="auto"/>
            <w:shd w:val="clear" w:color="auto" w:fill="A6A6A6" w:themeFill="background1" w:themeFillShade="A6"/>
            <w:vAlign w:val="bottom"/>
          </w:tcPr>
          <w:p w14:paraId="385A5F8F"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56,232</w:t>
            </w:r>
          </w:p>
          <w:p w14:paraId="7E10C34B"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(6%)</w:t>
            </w:r>
          </w:p>
          <w:p w14:paraId="642105FC" w14:textId="77777777" w:rsidR="0043448C" w:rsidRPr="000D21C0" w:rsidRDefault="0043448C" w:rsidP="0043448C">
            <w:pPr>
              <w:spacing w:line="259" w:lineRule="auto"/>
              <w:rPr>
                <w:rFonts w:ascii="Calibri" w:hAnsi="Calibri" w:cs="Calibri"/>
                <w:color w:val="000000" w:themeColor="text1"/>
                <w:sz w:val="16"/>
                <w:szCs w:val="16"/>
              </w:rPr>
            </w:pPr>
          </w:p>
          <w:p w14:paraId="61EF8A8F" w14:textId="77777777" w:rsidR="0043448C" w:rsidRPr="000D21C0" w:rsidRDefault="0043448C" w:rsidP="0043448C">
            <w:pPr>
              <w:spacing w:line="259" w:lineRule="auto"/>
              <w:rPr>
                <w:rFonts w:ascii="Calibri" w:hAnsi="Calibri" w:cs="Calibri"/>
                <w:color w:val="000000" w:themeColor="text1"/>
                <w:sz w:val="16"/>
                <w:szCs w:val="16"/>
              </w:rPr>
            </w:pPr>
          </w:p>
          <w:p w14:paraId="3DA36D03" w14:textId="77777777" w:rsidR="0043448C" w:rsidRPr="000D21C0" w:rsidRDefault="0043448C" w:rsidP="0043448C">
            <w:pPr>
              <w:spacing w:line="259" w:lineRule="auto"/>
              <w:rPr>
                <w:rFonts w:ascii="Calibri" w:hAnsi="Calibri" w:cs="Calibri"/>
                <w:color w:val="000000" w:themeColor="text1"/>
                <w:sz w:val="16"/>
                <w:szCs w:val="16"/>
              </w:rPr>
            </w:pPr>
          </w:p>
          <w:p w14:paraId="4199D67E" w14:textId="77777777" w:rsidR="0043448C" w:rsidRPr="000D21C0" w:rsidRDefault="0043448C" w:rsidP="0043448C">
            <w:pPr>
              <w:spacing w:line="259" w:lineRule="auto"/>
              <w:rPr>
                <w:rFonts w:ascii="Calibri" w:hAnsi="Calibri" w:cs="Calibri"/>
                <w:color w:val="000000" w:themeColor="text1"/>
                <w:sz w:val="16"/>
                <w:szCs w:val="16"/>
              </w:rPr>
            </w:pPr>
          </w:p>
          <w:p w14:paraId="45C687C6" w14:textId="77777777" w:rsidR="0043448C" w:rsidRPr="000D21C0" w:rsidRDefault="0043448C" w:rsidP="0043448C">
            <w:pPr>
              <w:spacing w:line="259" w:lineRule="auto"/>
              <w:rPr>
                <w:rFonts w:ascii="Calibri" w:hAnsi="Calibri" w:cs="Calibri"/>
                <w:color w:val="000000" w:themeColor="text1"/>
                <w:sz w:val="16"/>
                <w:szCs w:val="16"/>
              </w:rPr>
            </w:pPr>
          </w:p>
          <w:p w14:paraId="6C539543" w14:textId="77777777" w:rsidR="0043448C" w:rsidRPr="000D21C0" w:rsidRDefault="0043448C" w:rsidP="0043448C">
            <w:pPr>
              <w:spacing w:line="259" w:lineRule="auto"/>
              <w:rPr>
                <w:rFonts w:ascii="Calibri" w:hAnsi="Calibri" w:cs="Calibri"/>
                <w:color w:val="000000" w:themeColor="text1"/>
                <w:sz w:val="16"/>
                <w:szCs w:val="16"/>
              </w:rPr>
            </w:pPr>
          </w:p>
        </w:tc>
        <w:tc>
          <w:tcPr>
            <w:tcW w:w="0" w:type="auto"/>
            <w:shd w:val="clear" w:color="auto" w:fill="A6A6A6" w:themeFill="background1" w:themeFillShade="A6"/>
            <w:vAlign w:val="bottom"/>
          </w:tcPr>
          <w:p w14:paraId="5D921F7A"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1,628</w:t>
            </w:r>
          </w:p>
          <w:p w14:paraId="49CE7A24" w14:textId="77777777" w:rsidR="0043448C" w:rsidRPr="000D21C0" w:rsidRDefault="0043448C" w:rsidP="0043448C">
            <w:pPr>
              <w:spacing w:line="259" w:lineRule="auto"/>
              <w:rPr>
                <w:rFonts w:ascii="Calibri" w:hAnsi="Calibri" w:cs="Calibri"/>
                <w:color w:val="000000" w:themeColor="text1"/>
                <w:sz w:val="16"/>
                <w:szCs w:val="16"/>
              </w:rPr>
            </w:pPr>
          </w:p>
          <w:p w14:paraId="1130835C" w14:textId="77777777" w:rsidR="0043448C" w:rsidRPr="000D21C0" w:rsidRDefault="0043448C" w:rsidP="0043448C">
            <w:pPr>
              <w:spacing w:line="259" w:lineRule="auto"/>
              <w:rPr>
                <w:rFonts w:ascii="Calibri" w:hAnsi="Calibri" w:cs="Calibri"/>
                <w:color w:val="000000" w:themeColor="text1"/>
                <w:sz w:val="16"/>
                <w:szCs w:val="16"/>
              </w:rPr>
            </w:pPr>
          </w:p>
          <w:p w14:paraId="0D2C1074" w14:textId="77777777" w:rsidR="0043448C" w:rsidRPr="000D21C0" w:rsidRDefault="0043448C" w:rsidP="0043448C">
            <w:pPr>
              <w:spacing w:line="259" w:lineRule="auto"/>
              <w:rPr>
                <w:rFonts w:ascii="Calibri" w:hAnsi="Calibri" w:cs="Calibri"/>
                <w:color w:val="000000" w:themeColor="text1"/>
                <w:sz w:val="16"/>
                <w:szCs w:val="16"/>
              </w:rPr>
            </w:pPr>
          </w:p>
        </w:tc>
        <w:tc>
          <w:tcPr>
            <w:tcW w:w="0" w:type="auto"/>
            <w:shd w:val="clear" w:color="auto" w:fill="A6A6A6" w:themeFill="background1" w:themeFillShade="A6"/>
          </w:tcPr>
          <w:p w14:paraId="6E7FF62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3E13F37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1E70E5D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6C2E445E"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Ukrainian</w:t>
            </w:r>
          </w:p>
          <w:p w14:paraId="4601AD2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shd w:val="clear" w:color="auto" w:fill="A6A6A6" w:themeFill="background1" w:themeFillShade="A6"/>
          </w:tcPr>
          <w:p w14:paraId="495BA2E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226</w:t>
            </w:r>
          </w:p>
        </w:tc>
      </w:tr>
      <w:tr w:rsidR="0043448C" w:rsidRPr="000D21C0" w14:paraId="7879CA24" w14:textId="77777777" w:rsidTr="008F31F1">
        <w:trPr>
          <w:gridAfter w:val="4"/>
          <w:wAfter w:w="3155" w:type="dxa"/>
          <w:trHeight w:val="516"/>
        </w:trPr>
        <w:tc>
          <w:tcPr>
            <w:tcW w:w="0" w:type="auto"/>
            <w:gridSpan w:val="2"/>
            <w:vAlign w:val="bottom"/>
          </w:tcPr>
          <w:p w14:paraId="027EBA2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Burkina Faso War</w:t>
            </w:r>
          </w:p>
          <w:p w14:paraId="52B8EE78" w14:textId="77777777" w:rsidR="0043448C" w:rsidRPr="000D21C0" w:rsidRDefault="0043448C" w:rsidP="0043448C">
            <w:pPr>
              <w:spacing w:line="259" w:lineRule="auto"/>
              <w:rPr>
                <w:color w:val="000000" w:themeColor="text1"/>
                <w:sz w:val="16"/>
                <w:szCs w:val="16"/>
              </w:rPr>
            </w:pPr>
          </w:p>
          <w:p w14:paraId="1BA14C30" w14:textId="77777777" w:rsidR="0043448C" w:rsidRPr="000D21C0" w:rsidRDefault="0043448C" w:rsidP="0043448C">
            <w:pPr>
              <w:spacing w:line="259" w:lineRule="auto"/>
              <w:rPr>
                <w:color w:val="000000" w:themeColor="text1"/>
                <w:sz w:val="16"/>
                <w:szCs w:val="16"/>
              </w:rPr>
            </w:pPr>
          </w:p>
        </w:tc>
        <w:tc>
          <w:tcPr>
            <w:tcW w:w="803" w:type="dxa"/>
            <w:vAlign w:val="bottom"/>
          </w:tcPr>
          <w:p w14:paraId="15F488B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2015-25</w:t>
            </w:r>
          </w:p>
          <w:p w14:paraId="612D553A" w14:textId="77777777" w:rsidR="0043448C" w:rsidRPr="000D21C0" w:rsidRDefault="0043448C" w:rsidP="0043448C">
            <w:pPr>
              <w:spacing w:line="259" w:lineRule="auto"/>
              <w:rPr>
                <w:color w:val="000000" w:themeColor="text1"/>
                <w:sz w:val="16"/>
                <w:szCs w:val="16"/>
              </w:rPr>
            </w:pPr>
          </w:p>
          <w:p w14:paraId="232B8B3B" w14:textId="77777777" w:rsidR="0043448C" w:rsidRPr="000D21C0" w:rsidRDefault="0043448C" w:rsidP="0043448C">
            <w:pPr>
              <w:spacing w:line="259" w:lineRule="auto"/>
              <w:rPr>
                <w:color w:val="000000" w:themeColor="text1"/>
                <w:sz w:val="16"/>
                <w:szCs w:val="16"/>
              </w:rPr>
            </w:pPr>
          </w:p>
        </w:tc>
        <w:tc>
          <w:tcPr>
            <w:tcW w:w="1133" w:type="dxa"/>
            <w:vAlign w:val="bottom"/>
          </w:tcPr>
          <w:p w14:paraId="58892542"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4,342</w:t>
            </w:r>
          </w:p>
          <w:p w14:paraId="2067321D"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(&lt;1%)</w:t>
            </w:r>
          </w:p>
          <w:p w14:paraId="31FA53E9" w14:textId="77777777" w:rsidR="0043448C" w:rsidRPr="000D21C0" w:rsidRDefault="0043448C" w:rsidP="0043448C">
            <w:pPr>
              <w:spacing w:line="259" w:lineRule="auto"/>
              <w:rPr>
                <w:rFonts w:ascii="Calibri" w:hAnsi="Calibri" w:cs="Calibri"/>
                <w:color w:val="000000" w:themeColor="text1"/>
                <w:sz w:val="16"/>
                <w:szCs w:val="16"/>
              </w:rPr>
            </w:pPr>
          </w:p>
        </w:tc>
        <w:tc>
          <w:tcPr>
            <w:tcW w:w="0" w:type="auto"/>
            <w:vAlign w:val="bottom"/>
          </w:tcPr>
          <w:p w14:paraId="6B71CF29"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779</w:t>
            </w:r>
          </w:p>
          <w:p w14:paraId="0825369C"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(&lt;1%)</w:t>
            </w:r>
          </w:p>
          <w:p w14:paraId="16ACA291" w14:textId="77777777" w:rsidR="0043448C" w:rsidRPr="000D21C0" w:rsidRDefault="0043448C" w:rsidP="0043448C">
            <w:pPr>
              <w:spacing w:line="259" w:lineRule="auto"/>
              <w:rPr>
                <w:rFonts w:ascii="Calibri" w:hAnsi="Calibri" w:cs="Calibri"/>
                <w:color w:val="000000" w:themeColor="text1"/>
                <w:sz w:val="16"/>
                <w:szCs w:val="16"/>
              </w:rPr>
            </w:pPr>
          </w:p>
        </w:tc>
        <w:tc>
          <w:tcPr>
            <w:tcW w:w="0" w:type="auto"/>
            <w:vAlign w:val="bottom"/>
          </w:tcPr>
          <w:p w14:paraId="77E54860" w14:textId="77777777" w:rsidR="0043448C" w:rsidRPr="000D21C0" w:rsidRDefault="0043448C" w:rsidP="0043448C">
            <w:pPr>
              <w:spacing w:line="259" w:lineRule="auto"/>
              <w:rPr>
                <w:rFonts w:ascii="Calibri" w:hAnsi="Calibri" w:cs="Calibri"/>
                <w:color w:val="000000" w:themeColor="text1"/>
                <w:sz w:val="16"/>
                <w:szCs w:val="16"/>
              </w:rPr>
            </w:pPr>
            <w:r w:rsidRPr="000D21C0">
              <w:rPr>
                <w:rFonts w:ascii="Calibri" w:hAnsi="Calibri" w:cs="Calibri"/>
                <w:color w:val="000000" w:themeColor="text1"/>
                <w:sz w:val="16"/>
                <w:szCs w:val="16"/>
              </w:rPr>
              <w:t>93</w:t>
            </w:r>
          </w:p>
          <w:p w14:paraId="32167174" w14:textId="77777777" w:rsidR="0043448C" w:rsidRPr="000D21C0" w:rsidRDefault="0043448C" w:rsidP="0043448C">
            <w:pPr>
              <w:spacing w:line="259" w:lineRule="auto"/>
              <w:rPr>
                <w:rFonts w:ascii="Calibri" w:hAnsi="Calibri" w:cs="Calibri"/>
                <w:color w:val="000000" w:themeColor="text1"/>
                <w:sz w:val="16"/>
                <w:szCs w:val="16"/>
              </w:rPr>
            </w:pPr>
          </w:p>
          <w:p w14:paraId="220B3C3E" w14:textId="77777777" w:rsidR="0043448C" w:rsidRPr="000D21C0" w:rsidRDefault="0043448C" w:rsidP="0043448C">
            <w:pPr>
              <w:spacing w:line="259" w:lineRule="auto"/>
              <w:rPr>
                <w:rFonts w:ascii="Calibri" w:hAnsi="Calibri" w:cs="Calibri"/>
                <w:color w:val="000000" w:themeColor="text1"/>
                <w:sz w:val="16"/>
                <w:szCs w:val="16"/>
              </w:rPr>
            </w:pPr>
          </w:p>
        </w:tc>
        <w:tc>
          <w:tcPr>
            <w:tcW w:w="0" w:type="auto"/>
          </w:tcPr>
          <w:p w14:paraId="2412ECD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0514D7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0B9D7E0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33F8DBE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6D186B4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tcPr>
          <w:p w14:paraId="5CD87E8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11</w:t>
            </w:r>
          </w:p>
        </w:tc>
      </w:tr>
      <w:tr w:rsidR="0043448C" w:rsidRPr="000D21C0" w14:paraId="7DFFF3D0" w14:textId="77777777" w:rsidTr="008F31F1">
        <w:trPr>
          <w:gridAfter w:val="4"/>
          <w:wAfter w:w="3155" w:type="dxa"/>
          <w:trHeight w:val="532"/>
        </w:trPr>
        <w:tc>
          <w:tcPr>
            <w:tcW w:w="0" w:type="auto"/>
            <w:gridSpan w:val="2"/>
            <w:shd w:val="clear" w:color="auto" w:fill="D9D9D9" w:themeFill="background1" w:themeFillShade="D9"/>
            <w:vAlign w:val="bottom"/>
          </w:tcPr>
          <w:p w14:paraId="734CB88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Venezuelan exodus </w:t>
            </w:r>
          </w:p>
          <w:p w14:paraId="614FA074" w14:textId="77777777" w:rsidR="0043448C" w:rsidRPr="000D21C0" w:rsidRDefault="0043448C" w:rsidP="0043448C">
            <w:pPr>
              <w:spacing w:line="259" w:lineRule="auto"/>
              <w:rPr>
                <w:color w:val="000000" w:themeColor="text1"/>
                <w:sz w:val="16"/>
                <w:szCs w:val="16"/>
              </w:rPr>
            </w:pPr>
          </w:p>
          <w:p w14:paraId="46CB6FC3" w14:textId="77777777" w:rsidR="0043448C" w:rsidRPr="000D21C0" w:rsidRDefault="0043448C" w:rsidP="0043448C">
            <w:pPr>
              <w:spacing w:line="259" w:lineRule="auto"/>
              <w:rPr>
                <w:color w:val="000000" w:themeColor="text1"/>
                <w:sz w:val="16"/>
                <w:szCs w:val="16"/>
              </w:rPr>
            </w:pPr>
          </w:p>
          <w:p w14:paraId="058B5BB8" w14:textId="77777777" w:rsidR="0043448C" w:rsidRPr="000D21C0" w:rsidRDefault="0043448C" w:rsidP="0043448C">
            <w:pPr>
              <w:spacing w:line="259" w:lineRule="auto"/>
              <w:rPr>
                <w:color w:val="000000" w:themeColor="text1"/>
                <w:sz w:val="16"/>
                <w:szCs w:val="16"/>
              </w:rPr>
            </w:pPr>
          </w:p>
        </w:tc>
        <w:tc>
          <w:tcPr>
            <w:tcW w:w="803" w:type="dxa"/>
            <w:shd w:val="clear" w:color="auto" w:fill="D9D9D9" w:themeFill="background1" w:themeFillShade="D9"/>
            <w:vAlign w:val="bottom"/>
          </w:tcPr>
          <w:p w14:paraId="4E4A471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2015-25</w:t>
            </w:r>
          </w:p>
          <w:p w14:paraId="1295D509" w14:textId="77777777" w:rsidR="0043448C" w:rsidRPr="000D21C0" w:rsidRDefault="0043448C" w:rsidP="0043448C">
            <w:pPr>
              <w:spacing w:line="259" w:lineRule="auto"/>
              <w:rPr>
                <w:color w:val="000000" w:themeColor="text1"/>
                <w:sz w:val="16"/>
                <w:szCs w:val="16"/>
              </w:rPr>
            </w:pPr>
          </w:p>
          <w:p w14:paraId="191A7D09" w14:textId="77777777" w:rsidR="0043448C" w:rsidRPr="000D21C0" w:rsidRDefault="0043448C" w:rsidP="0043448C">
            <w:pPr>
              <w:spacing w:line="259" w:lineRule="auto"/>
              <w:rPr>
                <w:color w:val="000000" w:themeColor="text1"/>
                <w:sz w:val="16"/>
                <w:szCs w:val="16"/>
              </w:rPr>
            </w:pPr>
          </w:p>
          <w:p w14:paraId="283B6FAE" w14:textId="77777777" w:rsidR="0043448C" w:rsidRPr="000D21C0" w:rsidRDefault="0043448C" w:rsidP="0043448C">
            <w:pPr>
              <w:spacing w:line="259" w:lineRule="auto"/>
              <w:rPr>
                <w:color w:val="000000" w:themeColor="text1"/>
                <w:sz w:val="16"/>
                <w:szCs w:val="16"/>
              </w:rPr>
            </w:pPr>
          </w:p>
        </w:tc>
        <w:tc>
          <w:tcPr>
            <w:tcW w:w="1133" w:type="dxa"/>
            <w:shd w:val="clear" w:color="auto" w:fill="D9D9D9" w:themeFill="background1" w:themeFillShade="D9"/>
          </w:tcPr>
          <w:p w14:paraId="0B381C8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15,887</w:t>
            </w:r>
          </w:p>
          <w:p w14:paraId="02AB81B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D9D9D9" w:themeFill="background1" w:themeFillShade="D9"/>
          </w:tcPr>
          <w:p w14:paraId="089B5FE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10,870</w:t>
            </w:r>
          </w:p>
          <w:p w14:paraId="4BBB23B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D9D9D9" w:themeFill="background1" w:themeFillShade="D9"/>
          </w:tcPr>
          <w:p w14:paraId="65572666"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920</w:t>
            </w:r>
          </w:p>
        </w:tc>
        <w:tc>
          <w:tcPr>
            <w:tcW w:w="0" w:type="auto"/>
            <w:shd w:val="clear" w:color="auto" w:fill="D9D9D9" w:themeFill="background1" w:themeFillShade="D9"/>
          </w:tcPr>
          <w:p w14:paraId="5B6907A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67582B8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w:t>
            </w:r>
            <w:proofErr w:type="spellStart"/>
            <w:r w:rsidRPr="000D21C0">
              <w:rPr>
                <w:color w:val="000000" w:themeColor="text1"/>
                <w:sz w:val="16"/>
                <w:szCs w:val="16"/>
              </w:rPr>
              <w:t>Jabalia</w:t>
            </w:r>
            <w:proofErr w:type="spellEnd"/>
            <w:proofErr w:type="gramEnd"/>
            <w:r w:rsidRPr="000D21C0">
              <w:rPr>
                <w:color w:val="000000" w:themeColor="text1"/>
                <w:sz w:val="16"/>
                <w:szCs w:val="16"/>
              </w:rPr>
              <w:t>”/</w:t>
            </w:r>
          </w:p>
          <w:p w14:paraId="3C8B8070" w14:textId="77777777" w:rsidR="0043448C" w:rsidRPr="000D21C0" w:rsidRDefault="0043448C" w:rsidP="0043448C">
            <w:pPr>
              <w:spacing w:line="259" w:lineRule="auto"/>
              <w:rPr>
                <w:color w:val="000000" w:themeColor="text1"/>
                <w:sz w:val="16"/>
                <w:szCs w:val="16"/>
              </w:rPr>
            </w:pPr>
            <w:proofErr w:type="gramStart"/>
            <w:r w:rsidRPr="000D21C0">
              <w:rPr>
                <w:color w:val="000000" w:themeColor="text1"/>
                <w:sz w:val="16"/>
                <w:szCs w:val="16"/>
              </w:rPr>
              <w:t>”Nuseirat</w:t>
            </w:r>
            <w:proofErr w:type="gramEnd"/>
            <w:r w:rsidRPr="000D21C0">
              <w:rPr>
                <w:color w:val="000000" w:themeColor="text1"/>
                <w:sz w:val="16"/>
                <w:szCs w:val="16"/>
              </w:rPr>
              <w:t>”</w:t>
            </w:r>
          </w:p>
          <w:p w14:paraId="4ECB15B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600CDC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6880989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shd w:val="clear" w:color="auto" w:fill="D9D9D9" w:themeFill="background1" w:themeFillShade="D9"/>
          </w:tcPr>
          <w:p w14:paraId="2869CD9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41</w:t>
            </w:r>
          </w:p>
        </w:tc>
      </w:tr>
      <w:tr w:rsidR="0043448C" w:rsidRPr="000D21C0" w14:paraId="25CA1505" w14:textId="77777777" w:rsidTr="008F31F1">
        <w:trPr>
          <w:gridAfter w:val="4"/>
          <w:wAfter w:w="3155" w:type="dxa"/>
          <w:trHeight w:val="532"/>
        </w:trPr>
        <w:tc>
          <w:tcPr>
            <w:tcW w:w="0" w:type="auto"/>
            <w:gridSpan w:val="2"/>
            <w:vAlign w:val="bottom"/>
          </w:tcPr>
          <w:p w14:paraId="5F395EFB" w14:textId="77777777" w:rsidR="0043448C" w:rsidRPr="000D21C0" w:rsidRDefault="0043448C" w:rsidP="0043448C">
            <w:pPr>
              <w:spacing w:line="259" w:lineRule="auto"/>
              <w:rPr>
                <w:color w:val="000000" w:themeColor="text1"/>
                <w:sz w:val="16"/>
                <w:szCs w:val="16"/>
              </w:rPr>
            </w:pPr>
            <w:proofErr w:type="spellStart"/>
            <w:r w:rsidRPr="000D21C0">
              <w:rPr>
                <w:color w:val="000000" w:themeColor="text1"/>
                <w:sz w:val="16"/>
                <w:szCs w:val="16"/>
              </w:rPr>
              <w:t>Ambazonia</w:t>
            </w:r>
            <w:proofErr w:type="spellEnd"/>
            <w:r w:rsidRPr="000D21C0">
              <w:rPr>
                <w:color w:val="000000" w:themeColor="text1"/>
                <w:sz w:val="16"/>
                <w:szCs w:val="16"/>
              </w:rPr>
              <w:t xml:space="preserve"> War</w:t>
            </w:r>
          </w:p>
          <w:p w14:paraId="36FDBD18" w14:textId="77777777" w:rsidR="0043448C" w:rsidRPr="000D21C0" w:rsidRDefault="0043448C" w:rsidP="0043448C">
            <w:pPr>
              <w:spacing w:line="259" w:lineRule="auto"/>
              <w:rPr>
                <w:color w:val="000000" w:themeColor="text1"/>
                <w:sz w:val="16"/>
                <w:szCs w:val="16"/>
              </w:rPr>
            </w:pPr>
          </w:p>
          <w:p w14:paraId="3F4C0980" w14:textId="77777777" w:rsidR="0043448C" w:rsidRPr="000D21C0" w:rsidRDefault="0043448C" w:rsidP="0043448C">
            <w:pPr>
              <w:spacing w:line="259" w:lineRule="auto"/>
              <w:rPr>
                <w:color w:val="000000" w:themeColor="text1"/>
                <w:sz w:val="16"/>
                <w:szCs w:val="16"/>
              </w:rPr>
            </w:pPr>
          </w:p>
        </w:tc>
        <w:tc>
          <w:tcPr>
            <w:tcW w:w="803" w:type="dxa"/>
            <w:vAlign w:val="bottom"/>
          </w:tcPr>
          <w:p w14:paraId="63154DC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2016-25</w:t>
            </w:r>
          </w:p>
          <w:p w14:paraId="43561380" w14:textId="77777777" w:rsidR="0043448C" w:rsidRPr="000D21C0" w:rsidRDefault="0043448C" w:rsidP="0043448C">
            <w:pPr>
              <w:spacing w:line="259" w:lineRule="auto"/>
              <w:rPr>
                <w:color w:val="000000" w:themeColor="text1"/>
                <w:sz w:val="16"/>
                <w:szCs w:val="16"/>
              </w:rPr>
            </w:pPr>
          </w:p>
          <w:p w14:paraId="5836FC86" w14:textId="77777777" w:rsidR="0043448C" w:rsidRPr="000D21C0" w:rsidRDefault="0043448C" w:rsidP="0043448C">
            <w:pPr>
              <w:spacing w:line="259" w:lineRule="auto"/>
              <w:rPr>
                <w:color w:val="000000" w:themeColor="text1"/>
                <w:sz w:val="16"/>
                <w:szCs w:val="16"/>
              </w:rPr>
            </w:pPr>
          </w:p>
        </w:tc>
        <w:tc>
          <w:tcPr>
            <w:tcW w:w="1133" w:type="dxa"/>
          </w:tcPr>
          <w:p w14:paraId="5082978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4,069</w:t>
            </w:r>
          </w:p>
          <w:p w14:paraId="3CFB7FF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176803F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763</w:t>
            </w:r>
          </w:p>
          <w:p w14:paraId="0C6DC6A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6A6B6C1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65</w:t>
            </w:r>
          </w:p>
        </w:tc>
        <w:tc>
          <w:tcPr>
            <w:tcW w:w="0" w:type="auto"/>
          </w:tcPr>
          <w:p w14:paraId="361E32E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3F948B0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w:t>
            </w:r>
            <w:proofErr w:type="spellStart"/>
            <w:r w:rsidRPr="000D21C0">
              <w:rPr>
                <w:color w:val="000000" w:themeColor="text1"/>
                <w:sz w:val="16"/>
                <w:szCs w:val="16"/>
              </w:rPr>
              <w:t>Jabalia</w:t>
            </w:r>
            <w:proofErr w:type="spellEnd"/>
            <w:proofErr w:type="gramEnd"/>
            <w:r w:rsidRPr="000D21C0">
              <w:rPr>
                <w:color w:val="000000" w:themeColor="text1"/>
                <w:sz w:val="16"/>
                <w:szCs w:val="16"/>
              </w:rPr>
              <w:t>”/</w:t>
            </w:r>
          </w:p>
          <w:p w14:paraId="40A5AE8F" w14:textId="77777777" w:rsidR="0043448C" w:rsidRPr="000D21C0" w:rsidRDefault="0043448C" w:rsidP="0043448C">
            <w:pPr>
              <w:spacing w:line="259" w:lineRule="auto"/>
              <w:rPr>
                <w:color w:val="000000" w:themeColor="text1"/>
                <w:sz w:val="16"/>
                <w:szCs w:val="16"/>
              </w:rPr>
            </w:pPr>
            <w:proofErr w:type="gramStart"/>
            <w:r w:rsidRPr="000D21C0">
              <w:rPr>
                <w:color w:val="000000" w:themeColor="text1"/>
                <w:sz w:val="16"/>
                <w:szCs w:val="16"/>
              </w:rPr>
              <w:t>”Nuseirat</w:t>
            </w:r>
            <w:proofErr w:type="gramEnd"/>
            <w:r w:rsidRPr="000D21C0">
              <w:rPr>
                <w:color w:val="000000" w:themeColor="text1"/>
                <w:sz w:val="16"/>
                <w:szCs w:val="16"/>
              </w:rPr>
              <w:t>”</w:t>
            </w:r>
          </w:p>
          <w:p w14:paraId="2F266DD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70503B9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510B57C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tcPr>
          <w:p w14:paraId="3B32C55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10</w:t>
            </w:r>
          </w:p>
        </w:tc>
      </w:tr>
      <w:tr w:rsidR="0043448C" w:rsidRPr="000D21C0" w14:paraId="04871016" w14:textId="77777777" w:rsidTr="008F31F1">
        <w:trPr>
          <w:gridAfter w:val="4"/>
          <w:wAfter w:w="3155" w:type="dxa"/>
          <w:trHeight w:val="1315"/>
        </w:trPr>
        <w:tc>
          <w:tcPr>
            <w:tcW w:w="0" w:type="auto"/>
            <w:gridSpan w:val="2"/>
            <w:vAlign w:val="bottom"/>
          </w:tcPr>
          <w:p w14:paraId="549515F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Uyghur Exodus</w:t>
            </w:r>
          </w:p>
          <w:p w14:paraId="76779012" w14:textId="77777777" w:rsidR="0043448C" w:rsidRPr="000D21C0" w:rsidRDefault="0043448C" w:rsidP="0043448C">
            <w:pPr>
              <w:spacing w:line="259" w:lineRule="auto"/>
              <w:rPr>
                <w:color w:val="000000" w:themeColor="text1"/>
                <w:sz w:val="16"/>
                <w:szCs w:val="16"/>
              </w:rPr>
            </w:pPr>
          </w:p>
          <w:p w14:paraId="63DEF45A" w14:textId="77777777" w:rsidR="0043448C" w:rsidRPr="000D21C0" w:rsidRDefault="0043448C" w:rsidP="0043448C">
            <w:pPr>
              <w:spacing w:line="259" w:lineRule="auto"/>
              <w:rPr>
                <w:color w:val="000000" w:themeColor="text1"/>
                <w:sz w:val="16"/>
                <w:szCs w:val="16"/>
              </w:rPr>
            </w:pPr>
          </w:p>
        </w:tc>
        <w:tc>
          <w:tcPr>
            <w:tcW w:w="803" w:type="dxa"/>
            <w:vAlign w:val="bottom"/>
          </w:tcPr>
          <w:p w14:paraId="7B511D9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2017-25</w:t>
            </w:r>
          </w:p>
          <w:p w14:paraId="71E96EEA" w14:textId="77777777" w:rsidR="0043448C" w:rsidRPr="000D21C0" w:rsidRDefault="0043448C" w:rsidP="0043448C">
            <w:pPr>
              <w:spacing w:line="259" w:lineRule="auto"/>
              <w:rPr>
                <w:color w:val="000000" w:themeColor="text1"/>
                <w:sz w:val="16"/>
                <w:szCs w:val="16"/>
              </w:rPr>
            </w:pPr>
          </w:p>
          <w:p w14:paraId="2350FC6C" w14:textId="77777777" w:rsidR="0043448C" w:rsidRPr="000D21C0" w:rsidRDefault="0043448C" w:rsidP="0043448C">
            <w:pPr>
              <w:spacing w:line="259" w:lineRule="auto"/>
              <w:rPr>
                <w:color w:val="000000" w:themeColor="text1"/>
                <w:sz w:val="16"/>
                <w:szCs w:val="16"/>
              </w:rPr>
            </w:pPr>
          </w:p>
          <w:p w14:paraId="74F086FC" w14:textId="77777777" w:rsidR="0043448C" w:rsidRPr="000D21C0" w:rsidRDefault="0043448C" w:rsidP="0043448C">
            <w:pPr>
              <w:spacing w:line="259" w:lineRule="auto"/>
              <w:rPr>
                <w:color w:val="000000" w:themeColor="text1"/>
                <w:sz w:val="16"/>
                <w:szCs w:val="16"/>
              </w:rPr>
            </w:pPr>
          </w:p>
        </w:tc>
        <w:tc>
          <w:tcPr>
            <w:tcW w:w="1133" w:type="dxa"/>
          </w:tcPr>
          <w:p w14:paraId="4A7763E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761</w:t>
            </w:r>
          </w:p>
          <w:p w14:paraId="613FDC7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69FAD69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654</w:t>
            </w:r>
          </w:p>
          <w:p w14:paraId="5707529E"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tcPr>
          <w:p w14:paraId="4EF9699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53</w:t>
            </w:r>
          </w:p>
        </w:tc>
        <w:tc>
          <w:tcPr>
            <w:tcW w:w="0" w:type="auto"/>
          </w:tcPr>
          <w:p w14:paraId="515498C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3576CD3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roofErr w:type="gramStart"/>
            <w:r w:rsidRPr="000D21C0">
              <w:rPr>
                <w:color w:val="000000" w:themeColor="text1"/>
                <w:sz w:val="16"/>
                <w:szCs w:val="16"/>
              </w:rPr>
              <w:t>/”</w:t>
            </w:r>
            <w:proofErr w:type="spellStart"/>
            <w:r w:rsidRPr="000D21C0">
              <w:rPr>
                <w:color w:val="000000" w:themeColor="text1"/>
                <w:sz w:val="16"/>
                <w:szCs w:val="16"/>
              </w:rPr>
              <w:t>Jabalia</w:t>
            </w:r>
            <w:proofErr w:type="spellEnd"/>
            <w:proofErr w:type="gramEnd"/>
            <w:r w:rsidRPr="000D21C0">
              <w:rPr>
                <w:color w:val="000000" w:themeColor="text1"/>
                <w:sz w:val="16"/>
                <w:szCs w:val="16"/>
              </w:rPr>
              <w:t>”/</w:t>
            </w:r>
          </w:p>
          <w:p w14:paraId="29AC4BB1" w14:textId="77777777" w:rsidR="0043448C" w:rsidRPr="000D21C0" w:rsidRDefault="0043448C" w:rsidP="0043448C">
            <w:pPr>
              <w:spacing w:line="259" w:lineRule="auto"/>
              <w:rPr>
                <w:color w:val="000000" w:themeColor="text1"/>
                <w:sz w:val="16"/>
                <w:szCs w:val="16"/>
              </w:rPr>
            </w:pPr>
            <w:proofErr w:type="gramStart"/>
            <w:r w:rsidRPr="000D21C0">
              <w:rPr>
                <w:color w:val="000000" w:themeColor="text1"/>
                <w:sz w:val="16"/>
                <w:szCs w:val="16"/>
              </w:rPr>
              <w:t>”Nuseirat</w:t>
            </w:r>
            <w:proofErr w:type="gramEnd"/>
            <w:r w:rsidRPr="000D21C0">
              <w:rPr>
                <w:color w:val="000000" w:themeColor="text1"/>
                <w:sz w:val="16"/>
                <w:szCs w:val="16"/>
              </w:rPr>
              <w:t>”</w:t>
            </w:r>
          </w:p>
          <w:p w14:paraId="51E0976C"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301DE712"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0636796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tcPr>
          <w:p w14:paraId="72DC326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w:t>
            </w:r>
          </w:p>
        </w:tc>
      </w:tr>
      <w:tr w:rsidR="0043448C" w:rsidRPr="000D21C0" w14:paraId="4F706B80" w14:textId="77777777" w:rsidTr="008F31F1">
        <w:trPr>
          <w:gridAfter w:val="4"/>
          <w:wAfter w:w="3155" w:type="dxa"/>
          <w:trHeight w:val="516"/>
        </w:trPr>
        <w:tc>
          <w:tcPr>
            <w:tcW w:w="0" w:type="auto"/>
            <w:gridSpan w:val="2"/>
            <w:shd w:val="clear" w:color="auto" w:fill="FFFFFF" w:themeFill="background1"/>
            <w:vAlign w:val="bottom"/>
          </w:tcPr>
          <w:p w14:paraId="4C80CDF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lastRenderedPageBreak/>
              <w:t xml:space="preserve">Tigray War </w:t>
            </w:r>
          </w:p>
          <w:p w14:paraId="046A82DB" w14:textId="77777777" w:rsidR="0043448C" w:rsidRPr="000D21C0" w:rsidRDefault="0043448C" w:rsidP="0043448C">
            <w:pPr>
              <w:spacing w:line="259" w:lineRule="auto"/>
              <w:rPr>
                <w:color w:val="000000" w:themeColor="text1"/>
                <w:sz w:val="16"/>
                <w:szCs w:val="16"/>
              </w:rPr>
            </w:pPr>
          </w:p>
        </w:tc>
        <w:tc>
          <w:tcPr>
            <w:tcW w:w="803" w:type="dxa"/>
            <w:shd w:val="clear" w:color="auto" w:fill="FFFFFF" w:themeFill="background1"/>
            <w:vAlign w:val="bottom"/>
          </w:tcPr>
          <w:p w14:paraId="052AC44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2020-5</w:t>
            </w:r>
          </w:p>
          <w:p w14:paraId="54B8C4E3" w14:textId="77777777" w:rsidR="0043448C" w:rsidRPr="000D21C0" w:rsidRDefault="0043448C" w:rsidP="0043448C">
            <w:pPr>
              <w:spacing w:line="259" w:lineRule="auto"/>
              <w:rPr>
                <w:color w:val="000000" w:themeColor="text1"/>
                <w:sz w:val="16"/>
                <w:szCs w:val="16"/>
              </w:rPr>
            </w:pPr>
          </w:p>
          <w:p w14:paraId="4F662449" w14:textId="77777777" w:rsidR="0043448C" w:rsidRPr="000D21C0" w:rsidRDefault="0043448C" w:rsidP="0043448C">
            <w:pPr>
              <w:spacing w:line="259" w:lineRule="auto"/>
              <w:rPr>
                <w:color w:val="000000" w:themeColor="text1"/>
                <w:sz w:val="16"/>
                <w:szCs w:val="16"/>
              </w:rPr>
            </w:pPr>
          </w:p>
        </w:tc>
        <w:tc>
          <w:tcPr>
            <w:tcW w:w="1133" w:type="dxa"/>
            <w:shd w:val="clear" w:color="auto" w:fill="FFFFFF" w:themeFill="background1"/>
          </w:tcPr>
          <w:p w14:paraId="1C8AECF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3,890</w:t>
            </w:r>
          </w:p>
          <w:p w14:paraId="18B1C7E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tc>
        <w:tc>
          <w:tcPr>
            <w:tcW w:w="0" w:type="auto"/>
            <w:shd w:val="clear" w:color="auto" w:fill="FFFFFF" w:themeFill="background1"/>
          </w:tcPr>
          <w:p w14:paraId="774DB7C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2,957</w:t>
            </w:r>
          </w:p>
          <w:p w14:paraId="7B908AE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(1%)</w:t>
            </w:r>
          </w:p>
        </w:tc>
        <w:tc>
          <w:tcPr>
            <w:tcW w:w="0" w:type="auto"/>
            <w:shd w:val="clear" w:color="auto" w:fill="FFFFFF" w:themeFill="background1"/>
          </w:tcPr>
          <w:p w14:paraId="732EE8D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456</w:t>
            </w:r>
          </w:p>
        </w:tc>
        <w:tc>
          <w:tcPr>
            <w:tcW w:w="0" w:type="auto"/>
            <w:shd w:val="clear" w:color="auto" w:fill="FFFFFF" w:themeFill="background1"/>
          </w:tcPr>
          <w:p w14:paraId="69A736E0"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4EF1272F"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147920ED"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05F0D85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03A7B2C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Rohingya</w:t>
            </w:r>
          </w:p>
        </w:tc>
        <w:tc>
          <w:tcPr>
            <w:tcW w:w="999" w:type="dxa"/>
            <w:shd w:val="clear" w:color="auto" w:fill="FFFFFF" w:themeFill="background1"/>
          </w:tcPr>
          <w:p w14:paraId="5382793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w:t>
            </w:r>
          </w:p>
        </w:tc>
      </w:tr>
      <w:tr w:rsidR="0043448C" w:rsidRPr="000D21C0" w14:paraId="26584648" w14:textId="77777777" w:rsidTr="008F31F1">
        <w:trPr>
          <w:gridAfter w:val="4"/>
          <w:wAfter w:w="3155" w:type="dxa"/>
          <w:trHeight w:val="532"/>
        </w:trPr>
        <w:tc>
          <w:tcPr>
            <w:tcW w:w="0" w:type="auto"/>
            <w:gridSpan w:val="2"/>
            <w:vAlign w:val="bottom"/>
          </w:tcPr>
          <w:p w14:paraId="26D8DC67"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 xml:space="preserve">Myanmar Civil War </w:t>
            </w:r>
          </w:p>
          <w:p w14:paraId="688C1928" w14:textId="77777777" w:rsidR="0043448C" w:rsidRPr="000D21C0" w:rsidRDefault="0043448C" w:rsidP="0043448C">
            <w:pPr>
              <w:spacing w:line="259" w:lineRule="auto"/>
              <w:rPr>
                <w:color w:val="000000" w:themeColor="text1"/>
                <w:sz w:val="16"/>
                <w:szCs w:val="16"/>
              </w:rPr>
            </w:pPr>
          </w:p>
        </w:tc>
        <w:tc>
          <w:tcPr>
            <w:tcW w:w="803" w:type="dxa"/>
            <w:vAlign w:val="bottom"/>
          </w:tcPr>
          <w:p w14:paraId="61AE0725"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2021-5</w:t>
            </w:r>
          </w:p>
          <w:p w14:paraId="6C54FAB1" w14:textId="77777777" w:rsidR="0043448C" w:rsidRPr="000D21C0" w:rsidRDefault="0043448C" w:rsidP="0043448C">
            <w:pPr>
              <w:spacing w:line="259" w:lineRule="auto"/>
              <w:rPr>
                <w:color w:val="000000" w:themeColor="text1"/>
                <w:sz w:val="16"/>
                <w:szCs w:val="16"/>
              </w:rPr>
            </w:pPr>
          </w:p>
        </w:tc>
        <w:tc>
          <w:tcPr>
            <w:tcW w:w="1133" w:type="dxa"/>
          </w:tcPr>
          <w:p w14:paraId="132259D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3,335</w:t>
            </w:r>
          </w:p>
          <w:p w14:paraId="27DDDC4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05589911" w14:textId="77777777" w:rsidR="0043448C" w:rsidRPr="000D21C0" w:rsidRDefault="0043448C" w:rsidP="0043448C">
            <w:pPr>
              <w:spacing w:line="259" w:lineRule="auto"/>
              <w:rPr>
                <w:color w:val="000000" w:themeColor="text1"/>
                <w:sz w:val="16"/>
                <w:szCs w:val="16"/>
              </w:rPr>
            </w:pPr>
          </w:p>
        </w:tc>
        <w:tc>
          <w:tcPr>
            <w:tcW w:w="0" w:type="auto"/>
          </w:tcPr>
          <w:p w14:paraId="32F4CBA9"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2,588</w:t>
            </w:r>
          </w:p>
          <w:p w14:paraId="7435EBD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(&lt;1%)</w:t>
            </w:r>
          </w:p>
          <w:p w14:paraId="53A62C1D" w14:textId="77777777" w:rsidR="0043448C" w:rsidRPr="000D21C0" w:rsidRDefault="0043448C" w:rsidP="0043448C">
            <w:pPr>
              <w:spacing w:line="259" w:lineRule="auto"/>
              <w:rPr>
                <w:color w:val="000000" w:themeColor="text1"/>
                <w:sz w:val="16"/>
                <w:szCs w:val="16"/>
              </w:rPr>
            </w:pPr>
          </w:p>
        </w:tc>
        <w:tc>
          <w:tcPr>
            <w:tcW w:w="0" w:type="auto"/>
          </w:tcPr>
          <w:p w14:paraId="28F7429B"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884</w:t>
            </w:r>
          </w:p>
        </w:tc>
        <w:tc>
          <w:tcPr>
            <w:tcW w:w="0" w:type="auto"/>
          </w:tcPr>
          <w:p w14:paraId="30C307A1"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Ukrainian</w:t>
            </w:r>
          </w:p>
          <w:p w14:paraId="450884BA"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Palestinian</w:t>
            </w:r>
          </w:p>
          <w:p w14:paraId="72D8BA38"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Afghan</w:t>
            </w:r>
          </w:p>
          <w:p w14:paraId="7F6CF0B3"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Syrian</w:t>
            </w:r>
          </w:p>
          <w:p w14:paraId="115AF4B2" w14:textId="77777777" w:rsidR="0043448C" w:rsidRPr="000D21C0" w:rsidRDefault="0043448C" w:rsidP="0043448C">
            <w:pPr>
              <w:keepNext/>
              <w:outlineLvl w:val="0"/>
              <w:rPr>
                <w:b/>
                <w:bCs/>
                <w:color w:val="000000" w:themeColor="text1"/>
                <w:sz w:val="16"/>
                <w:szCs w:val="16"/>
              </w:rPr>
            </w:pPr>
            <w:r w:rsidRPr="000D21C0">
              <w:rPr>
                <w:b/>
                <w:bCs/>
                <w:color w:val="000000" w:themeColor="text1"/>
                <w:sz w:val="16"/>
                <w:szCs w:val="16"/>
              </w:rPr>
              <w:t>Rohingya</w:t>
            </w:r>
          </w:p>
        </w:tc>
        <w:tc>
          <w:tcPr>
            <w:tcW w:w="999" w:type="dxa"/>
          </w:tcPr>
          <w:p w14:paraId="696A1944" w14:textId="77777777" w:rsidR="0043448C" w:rsidRPr="000D21C0" w:rsidRDefault="0043448C" w:rsidP="0043448C">
            <w:pPr>
              <w:spacing w:line="259" w:lineRule="auto"/>
              <w:rPr>
                <w:color w:val="000000" w:themeColor="text1"/>
                <w:sz w:val="16"/>
                <w:szCs w:val="16"/>
              </w:rPr>
            </w:pPr>
            <w:r w:rsidRPr="000D21C0">
              <w:rPr>
                <w:color w:val="000000" w:themeColor="text1"/>
                <w:sz w:val="16"/>
                <w:szCs w:val="16"/>
              </w:rPr>
              <w:t>7</w:t>
            </w:r>
          </w:p>
        </w:tc>
      </w:tr>
    </w:tbl>
    <w:p w14:paraId="2D76EAC2" w14:textId="4DC75B1C" w:rsidR="00B007C4" w:rsidRPr="00773BE2" w:rsidRDefault="0043448C" w:rsidP="00773BE2">
      <w:pPr>
        <w:tabs>
          <w:tab w:val="left" w:pos="8016"/>
        </w:tabs>
        <w:spacing w:after="0"/>
        <w:rPr>
          <w:color w:val="000000" w:themeColor="text1"/>
        </w:rPr>
      </w:pPr>
      <w:r w:rsidRPr="000D21C0">
        <w:rPr>
          <w:color w:val="000000" w:themeColor="text1"/>
        </w:rPr>
        <w:t xml:space="preserve">Notes: </w:t>
      </w:r>
      <w:r w:rsidR="00877AED">
        <w:rPr>
          <w:color w:val="000000" w:themeColor="text1"/>
        </w:rPr>
        <w:t xml:space="preserve">High geopolitical centrality dark grey, medium in light grey, marginal in white. </w:t>
      </w:r>
      <w:r w:rsidRPr="000D21C0">
        <w:rPr>
          <w:color w:val="000000" w:themeColor="text1"/>
        </w:rPr>
        <w:t>Either because disaggregation was impossible, or where monopolists overwhelmed/distorted remaining coverage, the following exclusions were necessary: Rohingya from Myanmar Civil War (2021-5)</w:t>
      </w:r>
      <w:r w:rsidR="00877AED">
        <w:rPr>
          <w:color w:val="000000" w:themeColor="text1"/>
        </w:rPr>
        <w:t xml:space="preserve"> and</w:t>
      </w:r>
      <w:r w:rsidRPr="000D21C0">
        <w:rPr>
          <w:color w:val="000000" w:themeColor="text1"/>
        </w:rPr>
        <w:t xml:space="preserve"> Palestinians/Gazans from last Lebanon war (2024-5)</w:t>
      </w:r>
      <w:r w:rsidR="00877AED">
        <w:rPr>
          <w:color w:val="000000" w:themeColor="text1"/>
        </w:rPr>
        <w:t>.</w:t>
      </w:r>
      <w:r w:rsidRPr="000D21C0">
        <w:rPr>
          <w:color w:val="000000" w:themeColor="text1"/>
        </w:rPr>
        <w:t xml:space="preserve"> For ongoing wars (in 2025), retrospective time frame either (a) begins with end of last refugee episode preceding the ongoing one or (b) is identical with prospective but uses the more demanding coding scheme (i.e. counting only mentions of refugees </w:t>
      </w:r>
      <w:r w:rsidRPr="000D21C0">
        <w:rPr>
          <w:i/>
          <w:iCs/>
          <w:color w:val="000000" w:themeColor="text1"/>
        </w:rPr>
        <w:t xml:space="preserve">and </w:t>
      </w:r>
      <w:r w:rsidRPr="000D21C0">
        <w:rPr>
          <w:color w:val="000000" w:themeColor="text1"/>
        </w:rPr>
        <w:t xml:space="preserve">their force factor), hence sometimes lower than prospective reference counts. Ranking keywords refer to prefixes to forced migrant keywords, primarily “refugee[s],” within five words; indirect (e.g. “Jenin refugees” referring to Palestinian camp) or ambiguous phrases (e.g. “from Germany” referring to Jewish refugees) are in quotation marks. Overlapping categories (e.g. “Kurdish” into “Iraqi” in 1991) are merged into a single ranking position conservatively, only if &gt;75% of the references are clearly individuated; otherwise, listed separately. Disaggregated data by date, mention, publication, publication owner, etc. available upon request. </w:t>
      </w:r>
      <w:r w:rsidRPr="000D21C0">
        <w:rPr>
          <w:color w:val="000000" w:themeColor="text1"/>
        </w:rPr>
        <w:tab/>
      </w:r>
    </w:p>
    <w:p w14:paraId="227E4E82" w14:textId="6296A658" w:rsidR="00773BE2" w:rsidRDefault="00773BE2" w:rsidP="002A55C8">
      <w:pPr>
        <w:spacing w:after="0"/>
        <w:rPr>
          <w:rFonts w:eastAsia="Cambria"/>
          <w:color w:val="000000" w:themeColor="text1"/>
          <w:sz w:val="16"/>
          <w:szCs w:val="16"/>
        </w:rPr>
      </w:pPr>
    </w:p>
    <w:p w14:paraId="487864FF" w14:textId="77777777" w:rsidR="00773BE2" w:rsidRDefault="00773BE2" w:rsidP="002A55C8">
      <w:pPr>
        <w:spacing w:after="0"/>
        <w:rPr>
          <w:rFonts w:eastAsia="Cambria"/>
          <w:color w:val="000000" w:themeColor="text1"/>
          <w:sz w:val="16"/>
          <w:szCs w:val="16"/>
        </w:rPr>
      </w:pPr>
    </w:p>
    <w:p w14:paraId="12FB2A83" w14:textId="2281E7E6" w:rsidR="000D21C0" w:rsidRPr="000D21C0" w:rsidRDefault="000D21C0" w:rsidP="000D21C0">
      <w:pPr>
        <w:pStyle w:val="Heading2"/>
      </w:pPr>
      <w:r w:rsidRPr="000D21C0">
        <w:t xml:space="preserve">Table </w:t>
      </w:r>
      <w:r>
        <w:t>4</w:t>
      </w:r>
      <w:r w:rsidRPr="000D21C0">
        <w:t>. Top-Ranked Individuated Refugee Constituencies in Press Coverage, 1914-2024 (</w:t>
      </w:r>
      <w:proofErr w:type="spellStart"/>
      <w:r w:rsidRPr="000D21C0">
        <w:t>n</w:t>
      </w:r>
      <w:r w:rsidRPr="000D21C0">
        <w:rPr>
          <w:vertAlign w:val="superscript"/>
        </w:rPr>
        <w:t>pc</w:t>
      </w:r>
      <w:proofErr w:type="spellEnd"/>
      <w:r w:rsidRPr="000D21C0">
        <w:rPr>
          <w:vertAlign w:val="superscript"/>
        </w:rPr>
        <w:t xml:space="preserve"> </w:t>
      </w:r>
      <w:r w:rsidRPr="000D21C0">
        <w:t>= 2,141,590)</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576"/>
        <w:gridCol w:w="1551"/>
        <w:gridCol w:w="708"/>
        <w:gridCol w:w="567"/>
        <w:gridCol w:w="1560"/>
        <w:gridCol w:w="992"/>
        <w:gridCol w:w="567"/>
        <w:gridCol w:w="1984"/>
        <w:gridCol w:w="1134"/>
      </w:tblGrid>
      <w:tr w:rsidR="000D21C0" w:rsidRPr="000D21C0" w14:paraId="7429F2AA" w14:textId="77777777" w:rsidTr="000D21C0">
        <w:trPr>
          <w:trHeight w:val="285"/>
        </w:trPr>
        <w:tc>
          <w:tcPr>
            <w:tcW w:w="576" w:type="dxa"/>
            <w:noWrap/>
            <w:hideMark/>
          </w:tcPr>
          <w:p w14:paraId="489A917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Year</w:t>
            </w:r>
          </w:p>
          <w:p w14:paraId="6CCAA28B" w14:textId="77777777" w:rsidR="000D21C0" w:rsidRPr="000D21C0" w:rsidRDefault="000D21C0" w:rsidP="000D21C0">
            <w:pPr>
              <w:spacing w:after="0"/>
              <w:rPr>
                <w:rFonts w:eastAsia="Cambria"/>
                <w:color w:val="000000" w:themeColor="text1"/>
                <w:sz w:val="16"/>
                <w:szCs w:val="16"/>
              </w:rPr>
            </w:pPr>
          </w:p>
          <w:p w14:paraId="34CAB06C" w14:textId="77777777" w:rsidR="000D21C0" w:rsidRPr="000D21C0" w:rsidRDefault="000D21C0" w:rsidP="000D21C0">
            <w:pPr>
              <w:spacing w:after="0"/>
              <w:rPr>
                <w:rFonts w:eastAsia="Cambria"/>
                <w:color w:val="000000" w:themeColor="text1"/>
                <w:sz w:val="16"/>
                <w:szCs w:val="16"/>
              </w:rPr>
            </w:pPr>
          </w:p>
        </w:tc>
        <w:tc>
          <w:tcPr>
            <w:tcW w:w="1551" w:type="dxa"/>
            <w:noWrap/>
            <w:hideMark/>
          </w:tcPr>
          <w:p w14:paraId="5EDEF7D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Top-Five Individuated Forced Migrants (descending)</w:t>
            </w:r>
          </w:p>
        </w:tc>
        <w:tc>
          <w:tcPr>
            <w:tcW w:w="708" w:type="dxa"/>
            <w:noWrap/>
            <w:hideMark/>
          </w:tcPr>
          <w:p w14:paraId="2AD821A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of References</w:t>
            </w:r>
          </w:p>
        </w:tc>
        <w:tc>
          <w:tcPr>
            <w:tcW w:w="567" w:type="dxa"/>
          </w:tcPr>
          <w:p w14:paraId="408F858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Year</w:t>
            </w:r>
          </w:p>
          <w:p w14:paraId="5D02EDBA" w14:textId="77777777" w:rsidR="000D21C0" w:rsidRPr="000D21C0" w:rsidRDefault="000D21C0" w:rsidP="000D21C0">
            <w:pPr>
              <w:spacing w:after="0"/>
              <w:rPr>
                <w:rFonts w:eastAsia="Cambria"/>
                <w:color w:val="000000" w:themeColor="text1"/>
                <w:sz w:val="16"/>
                <w:szCs w:val="16"/>
              </w:rPr>
            </w:pPr>
          </w:p>
        </w:tc>
        <w:tc>
          <w:tcPr>
            <w:tcW w:w="1560" w:type="dxa"/>
          </w:tcPr>
          <w:p w14:paraId="5466D64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Top-Five Individuated Forced Migrants</w:t>
            </w:r>
          </w:p>
          <w:p w14:paraId="083851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(descending)</w:t>
            </w:r>
          </w:p>
        </w:tc>
        <w:tc>
          <w:tcPr>
            <w:tcW w:w="992" w:type="dxa"/>
          </w:tcPr>
          <w:p w14:paraId="738BC8A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 of </w:t>
            </w:r>
          </w:p>
          <w:p w14:paraId="549CAA3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References</w:t>
            </w:r>
          </w:p>
        </w:tc>
        <w:tc>
          <w:tcPr>
            <w:tcW w:w="567" w:type="dxa"/>
          </w:tcPr>
          <w:p w14:paraId="193A149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Year</w:t>
            </w:r>
          </w:p>
          <w:p w14:paraId="64357358" w14:textId="77777777" w:rsidR="000D21C0" w:rsidRPr="000D21C0" w:rsidRDefault="000D21C0" w:rsidP="000D21C0">
            <w:pPr>
              <w:spacing w:after="0"/>
              <w:rPr>
                <w:rFonts w:eastAsia="Cambria"/>
                <w:color w:val="000000" w:themeColor="text1"/>
                <w:sz w:val="16"/>
                <w:szCs w:val="16"/>
              </w:rPr>
            </w:pPr>
          </w:p>
        </w:tc>
        <w:tc>
          <w:tcPr>
            <w:tcW w:w="1984" w:type="dxa"/>
          </w:tcPr>
          <w:p w14:paraId="7196EC8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Top-Five Individuated Forced Migrants</w:t>
            </w:r>
          </w:p>
          <w:p w14:paraId="45FCF70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(descending)</w:t>
            </w:r>
          </w:p>
        </w:tc>
        <w:tc>
          <w:tcPr>
            <w:tcW w:w="1134" w:type="dxa"/>
          </w:tcPr>
          <w:p w14:paraId="149D5DF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of References</w:t>
            </w:r>
          </w:p>
        </w:tc>
      </w:tr>
      <w:tr w:rsidR="000D21C0" w:rsidRPr="000D21C0" w14:paraId="1EC809AC" w14:textId="77777777" w:rsidTr="000D21C0">
        <w:trPr>
          <w:trHeight w:val="1032"/>
        </w:trPr>
        <w:tc>
          <w:tcPr>
            <w:tcW w:w="576" w:type="dxa"/>
            <w:noWrap/>
            <w:hideMark/>
          </w:tcPr>
          <w:p w14:paraId="084F573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1914</w:t>
            </w:r>
          </w:p>
        </w:tc>
        <w:tc>
          <w:tcPr>
            <w:tcW w:w="1551" w:type="dxa"/>
            <w:noWrap/>
            <w:hideMark/>
          </w:tcPr>
          <w:p w14:paraId="66D1FC1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Belgian </w:t>
            </w:r>
          </w:p>
          <w:p w14:paraId="20C1357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American </w:t>
            </w:r>
          </w:p>
          <w:p w14:paraId="2F2D86D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Mexican </w:t>
            </w:r>
          </w:p>
          <w:p w14:paraId="009A300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p w14:paraId="3630910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Greek </w:t>
            </w:r>
          </w:p>
        </w:tc>
        <w:tc>
          <w:tcPr>
            <w:tcW w:w="708" w:type="dxa"/>
            <w:noWrap/>
            <w:hideMark/>
          </w:tcPr>
          <w:p w14:paraId="003853E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1,932</w:t>
            </w:r>
          </w:p>
          <w:p w14:paraId="0BF8414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1,580</w:t>
            </w:r>
          </w:p>
          <w:p w14:paraId="4DED11A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547</w:t>
            </w:r>
          </w:p>
          <w:p w14:paraId="1ACAA86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86</w:t>
            </w:r>
          </w:p>
          <w:p w14:paraId="6BABF85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74</w:t>
            </w:r>
          </w:p>
        </w:tc>
        <w:tc>
          <w:tcPr>
            <w:tcW w:w="567" w:type="dxa"/>
          </w:tcPr>
          <w:p w14:paraId="3F63424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1951</w:t>
            </w:r>
          </w:p>
        </w:tc>
        <w:tc>
          <w:tcPr>
            <w:tcW w:w="1560" w:type="dxa"/>
          </w:tcPr>
          <w:p w14:paraId="5DF17BD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142A061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Korean </w:t>
            </w:r>
          </w:p>
          <w:p w14:paraId="2B37447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p w14:paraId="0249787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Fascist Refugee</w:t>
            </w:r>
          </w:p>
          <w:p w14:paraId="579F702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Czech </w:t>
            </w:r>
          </w:p>
        </w:tc>
        <w:tc>
          <w:tcPr>
            <w:tcW w:w="992" w:type="dxa"/>
          </w:tcPr>
          <w:p w14:paraId="1A9D885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605</w:t>
            </w:r>
          </w:p>
          <w:p w14:paraId="288467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297</w:t>
            </w:r>
          </w:p>
          <w:p w14:paraId="7A73D65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w:t>
            </w:r>
          </w:p>
          <w:p w14:paraId="48F3950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102</w:t>
            </w:r>
          </w:p>
          <w:p w14:paraId="43A95FC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92</w:t>
            </w:r>
          </w:p>
        </w:tc>
        <w:tc>
          <w:tcPr>
            <w:tcW w:w="567" w:type="dxa"/>
          </w:tcPr>
          <w:p w14:paraId="53CCF3A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1988</w:t>
            </w:r>
          </w:p>
        </w:tc>
        <w:tc>
          <w:tcPr>
            <w:tcW w:w="1984" w:type="dxa"/>
          </w:tcPr>
          <w:p w14:paraId="78ACC9C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Palestinian/"Jabaliya"/</w:t>
            </w:r>
          </w:p>
          <w:p w14:paraId="17C69FC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"Balata"/"</w:t>
            </w:r>
            <w:proofErr w:type="spellStart"/>
            <w:r w:rsidRPr="000D21C0">
              <w:rPr>
                <w:rFonts w:eastAsia="Cambria"/>
                <w:color w:val="000000" w:themeColor="text1"/>
                <w:sz w:val="16"/>
                <w:szCs w:val="16"/>
              </w:rPr>
              <w:t>Shati</w:t>
            </w:r>
            <w:proofErr w:type="spellEnd"/>
            <w:r w:rsidRPr="000D21C0">
              <w:rPr>
                <w:rFonts w:eastAsia="Cambria"/>
                <w:color w:val="000000" w:themeColor="text1"/>
                <w:sz w:val="16"/>
                <w:szCs w:val="16"/>
              </w:rPr>
              <w:t xml:space="preserve">" </w:t>
            </w:r>
          </w:p>
          <w:p w14:paraId="39EC7B1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403C285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5EE4171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Kurdish </w:t>
            </w:r>
          </w:p>
          <w:p w14:paraId="6F5617B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tc>
        <w:tc>
          <w:tcPr>
            <w:tcW w:w="1134" w:type="dxa"/>
          </w:tcPr>
          <w:p w14:paraId="54D8527E" w14:textId="77777777" w:rsidR="000D21C0" w:rsidRPr="000D21C0" w:rsidRDefault="000D21C0" w:rsidP="000D21C0">
            <w:pPr>
              <w:spacing w:after="0"/>
              <w:rPr>
                <w:rFonts w:eastAsia="Cambria"/>
                <w:color w:val="000000" w:themeColor="text1"/>
                <w:sz w:val="16"/>
                <w:szCs w:val="16"/>
              </w:rPr>
            </w:pPr>
          </w:p>
          <w:p w14:paraId="09E1A09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3,384</w:t>
            </w:r>
          </w:p>
          <w:p w14:paraId="2FDA7B2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2,252</w:t>
            </w:r>
          </w:p>
          <w:p w14:paraId="6BB346C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962</w:t>
            </w:r>
          </w:p>
          <w:p w14:paraId="57AF48A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459</w:t>
            </w:r>
          </w:p>
          <w:p w14:paraId="7A836BB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382</w:t>
            </w:r>
          </w:p>
        </w:tc>
      </w:tr>
      <w:tr w:rsidR="000D21C0" w:rsidRPr="000D21C0" w14:paraId="66B43818" w14:textId="77777777" w:rsidTr="000D21C0">
        <w:trPr>
          <w:trHeight w:val="738"/>
        </w:trPr>
        <w:tc>
          <w:tcPr>
            <w:tcW w:w="576" w:type="dxa"/>
            <w:noWrap/>
            <w:hideMark/>
          </w:tcPr>
          <w:p w14:paraId="7B27DC5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1915</w:t>
            </w:r>
          </w:p>
        </w:tc>
        <w:tc>
          <w:tcPr>
            <w:tcW w:w="1551" w:type="dxa"/>
            <w:noWrap/>
            <w:hideMark/>
          </w:tcPr>
          <w:p w14:paraId="433C825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Belgian </w:t>
            </w:r>
          </w:p>
          <w:p w14:paraId="03613F5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Serbian </w:t>
            </w:r>
          </w:p>
          <w:p w14:paraId="44C6B5A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Armenian</w:t>
            </w:r>
          </w:p>
          <w:p w14:paraId="1632CBF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35C77A7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tc>
        <w:tc>
          <w:tcPr>
            <w:tcW w:w="708" w:type="dxa"/>
            <w:noWrap/>
            <w:hideMark/>
          </w:tcPr>
          <w:p w14:paraId="40B2798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1,394</w:t>
            </w:r>
          </w:p>
          <w:p w14:paraId="19EE114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145</w:t>
            </w:r>
          </w:p>
          <w:p w14:paraId="5D18CE3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132</w:t>
            </w:r>
          </w:p>
          <w:p w14:paraId="1BAB170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99</w:t>
            </w:r>
          </w:p>
          <w:p w14:paraId="0D9E35B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78</w:t>
            </w:r>
          </w:p>
        </w:tc>
        <w:tc>
          <w:tcPr>
            <w:tcW w:w="567" w:type="dxa"/>
          </w:tcPr>
          <w:p w14:paraId="09806C3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1952</w:t>
            </w:r>
          </w:p>
        </w:tc>
        <w:tc>
          <w:tcPr>
            <w:tcW w:w="1560" w:type="dxa"/>
          </w:tcPr>
          <w:p w14:paraId="1EC4BB5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7C54FE3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p w14:paraId="63AA0BA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p w14:paraId="0D8DE70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17E3C2F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Czech </w:t>
            </w:r>
          </w:p>
        </w:tc>
        <w:tc>
          <w:tcPr>
            <w:tcW w:w="992" w:type="dxa"/>
          </w:tcPr>
          <w:p w14:paraId="17BB610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679</w:t>
            </w:r>
          </w:p>
          <w:p w14:paraId="0A857D6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262</w:t>
            </w:r>
          </w:p>
          <w:p w14:paraId="3E2936B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205</w:t>
            </w:r>
          </w:p>
          <w:p w14:paraId="4E257B0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149</w:t>
            </w:r>
          </w:p>
          <w:p w14:paraId="0EEC8B6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104</w:t>
            </w:r>
          </w:p>
        </w:tc>
        <w:tc>
          <w:tcPr>
            <w:tcW w:w="567" w:type="dxa"/>
          </w:tcPr>
          <w:p w14:paraId="23AC2D6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1989</w:t>
            </w:r>
          </w:p>
        </w:tc>
        <w:tc>
          <w:tcPr>
            <w:tcW w:w="1984" w:type="dxa"/>
          </w:tcPr>
          <w:p w14:paraId="1F55C8F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390B86B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p w14:paraId="0A3B21C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South/Central </w:t>
            </w:r>
            <w:proofErr w:type="spellStart"/>
            <w:r w:rsidRPr="000D21C0">
              <w:rPr>
                <w:rFonts w:eastAsia="Cambria"/>
                <w:color w:val="000000" w:themeColor="text1"/>
                <w:sz w:val="16"/>
                <w:szCs w:val="16"/>
              </w:rPr>
              <w:t>Americ</w:t>
            </w:r>
            <w:proofErr w:type="spellEnd"/>
            <w:r w:rsidRPr="000D21C0">
              <w:rPr>
                <w:rFonts w:eastAsia="Cambria"/>
                <w:color w:val="000000" w:themeColor="text1"/>
                <w:sz w:val="16"/>
                <w:szCs w:val="16"/>
              </w:rPr>
              <w:t>.</w:t>
            </w:r>
          </w:p>
          <w:p w14:paraId="198B6AD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148F9A7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Soviet </w:t>
            </w:r>
          </w:p>
        </w:tc>
        <w:tc>
          <w:tcPr>
            <w:tcW w:w="1134" w:type="dxa"/>
          </w:tcPr>
          <w:p w14:paraId="6426B76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2,047</w:t>
            </w:r>
          </w:p>
          <w:p w14:paraId="3C57C0C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1,932</w:t>
            </w:r>
          </w:p>
          <w:p w14:paraId="0D8AF5D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733</w:t>
            </w:r>
          </w:p>
          <w:p w14:paraId="2705523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648</w:t>
            </w:r>
          </w:p>
          <w:p w14:paraId="12306C3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574</w:t>
            </w:r>
          </w:p>
        </w:tc>
      </w:tr>
      <w:tr w:rsidR="000D21C0" w:rsidRPr="000D21C0" w14:paraId="7CB4C67B" w14:textId="77777777" w:rsidTr="000D21C0">
        <w:trPr>
          <w:trHeight w:val="706"/>
        </w:trPr>
        <w:tc>
          <w:tcPr>
            <w:tcW w:w="576" w:type="dxa"/>
            <w:noWrap/>
            <w:hideMark/>
          </w:tcPr>
          <w:p w14:paraId="2AD8E0D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1916</w:t>
            </w:r>
          </w:p>
        </w:tc>
        <w:tc>
          <w:tcPr>
            <w:tcW w:w="1551" w:type="dxa"/>
            <w:noWrap/>
            <w:hideMark/>
          </w:tcPr>
          <w:p w14:paraId="5D355B3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American </w:t>
            </w:r>
          </w:p>
          <w:p w14:paraId="62F903A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Belgian </w:t>
            </w:r>
          </w:p>
          <w:p w14:paraId="060EF49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Mexican </w:t>
            </w:r>
          </w:p>
          <w:p w14:paraId="06CB130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Serbian </w:t>
            </w:r>
          </w:p>
          <w:p w14:paraId="37A61E9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tc>
        <w:tc>
          <w:tcPr>
            <w:tcW w:w="708" w:type="dxa"/>
            <w:noWrap/>
            <w:hideMark/>
          </w:tcPr>
          <w:p w14:paraId="7AF0EE1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446</w:t>
            </w:r>
          </w:p>
          <w:p w14:paraId="07EA8A4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414</w:t>
            </w:r>
          </w:p>
          <w:p w14:paraId="4BC86A6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263</w:t>
            </w:r>
          </w:p>
          <w:p w14:paraId="62A63D9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191</w:t>
            </w:r>
          </w:p>
          <w:p w14:paraId="1E94C93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140</w:t>
            </w:r>
          </w:p>
        </w:tc>
        <w:tc>
          <w:tcPr>
            <w:tcW w:w="567" w:type="dxa"/>
          </w:tcPr>
          <w:p w14:paraId="4CF7AE7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1953</w:t>
            </w:r>
          </w:p>
        </w:tc>
        <w:tc>
          <w:tcPr>
            <w:tcW w:w="1560" w:type="dxa"/>
          </w:tcPr>
          <w:p w14:paraId="54EC547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0970EED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German/Berlin/East</w:t>
            </w:r>
          </w:p>
          <w:p w14:paraId="4C86610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European/"Curtain" </w:t>
            </w:r>
          </w:p>
          <w:p w14:paraId="5A451D9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288DE23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tc>
        <w:tc>
          <w:tcPr>
            <w:tcW w:w="992" w:type="dxa"/>
          </w:tcPr>
          <w:p w14:paraId="662CD53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824</w:t>
            </w:r>
          </w:p>
          <w:p w14:paraId="60FD5CE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594</w:t>
            </w:r>
          </w:p>
          <w:p w14:paraId="72E1D84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301</w:t>
            </w:r>
          </w:p>
          <w:p w14:paraId="5D338EE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171</w:t>
            </w:r>
          </w:p>
          <w:p w14:paraId="1DFF510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137</w:t>
            </w:r>
          </w:p>
        </w:tc>
        <w:tc>
          <w:tcPr>
            <w:tcW w:w="567" w:type="dxa"/>
          </w:tcPr>
          <w:p w14:paraId="66D32F3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1990</w:t>
            </w:r>
          </w:p>
        </w:tc>
        <w:tc>
          <w:tcPr>
            <w:tcW w:w="1984" w:type="dxa"/>
          </w:tcPr>
          <w:p w14:paraId="4EC8008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roofErr w:type="gramStart"/>
            <w:r w:rsidRPr="000D21C0">
              <w:rPr>
                <w:rFonts w:eastAsia="Cambria"/>
                <w:color w:val="000000" w:themeColor="text1"/>
                <w:sz w:val="16"/>
                <w:szCs w:val="16"/>
              </w:rPr>
              <w:t>/”immigrants</w:t>
            </w:r>
            <w:proofErr w:type="gramEnd"/>
            <w:r w:rsidRPr="000D21C0">
              <w:rPr>
                <w:rFonts w:eastAsia="Cambria"/>
                <w:color w:val="000000" w:themeColor="text1"/>
                <w:sz w:val="16"/>
                <w:szCs w:val="16"/>
              </w:rPr>
              <w:t>”</w:t>
            </w:r>
          </w:p>
          <w:p w14:paraId="69C89B1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4FF3E5E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5AC8A3F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Asian </w:t>
            </w:r>
          </w:p>
          <w:p w14:paraId="5E481A8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Soviet/ "immigrants"</w:t>
            </w:r>
          </w:p>
        </w:tc>
        <w:tc>
          <w:tcPr>
            <w:tcW w:w="1134" w:type="dxa"/>
          </w:tcPr>
          <w:p w14:paraId="0F2E329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875</w:t>
            </w:r>
          </w:p>
          <w:p w14:paraId="7A578F4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733</w:t>
            </w:r>
          </w:p>
          <w:p w14:paraId="0C1FF75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723</w:t>
            </w:r>
          </w:p>
          <w:p w14:paraId="415FF9E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651</w:t>
            </w:r>
          </w:p>
          <w:p w14:paraId="1A02E91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526</w:t>
            </w:r>
          </w:p>
        </w:tc>
      </w:tr>
      <w:tr w:rsidR="000D21C0" w:rsidRPr="000D21C0" w14:paraId="327EDABC" w14:textId="77777777" w:rsidTr="000D21C0">
        <w:trPr>
          <w:trHeight w:val="657"/>
        </w:trPr>
        <w:tc>
          <w:tcPr>
            <w:tcW w:w="576" w:type="dxa"/>
            <w:noWrap/>
            <w:hideMark/>
          </w:tcPr>
          <w:p w14:paraId="3E2F668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lastRenderedPageBreak/>
              <w:t>1917</w:t>
            </w:r>
          </w:p>
        </w:tc>
        <w:tc>
          <w:tcPr>
            <w:tcW w:w="1551" w:type="dxa"/>
            <w:noWrap/>
            <w:hideMark/>
          </w:tcPr>
          <w:p w14:paraId="3B7E117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Belgian </w:t>
            </w:r>
          </w:p>
          <w:p w14:paraId="6E706DF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American</w:t>
            </w:r>
          </w:p>
          <w:p w14:paraId="6A38CE3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204AFFB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French </w:t>
            </w:r>
          </w:p>
          <w:p w14:paraId="78403DF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tc>
        <w:tc>
          <w:tcPr>
            <w:tcW w:w="708" w:type="dxa"/>
            <w:noWrap/>
            <w:hideMark/>
          </w:tcPr>
          <w:p w14:paraId="5395C83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302</w:t>
            </w:r>
          </w:p>
          <w:p w14:paraId="342F4C6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113</w:t>
            </w:r>
          </w:p>
          <w:p w14:paraId="15923A5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64</w:t>
            </w:r>
          </w:p>
          <w:p w14:paraId="25D52DA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48</w:t>
            </w:r>
          </w:p>
          <w:p w14:paraId="7E44C71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45</w:t>
            </w:r>
          </w:p>
        </w:tc>
        <w:tc>
          <w:tcPr>
            <w:tcW w:w="567" w:type="dxa"/>
          </w:tcPr>
          <w:p w14:paraId="2F96A76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1954</w:t>
            </w:r>
          </w:p>
        </w:tc>
        <w:tc>
          <w:tcPr>
            <w:tcW w:w="1560" w:type="dxa"/>
          </w:tcPr>
          <w:p w14:paraId="41A00EF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346B656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 refugee</w:t>
            </w:r>
          </w:p>
          <w:p w14:paraId="171D55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p w14:paraId="5B5CE46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Polish refugee</w:t>
            </w:r>
          </w:p>
          <w:p w14:paraId="15B3F17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tc>
        <w:tc>
          <w:tcPr>
            <w:tcW w:w="992" w:type="dxa"/>
          </w:tcPr>
          <w:p w14:paraId="3342D06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464</w:t>
            </w:r>
          </w:p>
          <w:p w14:paraId="2541AA0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151</w:t>
            </w:r>
          </w:p>
          <w:p w14:paraId="63259C1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114</w:t>
            </w:r>
          </w:p>
          <w:p w14:paraId="34E3449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104</w:t>
            </w:r>
          </w:p>
          <w:p w14:paraId="0DCAAA2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86</w:t>
            </w:r>
          </w:p>
        </w:tc>
        <w:tc>
          <w:tcPr>
            <w:tcW w:w="567" w:type="dxa"/>
          </w:tcPr>
          <w:p w14:paraId="32EE391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1991</w:t>
            </w:r>
          </w:p>
          <w:p w14:paraId="7811E80C" w14:textId="77777777" w:rsidR="000D21C0" w:rsidRPr="000D21C0" w:rsidRDefault="000D21C0" w:rsidP="000D21C0">
            <w:pPr>
              <w:spacing w:after="0"/>
              <w:rPr>
                <w:rFonts w:eastAsia="Cambria"/>
                <w:color w:val="000000" w:themeColor="text1"/>
                <w:sz w:val="16"/>
                <w:szCs w:val="16"/>
              </w:rPr>
            </w:pPr>
          </w:p>
        </w:tc>
        <w:tc>
          <w:tcPr>
            <w:tcW w:w="1984" w:type="dxa"/>
          </w:tcPr>
          <w:p w14:paraId="61FFFE6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Kurdish </w:t>
            </w:r>
          </w:p>
          <w:p w14:paraId="34CED05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Iraqi </w:t>
            </w:r>
          </w:p>
          <w:p w14:paraId="7D1B722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Haitian </w:t>
            </w:r>
          </w:p>
          <w:p w14:paraId="20F7D04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5DFE535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Albanian </w:t>
            </w:r>
          </w:p>
        </w:tc>
        <w:tc>
          <w:tcPr>
            <w:tcW w:w="1134" w:type="dxa"/>
          </w:tcPr>
          <w:p w14:paraId="00CF194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9,373</w:t>
            </w:r>
          </w:p>
          <w:p w14:paraId="2408896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2,429</w:t>
            </w:r>
          </w:p>
          <w:p w14:paraId="768B6C5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2,038</w:t>
            </w:r>
          </w:p>
          <w:p w14:paraId="5DC80E9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1,255</w:t>
            </w:r>
          </w:p>
          <w:p w14:paraId="5EE5D73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845</w:t>
            </w:r>
          </w:p>
        </w:tc>
      </w:tr>
      <w:tr w:rsidR="000D21C0" w:rsidRPr="000D21C0" w14:paraId="5FCB7124" w14:textId="77777777" w:rsidTr="000D21C0">
        <w:trPr>
          <w:trHeight w:val="1011"/>
        </w:trPr>
        <w:tc>
          <w:tcPr>
            <w:tcW w:w="576" w:type="dxa"/>
            <w:noWrap/>
            <w:hideMark/>
          </w:tcPr>
          <w:p w14:paraId="479A322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1918</w:t>
            </w:r>
          </w:p>
        </w:tc>
        <w:tc>
          <w:tcPr>
            <w:tcW w:w="1551" w:type="dxa"/>
            <w:noWrap/>
            <w:hideMark/>
          </w:tcPr>
          <w:p w14:paraId="018272B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Belgian </w:t>
            </w:r>
          </w:p>
          <w:p w14:paraId="0478601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French </w:t>
            </w:r>
          </w:p>
          <w:p w14:paraId="190B9C1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6D6EF63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Italian</w:t>
            </w:r>
          </w:p>
          <w:p w14:paraId="54E9C70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Russian</w:t>
            </w:r>
          </w:p>
        </w:tc>
        <w:tc>
          <w:tcPr>
            <w:tcW w:w="708" w:type="dxa"/>
            <w:noWrap/>
            <w:hideMark/>
          </w:tcPr>
          <w:p w14:paraId="27862CF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436</w:t>
            </w:r>
          </w:p>
          <w:p w14:paraId="6178DBF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297</w:t>
            </w:r>
          </w:p>
          <w:p w14:paraId="749CA9A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93</w:t>
            </w:r>
          </w:p>
          <w:p w14:paraId="3925CB6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77</w:t>
            </w:r>
          </w:p>
          <w:p w14:paraId="79F916F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71</w:t>
            </w:r>
          </w:p>
        </w:tc>
        <w:tc>
          <w:tcPr>
            <w:tcW w:w="567" w:type="dxa"/>
          </w:tcPr>
          <w:p w14:paraId="63F2044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1955</w:t>
            </w:r>
          </w:p>
        </w:tc>
        <w:tc>
          <w:tcPr>
            <w:tcW w:w="1560" w:type="dxa"/>
          </w:tcPr>
          <w:p w14:paraId="569BD56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Arab</w:t>
            </w:r>
          </w:p>
          <w:p w14:paraId="33571C6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Palestinian</w:t>
            </w:r>
          </w:p>
          <w:p w14:paraId="2FE852B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European/"from East/Communist"</w:t>
            </w:r>
          </w:p>
          <w:p w14:paraId="7EB8EC2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 refugee</w:t>
            </w:r>
          </w:p>
          <w:p w14:paraId="174943B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Polish refugee</w:t>
            </w:r>
          </w:p>
        </w:tc>
        <w:tc>
          <w:tcPr>
            <w:tcW w:w="992" w:type="dxa"/>
          </w:tcPr>
          <w:p w14:paraId="70B723A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1031</w:t>
            </w:r>
          </w:p>
          <w:p w14:paraId="3CDEF67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171</w:t>
            </w:r>
          </w:p>
          <w:p w14:paraId="50A2DDF8" w14:textId="77777777" w:rsidR="000D21C0" w:rsidRPr="000D21C0" w:rsidRDefault="000D21C0" w:rsidP="000D21C0">
            <w:pPr>
              <w:spacing w:after="0"/>
              <w:rPr>
                <w:rFonts w:eastAsia="Cambria"/>
                <w:color w:val="000000" w:themeColor="text1"/>
                <w:sz w:val="16"/>
                <w:szCs w:val="16"/>
              </w:rPr>
            </w:pPr>
          </w:p>
          <w:p w14:paraId="132A54A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265</w:t>
            </w:r>
          </w:p>
          <w:p w14:paraId="59FE512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97</w:t>
            </w:r>
          </w:p>
          <w:p w14:paraId="0C7D02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67</w:t>
            </w:r>
          </w:p>
        </w:tc>
        <w:tc>
          <w:tcPr>
            <w:tcW w:w="567" w:type="dxa"/>
          </w:tcPr>
          <w:p w14:paraId="32CCB92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1992</w:t>
            </w:r>
          </w:p>
          <w:p w14:paraId="72E7EDD3" w14:textId="77777777" w:rsidR="000D21C0" w:rsidRPr="000D21C0" w:rsidRDefault="000D21C0" w:rsidP="000D21C0">
            <w:pPr>
              <w:spacing w:after="0"/>
              <w:rPr>
                <w:rFonts w:eastAsia="Cambria"/>
                <w:color w:val="000000" w:themeColor="text1"/>
                <w:sz w:val="16"/>
                <w:szCs w:val="16"/>
              </w:rPr>
            </w:pPr>
          </w:p>
        </w:tc>
        <w:tc>
          <w:tcPr>
            <w:tcW w:w="1984" w:type="dxa"/>
          </w:tcPr>
          <w:p w14:paraId="469B9DA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Haitian </w:t>
            </w:r>
          </w:p>
          <w:p w14:paraId="5AFB0B9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6BF7B0F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Bosnian </w:t>
            </w:r>
          </w:p>
          <w:p w14:paraId="184CADC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Somali </w:t>
            </w:r>
          </w:p>
          <w:p w14:paraId="50B4629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Muslim </w:t>
            </w:r>
          </w:p>
        </w:tc>
        <w:tc>
          <w:tcPr>
            <w:tcW w:w="1134" w:type="dxa"/>
          </w:tcPr>
          <w:p w14:paraId="33383CB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5,183</w:t>
            </w:r>
          </w:p>
          <w:p w14:paraId="0F7EE35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985</w:t>
            </w:r>
          </w:p>
          <w:p w14:paraId="11E57CA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934</w:t>
            </w:r>
          </w:p>
          <w:p w14:paraId="2BEB843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904</w:t>
            </w:r>
          </w:p>
          <w:p w14:paraId="053BBCE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796</w:t>
            </w:r>
          </w:p>
        </w:tc>
      </w:tr>
      <w:tr w:rsidR="000D21C0" w:rsidRPr="000D21C0" w14:paraId="173D38F4" w14:textId="77777777" w:rsidTr="000D21C0">
        <w:trPr>
          <w:trHeight w:val="810"/>
        </w:trPr>
        <w:tc>
          <w:tcPr>
            <w:tcW w:w="576" w:type="dxa"/>
            <w:noWrap/>
            <w:hideMark/>
          </w:tcPr>
          <w:p w14:paraId="1AC04FE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1919</w:t>
            </w:r>
          </w:p>
        </w:tc>
        <w:tc>
          <w:tcPr>
            <w:tcW w:w="1551" w:type="dxa"/>
            <w:noWrap/>
            <w:hideMark/>
          </w:tcPr>
          <w:p w14:paraId="5EC5A13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Belgian </w:t>
            </w:r>
          </w:p>
          <w:p w14:paraId="5EC5939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French</w:t>
            </w:r>
          </w:p>
          <w:p w14:paraId="5CBBE9E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300A6D1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1B08AB9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Greek </w:t>
            </w:r>
          </w:p>
        </w:tc>
        <w:tc>
          <w:tcPr>
            <w:tcW w:w="708" w:type="dxa"/>
            <w:noWrap/>
            <w:hideMark/>
          </w:tcPr>
          <w:p w14:paraId="36AC2A6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w:t>
            </w:r>
          </w:p>
          <w:p w14:paraId="05E2B99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157</w:t>
            </w:r>
          </w:p>
          <w:p w14:paraId="65F75E8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118</w:t>
            </w:r>
          </w:p>
          <w:p w14:paraId="5DF1439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107</w:t>
            </w:r>
          </w:p>
          <w:p w14:paraId="0BBBEC8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57</w:t>
            </w:r>
          </w:p>
        </w:tc>
        <w:tc>
          <w:tcPr>
            <w:tcW w:w="567" w:type="dxa"/>
          </w:tcPr>
          <w:p w14:paraId="436EA32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1956</w:t>
            </w:r>
          </w:p>
          <w:p w14:paraId="067514E4" w14:textId="77777777" w:rsidR="000D21C0" w:rsidRPr="000D21C0" w:rsidRDefault="000D21C0" w:rsidP="000D21C0">
            <w:pPr>
              <w:spacing w:after="0"/>
              <w:rPr>
                <w:rFonts w:eastAsia="Cambria"/>
                <w:color w:val="000000" w:themeColor="text1"/>
                <w:sz w:val="16"/>
                <w:szCs w:val="16"/>
              </w:rPr>
            </w:pPr>
          </w:p>
        </w:tc>
        <w:tc>
          <w:tcPr>
            <w:tcW w:w="1560" w:type="dxa"/>
          </w:tcPr>
          <w:p w14:paraId="54AF118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Hungarian/"Luther." </w:t>
            </w:r>
          </w:p>
          <w:p w14:paraId="5B3FF8F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403F6A9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Russian</w:t>
            </w:r>
          </w:p>
          <w:p w14:paraId="5BE9A9B4" w14:textId="77777777" w:rsidR="000D21C0" w:rsidRPr="000D21C0" w:rsidRDefault="000D21C0" w:rsidP="000D21C0">
            <w:pPr>
              <w:spacing w:after="0"/>
              <w:rPr>
                <w:rFonts w:eastAsia="Cambria"/>
                <w:color w:val="000000" w:themeColor="text1"/>
                <w:sz w:val="16"/>
                <w:szCs w:val="16"/>
              </w:rPr>
            </w:pPr>
            <w:proofErr w:type="gramStart"/>
            <w:r w:rsidRPr="000D21C0">
              <w:rPr>
                <w:rFonts w:eastAsia="Cambria"/>
                <w:color w:val="000000" w:themeColor="text1"/>
                <w:sz w:val="16"/>
                <w:szCs w:val="16"/>
              </w:rPr>
              <w:t>”from</w:t>
            </w:r>
            <w:proofErr w:type="gramEnd"/>
            <w:r w:rsidRPr="000D21C0">
              <w:rPr>
                <w:rFonts w:eastAsia="Cambria"/>
                <w:color w:val="000000" w:themeColor="text1"/>
                <w:sz w:val="16"/>
                <w:szCs w:val="16"/>
              </w:rPr>
              <w:t xml:space="preserve"> Communist”</w:t>
            </w:r>
          </w:p>
          <w:p w14:paraId="2E203FB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tc>
        <w:tc>
          <w:tcPr>
            <w:tcW w:w="992" w:type="dxa"/>
          </w:tcPr>
          <w:p w14:paraId="2639742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5,396</w:t>
            </w:r>
          </w:p>
          <w:p w14:paraId="052A9F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1,299</w:t>
            </w:r>
          </w:p>
          <w:p w14:paraId="4F2CC10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157</w:t>
            </w:r>
          </w:p>
          <w:p w14:paraId="02F614C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150</w:t>
            </w:r>
          </w:p>
          <w:p w14:paraId="35877A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142</w:t>
            </w:r>
          </w:p>
        </w:tc>
        <w:tc>
          <w:tcPr>
            <w:tcW w:w="567" w:type="dxa"/>
          </w:tcPr>
          <w:p w14:paraId="296A857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1993</w:t>
            </w:r>
          </w:p>
          <w:p w14:paraId="768EA28E" w14:textId="77777777" w:rsidR="000D21C0" w:rsidRPr="000D21C0" w:rsidRDefault="000D21C0" w:rsidP="000D21C0">
            <w:pPr>
              <w:spacing w:after="0"/>
              <w:rPr>
                <w:rFonts w:eastAsia="Cambria"/>
                <w:color w:val="000000" w:themeColor="text1"/>
                <w:sz w:val="16"/>
                <w:szCs w:val="16"/>
              </w:rPr>
            </w:pPr>
          </w:p>
        </w:tc>
        <w:tc>
          <w:tcPr>
            <w:tcW w:w="1984" w:type="dxa"/>
          </w:tcPr>
          <w:p w14:paraId="58FF259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Haitian </w:t>
            </w:r>
          </w:p>
          <w:p w14:paraId="4F52AD9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Palestinian</w:t>
            </w:r>
          </w:p>
          <w:p w14:paraId="31DB0EA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Muslim </w:t>
            </w:r>
          </w:p>
          <w:p w14:paraId="3BCD82A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Chinese “immigrants”</w:t>
            </w:r>
          </w:p>
          <w:p w14:paraId="561AB2D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Bosnian </w:t>
            </w:r>
          </w:p>
        </w:tc>
        <w:tc>
          <w:tcPr>
            <w:tcW w:w="1134" w:type="dxa"/>
          </w:tcPr>
          <w:p w14:paraId="594B97F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3887</w:t>
            </w:r>
          </w:p>
          <w:p w14:paraId="441242A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2745</w:t>
            </w:r>
          </w:p>
          <w:p w14:paraId="0B943C5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1573</w:t>
            </w:r>
          </w:p>
          <w:p w14:paraId="50DC960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844</w:t>
            </w:r>
          </w:p>
          <w:p w14:paraId="39734C2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662</w:t>
            </w:r>
          </w:p>
        </w:tc>
      </w:tr>
      <w:tr w:rsidR="000D21C0" w:rsidRPr="000D21C0" w14:paraId="6EC49DC4" w14:textId="77777777" w:rsidTr="000D21C0">
        <w:trPr>
          <w:trHeight w:val="848"/>
        </w:trPr>
        <w:tc>
          <w:tcPr>
            <w:tcW w:w="576" w:type="dxa"/>
            <w:noWrap/>
            <w:hideMark/>
          </w:tcPr>
          <w:p w14:paraId="22BEB8B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1920</w:t>
            </w:r>
          </w:p>
          <w:p w14:paraId="09C20B2C" w14:textId="77777777" w:rsidR="000D21C0" w:rsidRPr="000D21C0" w:rsidRDefault="000D21C0" w:rsidP="000D21C0">
            <w:pPr>
              <w:spacing w:after="0"/>
              <w:rPr>
                <w:rFonts w:eastAsia="Cambria"/>
                <w:color w:val="000000" w:themeColor="text1"/>
                <w:sz w:val="16"/>
                <w:szCs w:val="16"/>
              </w:rPr>
            </w:pPr>
          </w:p>
        </w:tc>
        <w:tc>
          <w:tcPr>
            <w:tcW w:w="1551" w:type="dxa"/>
            <w:noWrap/>
            <w:hideMark/>
          </w:tcPr>
          <w:p w14:paraId="743348A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6E7765A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7583344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457A1AD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Polish </w:t>
            </w:r>
          </w:p>
          <w:p w14:paraId="786515E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Belgian </w:t>
            </w:r>
          </w:p>
        </w:tc>
        <w:tc>
          <w:tcPr>
            <w:tcW w:w="708" w:type="dxa"/>
            <w:noWrap/>
            <w:hideMark/>
          </w:tcPr>
          <w:p w14:paraId="590630A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372</w:t>
            </w:r>
          </w:p>
          <w:p w14:paraId="5D85930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107</w:t>
            </w:r>
          </w:p>
          <w:p w14:paraId="6866EA0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58</w:t>
            </w:r>
          </w:p>
          <w:p w14:paraId="4F2E0BD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55</w:t>
            </w:r>
          </w:p>
          <w:p w14:paraId="3489923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44</w:t>
            </w:r>
          </w:p>
        </w:tc>
        <w:tc>
          <w:tcPr>
            <w:tcW w:w="567" w:type="dxa"/>
          </w:tcPr>
          <w:p w14:paraId="1CBA668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1957</w:t>
            </w:r>
          </w:p>
          <w:p w14:paraId="35FB0A47" w14:textId="77777777" w:rsidR="000D21C0" w:rsidRPr="000D21C0" w:rsidRDefault="000D21C0" w:rsidP="000D21C0">
            <w:pPr>
              <w:spacing w:after="0"/>
              <w:rPr>
                <w:rFonts w:eastAsia="Cambria"/>
                <w:color w:val="000000" w:themeColor="text1"/>
                <w:sz w:val="16"/>
                <w:szCs w:val="16"/>
              </w:rPr>
            </w:pPr>
          </w:p>
        </w:tc>
        <w:tc>
          <w:tcPr>
            <w:tcW w:w="1560" w:type="dxa"/>
          </w:tcPr>
          <w:p w14:paraId="7AC60E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Hungarian </w:t>
            </w:r>
          </w:p>
          <w:p w14:paraId="1B17B9C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783F32A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p w14:paraId="2B871A5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790973C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Polish </w:t>
            </w:r>
          </w:p>
        </w:tc>
        <w:tc>
          <w:tcPr>
            <w:tcW w:w="992" w:type="dxa"/>
          </w:tcPr>
          <w:p w14:paraId="7AAACD9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5,442</w:t>
            </w:r>
          </w:p>
          <w:p w14:paraId="059EEED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1,668</w:t>
            </w:r>
          </w:p>
          <w:p w14:paraId="3D3E13E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536</w:t>
            </w:r>
          </w:p>
          <w:p w14:paraId="118EAF0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338</w:t>
            </w:r>
          </w:p>
          <w:p w14:paraId="29DC9FA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151</w:t>
            </w:r>
          </w:p>
        </w:tc>
        <w:tc>
          <w:tcPr>
            <w:tcW w:w="567" w:type="dxa"/>
          </w:tcPr>
          <w:p w14:paraId="0FE52E1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1994</w:t>
            </w:r>
          </w:p>
          <w:p w14:paraId="66262E8D" w14:textId="77777777" w:rsidR="000D21C0" w:rsidRPr="000D21C0" w:rsidRDefault="000D21C0" w:rsidP="000D21C0">
            <w:pPr>
              <w:spacing w:after="0"/>
              <w:rPr>
                <w:rFonts w:eastAsia="Cambria"/>
                <w:color w:val="000000" w:themeColor="text1"/>
                <w:sz w:val="16"/>
                <w:szCs w:val="16"/>
              </w:rPr>
            </w:pPr>
          </w:p>
        </w:tc>
        <w:tc>
          <w:tcPr>
            <w:tcW w:w="1984" w:type="dxa"/>
          </w:tcPr>
          <w:p w14:paraId="61D4BD4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Rwandan </w:t>
            </w:r>
          </w:p>
          <w:p w14:paraId="396E0F6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Haitian </w:t>
            </w:r>
          </w:p>
          <w:p w14:paraId="4E51CE9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337041F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749F6DE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Muslim </w:t>
            </w:r>
          </w:p>
        </w:tc>
        <w:tc>
          <w:tcPr>
            <w:tcW w:w="1134" w:type="dxa"/>
          </w:tcPr>
          <w:p w14:paraId="23483A9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8,435</w:t>
            </w:r>
          </w:p>
          <w:p w14:paraId="24FBAC1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6,513</w:t>
            </w:r>
          </w:p>
          <w:p w14:paraId="66049E0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6,223</w:t>
            </w:r>
          </w:p>
          <w:p w14:paraId="5A305A6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516</w:t>
            </w:r>
          </w:p>
          <w:p w14:paraId="0C09CB3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499</w:t>
            </w:r>
          </w:p>
        </w:tc>
      </w:tr>
      <w:tr w:rsidR="000D21C0" w:rsidRPr="000D21C0" w14:paraId="0DF7C192" w14:textId="77777777" w:rsidTr="000D21C0">
        <w:trPr>
          <w:trHeight w:val="951"/>
        </w:trPr>
        <w:tc>
          <w:tcPr>
            <w:tcW w:w="576" w:type="dxa"/>
            <w:noWrap/>
            <w:hideMark/>
          </w:tcPr>
          <w:p w14:paraId="07E5644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1921</w:t>
            </w:r>
          </w:p>
        </w:tc>
        <w:tc>
          <w:tcPr>
            <w:tcW w:w="1551" w:type="dxa"/>
            <w:noWrap/>
            <w:hideMark/>
          </w:tcPr>
          <w:p w14:paraId="0645169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Russian/"Crimean" </w:t>
            </w:r>
          </w:p>
          <w:p w14:paraId="237F8E8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6F8C4A7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74121E4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Polish </w:t>
            </w:r>
          </w:p>
          <w:p w14:paraId="76219D6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American </w:t>
            </w:r>
          </w:p>
        </w:tc>
        <w:tc>
          <w:tcPr>
            <w:tcW w:w="708" w:type="dxa"/>
            <w:noWrap/>
            <w:hideMark/>
          </w:tcPr>
          <w:p w14:paraId="02A171F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441</w:t>
            </w:r>
          </w:p>
          <w:p w14:paraId="069E8F1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71</w:t>
            </w:r>
          </w:p>
          <w:p w14:paraId="0BE518B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w:t>
            </w:r>
          </w:p>
          <w:p w14:paraId="6EF1F26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24</w:t>
            </w:r>
          </w:p>
          <w:p w14:paraId="52ECFA0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18</w:t>
            </w:r>
          </w:p>
        </w:tc>
        <w:tc>
          <w:tcPr>
            <w:tcW w:w="567" w:type="dxa"/>
          </w:tcPr>
          <w:p w14:paraId="6841336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1958</w:t>
            </w:r>
          </w:p>
        </w:tc>
        <w:tc>
          <w:tcPr>
            <w:tcW w:w="1560" w:type="dxa"/>
          </w:tcPr>
          <w:p w14:paraId="285E44E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Hungarian </w:t>
            </w:r>
          </w:p>
          <w:p w14:paraId="4386DC4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27BDD27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p w14:paraId="383FA89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Pakistan "DPs”</w:t>
            </w:r>
          </w:p>
          <w:p w14:paraId="7D33C41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Algerian </w:t>
            </w:r>
          </w:p>
        </w:tc>
        <w:tc>
          <w:tcPr>
            <w:tcW w:w="992" w:type="dxa"/>
          </w:tcPr>
          <w:p w14:paraId="45F7276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1,043</w:t>
            </w:r>
          </w:p>
          <w:p w14:paraId="35B0AF4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821</w:t>
            </w:r>
          </w:p>
          <w:p w14:paraId="564039F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463</w:t>
            </w:r>
          </w:p>
          <w:p w14:paraId="78FC7B0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161</w:t>
            </w:r>
          </w:p>
          <w:p w14:paraId="0909255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133</w:t>
            </w:r>
          </w:p>
        </w:tc>
        <w:tc>
          <w:tcPr>
            <w:tcW w:w="567" w:type="dxa"/>
          </w:tcPr>
          <w:p w14:paraId="3EE989D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1995</w:t>
            </w:r>
          </w:p>
          <w:p w14:paraId="2059C8C9" w14:textId="77777777" w:rsidR="000D21C0" w:rsidRPr="000D21C0" w:rsidRDefault="000D21C0" w:rsidP="000D21C0">
            <w:pPr>
              <w:spacing w:after="0"/>
              <w:rPr>
                <w:rFonts w:eastAsia="Cambria"/>
                <w:color w:val="000000" w:themeColor="text1"/>
                <w:sz w:val="16"/>
                <w:szCs w:val="16"/>
              </w:rPr>
            </w:pPr>
          </w:p>
        </w:tc>
        <w:tc>
          <w:tcPr>
            <w:tcW w:w="1984" w:type="dxa"/>
          </w:tcPr>
          <w:p w14:paraId="2F788C0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Rwandan </w:t>
            </w:r>
          </w:p>
          <w:p w14:paraId="3EA0CD8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Serbian</w:t>
            </w:r>
          </w:p>
          <w:p w14:paraId="39FA480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51A9278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Bosnian/"Muslim"</w:t>
            </w:r>
          </w:p>
          <w:p w14:paraId="615E45B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tc>
        <w:tc>
          <w:tcPr>
            <w:tcW w:w="1134" w:type="dxa"/>
          </w:tcPr>
          <w:p w14:paraId="78A5C8A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2384</w:t>
            </w:r>
          </w:p>
          <w:p w14:paraId="0B10D2C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2110</w:t>
            </w:r>
          </w:p>
          <w:p w14:paraId="1F737AE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1504</w:t>
            </w:r>
          </w:p>
          <w:p w14:paraId="2C3EE2D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1503</w:t>
            </w:r>
          </w:p>
          <w:p w14:paraId="0391DDD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892</w:t>
            </w:r>
          </w:p>
        </w:tc>
      </w:tr>
      <w:tr w:rsidR="000D21C0" w:rsidRPr="000D21C0" w14:paraId="19491931" w14:textId="77777777" w:rsidTr="000D21C0">
        <w:trPr>
          <w:trHeight w:val="908"/>
        </w:trPr>
        <w:tc>
          <w:tcPr>
            <w:tcW w:w="576" w:type="dxa"/>
            <w:noWrap/>
            <w:hideMark/>
          </w:tcPr>
          <w:p w14:paraId="74C9B05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1922</w:t>
            </w:r>
          </w:p>
        </w:tc>
        <w:tc>
          <w:tcPr>
            <w:tcW w:w="1551" w:type="dxa"/>
            <w:noWrap/>
            <w:hideMark/>
          </w:tcPr>
          <w:p w14:paraId="787DE8B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1154C36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Greek </w:t>
            </w:r>
          </w:p>
          <w:p w14:paraId="7BD98FB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Armenian/"Smyrna"  </w:t>
            </w:r>
          </w:p>
          <w:p w14:paraId="646C953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Christian </w:t>
            </w:r>
          </w:p>
          <w:p w14:paraId="34A5182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American</w:t>
            </w:r>
          </w:p>
        </w:tc>
        <w:tc>
          <w:tcPr>
            <w:tcW w:w="708" w:type="dxa"/>
            <w:noWrap/>
            <w:hideMark/>
          </w:tcPr>
          <w:p w14:paraId="3C9C5A5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638</w:t>
            </w:r>
          </w:p>
          <w:p w14:paraId="5542DB6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372</w:t>
            </w:r>
          </w:p>
          <w:p w14:paraId="00E8CF4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137</w:t>
            </w:r>
          </w:p>
          <w:p w14:paraId="7E65634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127</w:t>
            </w:r>
          </w:p>
          <w:p w14:paraId="129DD43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57</w:t>
            </w:r>
          </w:p>
        </w:tc>
        <w:tc>
          <w:tcPr>
            <w:tcW w:w="567" w:type="dxa"/>
          </w:tcPr>
          <w:p w14:paraId="4BE2FCF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1959</w:t>
            </w:r>
          </w:p>
          <w:p w14:paraId="5E0ECE3E" w14:textId="77777777" w:rsidR="000D21C0" w:rsidRPr="000D21C0" w:rsidRDefault="000D21C0" w:rsidP="000D21C0">
            <w:pPr>
              <w:spacing w:after="0"/>
              <w:rPr>
                <w:rFonts w:eastAsia="Cambria"/>
                <w:color w:val="000000" w:themeColor="text1"/>
                <w:sz w:val="16"/>
                <w:szCs w:val="16"/>
              </w:rPr>
            </w:pPr>
          </w:p>
        </w:tc>
        <w:tc>
          <w:tcPr>
            <w:tcW w:w="1560" w:type="dxa"/>
          </w:tcPr>
          <w:p w14:paraId="790B03C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369DC32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Hungarian </w:t>
            </w:r>
          </w:p>
          <w:p w14:paraId="5D54E71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Tibetan </w:t>
            </w:r>
          </w:p>
          <w:p w14:paraId="1D3340F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p w14:paraId="5250201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European </w:t>
            </w:r>
          </w:p>
        </w:tc>
        <w:tc>
          <w:tcPr>
            <w:tcW w:w="992" w:type="dxa"/>
          </w:tcPr>
          <w:p w14:paraId="66ECF75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716</w:t>
            </w:r>
          </w:p>
          <w:p w14:paraId="2BD89EC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652</w:t>
            </w:r>
          </w:p>
          <w:p w14:paraId="3050865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621</w:t>
            </w:r>
          </w:p>
          <w:p w14:paraId="1C3ECB7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236</w:t>
            </w:r>
          </w:p>
          <w:p w14:paraId="300F6FF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120</w:t>
            </w:r>
          </w:p>
        </w:tc>
        <w:tc>
          <w:tcPr>
            <w:tcW w:w="567" w:type="dxa"/>
          </w:tcPr>
          <w:p w14:paraId="5B4810C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1996</w:t>
            </w:r>
          </w:p>
          <w:p w14:paraId="76B79FC4" w14:textId="77777777" w:rsidR="000D21C0" w:rsidRPr="000D21C0" w:rsidRDefault="000D21C0" w:rsidP="000D21C0">
            <w:pPr>
              <w:spacing w:after="0"/>
              <w:rPr>
                <w:rFonts w:eastAsia="Cambria"/>
                <w:color w:val="000000" w:themeColor="text1"/>
                <w:sz w:val="16"/>
                <w:szCs w:val="16"/>
              </w:rPr>
            </w:pPr>
          </w:p>
        </w:tc>
        <w:tc>
          <w:tcPr>
            <w:tcW w:w="1984" w:type="dxa"/>
          </w:tcPr>
          <w:p w14:paraId="7D79125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Rwandan/"Hutu"</w:t>
            </w:r>
          </w:p>
          <w:p w14:paraId="28C29D3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Muslim </w:t>
            </w:r>
          </w:p>
          <w:p w14:paraId="4D15B3E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54A2660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Vietnamese</w:t>
            </w:r>
          </w:p>
          <w:p w14:paraId="752FEEB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tc>
        <w:tc>
          <w:tcPr>
            <w:tcW w:w="1134" w:type="dxa"/>
          </w:tcPr>
          <w:p w14:paraId="4AE668E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7,315</w:t>
            </w:r>
          </w:p>
          <w:p w14:paraId="04525DC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909</w:t>
            </w:r>
          </w:p>
          <w:p w14:paraId="66E44D3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584</w:t>
            </w:r>
          </w:p>
          <w:p w14:paraId="5F724FF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556</w:t>
            </w:r>
          </w:p>
          <w:p w14:paraId="3F7226D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533</w:t>
            </w:r>
          </w:p>
        </w:tc>
      </w:tr>
      <w:tr w:rsidR="000D21C0" w:rsidRPr="000D21C0" w14:paraId="0E9519AD" w14:textId="77777777" w:rsidTr="000D21C0">
        <w:trPr>
          <w:trHeight w:val="922"/>
        </w:trPr>
        <w:tc>
          <w:tcPr>
            <w:tcW w:w="576" w:type="dxa"/>
            <w:noWrap/>
            <w:hideMark/>
          </w:tcPr>
          <w:p w14:paraId="245835C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1923</w:t>
            </w:r>
          </w:p>
        </w:tc>
        <w:tc>
          <w:tcPr>
            <w:tcW w:w="1551" w:type="dxa"/>
            <w:noWrap/>
            <w:hideMark/>
          </w:tcPr>
          <w:p w14:paraId="6714105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Russian</w:t>
            </w:r>
          </w:p>
          <w:p w14:paraId="07C4063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Greek</w:t>
            </w:r>
          </w:p>
          <w:p w14:paraId="06303F2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Irish "deportees"</w:t>
            </w:r>
          </w:p>
          <w:p w14:paraId="03F4AC9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5C8CFCE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"East "/"from Asia"</w:t>
            </w:r>
          </w:p>
        </w:tc>
        <w:tc>
          <w:tcPr>
            <w:tcW w:w="708" w:type="dxa"/>
            <w:noWrap/>
            <w:hideMark/>
          </w:tcPr>
          <w:p w14:paraId="27CE4B8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690</w:t>
            </w:r>
          </w:p>
          <w:p w14:paraId="3033992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w:t>
            </w:r>
          </w:p>
          <w:p w14:paraId="4687990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176</w:t>
            </w:r>
          </w:p>
          <w:p w14:paraId="5B077BC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145</w:t>
            </w:r>
          </w:p>
          <w:p w14:paraId="4924B5B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108</w:t>
            </w:r>
          </w:p>
        </w:tc>
        <w:tc>
          <w:tcPr>
            <w:tcW w:w="567" w:type="dxa"/>
          </w:tcPr>
          <w:p w14:paraId="205C3CA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1960</w:t>
            </w:r>
          </w:p>
          <w:p w14:paraId="0D904A62" w14:textId="77777777" w:rsidR="000D21C0" w:rsidRPr="000D21C0" w:rsidRDefault="000D21C0" w:rsidP="000D21C0">
            <w:pPr>
              <w:spacing w:after="0"/>
              <w:rPr>
                <w:rFonts w:eastAsia="Cambria"/>
                <w:color w:val="000000" w:themeColor="text1"/>
                <w:sz w:val="16"/>
                <w:szCs w:val="16"/>
              </w:rPr>
            </w:pPr>
          </w:p>
        </w:tc>
        <w:tc>
          <w:tcPr>
            <w:tcW w:w="1560" w:type="dxa"/>
          </w:tcPr>
          <w:p w14:paraId="7382586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Tibetan </w:t>
            </w:r>
          </w:p>
          <w:p w14:paraId="6A86809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Hungarian</w:t>
            </w:r>
          </w:p>
          <w:p w14:paraId="44FF455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1015094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1212CD3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Pakistan “DPs”</w:t>
            </w:r>
          </w:p>
        </w:tc>
        <w:tc>
          <w:tcPr>
            <w:tcW w:w="992" w:type="dxa"/>
          </w:tcPr>
          <w:p w14:paraId="7658066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469</w:t>
            </w:r>
          </w:p>
          <w:p w14:paraId="29F9AF0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365</w:t>
            </w:r>
          </w:p>
          <w:p w14:paraId="6ABD4A4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356</w:t>
            </w:r>
          </w:p>
          <w:p w14:paraId="7AD78DB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282</w:t>
            </w:r>
          </w:p>
          <w:p w14:paraId="3A646BF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183</w:t>
            </w:r>
          </w:p>
        </w:tc>
        <w:tc>
          <w:tcPr>
            <w:tcW w:w="567" w:type="dxa"/>
          </w:tcPr>
          <w:p w14:paraId="398F9FE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1997</w:t>
            </w:r>
          </w:p>
          <w:p w14:paraId="55F63656" w14:textId="77777777" w:rsidR="000D21C0" w:rsidRPr="000D21C0" w:rsidRDefault="000D21C0" w:rsidP="000D21C0">
            <w:pPr>
              <w:spacing w:after="0"/>
              <w:rPr>
                <w:rFonts w:eastAsia="Cambria"/>
                <w:color w:val="000000" w:themeColor="text1"/>
                <w:sz w:val="16"/>
                <w:szCs w:val="16"/>
              </w:rPr>
            </w:pPr>
          </w:p>
        </w:tc>
        <w:tc>
          <w:tcPr>
            <w:tcW w:w="1984" w:type="dxa"/>
          </w:tcPr>
          <w:p w14:paraId="618F5DC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Rwandan/Hutu </w:t>
            </w:r>
          </w:p>
          <w:p w14:paraId="540D81A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2533756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422CB24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Albanian </w:t>
            </w:r>
          </w:p>
          <w:p w14:paraId="47C1672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Bosnian </w:t>
            </w:r>
          </w:p>
        </w:tc>
        <w:tc>
          <w:tcPr>
            <w:tcW w:w="1134" w:type="dxa"/>
          </w:tcPr>
          <w:p w14:paraId="619E1C1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5,258</w:t>
            </w:r>
          </w:p>
          <w:p w14:paraId="09A802D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850</w:t>
            </w:r>
          </w:p>
          <w:p w14:paraId="0D82725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515</w:t>
            </w:r>
          </w:p>
          <w:p w14:paraId="606A155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395</w:t>
            </w:r>
          </w:p>
          <w:p w14:paraId="60C2070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342</w:t>
            </w:r>
          </w:p>
        </w:tc>
      </w:tr>
      <w:tr w:rsidR="000D21C0" w:rsidRPr="000D21C0" w14:paraId="166269DE" w14:textId="77777777" w:rsidTr="000D21C0">
        <w:trPr>
          <w:trHeight w:val="851"/>
        </w:trPr>
        <w:tc>
          <w:tcPr>
            <w:tcW w:w="576" w:type="dxa"/>
            <w:noWrap/>
            <w:hideMark/>
          </w:tcPr>
          <w:p w14:paraId="0906ABD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1924</w:t>
            </w:r>
          </w:p>
        </w:tc>
        <w:tc>
          <w:tcPr>
            <w:tcW w:w="1551" w:type="dxa"/>
            <w:noWrap/>
            <w:hideMark/>
          </w:tcPr>
          <w:p w14:paraId="5FF9F33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12F5A9E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Greek </w:t>
            </w:r>
          </w:p>
          <w:p w14:paraId="7584D47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03D7E49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Jewish</w:t>
            </w:r>
          </w:p>
          <w:p w14:paraId="0C6995B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Irish “deportees”</w:t>
            </w:r>
          </w:p>
        </w:tc>
        <w:tc>
          <w:tcPr>
            <w:tcW w:w="708" w:type="dxa"/>
            <w:noWrap/>
            <w:hideMark/>
          </w:tcPr>
          <w:p w14:paraId="49A1D9B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976</w:t>
            </w:r>
          </w:p>
          <w:p w14:paraId="612AE0F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616</w:t>
            </w:r>
          </w:p>
          <w:p w14:paraId="4505D54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156</w:t>
            </w:r>
          </w:p>
          <w:p w14:paraId="0BD4B5D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122</w:t>
            </w:r>
          </w:p>
          <w:p w14:paraId="7A504B1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80</w:t>
            </w:r>
          </w:p>
        </w:tc>
        <w:tc>
          <w:tcPr>
            <w:tcW w:w="567" w:type="dxa"/>
          </w:tcPr>
          <w:p w14:paraId="755DEA0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1961</w:t>
            </w:r>
          </w:p>
          <w:p w14:paraId="2EE8EB30" w14:textId="77777777" w:rsidR="000D21C0" w:rsidRPr="000D21C0" w:rsidRDefault="000D21C0" w:rsidP="000D21C0">
            <w:pPr>
              <w:spacing w:after="0"/>
              <w:rPr>
                <w:rFonts w:eastAsia="Cambria"/>
                <w:color w:val="000000" w:themeColor="text1"/>
                <w:sz w:val="16"/>
                <w:szCs w:val="16"/>
              </w:rPr>
            </w:pPr>
          </w:p>
        </w:tc>
        <w:tc>
          <w:tcPr>
            <w:tcW w:w="1560" w:type="dxa"/>
          </w:tcPr>
          <w:p w14:paraId="38934AA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05A3EE0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p w14:paraId="7CEFDBC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"from East/Comm."</w:t>
            </w:r>
          </w:p>
          <w:p w14:paraId="18CE916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47AD9E1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Tibetan </w:t>
            </w:r>
          </w:p>
        </w:tc>
        <w:tc>
          <w:tcPr>
            <w:tcW w:w="992" w:type="dxa"/>
          </w:tcPr>
          <w:p w14:paraId="6A96F1F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2090</w:t>
            </w:r>
          </w:p>
          <w:p w14:paraId="3BCD2BC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740</w:t>
            </w:r>
          </w:p>
          <w:p w14:paraId="4915611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410</w:t>
            </w:r>
          </w:p>
          <w:p w14:paraId="543A632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284</w:t>
            </w:r>
          </w:p>
          <w:p w14:paraId="5EF9D68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259</w:t>
            </w:r>
          </w:p>
        </w:tc>
        <w:tc>
          <w:tcPr>
            <w:tcW w:w="567" w:type="dxa"/>
          </w:tcPr>
          <w:p w14:paraId="31A80EA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1998</w:t>
            </w:r>
          </w:p>
          <w:p w14:paraId="1747D293" w14:textId="77777777" w:rsidR="000D21C0" w:rsidRPr="000D21C0" w:rsidRDefault="000D21C0" w:rsidP="000D21C0">
            <w:pPr>
              <w:spacing w:after="0"/>
              <w:rPr>
                <w:rFonts w:eastAsia="Cambria"/>
                <w:color w:val="000000" w:themeColor="text1"/>
                <w:sz w:val="16"/>
                <w:szCs w:val="16"/>
              </w:rPr>
            </w:pPr>
          </w:p>
        </w:tc>
        <w:tc>
          <w:tcPr>
            <w:tcW w:w="1984" w:type="dxa"/>
          </w:tcPr>
          <w:p w14:paraId="39660F1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Albanian/Kosovo </w:t>
            </w:r>
          </w:p>
          <w:p w14:paraId="1B5CEBD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56CFBFA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7AF8B79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32A73B9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Hutu </w:t>
            </w:r>
          </w:p>
        </w:tc>
        <w:tc>
          <w:tcPr>
            <w:tcW w:w="1134" w:type="dxa"/>
          </w:tcPr>
          <w:p w14:paraId="54A540A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1,666</w:t>
            </w:r>
          </w:p>
          <w:p w14:paraId="62AE47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935</w:t>
            </w:r>
          </w:p>
          <w:p w14:paraId="52EA4A4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692</w:t>
            </w:r>
          </w:p>
          <w:p w14:paraId="013112A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687</w:t>
            </w:r>
          </w:p>
          <w:p w14:paraId="52A4C69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438</w:t>
            </w:r>
          </w:p>
        </w:tc>
      </w:tr>
      <w:tr w:rsidR="000D21C0" w:rsidRPr="000D21C0" w14:paraId="4C9E008C" w14:textId="77777777" w:rsidTr="000D21C0">
        <w:trPr>
          <w:trHeight w:val="923"/>
        </w:trPr>
        <w:tc>
          <w:tcPr>
            <w:tcW w:w="576" w:type="dxa"/>
            <w:noWrap/>
            <w:hideMark/>
          </w:tcPr>
          <w:p w14:paraId="588429A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1925</w:t>
            </w:r>
          </w:p>
        </w:tc>
        <w:tc>
          <w:tcPr>
            <w:tcW w:w="1551" w:type="dxa"/>
            <w:noWrap/>
            <w:hideMark/>
          </w:tcPr>
          <w:p w14:paraId="613E30B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29DF1EB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Greek </w:t>
            </w:r>
          </w:p>
          <w:p w14:paraId="6FAB1F1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12D4747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Christian </w:t>
            </w:r>
          </w:p>
          <w:p w14:paraId="7B84112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tc>
        <w:tc>
          <w:tcPr>
            <w:tcW w:w="708" w:type="dxa"/>
            <w:noWrap/>
            <w:hideMark/>
          </w:tcPr>
          <w:p w14:paraId="1492F9E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297</w:t>
            </w:r>
          </w:p>
          <w:p w14:paraId="658A131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173</w:t>
            </w:r>
          </w:p>
          <w:p w14:paraId="7D0C5DE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94</w:t>
            </w:r>
          </w:p>
          <w:p w14:paraId="5E7C733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44</w:t>
            </w:r>
          </w:p>
          <w:p w14:paraId="675CD34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39</w:t>
            </w:r>
          </w:p>
        </w:tc>
        <w:tc>
          <w:tcPr>
            <w:tcW w:w="567" w:type="dxa"/>
          </w:tcPr>
          <w:p w14:paraId="6F2243E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1962</w:t>
            </w:r>
          </w:p>
          <w:p w14:paraId="1092D699" w14:textId="77777777" w:rsidR="000D21C0" w:rsidRPr="000D21C0" w:rsidRDefault="000D21C0" w:rsidP="000D21C0">
            <w:pPr>
              <w:spacing w:after="0"/>
              <w:rPr>
                <w:rFonts w:eastAsia="Cambria"/>
                <w:color w:val="000000" w:themeColor="text1"/>
                <w:sz w:val="16"/>
                <w:szCs w:val="16"/>
              </w:rPr>
            </w:pPr>
          </w:p>
        </w:tc>
        <w:tc>
          <w:tcPr>
            <w:tcW w:w="1560" w:type="dxa"/>
          </w:tcPr>
          <w:p w14:paraId="6C3F668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574E073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Chinese </w:t>
            </w:r>
          </w:p>
          <w:p w14:paraId="67769FD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p w14:paraId="4CDFE2E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"from </w:t>
            </w:r>
            <w:proofErr w:type="spellStart"/>
            <w:proofErr w:type="gramStart"/>
            <w:r w:rsidRPr="000D21C0">
              <w:rPr>
                <w:rFonts w:eastAsia="Cambria"/>
                <w:color w:val="000000" w:themeColor="text1"/>
                <w:sz w:val="16"/>
                <w:szCs w:val="16"/>
              </w:rPr>
              <w:t>Commu</w:t>
            </w:r>
            <w:proofErr w:type="spellEnd"/>
            <w:r w:rsidRPr="000D21C0">
              <w:rPr>
                <w:rFonts w:eastAsia="Cambria"/>
                <w:color w:val="000000" w:themeColor="text1"/>
                <w:sz w:val="16"/>
                <w:szCs w:val="16"/>
              </w:rPr>
              <w:t>./</w:t>
            </w:r>
            <w:proofErr w:type="gramEnd"/>
            <w:r w:rsidRPr="000D21C0">
              <w:rPr>
                <w:rFonts w:eastAsia="Cambria"/>
                <w:color w:val="000000" w:themeColor="text1"/>
                <w:sz w:val="16"/>
                <w:szCs w:val="16"/>
              </w:rPr>
              <w:t>Red"</w:t>
            </w:r>
          </w:p>
          <w:p w14:paraId="4410E7A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Algerian </w:t>
            </w:r>
          </w:p>
        </w:tc>
        <w:tc>
          <w:tcPr>
            <w:tcW w:w="992" w:type="dxa"/>
          </w:tcPr>
          <w:p w14:paraId="5792BCF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2,301</w:t>
            </w:r>
          </w:p>
          <w:p w14:paraId="33673EE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909</w:t>
            </w:r>
          </w:p>
          <w:p w14:paraId="1AE4ACC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392</w:t>
            </w:r>
          </w:p>
          <w:p w14:paraId="51C478F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498</w:t>
            </w:r>
          </w:p>
          <w:p w14:paraId="7960E06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239</w:t>
            </w:r>
          </w:p>
        </w:tc>
        <w:tc>
          <w:tcPr>
            <w:tcW w:w="567" w:type="dxa"/>
          </w:tcPr>
          <w:p w14:paraId="148D153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1999</w:t>
            </w:r>
          </w:p>
          <w:p w14:paraId="03731A46" w14:textId="77777777" w:rsidR="000D21C0" w:rsidRPr="000D21C0" w:rsidRDefault="000D21C0" w:rsidP="000D21C0">
            <w:pPr>
              <w:spacing w:after="0"/>
              <w:rPr>
                <w:rFonts w:eastAsia="Cambria"/>
                <w:color w:val="000000" w:themeColor="text1"/>
                <w:sz w:val="16"/>
                <w:szCs w:val="16"/>
              </w:rPr>
            </w:pPr>
          </w:p>
        </w:tc>
        <w:tc>
          <w:tcPr>
            <w:tcW w:w="1984" w:type="dxa"/>
          </w:tcPr>
          <w:p w14:paraId="71C3B39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Kosovo/Kosovar</w:t>
            </w:r>
          </w:p>
          <w:p w14:paraId="7BCE731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Albanian </w:t>
            </w:r>
          </w:p>
          <w:p w14:paraId="3A22FAB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6AF9674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Chechen </w:t>
            </w:r>
          </w:p>
          <w:p w14:paraId="7CFC8B2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Timorese </w:t>
            </w:r>
          </w:p>
        </w:tc>
        <w:tc>
          <w:tcPr>
            <w:tcW w:w="1134" w:type="dxa"/>
          </w:tcPr>
          <w:p w14:paraId="7F73280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22,953</w:t>
            </w:r>
          </w:p>
          <w:p w14:paraId="7FD2FAF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11,918</w:t>
            </w:r>
          </w:p>
          <w:p w14:paraId="5BF3BE8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1,976</w:t>
            </w:r>
          </w:p>
          <w:p w14:paraId="30E0722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1,011</w:t>
            </w:r>
          </w:p>
          <w:p w14:paraId="2D87C50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892</w:t>
            </w:r>
          </w:p>
        </w:tc>
      </w:tr>
      <w:tr w:rsidR="000D21C0" w:rsidRPr="000D21C0" w14:paraId="6D16B2C5" w14:textId="77777777" w:rsidTr="000D21C0">
        <w:trPr>
          <w:trHeight w:val="943"/>
        </w:trPr>
        <w:tc>
          <w:tcPr>
            <w:tcW w:w="576" w:type="dxa"/>
            <w:noWrap/>
            <w:hideMark/>
          </w:tcPr>
          <w:p w14:paraId="6487C96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lastRenderedPageBreak/>
              <w:t>1926</w:t>
            </w:r>
          </w:p>
        </w:tc>
        <w:tc>
          <w:tcPr>
            <w:tcW w:w="1551" w:type="dxa"/>
            <w:noWrap/>
            <w:hideMark/>
          </w:tcPr>
          <w:p w14:paraId="48459C3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31873EE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Greek </w:t>
            </w:r>
          </w:p>
          <w:p w14:paraId="2C85EC7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Bulgarian </w:t>
            </w:r>
          </w:p>
          <w:p w14:paraId="28CDF11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7FA7DBD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Italian </w:t>
            </w:r>
          </w:p>
        </w:tc>
        <w:tc>
          <w:tcPr>
            <w:tcW w:w="708" w:type="dxa"/>
            <w:noWrap/>
            <w:hideMark/>
          </w:tcPr>
          <w:p w14:paraId="65A9E66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258</w:t>
            </w:r>
          </w:p>
          <w:p w14:paraId="41F8DDD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98</w:t>
            </w:r>
          </w:p>
          <w:p w14:paraId="0363C54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60</w:t>
            </w:r>
          </w:p>
          <w:p w14:paraId="2593B01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50</w:t>
            </w:r>
          </w:p>
          <w:p w14:paraId="2DD691B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w:t>
            </w:r>
          </w:p>
        </w:tc>
        <w:tc>
          <w:tcPr>
            <w:tcW w:w="567" w:type="dxa"/>
          </w:tcPr>
          <w:p w14:paraId="1BA1A20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1963</w:t>
            </w:r>
          </w:p>
          <w:p w14:paraId="22D2B4E0" w14:textId="77777777" w:rsidR="000D21C0" w:rsidRPr="000D21C0" w:rsidRDefault="000D21C0" w:rsidP="000D21C0">
            <w:pPr>
              <w:spacing w:after="0"/>
              <w:rPr>
                <w:rFonts w:eastAsia="Cambria"/>
                <w:color w:val="000000" w:themeColor="text1"/>
                <w:sz w:val="16"/>
                <w:szCs w:val="16"/>
              </w:rPr>
            </w:pPr>
          </w:p>
        </w:tc>
        <w:tc>
          <w:tcPr>
            <w:tcW w:w="1560" w:type="dxa"/>
          </w:tcPr>
          <w:p w14:paraId="0871BB4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Cuban/"Castro" </w:t>
            </w:r>
          </w:p>
          <w:p w14:paraId="0E2AA50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Tibetan </w:t>
            </w:r>
          </w:p>
          <w:p w14:paraId="150AD32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5B52E9B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w:t>
            </w:r>
          </w:p>
          <w:p w14:paraId="16DDD37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tc>
        <w:tc>
          <w:tcPr>
            <w:tcW w:w="992" w:type="dxa"/>
          </w:tcPr>
          <w:p w14:paraId="5705A9C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2,435</w:t>
            </w:r>
          </w:p>
          <w:p w14:paraId="0F504B8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147</w:t>
            </w:r>
          </w:p>
          <w:p w14:paraId="166E786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136</w:t>
            </w:r>
          </w:p>
          <w:p w14:paraId="270CB7C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129</w:t>
            </w:r>
          </w:p>
          <w:p w14:paraId="2DF3B41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100</w:t>
            </w:r>
          </w:p>
        </w:tc>
        <w:tc>
          <w:tcPr>
            <w:tcW w:w="567" w:type="dxa"/>
          </w:tcPr>
          <w:p w14:paraId="795001C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2000</w:t>
            </w:r>
          </w:p>
          <w:p w14:paraId="0D606CE9" w14:textId="77777777" w:rsidR="000D21C0" w:rsidRPr="000D21C0" w:rsidRDefault="000D21C0" w:rsidP="000D21C0">
            <w:pPr>
              <w:spacing w:after="0"/>
              <w:rPr>
                <w:rFonts w:eastAsia="Cambria"/>
                <w:color w:val="000000" w:themeColor="text1"/>
                <w:sz w:val="16"/>
                <w:szCs w:val="16"/>
              </w:rPr>
            </w:pPr>
          </w:p>
        </w:tc>
        <w:tc>
          <w:tcPr>
            <w:tcW w:w="1984" w:type="dxa"/>
          </w:tcPr>
          <w:p w14:paraId="473EDCD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51AA244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Cuban refugee</w:t>
            </w:r>
          </w:p>
          <w:p w14:paraId="073E964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0717FD8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Kosovar </w:t>
            </w:r>
          </w:p>
          <w:p w14:paraId="3E65244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Chechen </w:t>
            </w:r>
          </w:p>
        </w:tc>
        <w:tc>
          <w:tcPr>
            <w:tcW w:w="1134" w:type="dxa"/>
          </w:tcPr>
          <w:p w14:paraId="492E105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8,641</w:t>
            </w:r>
          </w:p>
          <w:p w14:paraId="07358AD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1,355</w:t>
            </w:r>
          </w:p>
          <w:p w14:paraId="2C1BF42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1,283</w:t>
            </w:r>
          </w:p>
          <w:p w14:paraId="47736AA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946</w:t>
            </w:r>
          </w:p>
          <w:p w14:paraId="31CEFEE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752</w:t>
            </w:r>
          </w:p>
        </w:tc>
      </w:tr>
      <w:tr w:rsidR="000D21C0" w:rsidRPr="000D21C0" w14:paraId="191BDD06" w14:textId="77777777" w:rsidTr="000D21C0">
        <w:trPr>
          <w:trHeight w:val="1268"/>
        </w:trPr>
        <w:tc>
          <w:tcPr>
            <w:tcW w:w="576" w:type="dxa"/>
            <w:noWrap/>
            <w:hideMark/>
          </w:tcPr>
          <w:p w14:paraId="1AD5264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1927</w:t>
            </w:r>
          </w:p>
        </w:tc>
        <w:tc>
          <w:tcPr>
            <w:tcW w:w="1551" w:type="dxa"/>
            <w:noWrap/>
            <w:hideMark/>
          </w:tcPr>
          <w:p w14:paraId="7E295AA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American/</w:t>
            </w:r>
          </w:p>
          <w:p w14:paraId="1387F77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Mississippi Flood </w:t>
            </w:r>
          </w:p>
          <w:p w14:paraId="622C48D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Russian</w:t>
            </w:r>
          </w:p>
          <w:p w14:paraId="57F3796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Chinese/"Nanking"/"Hankow"</w:t>
            </w:r>
          </w:p>
          <w:p w14:paraId="32857D0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461B0F4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Japanese </w:t>
            </w:r>
          </w:p>
        </w:tc>
        <w:tc>
          <w:tcPr>
            <w:tcW w:w="708" w:type="dxa"/>
            <w:noWrap/>
            <w:hideMark/>
          </w:tcPr>
          <w:p w14:paraId="1725C913" w14:textId="77777777" w:rsidR="000D21C0" w:rsidRPr="000D21C0" w:rsidRDefault="000D21C0" w:rsidP="000D21C0">
            <w:pPr>
              <w:spacing w:after="0"/>
              <w:rPr>
                <w:rFonts w:eastAsia="Cambria"/>
                <w:color w:val="000000" w:themeColor="text1"/>
                <w:sz w:val="16"/>
                <w:szCs w:val="16"/>
              </w:rPr>
            </w:pPr>
          </w:p>
          <w:p w14:paraId="1F9F8CC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307</w:t>
            </w:r>
          </w:p>
          <w:p w14:paraId="46E9AFC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305</w:t>
            </w:r>
          </w:p>
          <w:p w14:paraId="0E0A13B5" w14:textId="77777777" w:rsidR="000D21C0" w:rsidRPr="000D21C0" w:rsidRDefault="000D21C0" w:rsidP="000D21C0">
            <w:pPr>
              <w:spacing w:after="0"/>
              <w:rPr>
                <w:rFonts w:eastAsia="Cambria"/>
                <w:color w:val="000000" w:themeColor="text1"/>
                <w:sz w:val="16"/>
                <w:szCs w:val="16"/>
              </w:rPr>
            </w:pPr>
          </w:p>
          <w:p w14:paraId="33A2BE2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154</w:t>
            </w:r>
          </w:p>
          <w:p w14:paraId="0564B46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67</w:t>
            </w:r>
          </w:p>
          <w:p w14:paraId="0368D68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63</w:t>
            </w:r>
          </w:p>
        </w:tc>
        <w:tc>
          <w:tcPr>
            <w:tcW w:w="567" w:type="dxa"/>
          </w:tcPr>
          <w:p w14:paraId="67FA414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1964</w:t>
            </w:r>
          </w:p>
          <w:p w14:paraId="06A7D50F" w14:textId="77777777" w:rsidR="000D21C0" w:rsidRPr="000D21C0" w:rsidRDefault="000D21C0" w:rsidP="000D21C0">
            <w:pPr>
              <w:spacing w:after="0"/>
              <w:rPr>
                <w:rFonts w:eastAsia="Cambria"/>
                <w:color w:val="000000" w:themeColor="text1"/>
                <w:sz w:val="16"/>
                <w:szCs w:val="16"/>
              </w:rPr>
            </w:pPr>
          </w:p>
        </w:tc>
        <w:tc>
          <w:tcPr>
            <w:tcW w:w="1560" w:type="dxa"/>
          </w:tcPr>
          <w:p w14:paraId="6FA548C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32E5300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"from East" /"displaced persons" </w:t>
            </w:r>
          </w:p>
          <w:p w14:paraId="1D70C95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0AE838E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p w14:paraId="09DB3E1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Tibetan </w:t>
            </w:r>
          </w:p>
        </w:tc>
        <w:tc>
          <w:tcPr>
            <w:tcW w:w="992" w:type="dxa"/>
          </w:tcPr>
          <w:p w14:paraId="3AEA128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752</w:t>
            </w:r>
          </w:p>
          <w:p w14:paraId="40D6CABF" w14:textId="77777777" w:rsidR="000D21C0" w:rsidRPr="000D21C0" w:rsidRDefault="000D21C0" w:rsidP="000D21C0">
            <w:pPr>
              <w:spacing w:after="0"/>
              <w:rPr>
                <w:rFonts w:eastAsia="Cambria"/>
                <w:color w:val="000000" w:themeColor="text1"/>
                <w:sz w:val="16"/>
                <w:szCs w:val="16"/>
              </w:rPr>
            </w:pPr>
          </w:p>
          <w:p w14:paraId="0B2CD03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314</w:t>
            </w:r>
          </w:p>
          <w:p w14:paraId="513C84C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177</w:t>
            </w:r>
          </w:p>
          <w:p w14:paraId="19BDB17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141</w:t>
            </w:r>
          </w:p>
          <w:p w14:paraId="1D4EC5E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133</w:t>
            </w:r>
          </w:p>
        </w:tc>
        <w:tc>
          <w:tcPr>
            <w:tcW w:w="567" w:type="dxa"/>
          </w:tcPr>
          <w:p w14:paraId="720BF3C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2001</w:t>
            </w:r>
          </w:p>
          <w:p w14:paraId="4F951674" w14:textId="77777777" w:rsidR="000D21C0" w:rsidRPr="000D21C0" w:rsidRDefault="000D21C0" w:rsidP="000D21C0">
            <w:pPr>
              <w:spacing w:after="0"/>
              <w:rPr>
                <w:rFonts w:eastAsia="Cambria"/>
                <w:color w:val="000000" w:themeColor="text1"/>
                <w:sz w:val="16"/>
                <w:szCs w:val="16"/>
              </w:rPr>
            </w:pPr>
          </w:p>
        </w:tc>
        <w:tc>
          <w:tcPr>
            <w:tcW w:w="1984" w:type="dxa"/>
          </w:tcPr>
          <w:p w14:paraId="258B3A4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6947A35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Palestinian/</w:t>
            </w:r>
          </w:p>
          <w:p w14:paraId="7C52098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"Rafah"/"Younis" </w:t>
            </w:r>
          </w:p>
          <w:p w14:paraId="7243B65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2AB5FF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Kurdish </w:t>
            </w:r>
          </w:p>
          <w:p w14:paraId="2308021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Chechen </w:t>
            </w:r>
          </w:p>
        </w:tc>
        <w:tc>
          <w:tcPr>
            <w:tcW w:w="1134" w:type="dxa"/>
          </w:tcPr>
          <w:p w14:paraId="0544824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12,583</w:t>
            </w:r>
          </w:p>
          <w:p w14:paraId="30458194" w14:textId="77777777" w:rsidR="000D21C0" w:rsidRPr="000D21C0" w:rsidRDefault="000D21C0" w:rsidP="000D21C0">
            <w:pPr>
              <w:spacing w:after="0"/>
              <w:rPr>
                <w:rFonts w:eastAsia="Cambria"/>
                <w:color w:val="000000" w:themeColor="text1"/>
                <w:sz w:val="16"/>
                <w:szCs w:val="16"/>
              </w:rPr>
            </w:pPr>
          </w:p>
          <w:p w14:paraId="7588EAA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7,875</w:t>
            </w:r>
          </w:p>
          <w:p w14:paraId="209FB58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803</w:t>
            </w:r>
          </w:p>
          <w:p w14:paraId="2A02FAC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465</w:t>
            </w:r>
          </w:p>
          <w:p w14:paraId="4F5C0AE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407</w:t>
            </w:r>
          </w:p>
        </w:tc>
      </w:tr>
      <w:tr w:rsidR="000D21C0" w:rsidRPr="000D21C0" w14:paraId="1F8FE28A" w14:textId="77777777" w:rsidTr="000D21C0">
        <w:trPr>
          <w:trHeight w:val="856"/>
        </w:trPr>
        <w:tc>
          <w:tcPr>
            <w:tcW w:w="576" w:type="dxa"/>
            <w:noWrap/>
            <w:hideMark/>
          </w:tcPr>
          <w:p w14:paraId="5CFAE82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1928</w:t>
            </w:r>
          </w:p>
        </w:tc>
        <w:tc>
          <w:tcPr>
            <w:tcW w:w="1551" w:type="dxa"/>
            <w:noWrap/>
            <w:hideMark/>
          </w:tcPr>
          <w:p w14:paraId="20A7EF4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6592BCC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4961C7A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Greek </w:t>
            </w:r>
          </w:p>
          <w:p w14:paraId="47365BC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Chinese </w:t>
            </w:r>
          </w:p>
          <w:p w14:paraId="0B6C3EB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Italian </w:t>
            </w:r>
          </w:p>
        </w:tc>
        <w:tc>
          <w:tcPr>
            <w:tcW w:w="708" w:type="dxa"/>
            <w:noWrap/>
            <w:hideMark/>
          </w:tcPr>
          <w:p w14:paraId="52AE75E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247</w:t>
            </w:r>
          </w:p>
          <w:p w14:paraId="09EEEC9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53</w:t>
            </w:r>
          </w:p>
          <w:p w14:paraId="2DF6975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57</w:t>
            </w:r>
          </w:p>
          <w:p w14:paraId="68180F6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37</w:t>
            </w:r>
          </w:p>
          <w:p w14:paraId="7E141B3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w:t>
            </w:r>
          </w:p>
        </w:tc>
        <w:tc>
          <w:tcPr>
            <w:tcW w:w="567" w:type="dxa"/>
          </w:tcPr>
          <w:p w14:paraId="6463FDC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1965</w:t>
            </w:r>
          </w:p>
          <w:p w14:paraId="6B0C2A3D" w14:textId="77777777" w:rsidR="000D21C0" w:rsidRPr="000D21C0" w:rsidRDefault="000D21C0" w:rsidP="000D21C0">
            <w:pPr>
              <w:spacing w:after="0"/>
              <w:rPr>
                <w:rFonts w:eastAsia="Cambria"/>
                <w:color w:val="000000" w:themeColor="text1"/>
                <w:sz w:val="16"/>
                <w:szCs w:val="16"/>
              </w:rPr>
            </w:pPr>
          </w:p>
        </w:tc>
        <w:tc>
          <w:tcPr>
            <w:tcW w:w="1560" w:type="dxa"/>
          </w:tcPr>
          <w:p w14:paraId="4CBD49A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14BFE0F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DPs “from East”</w:t>
            </w:r>
          </w:p>
          <w:p w14:paraId="202728C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1953E5C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p w14:paraId="42A2154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Tibetan </w:t>
            </w:r>
          </w:p>
        </w:tc>
        <w:tc>
          <w:tcPr>
            <w:tcW w:w="992" w:type="dxa"/>
          </w:tcPr>
          <w:p w14:paraId="5F17EBE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1,816</w:t>
            </w:r>
          </w:p>
          <w:p w14:paraId="33C31C2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212</w:t>
            </w:r>
          </w:p>
          <w:p w14:paraId="5F1C907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199</w:t>
            </w:r>
          </w:p>
          <w:p w14:paraId="65DFD05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136</w:t>
            </w:r>
          </w:p>
          <w:p w14:paraId="56489E0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97</w:t>
            </w:r>
          </w:p>
        </w:tc>
        <w:tc>
          <w:tcPr>
            <w:tcW w:w="567" w:type="dxa"/>
          </w:tcPr>
          <w:p w14:paraId="3AE264A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2002</w:t>
            </w:r>
          </w:p>
          <w:p w14:paraId="1A3B4D48" w14:textId="77777777" w:rsidR="000D21C0" w:rsidRPr="000D21C0" w:rsidRDefault="000D21C0" w:rsidP="000D21C0">
            <w:pPr>
              <w:spacing w:after="0"/>
              <w:rPr>
                <w:rFonts w:eastAsia="Cambria"/>
                <w:color w:val="000000" w:themeColor="text1"/>
                <w:sz w:val="16"/>
                <w:szCs w:val="16"/>
              </w:rPr>
            </w:pPr>
          </w:p>
        </w:tc>
        <w:tc>
          <w:tcPr>
            <w:tcW w:w="1984" w:type="dxa"/>
          </w:tcPr>
          <w:p w14:paraId="70107FF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Palestinian/Rafah/</w:t>
            </w:r>
          </w:p>
          <w:p w14:paraId="440B465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Bank/Balata/Jenin </w:t>
            </w:r>
          </w:p>
          <w:p w14:paraId="7F97007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5EFA25F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Chechen </w:t>
            </w:r>
          </w:p>
          <w:p w14:paraId="3D8FEA1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55157C3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Korean</w:t>
            </w:r>
          </w:p>
        </w:tc>
        <w:tc>
          <w:tcPr>
            <w:tcW w:w="1134" w:type="dxa"/>
          </w:tcPr>
          <w:p w14:paraId="344BBC86" w14:textId="77777777" w:rsidR="000D21C0" w:rsidRPr="000D21C0" w:rsidRDefault="000D21C0" w:rsidP="000D21C0">
            <w:pPr>
              <w:spacing w:after="0"/>
              <w:rPr>
                <w:rFonts w:eastAsia="Cambria"/>
                <w:color w:val="000000" w:themeColor="text1"/>
                <w:sz w:val="16"/>
                <w:szCs w:val="16"/>
              </w:rPr>
            </w:pPr>
          </w:p>
          <w:p w14:paraId="588C396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15,556</w:t>
            </w:r>
          </w:p>
          <w:p w14:paraId="1682B3E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4,575</w:t>
            </w:r>
          </w:p>
          <w:p w14:paraId="2F3D7BF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925</w:t>
            </w:r>
          </w:p>
          <w:p w14:paraId="64C8952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759</w:t>
            </w:r>
          </w:p>
          <w:p w14:paraId="7E0EF9B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671</w:t>
            </w:r>
          </w:p>
        </w:tc>
      </w:tr>
      <w:tr w:rsidR="000D21C0" w:rsidRPr="000D21C0" w14:paraId="032658D4" w14:textId="77777777" w:rsidTr="000D21C0">
        <w:trPr>
          <w:trHeight w:val="964"/>
        </w:trPr>
        <w:tc>
          <w:tcPr>
            <w:tcW w:w="576" w:type="dxa"/>
            <w:noWrap/>
            <w:hideMark/>
          </w:tcPr>
          <w:p w14:paraId="6DF28CF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1929</w:t>
            </w:r>
          </w:p>
        </w:tc>
        <w:tc>
          <w:tcPr>
            <w:tcW w:w="1551" w:type="dxa"/>
            <w:noWrap/>
            <w:hideMark/>
          </w:tcPr>
          <w:p w14:paraId="0D17C35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63ADBD2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1B3DF46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p w14:paraId="32D6FE7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Chinese </w:t>
            </w:r>
          </w:p>
          <w:p w14:paraId="7CEC371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Greek </w:t>
            </w:r>
          </w:p>
        </w:tc>
        <w:tc>
          <w:tcPr>
            <w:tcW w:w="708" w:type="dxa"/>
            <w:noWrap/>
            <w:hideMark/>
          </w:tcPr>
          <w:p w14:paraId="0D0BAD0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219</w:t>
            </w:r>
          </w:p>
          <w:p w14:paraId="13FAB14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38</w:t>
            </w:r>
          </w:p>
          <w:p w14:paraId="136EC2D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32</w:t>
            </w:r>
          </w:p>
          <w:p w14:paraId="1B3461E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31</w:t>
            </w:r>
          </w:p>
          <w:p w14:paraId="439BD70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25</w:t>
            </w:r>
          </w:p>
        </w:tc>
        <w:tc>
          <w:tcPr>
            <w:tcW w:w="567" w:type="dxa"/>
          </w:tcPr>
          <w:p w14:paraId="4C95A6D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1966</w:t>
            </w:r>
          </w:p>
          <w:p w14:paraId="242DC0B9" w14:textId="77777777" w:rsidR="000D21C0" w:rsidRPr="000D21C0" w:rsidRDefault="000D21C0" w:rsidP="000D21C0">
            <w:pPr>
              <w:spacing w:after="0"/>
              <w:rPr>
                <w:rFonts w:eastAsia="Cambria"/>
                <w:color w:val="000000" w:themeColor="text1"/>
                <w:sz w:val="16"/>
                <w:szCs w:val="16"/>
              </w:rPr>
            </w:pPr>
          </w:p>
        </w:tc>
        <w:tc>
          <w:tcPr>
            <w:tcW w:w="1560" w:type="dxa"/>
          </w:tcPr>
          <w:p w14:paraId="0A474B6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6C24923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p w14:paraId="520A6C7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“DPs” </w:t>
            </w:r>
          </w:p>
          <w:p w14:paraId="74EF463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“from East”</w:t>
            </w:r>
          </w:p>
          <w:p w14:paraId="1A65FFB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Tibetan </w:t>
            </w:r>
          </w:p>
        </w:tc>
        <w:tc>
          <w:tcPr>
            <w:tcW w:w="992" w:type="dxa"/>
          </w:tcPr>
          <w:p w14:paraId="561068B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852</w:t>
            </w:r>
          </w:p>
          <w:p w14:paraId="4E8D649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252</w:t>
            </w:r>
          </w:p>
          <w:p w14:paraId="2159766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204</w:t>
            </w:r>
          </w:p>
          <w:p w14:paraId="001F72E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189</w:t>
            </w:r>
          </w:p>
          <w:p w14:paraId="5187F7E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88</w:t>
            </w:r>
          </w:p>
        </w:tc>
        <w:tc>
          <w:tcPr>
            <w:tcW w:w="567" w:type="dxa"/>
          </w:tcPr>
          <w:p w14:paraId="683F7AD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2003</w:t>
            </w:r>
          </w:p>
          <w:p w14:paraId="66598637" w14:textId="77777777" w:rsidR="000D21C0" w:rsidRPr="000D21C0" w:rsidRDefault="000D21C0" w:rsidP="000D21C0">
            <w:pPr>
              <w:spacing w:after="0"/>
              <w:rPr>
                <w:rFonts w:eastAsia="Cambria"/>
                <w:color w:val="000000" w:themeColor="text1"/>
                <w:sz w:val="16"/>
                <w:szCs w:val="16"/>
              </w:rPr>
            </w:pPr>
          </w:p>
        </w:tc>
        <w:tc>
          <w:tcPr>
            <w:tcW w:w="1984" w:type="dxa"/>
          </w:tcPr>
          <w:p w14:paraId="137ED79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Palestinian/Rafah </w:t>
            </w:r>
          </w:p>
          <w:p w14:paraId="04211C5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Iraqi/Kurdish</w:t>
            </w:r>
          </w:p>
          <w:p w14:paraId="0547F0D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33EF68C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Korean </w:t>
            </w:r>
          </w:p>
          <w:p w14:paraId="0292AF9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tc>
        <w:tc>
          <w:tcPr>
            <w:tcW w:w="1134" w:type="dxa"/>
          </w:tcPr>
          <w:p w14:paraId="5067413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5,433</w:t>
            </w:r>
          </w:p>
          <w:p w14:paraId="243EDE5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2,629</w:t>
            </w:r>
          </w:p>
          <w:p w14:paraId="1AE5636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1,734</w:t>
            </w:r>
          </w:p>
          <w:p w14:paraId="6D2393E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734</w:t>
            </w:r>
          </w:p>
          <w:p w14:paraId="08ECE55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674</w:t>
            </w:r>
          </w:p>
        </w:tc>
      </w:tr>
      <w:tr w:rsidR="000D21C0" w:rsidRPr="000D21C0" w14:paraId="7B28ED42" w14:textId="77777777" w:rsidTr="000D21C0">
        <w:trPr>
          <w:trHeight w:val="1136"/>
        </w:trPr>
        <w:tc>
          <w:tcPr>
            <w:tcW w:w="576" w:type="dxa"/>
            <w:noWrap/>
            <w:hideMark/>
          </w:tcPr>
          <w:p w14:paraId="712A6EE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1930</w:t>
            </w:r>
          </w:p>
        </w:tc>
        <w:tc>
          <w:tcPr>
            <w:tcW w:w="1551" w:type="dxa"/>
            <w:noWrap/>
            <w:hideMark/>
          </w:tcPr>
          <w:p w14:paraId="03EE062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Russian/Mennonite</w:t>
            </w:r>
          </w:p>
          <w:p w14:paraId="5D6F4D1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Greek </w:t>
            </w:r>
          </w:p>
          <w:p w14:paraId="11EDC21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Chinese </w:t>
            </w:r>
          </w:p>
          <w:p w14:paraId="693C293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American </w:t>
            </w:r>
          </w:p>
          <w:p w14:paraId="440752D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Armenian </w:t>
            </w:r>
          </w:p>
        </w:tc>
        <w:tc>
          <w:tcPr>
            <w:tcW w:w="708" w:type="dxa"/>
            <w:noWrap/>
            <w:hideMark/>
          </w:tcPr>
          <w:p w14:paraId="6802E79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257</w:t>
            </w:r>
          </w:p>
          <w:p w14:paraId="527B56A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64</w:t>
            </w:r>
          </w:p>
          <w:p w14:paraId="60B7695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60</w:t>
            </w:r>
          </w:p>
          <w:p w14:paraId="7750AB9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25</w:t>
            </w:r>
          </w:p>
          <w:p w14:paraId="6CD44F5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22</w:t>
            </w:r>
          </w:p>
        </w:tc>
        <w:tc>
          <w:tcPr>
            <w:tcW w:w="567" w:type="dxa"/>
          </w:tcPr>
          <w:p w14:paraId="27F3D9E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1967</w:t>
            </w:r>
          </w:p>
          <w:p w14:paraId="50FC2A8B" w14:textId="77777777" w:rsidR="000D21C0" w:rsidRPr="000D21C0" w:rsidRDefault="000D21C0" w:rsidP="000D21C0">
            <w:pPr>
              <w:spacing w:after="0"/>
              <w:rPr>
                <w:rFonts w:eastAsia="Cambria"/>
                <w:color w:val="000000" w:themeColor="text1"/>
                <w:sz w:val="16"/>
                <w:szCs w:val="16"/>
              </w:rPr>
            </w:pPr>
          </w:p>
        </w:tc>
        <w:tc>
          <w:tcPr>
            <w:tcW w:w="1560" w:type="dxa"/>
          </w:tcPr>
          <w:p w14:paraId="74F9015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Arab/Palestinian </w:t>
            </w:r>
          </w:p>
          <w:p w14:paraId="0FB5678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3D52A3A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Tibetan </w:t>
            </w:r>
          </w:p>
          <w:p w14:paraId="265D1B2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Jordanian “DPs”</w:t>
            </w:r>
          </w:p>
          <w:p w14:paraId="5CE8818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“from East”</w:t>
            </w:r>
          </w:p>
        </w:tc>
        <w:tc>
          <w:tcPr>
            <w:tcW w:w="992" w:type="dxa"/>
          </w:tcPr>
          <w:p w14:paraId="5EBF409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3,195</w:t>
            </w:r>
          </w:p>
          <w:p w14:paraId="6A1D9B1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426</w:t>
            </w:r>
          </w:p>
          <w:p w14:paraId="0CD306E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123</w:t>
            </w:r>
          </w:p>
          <w:p w14:paraId="16BCFEC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108</w:t>
            </w:r>
          </w:p>
          <w:p w14:paraId="6B86BB82" w14:textId="77777777" w:rsidR="000D21C0" w:rsidRPr="000D21C0" w:rsidRDefault="000D21C0" w:rsidP="000D21C0">
            <w:pPr>
              <w:spacing w:after="0"/>
              <w:rPr>
                <w:rFonts w:eastAsia="Cambria"/>
                <w:color w:val="000000" w:themeColor="text1"/>
                <w:sz w:val="16"/>
                <w:szCs w:val="16"/>
              </w:rPr>
            </w:pPr>
          </w:p>
          <w:p w14:paraId="2AD4524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107</w:t>
            </w:r>
          </w:p>
        </w:tc>
        <w:tc>
          <w:tcPr>
            <w:tcW w:w="567" w:type="dxa"/>
          </w:tcPr>
          <w:p w14:paraId="2E66395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2004</w:t>
            </w:r>
          </w:p>
          <w:p w14:paraId="22B30252" w14:textId="77777777" w:rsidR="000D21C0" w:rsidRPr="000D21C0" w:rsidRDefault="000D21C0" w:rsidP="000D21C0">
            <w:pPr>
              <w:spacing w:after="0"/>
              <w:rPr>
                <w:rFonts w:eastAsia="Cambria"/>
                <w:color w:val="000000" w:themeColor="text1"/>
                <w:sz w:val="16"/>
                <w:szCs w:val="16"/>
              </w:rPr>
            </w:pPr>
          </w:p>
        </w:tc>
        <w:tc>
          <w:tcPr>
            <w:tcW w:w="1984" w:type="dxa"/>
          </w:tcPr>
          <w:p w14:paraId="486CC85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Palestinian/"Rafah"/</w:t>
            </w:r>
          </w:p>
          <w:p w14:paraId="104EDFE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"Jabaliya" </w:t>
            </w:r>
          </w:p>
          <w:p w14:paraId="3CEFF45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5C7D5E2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Sudanese</w:t>
            </w:r>
          </w:p>
          <w:p w14:paraId="5092195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Hmong </w:t>
            </w:r>
          </w:p>
          <w:p w14:paraId="0FE325A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Korean </w:t>
            </w:r>
          </w:p>
        </w:tc>
        <w:tc>
          <w:tcPr>
            <w:tcW w:w="1134" w:type="dxa"/>
          </w:tcPr>
          <w:p w14:paraId="1827511B" w14:textId="77777777" w:rsidR="000D21C0" w:rsidRPr="000D21C0" w:rsidRDefault="000D21C0" w:rsidP="000D21C0">
            <w:pPr>
              <w:spacing w:after="0"/>
              <w:rPr>
                <w:rFonts w:eastAsia="Cambria"/>
                <w:color w:val="000000" w:themeColor="text1"/>
                <w:sz w:val="16"/>
                <w:szCs w:val="16"/>
              </w:rPr>
            </w:pPr>
          </w:p>
          <w:p w14:paraId="375F347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7,308</w:t>
            </w:r>
          </w:p>
          <w:p w14:paraId="5A6C10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1,361</w:t>
            </w:r>
          </w:p>
          <w:p w14:paraId="7EB24D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1,042</w:t>
            </w:r>
          </w:p>
          <w:p w14:paraId="194B472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1,020</w:t>
            </w:r>
          </w:p>
          <w:p w14:paraId="77F4889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633</w:t>
            </w:r>
          </w:p>
        </w:tc>
      </w:tr>
      <w:tr w:rsidR="000D21C0" w:rsidRPr="000D21C0" w14:paraId="782BA4C5" w14:textId="77777777" w:rsidTr="000D21C0">
        <w:trPr>
          <w:trHeight w:val="842"/>
        </w:trPr>
        <w:tc>
          <w:tcPr>
            <w:tcW w:w="576" w:type="dxa"/>
            <w:noWrap/>
            <w:hideMark/>
          </w:tcPr>
          <w:p w14:paraId="6C22E61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1931</w:t>
            </w:r>
          </w:p>
        </w:tc>
        <w:tc>
          <w:tcPr>
            <w:tcW w:w="1551" w:type="dxa"/>
            <w:noWrap/>
            <w:hideMark/>
          </w:tcPr>
          <w:p w14:paraId="11E2474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Chinese/"Flood" </w:t>
            </w:r>
          </w:p>
          <w:p w14:paraId="30D5C59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140AE8D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American </w:t>
            </w:r>
          </w:p>
          <w:p w14:paraId="01921FB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Greek </w:t>
            </w:r>
          </w:p>
          <w:p w14:paraId="5DD6C8F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French </w:t>
            </w:r>
          </w:p>
        </w:tc>
        <w:tc>
          <w:tcPr>
            <w:tcW w:w="708" w:type="dxa"/>
            <w:noWrap/>
            <w:hideMark/>
          </w:tcPr>
          <w:p w14:paraId="13E90C7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206</w:t>
            </w:r>
          </w:p>
          <w:p w14:paraId="6E8F266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108</w:t>
            </w:r>
          </w:p>
          <w:p w14:paraId="04C08DE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58</w:t>
            </w:r>
          </w:p>
          <w:p w14:paraId="6A111DD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47</w:t>
            </w:r>
          </w:p>
          <w:p w14:paraId="2DB317D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w:t>
            </w:r>
          </w:p>
        </w:tc>
        <w:tc>
          <w:tcPr>
            <w:tcW w:w="567" w:type="dxa"/>
          </w:tcPr>
          <w:p w14:paraId="4AA6D00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1968</w:t>
            </w:r>
          </w:p>
        </w:tc>
        <w:tc>
          <w:tcPr>
            <w:tcW w:w="1560" w:type="dxa"/>
          </w:tcPr>
          <w:p w14:paraId="7C86669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Arab/Palestinian </w:t>
            </w:r>
          </w:p>
          <w:p w14:paraId="4B1B945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7C16987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Czechoslovak </w:t>
            </w:r>
          </w:p>
          <w:p w14:paraId="09E3ABF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Biafran</w:t>
            </w:r>
          </w:p>
          <w:p w14:paraId="7E48756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Tibetan </w:t>
            </w:r>
          </w:p>
        </w:tc>
        <w:tc>
          <w:tcPr>
            <w:tcW w:w="992" w:type="dxa"/>
          </w:tcPr>
          <w:p w14:paraId="3CCCA80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881</w:t>
            </w:r>
          </w:p>
          <w:p w14:paraId="125672E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451</w:t>
            </w:r>
          </w:p>
          <w:p w14:paraId="1982CC6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239</w:t>
            </w:r>
          </w:p>
          <w:p w14:paraId="49E8660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111</w:t>
            </w:r>
          </w:p>
          <w:p w14:paraId="739E255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105</w:t>
            </w:r>
          </w:p>
        </w:tc>
        <w:tc>
          <w:tcPr>
            <w:tcW w:w="567" w:type="dxa"/>
          </w:tcPr>
          <w:p w14:paraId="150BEA9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2005</w:t>
            </w:r>
          </w:p>
          <w:p w14:paraId="0533E7FF" w14:textId="77777777" w:rsidR="000D21C0" w:rsidRPr="000D21C0" w:rsidRDefault="000D21C0" w:rsidP="000D21C0">
            <w:pPr>
              <w:spacing w:after="0"/>
              <w:rPr>
                <w:rFonts w:eastAsia="Cambria"/>
                <w:color w:val="000000" w:themeColor="text1"/>
                <w:sz w:val="16"/>
                <w:szCs w:val="16"/>
              </w:rPr>
            </w:pPr>
          </w:p>
        </w:tc>
        <w:tc>
          <w:tcPr>
            <w:tcW w:w="1984" w:type="dxa"/>
          </w:tcPr>
          <w:p w14:paraId="3357D12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Katrina/New Orleans </w:t>
            </w:r>
          </w:p>
          <w:p w14:paraId="4AFF321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3B305D7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497D726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Sudanese </w:t>
            </w:r>
          </w:p>
          <w:p w14:paraId="6C9B5FD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Iraqi “expatriates”</w:t>
            </w:r>
          </w:p>
        </w:tc>
        <w:tc>
          <w:tcPr>
            <w:tcW w:w="1134" w:type="dxa"/>
          </w:tcPr>
          <w:p w14:paraId="1FB7B2D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6,731</w:t>
            </w:r>
          </w:p>
          <w:p w14:paraId="65539FF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2,918</w:t>
            </w:r>
          </w:p>
          <w:p w14:paraId="542CAEB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1,469</w:t>
            </w:r>
          </w:p>
          <w:p w14:paraId="51381A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867</w:t>
            </w:r>
          </w:p>
          <w:p w14:paraId="705496D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865</w:t>
            </w:r>
          </w:p>
        </w:tc>
      </w:tr>
      <w:tr w:rsidR="000D21C0" w:rsidRPr="000D21C0" w14:paraId="6E7FBEB4" w14:textId="77777777" w:rsidTr="000D21C0">
        <w:trPr>
          <w:trHeight w:val="792"/>
        </w:trPr>
        <w:tc>
          <w:tcPr>
            <w:tcW w:w="576" w:type="dxa"/>
            <w:noWrap/>
            <w:hideMark/>
          </w:tcPr>
          <w:p w14:paraId="3D5D24B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1932</w:t>
            </w:r>
          </w:p>
        </w:tc>
        <w:tc>
          <w:tcPr>
            <w:tcW w:w="1551" w:type="dxa"/>
            <w:noWrap/>
            <w:hideMark/>
          </w:tcPr>
          <w:p w14:paraId="3956196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Chinese/"Shanghai”</w:t>
            </w:r>
            <w:proofErr w:type="gramStart"/>
            <w:r w:rsidRPr="000D21C0">
              <w:rPr>
                <w:rFonts w:eastAsia="Cambria"/>
                <w:color w:val="000000" w:themeColor="text1"/>
                <w:sz w:val="16"/>
                <w:szCs w:val="16"/>
              </w:rPr>
              <w:t>/”Flood</w:t>
            </w:r>
            <w:proofErr w:type="gramEnd"/>
            <w:r w:rsidRPr="000D21C0">
              <w:rPr>
                <w:rFonts w:eastAsia="Cambria"/>
                <w:color w:val="000000" w:themeColor="text1"/>
                <w:sz w:val="16"/>
                <w:szCs w:val="16"/>
              </w:rPr>
              <w:t>"</w:t>
            </w:r>
          </w:p>
          <w:p w14:paraId="371A7D7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0E4BCBF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Japanese </w:t>
            </w:r>
          </w:p>
          <w:p w14:paraId="0CDBBF9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Greek</w:t>
            </w:r>
          </w:p>
          <w:p w14:paraId="65527C1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Hindu </w:t>
            </w:r>
          </w:p>
        </w:tc>
        <w:tc>
          <w:tcPr>
            <w:tcW w:w="708" w:type="dxa"/>
            <w:noWrap/>
            <w:hideMark/>
          </w:tcPr>
          <w:p w14:paraId="286F75F1" w14:textId="77777777" w:rsidR="000D21C0" w:rsidRPr="000D21C0" w:rsidRDefault="000D21C0" w:rsidP="000D21C0">
            <w:pPr>
              <w:spacing w:after="0"/>
              <w:rPr>
                <w:rFonts w:eastAsia="Cambria"/>
                <w:color w:val="000000" w:themeColor="text1"/>
                <w:sz w:val="16"/>
                <w:szCs w:val="16"/>
              </w:rPr>
            </w:pPr>
          </w:p>
          <w:p w14:paraId="570C747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283</w:t>
            </w:r>
          </w:p>
          <w:p w14:paraId="13DDECB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142</w:t>
            </w:r>
          </w:p>
          <w:p w14:paraId="43CF651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39</w:t>
            </w:r>
          </w:p>
          <w:p w14:paraId="06656B0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41</w:t>
            </w:r>
          </w:p>
          <w:p w14:paraId="7BC7152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w:t>
            </w:r>
          </w:p>
        </w:tc>
        <w:tc>
          <w:tcPr>
            <w:tcW w:w="567" w:type="dxa"/>
          </w:tcPr>
          <w:p w14:paraId="1F83427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1969</w:t>
            </w:r>
          </w:p>
          <w:p w14:paraId="09990222" w14:textId="77777777" w:rsidR="000D21C0" w:rsidRPr="000D21C0" w:rsidRDefault="000D21C0" w:rsidP="000D21C0">
            <w:pPr>
              <w:spacing w:after="0"/>
              <w:rPr>
                <w:rFonts w:eastAsia="Cambria"/>
                <w:color w:val="000000" w:themeColor="text1"/>
                <w:sz w:val="16"/>
                <w:szCs w:val="16"/>
              </w:rPr>
            </w:pPr>
          </w:p>
        </w:tc>
        <w:tc>
          <w:tcPr>
            <w:tcW w:w="1560" w:type="dxa"/>
          </w:tcPr>
          <w:p w14:paraId="4DF3895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12E9019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0FEF953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753B32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Tibetan </w:t>
            </w:r>
          </w:p>
          <w:p w14:paraId="7B04671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tc>
        <w:tc>
          <w:tcPr>
            <w:tcW w:w="992" w:type="dxa"/>
          </w:tcPr>
          <w:p w14:paraId="72F4D30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1,012</w:t>
            </w:r>
          </w:p>
          <w:p w14:paraId="3550610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693</w:t>
            </w:r>
          </w:p>
          <w:p w14:paraId="67A706E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555</w:t>
            </w:r>
          </w:p>
          <w:p w14:paraId="0DC0E96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96</w:t>
            </w:r>
          </w:p>
          <w:p w14:paraId="3CC7805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94</w:t>
            </w:r>
          </w:p>
        </w:tc>
        <w:tc>
          <w:tcPr>
            <w:tcW w:w="567" w:type="dxa"/>
          </w:tcPr>
          <w:p w14:paraId="4C946F7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2006</w:t>
            </w:r>
          </w:p>
          <w:p w14:paraId="7584EF7C" w14:textId="77777777" w:rsidR="000D21C0" w:rsidRPr="000D21C0" w:rsidRDefault="000D21C0" w:rsidP="000D21C0">
            <w:pPr>
              <w:spacing w:after="0"/>
              <w:rPr>
                <w:rFonts w:eastAsia="Cambria"/>
                <w:color w:val="000000" w:themeColor="text1"/>
                <w:sz w:val="16"/>
                <w:szCs w:val="16"/>
              </w:rPr>
            </w:pPr>
          </w:p>
        </w:tc>
        <w:tc>
          <w:tcPr>
            <w:tcW w:w="1984" w:type="dxa"/>
          </w:tcPr>
          <w:p w14:paraId="07E45E4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5F01E2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Katrina /evacuees</w:t>
            </w:r>
          </w:p>
          <w:p w14:paraId="6652636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Sudanese </w:t>
            </w:r>
          </w:p>
          <w:p w14:paraId="01BC6DA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34C7E74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Papuan asylum seekers</w:t>
            </w:r>
          </w:p>
        </w:tc>
        <w:tc>
          <w:tcPr>
            <w:tcW w:w="1134" w:type="dxa"/>
          </w:tcPr>
          <w:p w14:paraId="7400646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3,403</w:t>
            </w:r>
          </w:p>
          <w:p w14:paraId="4E19FEC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2,894</w:t>
            </w:r>
          </w:p>
          <w:p w14:paraId="564F9C9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1,295</w:t>
            </w:r>
          </w:p>
          <w:p w14:paraId="473627B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1,208</w:t>
            </w:r>
          </w:p>
          <w:p w14:paraId="039E647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999</w:t>
            </w:r>
          </w:p>
        </w:tc>
      </w:tr>
      <w:tr w:rsidR="000D21C0" w:rsidRPr="000D21C0" w14:paraId="1419FD20" w14:textId="77777777" w:rsidTr="000D21C0">
        <w:trPr>
          <w:trHeight w:val="991"/>
        </w:trPr>
        <w:tc>
          <w:tcPr>
            <w:tcW w:w="576" w:type="dxa"/>
            <w:noWrap/>
            <w:hideMark/>
          </w:tcPr>
          <w:p w14:paraId="35C3EB1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1933</w:t>
            </w:r>
          </w:p>
        </w:tc>
        <w:tc>
          <w:tcPr>
            <w:tcW w:w="1551" w:type="dxa"/>
            <w:noWrap/>
            <w:hideMark/>
          </w:tcPr>
          <w:p w14:paraId="381D9F6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6378FD0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w:t>
            </w:r>
          </w:p>
          <w:p w14:paraId="33908BE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"from Germany" </w:t>
            </w:r>
          </w:p>
          <w:p w14:paraId="4B53EEE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6E006FB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Chinese </w:t>
            </w:r>
          </w:p>
          <w:p w14:paraId="21CB16A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tc>
        <w:tc>
          <w:tcPr>
            <w:tcW w:w="708" w:type="dxa"/>
            <w:noWrap/>
            <w:hideMark/>
          </w:tcPr>
          <w:p w14:paraId="0731B81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470</w:t>
            </w:r>
          </w:p>
          <w:p w14:paraId="19707B57" w14:textId="77777777" w:rsidR="000D21C0" w:rsidRPr="000D21C0" w:rsidRDefault="000D21C0" w:rsidP="000D21C0">
            <w:pPr>
              <w:spacing w:after="0"/>
              <w:rPr>
                <w:rFonts w:eastAsia="Cambria"/>
                <w:color w:val="000000" w:themeColor="text1"/>
                <w:sz w:val="16"/>
                <w:szCs w:val="16"/>
              </w:rPr>
            </w:pPr>
          </w:p>
          <w:p w14:paraId="0B386D6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430</w:t>
            </w:r>
          </w:p>
          <w:p w14:paraId="0ECAF0F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106</w:t>
            </w:r>
          </w:p>
          <w:p w14:paraId="1A8B5C6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58</w:t>
            </w:r>
          </w:p>
          <w:p w14:paraId="6F6463A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w:t>
            </w:r>
          </w:p>
        </w:tc>
        <w:tc>
          <w:tcPr>
            <w:tcW w:w="567" w:type="dxa"/>
          </w:tcPr>
          <w:p w14:paraId="7950237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1970</w:t>
            </w:r>
          </w:p>
          <w:p w14:paraId="126E24D7" w14:textId="77777777" w:rsidR="000D21C0" w:rsidRPr="000D21C0" w:rsidRDefault="000D21C0" w:rsidP="000D21C0">
            <w:pPr>
              <w:spacing w:after="0"/>
              <w:rPr>
                <w:rFonts w:eastAsia="Cambria"/>
                <w:color w:val="000000" w:themeColor="text1"/>
                <w:sz w:val="16"/>
                <w:szCs w:val="16"/>
              </w:rPr>
            </w:pPr>
          </w:p>
        </w:tc>
        <w:tc>
          <w:tcPr>
            <w:tcW w:w="1560" w:type="dxa"/>
          </w:tcPr>
          <w:p w14:paraId="2688090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4BCEF88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5E20581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19E01B1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457AEAD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Biafran</w:t>
            </w:r>
          </w:p>
        </w:tc>
        <w:tc>
          <w:tcPr>
            <w:tcW w:w="992" w:type="dxa"/>
          </w:tcPr>
          <w:p w14:paraId="178FEC2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1042</w:t>
            </w:r>
          </w:p>
          <w:p w14:paraId="0763A14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541</w:t>
            </w:r>
          </w:p>
          <w:p w14:paraId="142E3BF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302</w:t>
            </w:r>
          </w:p>
          <w:p w14:paraId="4CBE53A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283</w:t>
            </w:r>
          </w:p>
          <w:p w14:paraId="3C9C3C5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121</w:t>
            </w:r>
          </w:p>
        </w:tc>
        <w:tc>
          <w:tcPr>
            <w:tcW w:w="567" w:type="dxa"/>
          </w:tcPr>
          <w:p w14:paraId="50C35CB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2007</w:t>
            </w:r>
          </w:p>
          <w:p w14:paraId="71C908DC" w14:textId="77777777" w:rsidR="000D21C0" w:rsidRPr="000D21C0" w:rsidRDefault="000D21C0" w:rsidP="000D21C0">
            <w:pPr>
              <w:spacing w:after="0"/>
              <w:rPr>
                <w:rFonts w:eastAsia="Cambria"/>
                <w:color w:val="000000" w:themeColor="text1"/>
                <w:sz w:val="16"/>
                <w:szCs w:val="16"/>
              </w:rPr>
            </w:pPr>
          </w:p>
        </w:tc>
        <w:tc>
          <w:tcPr>
            <w:tcW w:w="1984" w:type="dxa"/>
          </w:tcPr>
          <w:p w14:paraId="4865D01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Palestinian/"al-Bared" </w:t>
            </w:r>
          </w:p>
          <w:p w14:paraId="04ECD90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Iraqi </w:t>
            </w:r>
          </w:p>
          <w:p w14:paraId="0D4F81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3E1EFAB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Sudanese </w:t>
            </w:r>
          </w:p>
          <w:p w14:paraId="4585700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African </w:t>
            </w:r>
          </w:p>
        </w:tc>
        <w:tc>
          <w:tcPr>
            <w:tcW w:w="1134" w:type="dxa"/>
          </w:tcPr>
          <w:p w14:paraId="2B28DC0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9,811</w:t>
            </w:r>
          </w:p>
          <w:p w14:paraId="598D8D3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6,411</w:t>
            </w:r>
          </w:p>
          <w:p w14:paraId="266FA2A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2,331</w:t>
            </w:r>
          </w:p>
          <w:p w14:paraId="23BF4CB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1,510</w:t>
            </w:r>
          </w:p>
          <w:p w14:paraId="7CEFBC5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1,131</w:t>
            </w:r>
          </w:p>
        </w:tc>
      </w:tr>
      <w:tr w:rsidR="000D21C0" w:rsidRPr="000D21C0" w14:paraId="7F2C639F" w14:textId="77777777" w:rsidTr="000D21C0">
        <w:trPr>
          <w:trHeight w:val="214"/>
        </w:trPr>
        <w:tc>
          <w:tcPr>
            <w:tcW w:w="576" w:type="dxa"/>
            <w:noWrap/>
            <w:hideMark/>
          </w:tcPr>
          <w:p w14:paraId="4410771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lastRenderedPageBreak/>
              <w:t>1934</w:t>
            </w:r>
          </w:p>
        </w:tc>
        <w:tc>
          <w:tcPr>
            <w:tcW w:w="1551" w:type="dxa"/>
            <w:noWrap/>
            <w:hideMark/>
          </w:tcPr>
          <w:p w14:paraId="46B5654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"German"/"from Germany" </w:t>
            </w:r>
          </w:p>
          <w:p w14:paraId="37FA356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Jewish/"Nazi" </w:t>
            </w:r>
          </w:p>
          <w:p w14:paraId="14E03CA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798403B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"Austrian" </w:t>
            </w:r>
          </w:p>
          <w:p w14:paraId="588FB25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Amer. “expatriates”</w:t>
            </w:r>
          </w:p>
        </w:tc>
        <w:tc>
          <w:tcPr>
            <w:tcW w:w="708" w:type="dxa"/>
            <w:noWrap/>
            <w:hideMark/>
          </w:tcPr>
          <w:p w14:paraId="1BBA71D4" w14:textId="77777777" w:rsidR="000D21C0" w:rsidRPr="000D21C0" w:rsidRDefault="000D21C0" w:rsidP="000D21C0">
            <w:pPr>
              <w:spacing w:after="0"/>
              <w:rPr>
                <w:rFonts w:eastAsia="Cambria"/>
                <w:color w:val="000000" w:themeColor="text1"/>
                <w:sz w:val="16"/>
                <w:szCs w:val="16"/>
              </w:rPr>
            </w:pPr>
          </w:p>
          <w:p w14:paraId="5AAD95E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524</w:t>
            </w:r>
          </w:p>
          <w:p w14:paraId="505C881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432</w:t>
            </w:r>
          </w:p>
          <w:p w14:paraId="08DEF8D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142</w:t>
            </w:r>
          </w:p>
          <w:p w14:paraId="6CFDE37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57</w:t>
            </w:r>
          </w:p>
          <w:p w14:paraId="630C3A6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27</w:t>
            </w:r>
          </w:p>
        </w:tc>
        <w:tc>
          <w:tcPr>
            <w:tcW w:w="567" w:type="dxa"/>
          </w:tcPr>
          <w:p w14:paraId="67284F5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1971</w:t>
            </w:r>
          </w:p>
          <w:p w14:paraId="1077931F" w14:textId="77777777" w:rsidR="000D21C0" w:rsidRPr="000D21C0" w:rsidRDefault="000D21C0" w:rsidP="000D21C0">
            <w:pPr>
              <w:spacing w:after="0"/>
              <w:rPr>
                <w:rFonts w:eastAsia="Cambria"/>
                <w:color w:val="000000" w:themeColor="text1"/>
                <w:sz w:val="16"/>
                <w:szCs w:val="16"/>
              </w:rPr>
            </w:pPr>
          </w:p>
        </w:tc>
        <w:tc>
          <w:tcPr>
            <w:tcW w:w="1560" w:type="dxa"/>
          </w:tcPr>
          <w:p w14:paraId="5653C4A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Pakistani </w:t>
            </w:r>
          </w:p>
          <w:p w14:paraId="66AD3EC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w:t>
            </w:r>
            <w:proofErr w:type="spellStart"/>
            <w:r w:rsidRPr="000D21C0">
              <w:rPr>
                <w:rFonts w:eastAsia="Cambria"/>
                <w:color w:val="000000" w:themeColor="text1"/>
                <w:sz w:val="16"/>
                <w:szCs w:val="16"/>
              </w:rPr>
              <w:t>Desh</w:t>
            </w:r>
            <w:proofErr w:type="spellEnd"/>
            <w:r w:rsidRPr="000D21C0">
              <w:rPr>
                <w:rFonts w:eastAsia="Cambria"/>
                <w:color w:val="000000" w:themeColor="text1"/>
                <w:sz w:val="16"/>
                <w:szCs w:val="16"/>
              </w:rPr>
              <w:t>"/Bangladesh</w:t>
            </w:r>
          </w:p>
          <w:p w14:paraId="1F4EEE0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Bengali </w:t>
            </w:r>
          </w:p>
          <w:p w14:paraId="320F4FA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"from East"</w:t>
            </w:r>
          </w:p>
          <w:p w14:paraId="1070695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tc>
        <w:tc>
          <w:tcPr>
            <w:tcW w:w="992" w:type="dxa"/>
          </w:tcPr>
          <w:p w14:paraId="438682C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1864</w:t>
            </w:r>
          </w:p>
          <w:p w14:paraId="1A54DBE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761</w:t>
            </w:r>
          </w:p>
          <w:p w14:paraId="4484CFD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659</w:t>
            </w:r>
          </w:p>
          <w:p w14:paraId="362610F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640</w:t>
            </w:r>
          </w:p>
          <w:p w14:paraId="6D64E35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250</w:t>
            </w:r>
          </w:p>
        </w:tc>
        <w:tc>
          <w:tcPr>
            <w:tcW w:w="567" w:type="dxa"/>
          </w:tcPr>
          <w:p w14:paraId="527248C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2008</w:t>
            </w:r>
          </w:p>
          <w:p w14:paraId="055E37B0" w14:textId="77777777" w:rsidR="000D21C0" w:rsidRPr="000D21C0" w:rsidRDefault="000D21C0" w:rsidP="000D21C0">
            <w:pPr>
              <w:spacing w:after="0"/>
              <w:rPr>
                <w:rFonts w:eastAsia="Cambria"/>
                <w:color w:val="000000" w:themeColor="text1"/>
                <w:sz w:val="16"/>
                <w:szCs w:val="16"/>
              </w:rPr>
            </w:pPr>
          </w:p>
        </w:tc>
        <w:tc>
          <w:tcPr>
            <w:tcW w:w="1984" w:type="dxa"/>
          </w:tcPr>
          <w:p w14:paraId="0A8AFC0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10F489D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Iraqi </w:t>
            </w:r>
          </w:p>
          <w:p w14:paraId="1059C8E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5F7C91F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48F99BD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Sudanese </w:t>
            </w:r>
          </w:p>
        </w:tc>
        <w:tc>
          <w:tcPr>
            <w:tcW w:w="1134" w:type="dxa"/>
          </w:tcPr>
          <w:p w14:paraId="2ADC1D1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4,753</w:t>
            </w:r>
          </w:p>
          <w:p w14:paraId="5953AAC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3,639</w:t>
            </w:r>
          </w:p>
          <w:p w14:paraId="79CA93F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1,434</w:t>
            </w:r>
          </w:p>
          <w:p w14:paraId="6B9A589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887</w:t>
            </w:r>
          </w:p>
          <w:p w14:paraId="1B469E1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728</w:t>
            </w:r>
          </w:p>
        </w:tc>
      </w:tr>
      <w:tr w:rsidR="000D21C0" w:rsidRPr="000D21C0" w14:paraId="3789F22E" w14:textId="77777777" w:rsidTr="000D21C0">
        <w:trPr>
          <w:trHeight w:val="1214"/>
        </w:trPr>
        <w:tc>
          <w:tcPr>
            <w:tcW w:w="576" w:type="dxa"/>
            <w:noWrap/>
            <w:hideMark/>
          </w:tcPr>
          <w:p w14:paraId="64F6C79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1935</w:t>
            </w:r>
          </w:p>
        </w:tc>
        <w:tc>
          <w:tcPr>
            <w:tcW w:w="1551" w:type="dxa"/>
            <w:noWrap/>
            <w:hideMark/>
          </w:tcPr>
          <w:p w14:paraId="6A53DD5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"German"/"from Germany"</w:t>
            </w:r>
          </w:p>
          <w:p w14:paraId="2E60667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Jewish</w:t>
            </w:r>
          </w:p>
          <w:p w14:paraId="4347E51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Russian </w:t>
            </w:r>
          </w:p>
          <w:p w14:paraId="382C282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"Quetta" [Pakistan]</w:t>
            </w:r>
          </w:p>
          <w:p w14:paraId="110D2BA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“Saar” [Saarland]</w:t>
            </w:r>
          </w:p>
          <w:p w14:paraId="414F493B" w14:textId="77777777" w:rsidR="000D21C0" w:rsidRPr="000D21C0" w:rsidRDefault="000D21C0" w:rsidP="000D21C0">
            <w:pPr>
              <w:spacing w:after="0"/>
              <w:rPr>
                <w:rFonts w:eastAsia="Cambria"/>
                <w:color w:val="000000" w:themeColor="text1"/>
                <w:sz w:val="16"/>
                <w:szCs w:val="16"/>
              </w:rPr>
            </w:pPr>
          </w:p>
        </w:tc>
        <w:tc>
          <w:tcPr>
            <w:tcW w:w="708" w:type="dxa"/>
            <w:noWrap/>
            <w:hideMark/>
          </w:tcPr>
          <w:p w14:paraId="19B9277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520</w:t>
            </w:r>
          </w:p>
          <w:p w14:paraId="6F2AC6B5" w14:textId="77777777" w:rsidR="000D21C0" w:rsidRPr="000D21C0" w:rsidRDefault="000D21C0" w:rsidP="000D21C0">
            <w:pPr>
              <w:spacing w:after="0"/>
              <w:rPr>
                <w:rFonts w:eastAsia="Cambria"/>
                <w:color w:val="000000" w:themeColor="text1"/>
                <w:sz w:val="16"/>
                <w:szCs w:val="16"/>
              </w:rPr>
            </w:pPr>
          </w:p>
          <w:p w14:paraId="5715F17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160</w:t>
            </w:r>
          </w:p>
          <w:p w14:paraId="7FDDF2E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123</w:t>
            </w:r>
          </w:p>
          <w:p w14:paraId="00BC14A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116</w:t>
            </w:r>
          </w:p>
          <w:p w14:paraId="4A71466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107</w:t>
            </w:r>
          </w:p>
          <w:p w14:paraId="76A5A671" w14:textId="77777777" w:rsidR="000D21C0" w:rsidRPr="000D21C0" w:rsidRDefault="000D21C0" w:rsidP="000D21C0">
            <w:pPr>
              <w:spacing w:after="0"/>
              <w:rPr>
                <w:rFonts w:eastAsia="Cambria"/>
                <w:color w:val="000000" w:themeColor="text1"/>
                <w:sz w:val="16"/>
                <w:szCs w:val="16"/>
              </w:rPr>
            </w:pPr>
          </w:p>
        </w:tc>
        <w:tc>
          <w:tcPr>
            <w:tcW w:w="567" w:type="dxa"/>
          </w:tcPr>
          <w:p w14:paraId="4BEF32F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1972</w:t>
            </w:r>
          </w:p>
          <w:p w14:paraId="3283EA27" w14:textId="77777777" w:rsidR="000D21C0" w:rsidRPr="000D21C0" w:rsidRDefault="000D21C0" w:rsidP="000D21C0">
            <w:pPr>
              <w:spacing w:after="0"/>
              <w:rPr>
                <w:rFonts w:eastAsia="Cambria"/>
                <w:color w:val="000000" w:themeColor="text1"/>
                <w:sz w:val="16"/>
                <w:szCs w:val="16"/>
              </w:rPr>
            </w:pPr>
          </w:p>
        </w:tc>
        <w:tc>
          <w:tcPr>
            <w:tcW w:w="1560" w:type="dxa"/>
          </w:tcPr>
          <w:p w14:paraId="09BAB6A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5AFD1DD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3B6FD69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Bangladesh </w:t>
            </w:r>
          </w:p>
          <w:p w14:paraId="4C8946B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Bengali </w:t>
            </w:r>
          </w:p>
          <w:p w14:paraId="496B843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Asian </w:t>
            </w:r>
          </w:p>
        </w:tc>
        <w:tc>
          <w:tcPr>
            <w:tcW w:w="992" w:type="dxa"/>
          </w:tcPr>
          <w:p w14:paraId="3CBD389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523</w:t>
            </w:r>
          </w:p>
          <w:p w14:paraId="423081D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390</w:t>
            </w:r>
          </w:p>
          <w:p w14:paraId="59F233E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134</w:t>
            </w:r>
          </w:p>
          <w:p w14:paraId="3BBD149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131</w:t>
            </w:r>
          </w:p>
          <w:p w14:paraId="5FCC5E4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113</w:t>
            </w:r>
          </w:p>
        </w:tc>
        <w:tc>
          <w:tcPr>
            <w:tcW w:w="567" w:type="dxa"/>
          </w:tcPr>
          <w:p w14:paraId="3E4A30D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2009</w:t>
            </w:r>
          </w:p>
          <w:p w14:paraId="3F41BBBF" w14:textId="77777777" w:rsidR="000D21C0" w:rsidRPr="000D21C0" w:rsidRDefault="000D21C0" w:rsidP="000D21C0">
            <w:pPr>
              <w:spacing w:after="0"/>
              <w:rPr>
                <w:rFonts w:eastAsia="Cambria"/>
                <w:color w:val="000000" w:themeColor="text1"/>
                <w:sz w:val="16"/>
                <w:szCs w:val="16"/>
              </w:rPr>
            </w:pPr>
          </w:p>
        </w:tc>
        <w:tc>
          <w:tcPr>
            <w:tcW w:w="1984" w:type="dxa"/>
          </w:tcPr>
          <w:p w14:paraId="57CC54F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54E48BF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Sri Lankan/Tamil /"asylum seekers"</w:t>
            </w:r>
          </w:p>
          <w:p w14:paraId="5EDAE68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Iraqi </w:t>
            </w:r>
          </w:p>
          <w:p w14:paraId="0ECA10A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78EC863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tc>
        <w:tc>
          <w:tcPr>
            <w:tcW w:w="1134" w:type="dxa"/>
          </w:tcPr>
          <w:p w14:paraId="24E5DFB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5755</w:t>
            </w:r>
          </w:p>
          <w:p w14:paraId="21C56E4B" w14:textId="77777777" w:rsidR="000D21C0" w:rsidRPr="000D21C0" w:rsidRDefault="000D21C0" w:rsidP="000D21C0">
            <w:pPr>
              <w:spacing w:after="0"/>
              <w:rPr>
                <w:rFonts w:eastAsia="Cambria"/>
                <w:color w:val="000000" w:themeColor="text1"/>
                <w:sz w:val="16"/>
                <w:szCs w:val="16"/>
              </w:rPr>
            </w:pPr>
          </w:p>
          <w:p w14:paraId="2E24E6C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1531</w:t>
            </w:r>
          </w:p>
          <w:p w14:paraId="58B6F8C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1388</w:t>
            </w:r>
          </w:p>
          <w:p w14:paraId="7E71B30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1141</w:t>
            </w:r>
          </w:p>
          <w:p w14:paraId="6AED956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774</w:t>
            </w:r>
          </w:p>
        </w:tc>
      </w:tr>
      <w:tr w:rsidR="000D21C0" w:rsidRPr="000D21C0" w14:paraId="365C5537" w14:textId="77777777" w:rsidTr="000D21C0">
        <w:trPr>
          <w:trHeight w:val="1062"/>
        </w:trPr>
        <w:tc>
          <w:tcPr>
            <w:tcW w:w="576" w:type="dxa"/>
            <w:noWrap/>
            <w:hideMark/>
          </w:tcPr>
          <w:p w14:paraId="421C8D2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1936</w:t>
            </w:r>
          </w:p>
        </w:tc>
        <w:tc>
          <w:tcPr>
            <w:tcW w:w="1551" w:type="dxa"/>
            <w:noWrap/>
            <w:hideMark/>
          </w:tcPr>
          <w:p w14:paraId="5C5EEA3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German/"from Germany" </w:t>
            </w:r>
          </w:p>
          <w:p w14:paraId="404C989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Spanish </w:t>
            </w:r>
          </w:p>
          <w:p w14:paraId="5587042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American </w:t>
            </w:r>
          </w:p>
          <w:p w14:paraId="37B6BBC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784DE3C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British </w:t>
            </w:r>
          </w:p>
        </w:tc>
        <w:tc>
          <w:tcPr>
            <w:tcW w:w="708" w:type="dxa"/>
            <w:noWrap/>
            <w:hideMark/>
          </w:tcPr>
          <w:p w14:paraId="5F28557B" w14:textId="77777777" w:rsidR="000D21C0" w:rsidRPr="000D21C0" w:rsidRDefault="000D21C0" w:rsidP="000D21C0">
            <w:pPr>
              <w:spacing w:after="0"/>
              <w:rPr>
                <w:rFonts w:eastAsia="Cambria"/>
                <w:color w:val="000000" w:themeColor="text1"/>
                <w:sz w:val="16"/>
                <w:szCs w:val="16"/>
              </w:rPr>
            </w:pPr>
          </w:p>
          <w:p w14:paraId="29644A3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646</w:t>
            </w:r>
          </w:p>
          <w:p w14:paraId="077F12F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454</w:t>
            </w:r>
          </w:p>
          <w:p w14:paraId="31076D6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354</w:t>
            </w:r>
          </w:p>
          <w:p w14:paraId="04FD53A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239</w:t>
            </w:r>
          </w:p>
          <w:p w14:paraId="057DEBF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106</w:t>
            </w:r>
          </w:p>
        </w:tc>
        <w:tc>
          <w:tcPr>
            <w:tcW w:w="567" w:type="dxa"/>
          </w:tcPr>
          <w:p w14:paraId="4AD2C14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1973</w:t>
            </w:r>
          </w:p>
          <w:p w14:paraId="124D39AE" w14:textId="77777777" w:rsidR="000D21C0" w:rsidRPr="000D21C0" w:rsidRDefault="000D21C0" w:rsidP="000D21C0">
            <w:pPr>
              <w:spacing w:after="0"/>
              <w:rPr>
                <w:rFonts w:eastAsia="Cambria"/>
                <w:color w:val="000000" w:themeColor="text1"/>
                <w:sz w:val="16"/>
                <w:szCs w:val="16"/>
              </w:rPr>
            </w:pPr>
          </w:p>
        </w:tc>
        <w:tc>
          <w:tcPr>
            <w:tcW w:w="1560" w:type="dxa"/>
          </w:tcPr>
          <w:p w14:paraId="37AA71D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20DF518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32486A6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1F261B7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13F8E40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Chilean </w:t>
            </w:r>
          </w:p>
        </w:tc>
        <w:tc>
          <w:tcPr>
            <w:tcW w:w="992" w:type="dxa"/>
          </w:tcPr>
          <w:p w14:paraId="4E517A3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799</w:t>
            </w:r>
          </w:p>
          <w:p w14:paraId="26C9C83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277</w:t>
            </w:r>
          </w:p>
          <w:p w14:paraId="261225E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211</w:t>
            </w:r>
          </w:p>
          <w:p w14:paraId="2145769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137</w:t>
            </w:r>
          </w:p>
          <w:p w14:paraId="00E3975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87</w:t>
            </w:r>
          </w:p>
        </w:tc>
        <w:tc>
          <w:tcPr>
            <w:tcW w:w="567" w:type="dxa"/>
          </w:tcPr>
          <w:p w14:paraId="36318A3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2010</w:t>
            </w:r>
          </w:p>
          <w:p w14:paraId="2590673B" w14:textId="77777777" w:rsidR="000D21C0" w:rsidRPr="000D21C0" w:rsidRDefault="000D21C0" w:rsidP="000D21C0">
            <w:pPr>
              <w:spacing w:after="0"/>
              <w:rPr>
                <w:rFonts w:eastAsia="Cambria"/>
                <w:color w:val="000000" w:themeColor="text1"/>
                <w:sz w:val="16"/>
                <w:szCs w:val="16"/>
              </w:rPr>
            </w:pPr>
          </w:p>
        </w:tc>
        <w:tc>
          <w:tcPr>
            <w:tcW w:w="1984" w:type="dxa"/>
          </w:tcPr>
          <w:p w14:paraId="2FD4FC0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18D672B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75FB90D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Sri Lankan/Tamil </w:t>
            </w:r>
          </w:p>
          <w:p w14:paraId="4EF0C1C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Iraqi </w:t>
            </w:r>
          </w:p>
          <w:p w14:paraId="0546CD5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tc>
        <w:tc>
          <w:tcPr>
            <w:tcW w:w="1134" w:type="dxa"/>
          </w:tcPr>
          <w:p w14:paraId="083FE7C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5,003</w:t>
            </w:r>
          </w:p>
          <w:p w14:paraId="16ABBC7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2,481</w:t>
            </w:r>
          </w:p>
          <w:p w14:paraId="5569449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1,309</w:t>
            </w:r>
          </w:p>
          <w:p w14:paraId="427A4E1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1,066</w:t>
            </w:r>
          </w:p>
          <w:p w14:paraId="6913C43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757</w:t>
            </w:r>
          </w:p>
        </w:tc>
      </w:tr>
      <w:tr w:rsidR="000D21C0" w:rsidRPr="000D21C0" w14:paraId="2F0DAE42" w14:textId="77777777" w:rsidTr="000D21C0">
        <w:trPr>
          <w:trHeight w:val="66"/>
        </w:trPr>
        <w:tc>
          <w:tcPr>
            <w:tcW w:w="576" w:type="dxa"/>
            <w:noWrap/>
            <w:hideMark/>
          </w:tcPr>
          <w:p w14:paraId="0F3DFEE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1937</w:t>
            </w:r>
          </w:p>
        </w:tc>
        <w:tc>
          <w:tcPr>
            <w:tcW w:w="1551" w:type="dxa"/>
            <w:noWrap/>
            <w:hideMark/>
          </w:tcPr>
          <w:p w14:paraId="5868377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Chinese </w:t>
            </w:r>
          </w:p>
          <w:p w14:paraId="312574E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American/"Flood" </w:t>
            </w:r>
          </w:p>
          <w:p w14:paraId="0502882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Spanish</w:t>
            </w:r>
            <w:proofErr w:type="gramStart"/>
            <w:r w:rsidRPr="000D21C0">
              <w:rPr>
                <w:rFonts w:eastAsia="Cambria"/>
                <w:color w:val="000000" w:themeColor="text1"/>
                <w:sz w:val="16"/>
                <w:szCs w:val="16"/>
              </w:rPr>
              <w:t>/”Basque</w:t>
            </w:r>
            <w:proofErr w:type="gramEnd"/>
            <w:r w:rsidRPr="000D21C0">
              <w:rPr>
                <w:rFonts w:eastAsia="Cambria"/>
                <w:color w:val="000000" w:themeColor="text1"/>
                <w:sz w:val="16"/>
                <w:szCs w:val="16"/>
              </w:rPr>
              <w:t>”/</w:t>
            </w:r>
          </w:p>
          <w:p w14:paraId="4D2D150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"Bilbao" </w:t>
            </w:r>
          </w:p>
          <w:p w14:paraId="558CB2D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p w14:paraId="11B5C14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Japanese </w:t>
            </w:r>
          </w:p>
        </w:tc>
        <w:tc>
          <w:tcPr>
            <w:tcW w:w="708" w:type="dxa"/>
            <w:noWrap/>
            <w:hideMark/>
          </w:tcPr>
          <w:p w14:paraId="04C41B6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758</w:t>
            </w:r>
          </w:p>
          <w:p w14:paraId="725C261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564</w:t>
            </w:r>
          </w:p>
          <w:p w14:paraId="542F35B9" w14:textId="77777777" w:rsidR="000D21C0" w:rsidRPr="000D21C0" w:rsidRDefault="000D21C0" w:rsidP="000D21C0">
            <w:pPr>
              <w:spacing w:after="0"/>
              <w:rPr>
                <w:rFonts w:eastAsia="Cambria"/>
                <w:color w:val="000000" w:themeColor="text1"/>
                <w:sz w:val="16"/>
                <w:szCs w:val="16"/>
              </w:rPr>
            </w:pPr>
          </w:p>
          <w:p w14:paraId="322CD88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551</w:t>
            </w:r>
          </w:p>
          <w:p w14:paraId="7D7C1A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227</w:t>
            </w:r>
          </w:p>
          <w:p w14:paraId="1D08B7B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97</w:t>
            </w:r>
          </w:p>
        </w:tc>
        <w:tc>
          <w:tcPr>
            <w:tcW w:w="567" w:type="dxa"/>
          </w:tcPr>
          <w:p w14:paraId="727D8C1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1974</w:t>
            </w:r>
          </w:p>
          <w:p w14:paraId="55739A81" w14:textId="77777777" w:rsidR="000D21C0" w:rsidRPr="000D21C0" w:rsidRDefault="000D21C0" w:rsidP="000D21C0">
            <w:pPr>
              <w:spacing w:after="0"/>
              <w:rPr>
                <w:rFonts w:eastAsia="Cambria"/>
                <w:color w:val="000000" w:themeColor="text1"/>
                <w:sz w:val="16"/>
                <w:szCs w:val="16"/>
              </w:rPr>
            </w:pPr>
          </w:p>
        </w:tc>
        <w:tc>
          <w:tcPr>
            <w:tcW w:w="1560" w:type="dxa"/>
          </w:tcPr>
          <w:p w14:paraId="4EFB2C6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14E2D6E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Cypriot </w:t>
            </w:r>
          </w:p>
          <w:p w14:paraId="5D5AA52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Chilean </w:t>
            </w:r>
          </w:p>
          <w:p w14:paraId="797E5EB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0005AB3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Haitian </w:t>
            </w:r>
          </w:p>
        </w:tc>
        <w:tc>
          <w:tcPr>
            <w:tcW w:w="992" w:type="dxa"/>
          </w:tcPr>
          <w:p w14:paraId="7486311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1083</w:t>
            </w:r>
          </w:p>
          <w:p w14:paraId="5B1771C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289</w:t>
            </w:r>
          </w:p>
          <w:p w14:paraId="2D75400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209</w:t>
            </w:r>
          </w:p>
          <w:p w14:paraId="0625363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216</w:t>
            </w:r>
          </w:p>
          <w:p w14:paraId="5C9E8DC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139</w:t>
            </w:r>
          </w:p>
        </w:tc>
        <w:tc>
          <w:tcPr>
            <w:tcW w:w="567" w:type="dxa"/>
          </w:tcPr>
          <w:p w14:paraId="49B1563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2011</w:t>
            </w:r>
          </w:p>
          <w:p w14:paraId="334671A6" w14:textId="77777777" w:rsidR="000D21C0" w:rsidRPr="000D21C0" w:rsidRDefault="000D21C0" w:rsidP="000D21C0">
            <w:pPr>
              <w:spacing w:after="0"/>
              <w:rPr>
                <w:rFonts w:eastAsia="Cambria"/>
                <w:color w:val="000000" w:themeColor="text1"/>
                <w:sz w:val="16"/>
                <w:szCs w:val="16"/>
              </w:rPr>
            </w:pPr>
          </w:p>
        </w:tc>
        <w:tc>
          <w:tcPr>
            <w:tcW w:w="1984" w:type="dxa"/>
          </w:tcPr>
          <w:p w14:paraId="3082C11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2335D29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62DCB8C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Somali/Dadaab </w:t>
            </w:r>
          </w:p>
          <w:p w14:paraId="48A9A6E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2F74A20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Iraqi </w:t>
            </w:r>
          </w:p>
        </w:tc>
        <w:tc>
          <w:tcPr>
            <w:tcW w:w="1134" w:type="dxa"/>
          </w:tcPr>
          <w:p w14:paraId="287852D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5,555</w:t>
            </w:r>
          </w:p>
          <w:p w14:paraId="2B0EBE5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3,327</w:t>
            </w:r>
          </w:p>
          <w:p w14:paraId="6FA937A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3,250</w:t>
            </w:r>
          </w:p>
          <w:p w14:paraId="49C9851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1,688</w:t>
            </w:r>
          </w:p>
          <w:p w14:paraId="5302D76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767</w:t>
            </w:r>
          </w:p>
        </w:tc>
      </w:tr>
      <w:tr w:rsidR="000D21C0" w:rsidRPr="000D21C0" w14:paraId="55EA224A" w14:textId="77777777" w:rsidTr="000D21C0">
        <w:trPr>
          <w:trHeight w:val="822"/>
        </w:trPr>
        <w:tc>
          <w:tcPr>
            <w:tcW w:w="576" w:type="dxa"/>
            <w:noWrap/>
            <w:hideMark/>
          </w:tcPr>
          <w:p w14:paraId="3AE2E3C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1938</w:t>
            </w:r>
          </w:p>
        </w:tc>
        <w:tc>
          <w:tcPr>
            <w:tcW w:w="1551" w:type="dxa"/>
            <w:noWrap/>
            <w:hideMark/>
          </w:tcPr>
          <w:p w14:paraId="2D49464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6F19C45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p w14:paraId="4A8F3B4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Chinese </w:t>
            </w:r>
          </w:p>
          <w:p w14:paraId="73E26A8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"Austrian"</w:t>
            </w:r>
          </w:p>
          <w:p w14:paraId="501CFB4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"Political/European"</w:t>
            </w:r>
          </w:p>
        </w:tc>
        <w:tc>
          <w:tcPr>
            <w:tcW w:w="708" w:type="dxa"/>
            <w:noWrap/>
            <w:hideMark/>
          </w:tcPr>
          <w:p w14:paraId="02DFDA8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2089</w:t>
            </w:r>
          </w:p>
          <w:p w14:paraId="60CF7F2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1713</w:t>
            </w:r>
          </w:p>
          <w:p w14:paraId="134DDCA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485</w:t>
            </w:r>
          </w:p>
          <w:p w14:paraId="2D16C93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392</w:t>
            </w:r>
          </w:p>
          <w:p w14:paraId="5E31EE9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289</w:t>
            </w:r>
          </w:p>
        </w:tc>
        <w:tc>
          <w:tcPr>
            <w:tcW w:w="567" w:type="dxa"/>
          </w:tcPr>
          <w:p w14:paraId="3C9AE5C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1975</w:t>
            </w:r>
          </w:p>
          <w:p w14:paraId="1D6D0138" w14:textId="77777777" w:rsidR="000D21C0" w:rsidRPr="000D21C0" w:rsidRDefault="000D21C0" w:rsidP="000D21C0">
            <w:pPr>
              <w:spacing w:after="0"/>
              <w:rPr>
                <w:rFonts w:eastAsia="Cambria"/>
                <w:color w:val="000000" w:themeColor="text1"/>
                <w:sz w:val="16"/>
                <w:szCs w:val="16"/>
              </w:rPr>
            </w:pPr>
          </w:p>
        </w:tc>
        <w:tc>
          <w:tcPr>
            <w:tcW w:w="1560" w:type="dxa"/>
          </w:tcPr>
          <w:p w14:paraId="79D48E9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6A6F417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Cambodian </w:t>
            </w:r>
          </w:p>
          <w:p w14:paraId="492F9A4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Palestinian refugee</w:t>
            </w:r>
          </w:p>
          <w:p w14:paraId="423F193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Cypriot </w:t>
            </w:r>
          </w:p>
          <w:p w14:paraId="09B666D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Indochina </w:t>
            </w:r>
          </w:p>
        </w:tc>
        <w:tc>
          <w:tcPr>
            <w:tcW w:w="992" w:type="dxa"/>
          </w:tcPr>
          <w:p w14:paraId="3594DBA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5,583</w:t>
            </w:r>
          </w:p>
          <w:p w14:paraId="2ABAF4A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642</w:t>
            </w:r>
          </w:p>
          <w:p w14:paraId="614773F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543</w:t>
            </w:r>
          </w:p>
          <w:p w14:paraId="0D39B74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340</w:t>
            </w:r>
          </w:p>
          <w:p w14:paraId="7A382C9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334</w:t>
            </w:r>
          </w:p>
        </w:tc>
        <w:tc>
          <w:tcPr>
            <w:tcW w:w="567" w:type="dxa"/>
          </w:tcPr>
          <w:p w14:paraId="5813F0A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2012</w:t>
            </w:r>
          </w:p>
          <w:p w14:paraId="100509DF" w14:textId="77777777" w:rsidR="000D21C0" w:rsidRPr="000D21C0" w:rsidRDefault="000D21C0" w:rsidP="000D21C0">
            <w:pPr>
              <w:spacing w:after="0"/>
              <w:rPr>
                <w:rFonts w:eastAsia="Cambria"/>
                <w:color w:val="000000" w:themeColor="text1"/>
                <w:sz w:val="16"/>
                <w:szCs w:val="16"/>
              </w:rPr>
            </w:pPr>
          </w:p>
        </w:tc>
        <w:tc>
          <w:tcPr>
            <w:tcW w:w="1984" w:type="dxa"/>
          </w:tcPr>
          <w:p w14:paraId="2C586E8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5794111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665FC0F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0279E2D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19007DF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Sudanese </w:t>
            </w:r>
          </w:p>
        </w:tc>
        <w:tc>
          <w:tcPr>
            <w:tcW w:w="1134" w:type="dxa"/>
          </w:tcPr>
          <w:p w14:paraId="42EE46F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12,801</w:t>
            </w:r>
          </w:p>
          <w:p w14:paraId="4A25BD2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4,765</w:t>
            </w:r>
          </w:p>
          <w:p w14:paraId="24D6ADA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4,500</w:t>
            </w:r>
          </w:p>
          <w:p w14:paraId="5AD0BEC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1,015</w:t>
            </w:r>
          </w:p>
          <w:p w14:paraId="1532B8D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835</w:t>
            </w:r>
          </w:p>
        </w:tc>
      </w:tr>
      <w:tr w:rsidR="000D21C0" w:rsidRPr="000D21C0" w14:paraId="6097169E" w14:textId="77777777" w:rsidTr="000D21C0">
        <w:trPr>
          <w:trHeight w:val="891"/>
        </w:trPr>
        <w:tc>
          <w:tcPr>
            <w:tcW w:w="576" w:type="dxa"/>
            <w:noWrap/>
            <w:hideMark/>
          </w:tcPr>
          <w:p w14:paraId="1232595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1939</w:t>
            </w:r>
          </w:p>
        </w:tc>
        <w:tc>
          <w:tcPr>
            <w:tcW w:w="1551" w:type="dxa"/>
            <w:noWrap/>
            <w:hideMark/>
          </w:tcPr>
          <w:p w14:paraId="3099F3A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1D2575C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German/"from Germany" </w:t>
            </w:r>
          </w:p>
          <w:p w14:paraId="412550C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Spanish </w:t>
            </w:r>
          </w:p>
          <w:p w14:paraId="4F97CBB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Polish </w:t>
            </w:r>
          </w:p>
          <w:p w14:paraId="0D6DF50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European </w:t>
            </w:r>
          </w:p>
        </w:tc>
        <w:tc>
          <w:tcPr>
            <w:tcW w:w="708" w:type="dxa"/>
            <w:noWrap/>
            <w:hideMark/>
          </w:tcPr>
          <w:p w14:paraId="4E5E026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2812</w:t>
            </w:r>
          </w:p>
          <w:p w14:paraId="07901D9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2020</w:t>
            </w:r>
          </w:p>
          <w:p w14:paraId="3ECBE55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1361</w:t>
            </w:r>
          </w:p>
          <w:p w14:paraId="2F2A69B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591</w:t>
            </w:r>
          </w:p>
          <w:p w14:paraId="092657E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310</w:t>
            </w:r>
          </w:p>
        </w:tc>
        <w:tc>
          <w:tcPr>
            <w:tcW w:w="567" w:type="dxa"/>
          </w:tcPr>
          <w:p w14:paraId="1F077BF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1976</w:t>
            </w:r>
          </w:p>
          <w:p w14:paraId="7D2B3892" w14:textId="77777777" w:rsidR="000D21C0" w:rsidRPr="000D21C0" w:rsidRDefault="000D21C0" w:rsidP="000D21C0">
            <w:pPr>
              <w:spacing w:after="0"/>
              <w:rPr>
                <w:rFonts w:eastAsia="Cambria"/>
                <w:color w:val="000000" w:themeColor="text1"/>
                <w:sz w:val="16"/>
                <w:szCs w:val="16"/>
              </w:rPr>
            </w:pPr>
          </w:p>
        </w:tc>
        <w:tc>
          <w:tcPr>
            <w:tcW w:w="1560" w:type="dxa"/>
          </w:tcPr>
          <w:p w14:paraId="7E263FA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Palestinian/</w:t>
            </w:r>
          </w:p>
          <w:p w14:paraId="1C66062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"al-Zaatar"</w:t>
            </w:r>
          </w:p>
          <w:p w14:paraId="1106B71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49AB050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40EC102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3B341CE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Haitian </w:t>
            </w:r>
          </w:p>
        </w:tc>
        <w:tc>
          <w:tcPr>
            <w:tcW w:w="992" w:type="dxa"/>
          </w:tcPr>
          <w:p w14:paraId="5946A6D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238</w:t>
            </w:r>
          </w:p>
          <w:p w14:paraId="067C1BF2" w14:textId="77777777" w:rsidR="000D21C0" w:rsidRPr="000D21C0" w:rsidRDefault="000D21C0" w:rsidP="000D21C0">
            <w:pPr>
              <w:spacing w:after="0"/>
              <w:rPr>
                <w:rFonts w:eastAsia="Cambria"/>
                <w:color w:val="000000" w:themeColor="text1"/>
                <w:sz w:val="16"/>
                <w:szCs w:val="16"/>
              </w:rPr>
            </w:pPr>
          </w:p>
          <w:p w14:paraId="6248B41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108</w:t>
            </w:r>
          </w:p>
          <w:p w14:paraId="1A325B8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w:t>
            </w:r>
          </w:p>
          <w:p w14:paraId="18EF381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w:t>
            </w:r>
          </w:p>
          <w:p w14:paraId="2C46CA1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w:t>
            </w:r>
          </w:p>
        </w:tc>
        <w:tc>
          <w:tcPr>
            <w:tcW w:w="567" w:type="dxa"/>
          </w:tcPr>
          <w:p w14:paraId="32C33C4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2013</w:t>
            </w:r>
          </w:p>
          <w:p w14:paraId="06ED4A6A" w14:textId="77777777" w:rsidR="000D21C0" w:rsidRPr="000D21C0" w:rsidRDefault="000D21C0" w:rsidP="000D21C0">
            <w:pPr>
              <w:spacing w:after="0"/>
              <w:rPr>
                <w:rFonts w:eastAsia="Cambria"/>
                <w:color w:val="000000" w:themeColor="text1"/>
                <w:sz w:val="16"/>
                <w:szCs w:val="16"/>
              </w:rPr>
            </w:pPr>
          </w:p>
        </w:tc>
        <w:tc>
          <w:tcPr>
            <w:tcW w:w="1984" w:type="dxa"/>
          </w:tcPr>
          <w:p w14:paraId="584C825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Syrian/</w:t>
            </w:r>
            <w:proofErr w:type="spellStart"/>
            <w:r w:rsidRPr="000D21C0">
              <w:rPr>
                <w:rFonts w:eastAsia="Cambria"/>
                <w:color w:val="000000" w:themeColor="text1"/>
                <w:sz w:val="16"/>
                <w:szCs w:val="16"/>
              </w:rPr>
              <w:t>Zaatari</w:t>
            </w:r>
            <w:proofErr w:type="spellEnd"/>
            <w:r w:rsidRPr="000D21C0">
              <w:rPr>
                <w:rFonts w:eastAsia="Cambria"/>
                <w:color w:val="000000" w:themeColor="text1"/>
                <w:sz w:val="16"/>
                <w:szCs w:val="16"/>
              </w:rPr>
              <w:t xml:space="preserve"> </w:t>
            </w:r>
          </w:p>
          <w:p w14:paraId="0A307E6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016CE2A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493FAF8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Somali </w:t>
            </w:r>
          </w:p>
          <w:p w14:paraId="2B3CC05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tc>
        <w:tc>
          <w:tcPr>
            <w:tcW w:w="1134" w:type="dxa"/>
          </w:tcPr>
          <w:p w14:paraId="54AC35D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25,129</w:t>
            </w:r>
          </w:p>
          <w:p w14:paraId="6D9AE16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3,474</w:t>
            </w:r>
          </w:p>
          <w:p w14:paraId="69C549B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4,857</w:t>
            </w:r>
          </w:p>
          <w:p w14:paraId="50AAA91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1,228</w:t>
            </w:r>
          </w:p>
          <w:p w14:paraId="3E265BA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826</w:t>
            </w:r>
          </w:p>
        </w:tc>
      </w:tr>
      <w:tr w:rsidR="000D21C0" w:rsidRPr="000D21C0" w14:paraId="70FA39C6" w14:textId="77777777" w:rsidTr="000D21C0">
        <w:trPr>
          <w:trHeight w:val="765"/>
        </w:trPr>
        <w:tc>
          <w:tcPr>
            <w:tcW w:w="576" w:type="dxa"/>
            <w:noWrap/>
            <w:hideMark/>
          </w:tcPr>
          <w:p w14:paraId="1F4B9C6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1940</w:t>
            </w:r>
          </w:p>
        </w:tc>
        <w:tc>
          <w:tcPr>
            <w:tcW w:w="1551" w:type="dxa"/>
            <w:noWrap/>
            <w:hideMark/>
          </w:tcPr>
          <w:p w14:paraId="32BB7ED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5DFF02F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p w14:paraId="1B224C7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Spanish </w:t>
            </w:r>
          </w:p>
          <w:p w14:paraId="0DDB958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American </w:t>
            </w:r>
          </w:p>
          <w:p w14:paraId="3C03DC9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Polish </w:t>
            </w:r>
          </w:p>
        </w:tc>
        <w:tc>
          <w:tcPr>
            <w:tcW w:w="708" w:type="dxa"/>
            <w:noWrap/>
            <w:hideMark/>
          </w:tcPr>
          <w:p w14:paraId="7B318AE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772</w:t>
            </w:r>
          </w:p>
          <w:p w14:paraId="36ABA7A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682</w:t>
            </w:r>
          </w:p>
          <w:p w14:paraId="724B676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681</w:t>
            </w:r>
          </w:p>
          <w:p w14:paraId="51CA4A3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513</w:t>
            </w:r>
          </w:p>
          <w:p w14:paraId="588EB0A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494</w:t>
            </w:r>
          </w:p>
        </w:tc>
        <w:tc>
          <w:tcPr>
            <w:tcW w:w="567" w:type="dxa"/>
          </w:tcPr>
          <w:p w14:paraId="751B836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1977</w:t>
            </w:r>
          </w:p>
          <w:p w14:paraId="3B8D01FA" w14:textId="77777777" w:rsidR="000D21C0" w:rsidRPr="000D21C0" w:rsidRDefault="000D21C0" w:rsidP="000D21C0">
            <w:pPr>
              <w:spacing w:after="0"/>
              <w:rPr>
                <w:rFonts w:eastAsia="Cambria"/>
                <w:color w:val="000000" w:themeColor="text1"/>
                <w:sz w:val="16"/>
                <w:szCs w:val="16"/>
              </w:rPr>
            </w:pPr>
          </w:p>
        </w:tc>
        <w:tc>
          <w:tcPr>
            <w:tcW w:w="1560" w:type="dxa"/>
          </w:tcPr>
          <w:p w14:paraId="2B919B8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0C085D5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Indochinese </w:t>
            </w:r>
          </w:p>
          <w:p w14:paraId="37F2920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6FD8D6D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6CB67D5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Haitian </w:t>
            </w:r>
          </w:p>
        </w:tc>
        <w:tc>
          <w:tcPr>
            <w:tcW w:w="992" w:type="dxa"/>
          </w:tcPr>
          <w:p w14:paraId="2FF4972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138</w:t>
            </w:r>
          </w:p>
          <w:p w14:paraId="5558885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86</w:t>
            </w:r>
          </w:p>
          <w:p w14:paraId="407265A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68</w:t>
            </w:r>
          </w:p>
          <w:p w14:paraId="7FB212B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94</w:t>
            </w:r>
          </w:p>
          <w:p w14:paraId="6D8554B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21</w:t>
            </w:r>
          </w:p>
        </w:tc>
        <w:tc>
          <w:tcPr>
            <w:tcW w:w="567" w:type="dxa"/>
          </w:tcPr>
          <w:p w14:paraId="2F0FE7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2014</w:t>
            </w:r>
          </w:p>
          <w:p w14:paraId="10214BE1" w14:textId="77777777" w:rsidR="000D21C0" w:rsidRPr="000D21C0" w:rsidRDefault="000D21C0" w:rsidP="000D21C0">
            <w:pPr>
              <w:spacing w:after="0"/>
              <w:rPr>
                <w:rFonts w:eastAsia="Cambria"/>
                <w:color w:val="000000" w:themeColor="text1"/>
                <w:sz w:val="16"/>
                <w:szCs w:val="16"/>
              </w:rPr>
            </w:pPr>
          </w:p>
        </w:tc>
        <w:tc>
          <w:tcPr>
            <w:tcW w:w="1984" w:type="dxa"/>
          </w:tcPr>
          <w:p w14:paraId="6868A72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11E0F6F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7E6ED78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7D4FAE5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Sudanese </w:t>
            </w:r>
          </w:p>
          <w:p w14:paraId="74E0E88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Somali </w:t>
            </w:r>
          </w:p>
        </w:tc>
        <w:tc>
          <w:tcPr>
            <w:tcW w:w="1134" w:type="dxa"/>
          </w:tcPr>
          <w:p w14:paraId="734616B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22,163</w:t>
            </w:r>
          </w:p>
          <w:p w14:paraId="62E1DB1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7,147</w:t>
            </w:r>
          </w:p>
          <w:p w14:paraId="0DA0051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3,098</w:t>
            </w:r>
          </w:p>
          <w:p w14:paraId="4EF0DCA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1,454</w:t>
            </w:r>
          </w:p>
          <w:p w14:paraId="094D2E6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1,028</w:t>
            </w:r>
          </w:p>
        </w:tc>
      </w:tr>
      <w:tr w:rsidR="000D21C0" w:rsidRPr="000D21C0" w14:paraId="7F62A8EA" w14:textId="77777777" w:rsidTr="000D21C0">
        <w:trPr>
          <w:trHeight w:val="706"/>
        </w:trPr>
        <w:tc>
          <w:tcPr>
            <w:tcW w:w="576" w:type="dxa"/>
            <w:noWrap/>
            <w:hideMark/>
          </w:tcPr>
          <w:p w14:paraId="4A8753A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1941</w:t>
            </w:r>
          </w:p>
        </w:tc>
        <w:tc>
          <w:tcPr>
            <w:tcW w:w="1551" w:type="dxa"/>
            <w:noWrap/>
            <w:hideMark/>
          </w:tcPr>
          <w:p w14:paraId="44A0BE6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65B4561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w:t>
            </w:r>
          </w:p>
          <w:p w14:paraId="5258B6A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Spanish </w:t>
            </w:r>
          </w:p>
          <w:p w14:paraId="30642B3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French </w:t>
            </w:r>
          </w:p>
          <w:p w14:paraId="0DDBA5B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British </w:t>
            </w:r>
          </w:p>
        </w:tc>
        <w:tc>
          <w:tcPr>
            <w:tcW w:w="708" w:type="dxa"/>
            <w:noWrap/>
            <w:hideMark/>
          </w:tcPr>
          <w:p w14:paraId="3E704BA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646</w:t>
            </w:r>
          </w:p>
          <w:p w14:paraId="7513CD3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403</w:t>
            </w:r>
          </w:p>
          <w:p w14:paraId="13B3A42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296</w:t>
            </w:r>
          </w:p>
          <w:p w14:paraId="6DAC128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277</w:t>
            </w:r>
          </w:p>
          <w:p w14:paraId="7D4E9F2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270</w:t>
            </w:r>
          </w:p>
        </w:tc>
        <w:tc>
          <w:tcPr>
            <w:tcW w:w="567" w:type="dxa"/>
          </w:tcPr>
          <w:p w14:paraId="4C3C6F5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1978</w:t>
            </w:r>
          </w:p>
          <w:p w14:paraId="4587294D" w14:textId="77777777" w:rsidR="000D21C0" w:rsidRPr="000D21C0" w:rsidRDefault="000D21C0" w:rsidP="000D21C0">
            <w:pPr>
              <w:spacing w:after="0"/>
              <w:rPr>
                <w:rFonts w:eastAsia="Cambria"/>
                <w:color w:val="000000" w:themeColor="text1"/>
                <w:sz w:val="16"/>
                <w:szCs w:val="16"/>
              </w:rPr>
            </w:pPr>
          </w:p>
        </w:tc>
        <w:tc>
          <w:tcPr>
            <w:tcW w:w="1560" w:type="dxa"/>
          </w:tcPr>
          <w:p w14:paraId="6D48559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0B09AF2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0D90039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Indochinese </w:t>
            </w:r>
          </w:p>
          <w:p w14:paraId="68E59A3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Cambodian </w:t>
            </w:r>
          </w:p>
          <w:p w14:paraId="4B59B68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Chinese </w:t>
            </w:r>
          </w:p>
        </w:tc>
        <w:tc>
          <w:tcPr>
            <w:tcW w:w="992" w:type="dxa"/>
          </w:tcPr>
          <w:p w14:paraId="4BBB1EC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236</w:t>
            </w:r>
          </w:p>
          <w:p w14:paraId="6498565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105</w:t>
            </w:r>
          </w:p>
          <w:p w14:paraId="43351B3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81</w:t>
            </w:r>
          </w:p>
          <w:p w14:paraId="67624ED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54</w:t>
            </w:r>
          </w:p>
          <w:p w14:paraId="4176A47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49</w:t>
            </w:r>
          </w:p>
        </w:tc>
        <w:tc>
          <w:tcPr>
            <w:tcW w:w="567" w:type="dxa"/>
          </w:tcPr>
          <w:p w14:paraId="7F8FF1F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2015</w:t>
            </w:r>
          </w:p>
          <w:p w14:paraId="5043A724" w14:textId="77777777" w:rsidR="000D21C0" w:rsidRPr="000D21C0" w:rsidRDefault="000D21C0" w:rsidP="000D21C0">
            <w:pPr>
              <w:spacing w:after="0"/>
              <w:rPr>
                <w:rFonts w:eastAsia="Cambria"/>
                <w:color w:val="000000" w:themeColor="text1"/>
                <w:sz w:val="16"/>
                <w:szCs w:val="16"/>
              </w:rPr>
            </w:pPr>
          </w:p>
        </w:tc>
        <w:tc>
          <w:tcPr>
            <w:tcW w:w="1984" w:type="dxa"/>
          </w:tcPr>
          <w:p w14:paraId="4E6FF24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37AF9F8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6789092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0F307BE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Iraqi </w:t>
            </w:r>
          </w:p>
          <w:p w14:paraId="520E0DE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Muslim </w:t>
            </w:r>
          </w:p>
        </w:tc>
        <w:tc>
          <w:tcPr>
            <w:tcW w:w="1134" w:type="dxa"/>
          </w:tcPr>
          <w:p w14:paraId="00375D1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86,658</w:t>
            </w:r>
          </w:p>
          <w:p w14:paraId="66FAE17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5,912</w:t>
            </w:r>
          </w:p>
          <w:p w14:paraId="41A98A1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5,032</w:t>
            </w:r>
          </w:p>
          <w:p w14:paraId="2022C0F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2,103</w:t>
            </w:r>
          </w:p>
          <w:p w14:paraId="705170D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1,470</w:t>
            </w:r>
          </w:p>
        </w:tc>
      </w:tr>
      <w:tr w:rsidR="000D21C0" w:rsidRPr="000D21C0" w14:paraId="369A1F64" w14:textId="77777777" w:rsidTr="000D21C0">
        <w:trPr>
          <w:trHeight w:val="919"/>
        </w:trPr>
        <w:tc>
          <w:tcPr>
            <w:tcW w:w="576" w:type="dxa"/>
            <w:noWrap/>
            <w:hideMark/>
          </w:tcPr>
          <w:p w14:paraId="06F71DD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lastRenderedPageBreak/>
              <w:t>1942</w:t>
            </w:r>
          </w:p>
        </w:tc>
        <w:tc>
          <w:tcPr>
            <w:tcW w:w="1551" w:type="dxa"/>
            <w:noWrap/>
            <w:hideMark/>
          </w:tcPr>
          <w:p w14:paraId="5141365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Polish </w:t>
            </w:r>
          </w:p>
          <w:p w14:paraId="4DCEBB5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0EF6C01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Indian “evacuees”</w:t>
            </w:r>
          </w:p>
          <w:p w14:paraId="2B3516D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w:t>
            </w:r>
          </w:p>
          <w:p w14:paraId="2EBAFF9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Japanese “evacuees”</w:t>
            </w:r>
          </w:p>
        </w:tc>
        <w:tc>
          <w:tcPr>
            <w:tcW w:w="708" w:type="dxa"/>
            <w:noWrap/>
            <w:hideMark/>
          </w:tcPr>
          <w:p w14:paraId="56EB2B0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464</w:t>
            </w:r>
          </w:p>
          <w:p w14:paraId="16DD8A3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410</w:t>
            </w:r>
          </w:p>
          <w:p w14:paraId="4C0C83C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283</w:t>
            </w:r>
          </w:p>
          <w:p w14:paraId="17281F5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239</w:t>
            </w:r>
          </w:p>
          <w:p w14:paraId="79463ED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166</w:t>
            </w:r>
          </w:p>
        </w:tc>
        <w:tc>
          <w:tcPr>
            <w:tcW w:w="567" w:type="dxa"/>
          </w:tcPr>
          <w:p w14:paraId="16E5A4D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1979</w:t>
            </w:r>
          </w:p>
          <w:p w14:paraId="02F15A6C" w14:textId="77777777" w:rsidR="000D21C0" w:rsidRPr="000D21C0" w:rsidRDefault="000D21C0" w:rsidP="000D21C0">
            <w:pPr>
              <w:spacing w:after="0"/>
              <w:rPr>
                <w:rFonts w:eastAsia="Cambria"/>
                <w:color w:val="000000" w:themeColor="text1"/>
                <w:sz w:val="16"/>
                <w:szCs w:val="16"/>
              </w:rPr>
            </w:pPr>
          </w:p>
        </w:tc>
        <w:tc>
          <w:tcPr>
            <w:tcW w:w="1560" w:type="dxa"/>
          </w:tcPr>
          <w:p w14:paraId="002688F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616090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Indochinese </w:t>
            </w:r>
          </w:p>
          <w:p w14:paraId="5084D3E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Cambodian </w:t>
            </w:r>
          </w:p>
          <w:p w14:paraId="12C364F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Asian </w:t>
            </w:r>
          </w:p>
          <w:p w14:paraId="6D06571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Chinese </w:t>
            </w:r>
          </w:p>
        </w:tc>
        <w:tc>
          <w:tcPr>
            <w:tcW w:w="992" w:type="dxa"/>
          </w:tcPr>
          <w:p w14:paraId="2746E52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826</w:t>
            </w:r>
          </w:p>
          <w:p w14:paraId="65D1784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466</w:t>
            </w:r>
          </w:p>
          <w:p w14:paraId="30014D8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212</w:t>
            </w:r>
          </w:p>
          <w:p w14:paraId="3D093F2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114</w:t>
            </w:r>
          </w:p>
          <w:p w14:paraId="26C819E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97</w:t>
            </w:r>
          </w:p>
        </w:tc>
        <w:tc>
          <w:tcPr>
            <w:tcW w:w="567" w:type="dxa"/>
          </w:tcPr>
          <w:p w14:paraId="659673E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2016</w:t>
            </w:r>
          </w:p>
          <w:p w14:paraId="57E86B15" w14:textId="77777777" w:rsidR="000D21C0" w:rsidRPr="000D21C0" w:rsidRDefault="000D21C0" w:rsidP="000D21C0">
            <w:pPr>
              <w:spacing w:after="0"/>
              <w:rPr>
                <w:rFonts w:eastAsia="Cambria"/>
                <w:color w:val="000000" w:themeColor="text1"/>
                <w:sz w:val="16"/>
                <w:szCs w:val="16"/>
              </w:rPr>
            </w:pPr>
          </w:p>
        </w:tc>
        <w:tc>
          <w:tcPr>
            <w:tcW w:w="1984" w:type="dxa"/>
          </w:tcPr>
          <w:p w14:paraId="0A60F77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4503881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3387F89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0257F7A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Sudanese </w:t>
            </w:r>
          </w:p>
          <w:p w14:paraId="03C533E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Muslim </w:t>
            </w:r>
          </w:p>
        </w:tc>
        <w:tc>
          <w:tcPr>
            <w:tcW w:w="1134" w:type="dxa"/>
          </w:tcPr>
          <w:p w14:paraId="3F6554D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60,275</w:t>
            </w:r>
          </w:p>
          <w:p w14:paraId="2D750C8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6,736</w:t>
            </w:r>
          </w:p>
          <w:p w14:paraId="7E6F2DD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2,311</w:t>
            </w:r>
          </w:p>
          <w:p w14:paraId="0A3ED99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1,693</w:t>
            </w:r>
          </w:p>
          <w:p w14:paraId="282F389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1,586</w:t>
            </w:r>
          </w:p>
        </w:tc>
      </w:tr>
      <w:tr w:rsidR="000D21C0" w:rsidRPr="000D21C0" w14:paraId="759D70B9" w14:textId="77777777" w:rsidTr="000D21C0">
        <w:trPr>
          <w:trHeight w:val="837"/>
        </w:trPr>
        <w:tc>
          <w:tcPr>
            <w:tcW w:w="576" w:type="dxa"/>
            <w:noWrap/>
            <w:hideMark/>
          </w:tcPr>
          <w:p w14:paraId="51B31DD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1943</w:t>
            </w:r>
          </w:p>
        </w:tc>
        <w:tc>
          <w:tcPr>
            <w:tcW w:w="1551" w:type="dxa"/>
            <w:noWrap/>
            <w:hideMark/>
          </w:tcPr>
          <w:p w14:paraId="5F8B904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082AB3D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Polish </w:t>
            </w:r>
          </w:p>
          <w:p w14:paraId="6942BE0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 refugee</w:t>
            </w:r>
          </w:p>
          <w:p w14:paraId="408050A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European </w:t>
            </w:r>
          </w:p>
          <w:p w14:paraId="15A40A0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Japanese “evacuees”</w:t>
            </w:r>
          </w:p>
        </w:tc>
        <w:tc>
          <w:tcPr>
            <w:tcW w:w="708" w:type="dxa"/>
            <w:noWrap/>
            <w:hideMark/>
          </w:tcPr>
          <w:p w14:paraId="5120F70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435</w:t>
            </w:r>
          </w:p>
          <w:p w14:paraId="78B1642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298</w:t>
            </w:r>
          </w:p>
          <w:p w14:paraId="485C87E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255</w:t>
            </w:r>
          </w:p>
          <w:p w14:paraId="20D7AC3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141</w:t>
            </w:r>
          </w:p>
          <w:p w14:paraId="0CF6DCB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120</w:t>
            </w:r>
          </w:p>
        </w:tc>
        <w:tc>
          <w:tcPr>
            <w:tcW w:w="567" w:type="dxa"/>
          </w:tcPr>
          <w:p w14:paraId="757E932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1980</w:t>
            </w:r>
          </w:p>
          <w:p w14:paraId="13DF1E60" w14:textId="77777777" w:rsidR="000D21C0" w:rsidRPr="000D21C0" w:rsidRDefault="000D21C0" w:rsidP="000D21C0">
            <w:pPr>
              <w:spacing w:after="0"/>
              <w:rPr>
                <w:rFonts w:eastAsia="Cambria"/>
                <w:color w:val="000000" w:themeColor="text1"/>
                <w:sz w:val="16"/>
                <w:szCs w:val="16"/>
              </w:rPr>
            </w:pPr>
          </w:p>
        </w:tc>
        <w:tc>
          <w:tcPr>
            <w:tcW w:w="1560" w:type="dxa"/>
          </w:tcPr>
          <w:p w14:paraId="719D042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2FB4CCE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Cambodian </w:t>
            </w:r>
          </w:p>
          <w:p w14:paraId="4626265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Haitian </w:t>
            </w:r>
          </w:p>
          <w:p w14:paraId="4098CE3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412ADC5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tc>
        <w:tc>
          <w:tcPr>
            <w:tcW w:w="992" w:type="dxa"/>
          </w:tcPr>
          <w:p w14:paraId="24537B0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7,916</w:t>
            </w:r>
          </w:p>
          <w:p w14:paraId="31A28BD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1,578</w:t>
            </w:r>
          </w:p>
          <w:p w14:paraId="43DB6C9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1,498</w:t>
            </w:r>
          </w:p>
          <w:p w14:paraId="53E2444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1,170</w:t>
            </w:r>
          </w:p>
          <w:p w14:paraId="2A6367E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757</w:t>
            </w:r>
          </w:p>
        </w:tc>
        <w:tc>
          <w:tcPr>
            <w:tcW w:w="567" w:type="dxa"/>
          </w:tcPr>
          <w:p w14:paraId="42962DF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2017</w:t>
            </w:r>
          </w:p>
          <w:p w14:paraId="166EFC4F" w14:textId="77777777" w:rsidR="000D21C0" w:rsidRPr="000D21C0" w:rsidRDefault="000D21C0" w:rsidP="000D21C0">
            <w:pPr>
              <w:spacing w:after="0"/>
              <w:rPr>
                <w:rFonts w:eastAsia="Cambria"/>
                <w:color w:val="000000" w:themeColor="text1"/>
                <w:sz w:val="16"/>
                <w:szCs w:val="16"/>
              </w:rPr>
            </w:pPr>
          </w:p>
        </w:tc>
        <w:tc>
          <w:tcPr>
            <w:tcW w:w="1984" w:type="dxa"/>
          </w:tcPr>
          <w:p w14:paraId="3AD21B6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2972C4F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Rohingya </w:t>
            </w:r>
          </w:p>
          <w:p w14:paraId="32FB238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678FC0A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10DF68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Sudanese </w:t>
            </w:r>
          </w:p>
        </w:tc>
        <w:tc>
          <w:tcPr>
            <w:tcW w:w="1134" w:type="dxa"/>
          </w:tcPr>
          <w:p w14:paraId="65AFD41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33,257</w:t>
            </w:r>
          </w:p>
          <w:p w14:paraId="25694D7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10,349</w:t>
            </w:r>
          </w:p>
          <w:p w14:paraId="53CD2AB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3,457</w:t>
            </w:r>
          </w:p>
          <w:p w14:paraId="00EC849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2,437</w:t>
            </w:r>
          </w:p>
          <w:p w14:paraId="0CA6C9E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2,250</w:t>
            </w:r>
          </w:p>
        </w:tc>
      </w:tr>
      <w:tr w:rsidR="000D21C0" w:rsidRPr="000D21C0" w14:paraId="305EC2D4" w14:textId="77777777" w:rsidTr="000D21C0">
        <w:trPr>
          <w:trHeight w:val="573"/>
        </w:trPr>
        <w:tc>
          <w:tcPr>
            <w:tcW w:w="576" w:type="dxa"/>
            <w:noWrap/>
            <w:hideMark/>
          </w:tcPr>
          <w:p w14:paraId="33FA569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1944</w:t>
            </w:r>
          </w:p>
        </w:tc>
        <w:tc>
          <w:tcPr>
            <w:tcW w:w="1551" w:type="dxa"/>
            <w:noWrap/>
            <w:hideMark/>
          </w:tcPr>
          <w:p w14:paraId="25D7C36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Jewish</w:t>
            </w:r>
          </w:p>
          <w:p w14:paraId="616F3DB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w:t>
            </w:r>
          </w:p>
          <w:p w14:paraId="03A0BC9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European </w:t>
            </w:r>
          </w:p>
          <w:p w14:paraId="48702F3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Polish </w:t>
            </w:r>
          </w:p>
          <w:p w14:paraId="12D057E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French </w:t>
            </w:r>
          </w:p>
        </w:tc>
        <w:tc>
          <w:tcPr>
            <w:tcW w:w="708" w:type="dxa"/>
            <w:noWrap/>
            <w:hideMark/>
          </w:tcPr>
          <w:p w14:paraId="5DC9FE1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601</w:t>
            </w:r>
          </w:p>
          <w:p w14:paraId="292637F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246</w:t>
            </w:r>
          </w:p>
          <w:p w14:paraId="3A3CBBC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172</w:t>
            </w:r>
          </w:p>
          <w:p w14:paraId="46FC364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155</w:t>
            </w:r>
          </w:p>
          <w:p w14:paraId="54BB27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165</w:t>
            </w:r>
          </w:p>
        </w:tc>
        <w:tc>
          <w:tcPr>
            <w:tcW w:w="567" w:type="dxa"/>
          </w:tcPr>
          <w:p w14:paraId="2AD7B3B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1981</w:t>
            </w:r>
          </w:p>
          <w:p w14:paraId="30172258" w14:textId="77777777" w:rsidR="000D21C0" w:rsidRPr="000D21C0" w:rsidRDefault="000D21C0" w:rsidP="000D21C0">
            <w:pPr>
              <w:spacing w:after="0"/>
              <w:rPr>
                <w:rFonts w:eastAsia="Cambria"/>
                <w:color w:val="000000" w:themeColor="text1"/>
                <w:sz w:val="16"/>
                <w:szCs w:val="16"/>
              </w:rPr>
            </w:pPr>
          </w:p>
        </w:tc>
        <w:tc>
          <w:tcPr>
            <w:tcW w:w="1560" w:type="dxa"/>
          </w:tcPr>
          <w:p w14:paraId="028D44C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0094C36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Haitian </w:t>
            </w:r>
          </w:p>
          <w:p w14:paraId="66197EA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Indochinese </w:t>
            </w:r>
          </w:p>
          <w:p w14:paraId="7B1D49B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2DA107C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tc>
        <w:tc>
          <w:tcPr>
            <w:tcW w:w="992" w:type="dxa"/>
          </w:tcPr>
          <w:p w14:paraId="15B36C1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1,877</w:t>
            </w:r>
          </w:p>
          <w:p w14:paraId="1F46038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1,743</w:t>
            </w:r>
          </w:p>
          <w:p w14:paraId="5C00FCD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552</w:t>
            </w:r>
          </w:p>
          <w:p w14:paraId="2CF1D9C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549</w:t>
            </w:r>
          </w:p>
          <w:p w14:paraId="553C1D7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506</w:t>
            </w:r>
          </w:p>
        </w:tc>
        <w:tc>
          <w:tcPr>
            <w:tcW w:w="567" w:type="dxa"/>
          </w:tcPr>
          <w:p w14:paraId="7E43B30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2018</w:t>
            </w:r>
          </w:p>
          <w:p w14:paraId="0637E7FE" w14:textId="77777777" w:rsidR="000D21C0" w:rsidRPr="000D21C0" w:rsidRDefault="000D21C0" w:rsidP="000D21C0">
            <w:pPr>
              <w:spacing w:after="0"/>
              <w:rPr>
                <w:rFonts w:eastAsia="Cambria"/>
                <w:color w:val="000000" w:themeColor="text1"/>
                <w:sz w:val="16"/>
                <w:szCs w:val="16"/>
              </w:rPr>
            </w:pPr>
          </w:p>
        </w:tc>
        <w:tc>
          <w:tcPr>
            <w:tcW w:w="1984" w:type="dxa"/>
          </w:tcPr>
          <w:p w14:paraId="29CBA3A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0452609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674F49C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Rohingya </w:t>
            </w:r>
          </w:p>
          <w:p w14:paraId="67CF475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15F0B6D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tc>
        <w:tc>
          <w:tcPr>
            <w:tcW w:w="1134" w:type="dxa"/>
          </w:tcPr>
          <w:p w14:paraId="4EA30E9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24,407</w:t>
            </w:r>
          </w:p>
          <w:p w14:paraId="6074022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16,306</w:t>
            </w:r>
          </w:p>
          <w:p w14:paraId="5D82CA8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12,049</w:t>
            </w:r>
          </w:p>
          <w:p w14:paraId="7DA0D1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4,499</w:t>
            </w:r>
          </w:p>
          <w:p w14:paraId="1D82721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1,732</w:t>
            </w:r>
          </w:p>
        </w:tc>
      </w:tr>
      <w:tr w:rsidR="000D21C0" w:rsidRPr="000D21C0" w14:paraId="15874BAB" w14:textId="77777777" w:rsidTr="000D21C0">
        <w:trPr>
          <w:trHeight w:val="148"/>
        </w:trPr>
        <w:tc>
          <w:tcPr>
            <w:tcW w:w="576" w:type="dxa"/>
            <w:noWrap/>
            <w:hideMark/>
          </w:tcPr>
          <w:p w14:paraId="3E6511E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1945</w:t>
            </w:r>
          </w:p>
        </w:tc>
        <w:tc>
          <w:tcPr>
            <w:tcW w:w="1551" w:type="dxa"/>
            <w:noWrap/>
            <w:hideMark/>
          </w:tcPr>
          <w:p w14:paraId="466C074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Jewish “DPs”</w:t>
            </w:r>
          </w:p>
          <w:p w14:paraId="395F47F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German </w:t>
            </w:r>
          </w:p>
          <w:p w14:paraId="1759AD0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Spanish </w:t>
            </w:r>
          </w:p>
          <w:p w14:paraId="664F792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European </w:t>
            </w:r>
          </w:p>
          <w:p w14:paraId="11E87D7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Polish </w:t>
            </w:r>
          </w:p>
        </w:tc>
        <w:tc>
          <w:tcPr>
            <w:tcW w:w="708" w:type="dxa"/>
            <w:noWrap/>
            <w:hideMark/>
          </w:tcPr>
          <w:p w14:paraId="1F2197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825</w:t>
            </w:r>
          </w:p>
          <w:p w14:paraId="66B4FA8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489</w:t>
            </w:r>
          </w:p>
          <w:p w14:paraId="47FBB2F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290</w:t>
            </w:r>
          </w:p>
          <w:p w14:paraId="1E0D376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135</w:t>
            </w:r>
          </w:p>
          <w:p w14:paraId="7C13081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90</w:t>
            </w:r>
          </w:p>
        </w:tc>
        <w:tc>
          <w:tcPr>
            <w:tcW w:w="567" w:type="dxa"/>
          </w:tcPr>
          <w:p w14:paraId="012A318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1982</w:t>
            </w:r>
          </w:p>
          <w:p w14:paraId="4AB9B891" w14:textId="77777777" w:rsidR="000D21C0" w:rsidRPr="000D21C0" w:rsidRDefault="000D21C0" w:rsidP="000D21C0">
            <w:pPr>
              <w:spacing w:after="0"/>
              <w:rPr>
                <w:rFonts w:eastAsia="Cambria"/>
                <w:color w:val="000000" w:themeColor="text1"/>
                <w:sz w:val="16"/>
                <w:szCs w:val="16"/>
              </w:rPr>
            </w:pPr>
          </w:p>
        </w:tc>
        <w:tc>
          <w:tcPr>
            <w:tcW w:w="1560" w:type="dxa"/>
          </w:tcPr>
          <w:p w14:paraId="51EA6DF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29887EA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Haitian </w:t>
            </w:r>
          </w:p>
          <w:p w14:paraId="746EDCA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"Beirut"/"Sabra"</w:t>
            </w:r>
          </w:p>
          <w:p w14:paraId="5C13B74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7B6BED7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tc>
        <w:tc>
          <w:tcPr>
            <w:tcW w:w="992" w:type="dxa"/>
          </w:tcPr>
          <w:p w14:paraId="768309E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3,775</w:t>
            </w:r>
          </w:p>
          <w:p w14:paraId="1C1F20E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1,580</w:t>
            </w:r>
          </w:p>
          <w:p w14:paraId="713E3D3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951</w:t>
            </w:r>
          </w:p>
          <w:p w14:paraId="7BBF7E7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545</w:t>
            </w:r>
          </w:p>
          <w:p w14:paraId="7C643FA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397</w:t>
            </w:r>
          </w:p>
        </w:tc>
        <w:tc>
          <w:tcPr>
            <w:tcW w:w="567" w:type="dxa"/>
          </w:tcPr>
          <w:p w14:paraId="2CEBA79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2019</w:t>
            </w:r>
          </w:p>
          <w:p w14:paraId="67891A4E" w14:textId="77777777" w:rsidR="000D21C0" w:rsidRPr="000D21C0" w:rsidRDefault="000D21C0" w:rsidP="000D21C0">
            <w:pPr>
              <w:spacing w:after="0"/>
              <w:rPr>
                <w:rFonts w:eastAsia="Cambria"/>
                <w:color w:val="000000" w:themeColor="text1"/>
                <w:sz w:val="16"/>
                <w:szCs w:val="16"/>
              </w:rPr>
            </w:pPr>
          </w:p>
        </w:tc>
        <w:tc>
          <w:tcPr>
            <w:tcW w:w="1984" w:type="dxa"/>
          </w:tcPr>
          <w:p w14:paraId="11C302F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0156B04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75B4694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Rohingya </w:t>
            </w:r>
          </w:p>
          <w:p w14:paraId="2536D2E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4346E4A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tc>
        <w:tc>
          <w:tcPr>
            <w:tcW w:w="1134" w:type="dxa"/>
          </w:tcPr>
          <w:p w14:paraId="11BDCB1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19,204</w:t>
            </w:r>
          </w:p>
          <w:p w14:paraId="3925A3C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6,251</w:t>
            </w:r>
          </w:p>
          <w:p w14:paraId="7407C78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4,267</w:t>
            </w:r>
          </w:p>
          <w:p w14:paraId="697E6A8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2,866</w:t>
            </w:r>
          </w:p>
          <w:p w14:paraId="31C9607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1,253</w:t>
            </w:r>
          </w:p>
        </w:tc>
      </w:tr>
      <w:tr w:rsidR="000D21C0" w:rsidRPr="000D21C0" w14:paraId="77A498C4" w14:textId="77777777" w:rsidTr="000D21C0">
        <w:trPr>
          <w:trHeight w:val="990"/>
        </w:trPr>
        <w:tc>
          <w:tcPr>
            <w:tcW w:w="576" w:type="dxa"/>
            <w:noWrap/>
            <w:hideMark/>
          </w:tcPr>
          <w:p w14:paraId="026E91B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1946</w:t>
            </w:r>
          </w:p>
        </w:tc>
        <w:tc>
          <w:tcPr>
            <w:tcW w:w="1551" w:type="dxa"/>
            <w:noWrap/>
            <w:hideMark/>
          </w:tcPr>
          <w:p w14:paraId="66D84AC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Jewish" immigrants" /"displaced persons"</w:t>
            </w:r>
          </w:p>
          <w:p w14:paraId="12BAA55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Fascist</w:t>
            </w:r>
          </w:p>
          <w:p w14:paraId="1D64F52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European </w:t>
            </w:r>
          </w:p>
          <w:p w14:paraId="451DEC7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Estonian </w:t>
            </w:r>
          </w:p>
          <w:p w14:paraId="2805E23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w:t>
            </w:r>
          </w:p>
        </w:tc>
        <w:tc>
          <w:tcPr>
            <w:tcW w:w="708" w:type="dxa"/>
            <w:noWrap/>
            <w:hideMark/>
          </w:tcPr>
          <w:p w14:paraId="04C3D596" w14:textId="77777777" w:rsidR="000D21C0" w:rsidRPr="000D21C0" w:rsidRDefault="000D21C0" w:rsidP="000D21C0">
            <w:pPr>
              <w:spacing w:after="0"/>
              <w:rPr>
                <w:rFonts w:eastAsia="Cambria"/>
                <w:color w:val="000000" w:themeColor="text1"/>
                <w:sz w:val="16"/>
                <w:szCs w:val="16"/>
              </w:rPr>
            </w:pPr>
          </w:p>
          <w:p w14:paraId="67E5962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890</w:t>
            </w:r>
          </w:p>
          <w:p w14:paraId="6DBE855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81</w:t>
            </w:r>
          </w:p>
          <w:p w14:paraId="410E9B1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77</w:t>
            </w:r>
          </w:p>
          <w:p w14:paraId="6860D9F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62</w:t>
            </w:r>
          </w:p>
          <w:p w14:paraId="6697727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62</w:t>
            </w:r>
          </w:p>
        </w:tc>
        <w:tc>
          <w:tcPr>
            <w:tcW w:w="567" w:type="dxa"/>
          </w:tcPr>
          <w:p w14:paraId="5B0EF18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1983</w:t>
            </w:r>
          </w:p>
          <w:p w14:paraId="6753DD7E" w14:textId="77777777" w:rsidR="000D21C0" w:rsidRPr="000D21C0" w:rsidRDefault="000D21C0" w:rsidP="000D21C0">
            <w:pPr>
              <w:spacing w:after="0"/>
              <w:rPr>
                <w:rFonts w:eastAsia="Cambria"/>
                <w:color w:val="000000" w:themeColor="text1"/>
                <w:sz w:val="16"/>
                <w:szCs w:val="16"/>
              </w:rPr>
            </w:pPr>
          </w:p>
        </w:tc>
        <w:tc>
          <w:tcPr>
            <w:tcW w:w="1560" w:type="dxa"/>
          </w:tcPr>
          <w:p w14:paraId="17651FB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1D7F5DE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w:t>
            </w:r>
            <w:proofErr w:type="spellStart"/>
            <w:r w:rsidRPr="000D21C0">
              <w:rPr>
                <w:rFonts w:eastAsia="Cambria"/>
                <w:color w:val="000000" w:themeColor="text1"/>
                <w:sz w:val="16"/>
                <w:szCs w:val="16"/>
              </w:rPr>
              <w:t>Baddawi</w:t>
            </w:r>
            <w:proofErr w:type="spellEnd"/>
            <w:r w:rsidRPr="000D21C0">
              <w:rPr>
                <w:rFonts w:eastAsia="Cambria"/>
                <w:color w:val="000000" w:themeColor="text1"/>
                <w:sz w:val="16"/>
                <w:szCs w:val="16"/>
              </w:rPr>
              <w:t>"/</w:t>
            </w:r>
          </w:p>
          <w:p w14:paraId="3A41D19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"Beirut" refugee</w:t>
            </w:r>
          </w:p>
          <w:p w14:paraId="0A11641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5838C97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p w14:paraId="1595227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tc>
        <w:tc>
          <w:tcPr>
            <w:tcW w:w="992" w:type="dxa"/>
          </w:tcPr>
          <w:p w14:paraId="1558C37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1885</w:t>
            </w:r>
          </w:p>
          <w:p w14:paraId="09508774" w14:textId="77777777" w:rsidR="000D21C0" w:rsidRPr="000D21C0" w:rsidRDefault="000D21C0" w:rsidP="000D21C0">
            <w:pPr>
              <w:spacing w:after="0"/>
              <w:rPr>
                <w:rFonts w:eastAsia="Cambria"/>
                <w:color w:val="000000" w:themeColor="text1"/>
                <w:sz w:val="16"/>
                <w:szCs w:val="16"/>
              </w:rPr>
            </w:pPr>
          </w:p>
          <w:p w14:paraId="716915F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614</w:t>
            </w:r>
          </w:p>
          <w:p w14:paraId="677CF16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449</w:t>
            </w:r>
          </w:p>
          <w:p w14:paraId="3F47127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414</w:t>
            </w:r>
          </w:p>
          <w:p w14:paraId="249BD1E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312</w:t>
            </w:r>
          </w:p>
        </w:tc>
        <w:tc>
          <w:tcPr>
            <w:tcW w:w="567" w:type="dxa"/>
          </w:tcPr>
          <w:p w14:paraId="08D00B4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2020</w:t>
            </w:r>
          </w:p>
          <w:p w14:paraId="304E1291" w14:textId="77777777" w:rsidR="000D21C0" w:rsidRPr="000D21C0" w:rsidRDefault="000D21C0" w:rsidP="000D21C0">
            <w:pPr>
              <w:spacing w:after="0"/>
              <w:rPr>
                <w:rFonts w:eastAsia="Cambria"/>
                <w:color w:val="000000" w:themeColor="text1"/>
                <w:sz w:val="16"/>
                <w:szCs w:val="16"/>
              </w:rPr>
            </w:pPr>
          </w:p>
        </w:tc>
        <w:tc>
          <w:tcPr>
            <w:tcW w:w="1984" w:type="dxa"/>
          </w:tcPr>
          <w:p w14:paraId="3E2B01B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12EEB14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Rohingya </w:t>
            </w:r>
          </w:p>
          <w:p w14:paraId="6A14207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212FA65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3C0C46C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tc>
        <w:tc>
          <w:tcPr>
            <w:tcW w:w="1134" w:type="dxa"/>
          </w:tcPr>
          <w:p w14:paraId="3E03C92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13,426</w:t>
            </w:r>
          </w:p>
          <w:p w14:paraId="324807D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7,919</w:t>
            </w:r>
          </w:p>
          <w:p w14:paraId="106107C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5,170</w:t>
            </w:r>
          </w:p>
          <w:p w14:paraId="7573A31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5,699</w:t>
            </w:r>
          </w:p>
          <w:p w14:paraId="7043E49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1,164</w:t>
            </w:r>
          </w:p>
        </w:tc>
      </w:tr>
      <w:tr w:rsidR="000D21C0" w:rsidRPr="000D21C0" w14:paraId="2371C5E8" w14:textId="77777777" w:rsidTr="000D21C0">
        <w:trPr>
          <w:trHeight w:val="66"/>
        </w:trPr>
        <w:tc>
          <w:tcPr>
            <w:tcW w:w="576" w:type="dxa"/>
            <w:noWrap/>
            <w:hideMark/>
          </w:tcPr>
          <w:p w14:paraId="00858E6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1947</w:t>
            </w:r>
          </w:p>
        </w:tc>
        <w:tc>
          <w:tcPr>
            <w:tcW w:w="1551" w:type="dxa"/>
            <w:noWrap/>
            <w:hideMark/>
          </w:tcPr>
          <w:p w14:paraId="1EB5520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Jewish /"DPs”</w:t>
            </w:r>
          </w:p>
          <w:p w14:paraId="2D19728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European “DPs”</w:t>
            </w:r>
          </w:p>
          <w:p w14:paraId="444B4DB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Muslim/Moslem </w:t>
            </w:r>
          </w:p>
          <w:p w14:paraId="17F05AA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Fascist </w:t>
            </w:r>
          </w:p>
          <w:p w14:paraId="7AD3790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German</w:t>
            </w:r>
          </w:p>
        </w:tc>
        <w:tc>
          <w:tcPr>
            <w:tcW w:w="708" w:type="dxa"/>
            <w:noWrap/>
            <w:hideMark/>
          </w:tcPr>
          <w:p w14:paraId="1DD828F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822</w:t>
            </w:r>
          </w:p>
          <w:p w14:paraId="08A8509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207</w:t>
            </w:r>
          </w:p>
          <w:p w14:paraId="3C2887E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200</w:t>
            </w:r>
          </w:p>
          <w:p w14:paraId="79F3451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148</w:t>
            </w:r>
          </w:p>
          <w:p w14:paraId="04AF8EA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56</w:t>
            </w:r>
          </w:p>
        </w:tc>
        <w:tc>
          <w:tcPr>
            <w:tcW w:w="567" w:type="dxa"/>
          </w:tcPr>
          <w:p w14:paraId="5E01699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1984</w:t>
            </w:r>
          </w:p>
          <w:p w14:paraId="773C075D" w14:textId="77777777" w:rsidR="000D21C0" w:rsidRPr="000D21C0" w:rsidRDefault="000D21C0" w:rsidP="000D21C0">
            <w:pPr>
              <w:spacing w:after="0"/>
              <w:rPr>
                <w:rFonts w:eastAsia="Cambria"/>
                <w:color w:val="000000" w:themeColor="text1"/>
                <w:sz w:val="16"/>
                <w:szCs w:val="16"/>
              </w:rPr>
            </w:pPr>
          </w:p>
        </w:tc>
        <w:tc>
          <w:tcPr>
            <w:tcW w:w="1560" w:type="dxa"/>
          </w:tcPr>
          <w:p w14:paraId="54F3684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18F36DF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4DCF5DB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274B61B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Salvadoran </w:t>
            </w:r>
          </w:p>
          <w:p w14:paraId="11F1803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tc>
        <w:tc>
          <w:tcPr>
            <w:tcW w:w="992" w:type="dxa"/>
          </w:tcPr>
          <w:p w14:paraId="78D01DF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1,058</w:t>
            </w:r>
          </w:p>
          <w:p w14:paraId="631B373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416</w:t>
            </w:r>
          </w:p>
          <w:p w14:paraId="2623388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621</w:t>
            </w:r>
          </w:p>
          <w:p w14:paraId="303CD90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358</w:t>
            </w:r>
          </w:p>
          <w:p w14:paraId="295DD12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320</w:t>
            </w:r>
          </w:p>
        </w:tc>
        <w:tc>
          <w:tcPr>
            <w:tcW w:w="567" w:type="dxa"/>
          </w:tcPr>
          <w:p w14:paraId="0F2DC48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2021</w:t>
            </w:r>
          </w:p>
          <w:p w14:paraId="69DA009B" w14:textId="77777777" w:rsidR="000D21C0" w:rsidRPr="000D21C0" w:rsidRDefault="000D21C0" w:rsidP="000D21C0">
            <w:pPr>
              <w:spacing w:after="0"/>
              <w:rPr>
                <w:rFonts w:eastAsia="Cambria"/>
                <w:color w:val="000000" w:themeColor="text1"/>
                <w:sz w:val="16"/>
                <w:szCs w:val="16"/>
              </w:rPr>
            </w:pPr>
          </w:p>
        </w:tc>
        <w:tc>
          <w:tcPr>
            <w:tcW w:w="1984" w:type="dxa"/>
          </w:tcPr>
          <w:p w14:paraId="6B561AA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Afghan /"evacuees"</w:t>
            </w:r>
          </w:p>
          <w:p w14:paraId="6149DC3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6992694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Rohingya </w:t>
            </w:r>
          </w:p>
          <w:p w14:paraId="30DD71D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3A65A6B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Eritrean</w:t>
            </w:r>
          </w:p>
        </w:tc>
        <w:tc>
          <w:tcPr>
            <w:tcW w:w="1134" w:type="dxa"/>
          </w:tcPr>
          <w:p w14:paraId="68B9913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23,250</w:t>
            </w:r>
          </w:p>
          <w:p w14:paraId="320604C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9,174</w:t>
            </w:r>
          </w:p>
          <w:p w14:paraId="2BF195B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3,654</w:t>
            </w:r>
          </w:p>
          <w:p w14:paraId="6E0A58E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4,822</w:t>
            </w:r>
          </w:p>
          <w:p w14:paraId="1E00E58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1,066</w:t>
            </w:r>
          </w:p>
        </w:tc>
      </w:tr>
      <w:tr w:rsidR="000D21C0" w:rsidRPr="000D21C0" w14:paraId="087C8925" w14:textId="77777777" w:rsidTr="000D21C0">
        <w:trPr>
          <w:trHeight w:val="66"/>
        </w:trPr>
        <w:tc>
          <w:tcPr>
            <w:tcW w:w="576" w:type="dxa"/>
            <w:noWrap/>
            <w:hideMark/>
          </w:tcPr>
          <w:p w14:paraId="5EC21DA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1948</w:t>
            </w:r>
          </w:p>
        </w:tc>
        <w:tc>
          <w:tcPr>
            <w:tcW w:w="1551" w:type="dxa"/>
            <w:noWrap/>
            <w:hideMark/>
          </w:tcPr>
          <w:p w14:paraId="57F8C81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7E200EB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Jewish /"DPs"</w:t>
            </w:r>
          </w:p>
          <w:p w14:paraId="2EE05FF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Fascist Refugee</w:t>
            </w:r>
          </w:p>
          <w:p w14:paraId="70CE3B1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Muslim </w:t>
            </w:r>
          </w:p>
          <w:p w14:paraId="32BE536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European/"DPs"</w:t>
            </w:r>
          </w:p>
        </w:tc>
        <w:tc>
          <w:tcPr>
            <w:tcW w:w="708" w:type="dxa"/>
            <w:noWrap/>
            <w:hideMark/>
          </w:tcPr>
          <w:p w14:paraId="4A91585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383</w:t>
            </w:r>
          </w:p>
          <w:p w14:paraId="44F648C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204</w:t>
            </w:r>
          </w:p>
          <w:p w14:paraId="3754132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125</w:t>
            </w:r>
          </w:p>
          <w:p w14:paraId="2F70875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112</w:t>
            </w:r>
          </w:p>
          <w:p w14:paraId="0B05780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107</w:t>
            </w:r>
          </w:p>
        </w:tc>
        <w:tc>
          <w:tcPr>
            <w:tcW w:w="567" w:type="dxa"/>
          </w:tcPr>
          <w:p w14:paraId="6BD9EFA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1985</w:t>
            </w:r>
          </w:p>
          <w:p w14:paraId="22CB5DA4" w14:textId="77777777" w:rsidR="000D21C0" w:rsidRPr="000D21C0" w:rsidRDefault="000D21C0" w:rsidP="000D21C0">
            <w:pPr>
              <w:spacing w:after="0"/>
              <w:rPr>
                <w:rFonts w:eastAsia="Cambria"/>
                <w:color w:val="000000" w:themeColor="text1"/>
                <w:sz w:val="16"/>
                <w:szCs w:val="16"/>
              </w:rPr>
            </w:pPr>
          </w:p>
        </w:tc>
        <w:tc>
          <w:tcPr>
            <w:tcW w:w="1560" w:type="dxa"/>
          </w:tcPr>
          <w:p w14:paraId="6ED4282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5C16511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South/Central Amer.</w:t>
            </w:r>
          </w:p>
          <w:p w14:paraId="5F32AEA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36635D2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Cambodian </w:t>
            </w:r>
          </w:p>
          <w:p w14:paraId="1CF9F0F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tc>
        <w:tc>
          <w:tcPr>
            <w:tcW w:w="992" w:type="dxa"/>
          </w:tcPr>
          <w:p w14:paraId="3B9D41D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2,100</w:t>
            </w:r>
          </w:p>
          <w:p w14:paraId="1AF3AB5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940</w:t>
            </w:r>
          </w:p>
          <w:p w14:paraId="110151C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903</w:t>
            </w:r>
          </w:p>
          <w:p w14:paraId="7AABB82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578</w:t>
            </w:r>
          </w:p>
          <w:p w14:paraId="28C3AC9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527</w:t>
            </w:r>
          </w:p>
        </w:tc>
        <w:tc>
          <w:tcPr>
            <w:tcW w:w="567" w:type="dxa"/>
          </w:tcPr>
          <w:p w14:paraId="75C11E8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2022</w:t>
            </w:r>
          </w:p>
          <w:p w14:paraId="0CBE178A" w14:textId="77777777" w:rsidR="000D21C0" w:rsidRPr="000D21C0" w:rsidRDefault="000D21C0" w:rsidP="000D21C0">
            <w:pPr>
              <w:spacing w:after="0"/>
              <w:rPr>
                <w:rFonts w:eastAsia="Cambria"/>
                <w:color w:val="000000" w:themeColor="text1"/>
                <w:sz w:val="16"/>
                <w:szCs w:val="16"/>
              </w:rPr>
            </w:pPr>
          </w:p>
        </w:tc>
        <w:tc>
          <w:tcPr>
            <w:tcW w:w="1984" w:type="dxa"/>
          </w:tcPr>
          <w:p w14:paraId="7399B69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Ukrainian </w:t>
            </w:r>
          </w:p>
          <w:p w14:paraId="6AFF88B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Afghan /"evacuees"</w:t>
            </w:r>
          </w:p>
          <w:p w14:paraId="682BB84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70487A3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Rohingya </w:t>
            </w:r>
          </w:p>
          <w:p w14:paraId="2786743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tc>
        <w:tc>
          <w:tcPr>
            <w:tcW w:w="1134" w:type="dxa"/>
          </w:tcPr>
          <w:p w14:paraId="6C24435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51,584</w:t>
            </w:r>
          </w:p>
          <w:p w14:paraId="4638E5C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10,113</w:t>
            </w:r>
          </w:p>
          <w:p w14:paraId="0FD4F17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7,298</w:t>
            </w:r>
          </w:p>
          <w:p w14:paraId="7740561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3,172</w:t>
            </w:r>
          </w:p>
          <w:p w14:paraId="7A32C35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1,951</w:t>
            </w:r>
          </w:p>
        </w:tc>
      </w:tr>
      <w:tr w:rsidR="000D21C0" w:rsidRPr="000D21C0" w14:paraId="0D932C6D" w14:textId="77777777" w:rsidTr="000D21C0">
        <w:trPr>
          <w:trHeight w:val="984"/>
        </w:trPr>
        <w:tc>
          <w:tcPr>
            <w:tcW w:w="576" w:type="dxa"/>
            <w:noWrap/>
            <w:hideMark/>
          </w:tcPr>
          <w:p w14:paraId="2CA60E4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1949</w:t>
            </w:r>
          </w:p>
        </w:tc>
        <w:tc>
          <w:tcPr>
            <w:tcW w:w="1551" w:type="dxa"/>
            <w:noWrap/>
            <w:hideMark/>
          </w:tcPr>
          <w:p w14:paraId="797DCE3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6A5C344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Jewish </w:t>
            </w:r>
          </w:p>
          <w:p w14:paraId="6E4F233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European/DPs</w:t>
            </w:r>
          </w:p>
          <w:p w14:paraId="6D08075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Palestine</w:t>
            </w:r>
          </w:p>
          <w:p w14:paraId="680EA4B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Muslim </w:t>
            </w:r>
          </w:p>
        </w:tc>
        <w:tc>
          <w:tcPr>
            <w:tcW w:w="708" w:type="dxa"/>
            <w:noWrap/>
            <w:hideMark/>
          </w:tcPr>
          <w:p w14:paraId="14D0FF8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769</w:t>
            </w:r>
          </w:p>
          <w:p w14:paraId="30E7C71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90</w:t>
            </w:r>
          </w:p>
          <w:p w14:paraId="46CDB08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78</w:t>
            </w:r>
          </w:p>
          <w:p w14:paraId="5BF9BF1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71</w:t>
            </w:r>
          </w:p>
          <w:p w14:paraId="1725FC2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51</w:t>
            </w:r>
          </w:p>
        </w:tc>
        <w:tc>
          <w:tcPr>
            <w:tcW w:w="567" w:type="dxa"/>
          </w:tcPr>
          <w:p w14:paraId="2748241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1986</w:t>
            </w:r>
          </w:p>
        </w:tc>
        <w:tc>
          <w:tcPr>
            <w:tcW w:w="1560" w:type="dxa"/>
          </w:tcPr>
          <w:p w14:paraId="159E373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71B9FCA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071F205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Sri Lankan/Tamil </w:t>
            </w:r>
          </w:p>
          <w:p w14:paraId="50285297"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American </w:t>
            </w:r>
          </w:p>
          <w:p w14:paraId="35F5526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tc>
        <w:tc>
          <w:tcPr>
            <w:tcW w:w="992" w:type="dxa"/>
          </w:tcPr>
          <w:p w14:paraId="1F673AA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1,889</w:t>
            </w:r>
          </w:p>
          <w:p w14:paraId="5642989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1,019</w:t>
            </w:r>
          </w:p>
          <w:p w14:paraId="53E5F82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1,063</w:t>
            </w:r>
          </w:p>
          <w:p w14:paraId="386EF68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619</w:t>
            </w:r>
          </w:p>
          <w:p w14:paraId="13F519A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670</w:t>
            </w:r>
          </w:p>
        </w:tc>
        <w:tc>
          <w:tcPr>
            <w:tcW w:w="567" w:type="dxa"/>
          </w:tcPr>
          <w:p w14:paraId="3CE6B9E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2023</w:t>
            </w:r>
          </w:p>
        </w:tc>
        <w:tc>
          <w:tcPr>
            <w:tcW w:w="1984" w:type="dxa"/>
          </w:tcPr>
          <w:p w14:paraId="7A765AEF"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Palestinian/</w:t>
            </w:r>
          </w:p>
          <w:p w14:paraId="298B6D6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"Jenin”</w:t>
            </w:r>
            <w:proofErr w:type="gramStart"/>
            <w:r w:rsidRPr="000D21C0">
              <w:rPr>
                <w:rFonts w:eastAsia="Cambria"/>
                <w:color w:val="000000" w:themeColor="text1"/>
                <w:sz w:val="16"/>
                <w:szCs w:val="16"/>
              </w:rPr>
              <w:t>/”</w:t>
            </w:r>
            <w:proofErr w:type="spellStart"/>
            <w:r w:rsidRPr="000D21C0">
              <w:rPr>
                <w:rFonts w:eastAsia="Cambria"/>
                <w:color w:val="000000" w:themeColor="text1"/>
                <w:sz w:val="16"/>
                <w:szCs w:val="16"/>
              </w:rPr>
              <w:t>Jabalia</w:t>
            </w:r>
            <w:proofErr w:type="spellEnd"/>
            <w:proofErr w:type="gramEnd"/>
            <w:r w:rsidRPr="000D21C0">
              <w:rPr>
                <w:rFonts w:eastAsia="Cambria"/>
                <w:color w:val="000000" w:themeColor="text1"/>
                <w:sz w:val="16"/>
                <w:szCs w:val="16"/>
              </w:rPr>
              <w:t xml:space="preserve">" </w:t>
            </w:r>
          </w:p>
          <w:p w14:paraId="64EFBAB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Ukrainian </w:t>
            </w:r>
          </w:p>
          <w:p w14:paraId="5BDBCDB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1A6F8BE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4457972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Rohingya </w:t>
            </w:r>
          </w:p>
        </w:tc>
        <w:tc>
          <w:tcPr>
            <w:tcW w:w="1134" w:type="dxa"/>
          </w:tcPr>
          <w:p w14:paraId="6F4F8D42" w14:textId="77777777" w:rsidR="000D21C0" w:rsidRPr="000D21C0" w:rsidRDefault="000D21C0" w:rsidP="000D21C0">
            <w:pPr>
              <w:spacing w:after="0"/>
              <w:rPr>
                <w:rFonts w:eastAsia="Cambria"/>
                <w:color w:val="000000" w:themeColor="text1"/>
                <w:sz w:val="16"/>
                <w:szCs w:val="16"/>
              </w:rPr>
            </w:pPr>
          </w:p>
          <w:p w14:paraId="59EB1D1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19,730</w:t>
            </w:r>
          </w:p>
          <w:p w14:paraId="2BC85FA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10,560</w:t>
            </w:r>
          </w:p>
          <w:p w14:paraId="410AC1D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7,660</w:t>
            </w:r>
          </w:p>
          <w:p w14:paraId="54BB411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5,533</w:t>
            </w:r>
          </w:p>
          <w:p w14:paraId="2EBC6C4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3,662</w:t>
            </w:r>
          </w:p>
        </w:tc>
      </w:tr>
      <w:tr w:rsidR="000D21C0" w:rsidRPr="000D21C0" w14:paraId="0BD608D4" w14:textId="77777777" w:rsidTr="000D21C0">
        <w:trPr>
          <w:trHeight w:val="990"/>
        </w:trPr>
        <w:tc>
          <w:tcPr>
            <w:tcW w:w="576" w:type="dxa"/>
            <w:noWrap/>
          </w:tcPr>
          <w:p w14:paraId="621C076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lastRenderedPageBreak/>
              <w:t>1950</w:t>
            </w:r>
          </w:p>
        </w:tc>
        <w:tc>
          <w:tcPr>
            <w:tcW w:w="1551" w:type="dxa"/>
            <w:noWrap/>
          </w:tcPr>
          <w:p w14:paraId="6854979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Arab </w:t>
            </w:r>
          </w:p>
          <w:p w14:paraId="10476268"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India/Bengal/Hindu </w:t>
            </w:r>
          </w:p>
          <w:p w14:paraId="1D96E34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Fascist</w:t>
            </w:r>
          </w:p>
          <w:p w14:paraId="40992CA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Korean </w:t>
            </w:r>
          </w:p>
          <w:p w14:paraId="4F52B5B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Palestine </w:t>
            </w:r>
          </w:p>
          <w:p w14:paraId="33113BE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 </w:t>
            </w:r>
          </w:p>
        </w:tc>
        <w:tc>
          <w:tcPr>
            <w:tcW w:w="708" w:type="dxa"/>
            <w:noWrap/>
          </w:tcPr>
          <w:p w14:paraId="3733659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549</w:t>
            </w:r>
          </w:p>
          <w:p w14:paraId="49CCD11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498</w:t>
            </w:r>
          </w:p>
          <w:p w14:paraId="517ED9B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341</w:t>
            </w:r>
          </w:p>
          <w:p w14:paraId="0A722FD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267</w:t>
            </w:r>
          </w:p>
          <w:p w14:paraId="59A160E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265</w:t>
            </w:r>
          </w:p>
          <w:p w14:paraId="1F107BE8" w14:textId="77777777" w:rsidR="000D21C0" w:rsidRPr="000D21C0" w:rsidRDefault="000D21C0" w:rsidP="000D21C0">
            <w:pPr>
              <w:spacing w:after="0"/>
              <w:rPr>
                <w:rFonts w:eastAsia="Cambria"/>
                <w:color w:val="000000" w:themeColor="text1"/>
                <w:sz w:val="16"/>
                <w:szCs w:val="16"/>
              </w:rPr>
            </w:pPr>
          </w:p>
          <w:p w14:paraId="566E26E8" w14:textId="77777777" w:rsidR="000D21C0" w:rsidRPr="000D21C0" w:rsidRDefault="000D21C0" w:rsidP="000D21C0">
            <w:pPr>
              <w:spacing w:after="0"/>
              <w:rPr>
                <w:rFonts w:eastAsia="Cambria"/>
                <w:color w:val="000000" w:themeColor="text1"/>
                <w:sz w:val="16"/>
                <w:szCs w:val="16"/>
              </w:rPr>
            </w:pPr>
          </w:p>
        </w:tc>
        <w:tc>
          <w:tcPr>
            <w:tcW w:w="567" w:type="dxa"/>
          </w:tcPr>
          <w:p w14:paraId="5AD771E3"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1987</w:t>
            </w:r>
          </w:p>
        </w:tc>
        <w:tc>
          <w:tcPr>
            <w:tcW w:w="1560" w:type="dxa"/>
          </w:tcPr>
          <w:p w14:paraId="163908FA"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Palestinian </w:t>
            </w:r>
          </w:p>
          <w:p w14:paraId="251A2DCC"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785BAFD1"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South/Central American</w:t>
            </w:r>
          </w:p>
          <w:p w14:paraId="7074D46B"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Vietnamese </w:t>
            </w:r>
          </w:p>
          <w:p w14:paraId="4D05F18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Cuban </w:t>
            </w:r>
          </w:p>
        </w:tc>
        <w:tc>
          <w:tcPr>
            <w:tcW w:w="992" w:type="dxa"/>
          </w:tcPr>
          <w:p w14:paraId="780E933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1883</w:t>
            </w:r>
          </w:p>
          <w:p w14:paraId="62337FE6"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1302</w:t>
            </w:r>
          </w:p>
          <w:p w14:paraId="6CBE7464" w14:textId="77777777" w:rsidR="000D21C0" w:rsidRPr="000D21C0" w:rsidRDefault="000D21C0" w:rsidP="000D21C0">
            <w:pPr>
              <w:spacing w:after="0"/>
              <w:rPr>
                <w:rFonts w:eastAsia="Cambria"/>
                <w:color w:val="000000" w:themeColor="text1"/>
                <w:sz w:val="16"/>
                <w:szCs w:val="16"/>
              </w:rPr>
            </w:pPr>
          </w:p>
          <w:p w14:paraId="6184185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650</w:t>
            </w:r>
          </w:p>
          <w:p w14:paraId="23A7815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511</w:t>
            </w:r>
          </w:p>
          <w:p w14:paraId="6C19295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462</w:t>
            </w:r>
          </w:p>
        </w:tc>
        <w:tc>
          <w:tcPr>
            <w:tcW w:w="567" w:type="dxa"/>
          </w:tcPr>
          <w:p w14:paraId="1C52CBF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2024</w:t>
            </w:r>
          </w:p>
        </w:tc>
        <w:tc>
          <w:tcPr>
            <w:tcW w:w="1984" w:type="dxa"/>
          </w:tcPr>
          <w:p w14:paraId="2F6682F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Palestinian/</w:t>
            </w:r>
          </w:p>
          <w:p w14:paraId="0ABC04B9"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"Nuseirat" </w:t>
            </w:r>
          </w:p>
          <w:p w14:paraId="6A0DD464"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Ukrainian </w:t>
            </w:r>
          </w:p>
          <w:p w14:paraId="2F9A007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Syrian </w:t>
            </w:r>
          </w:p>
          <w:p w14:paraId="4210533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Afghan </w:t>
            </w:r>
          </w:p>
          <w:p w14:paraId="0754F5C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 xml:space="preserve">Rohingya </w:t>
            </w:r>
          </w:p>
        </w:tc>
        <w:tc>
          <w:tcPr>
            <w:tcW w:w="1134" w:type="dxa"/>
          </w:tcPr>
          <w:p w14:paraId="61652E0D" w14:textId="77777777" w:rsidR="000D21C0" w:rsidRPr="000D21C0" w:rsidRDefault="000D21C0" w:rsidP="000D21C0">
            <w:pPr>
              <w:spacing w:after="0"/>
              <w:rPr>
                <w:rFonts w:eastAsia="Cambria"/>
                <w:color w:val="000000" w:themeColor="text1"/>
                <w:sz w:val="16"/>
                <w:szCs w:val="16"/>
              </w:rPr>
            </w:pPr>
          </w:p>
          <w:p w14:paraId="01A49E5D"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33,198</w:t>
            </w:r>
          </w:p>
          <w:p w14:paraId="235C1002"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6,010</w:t>
            </w:r>
          </w:p>
          <w:p w14:paraId="1DDED560"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5,941</w:t>
            </w:r>
          </w:p>
          <w:p w14:paraId="08AC8F25"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5,190</w:t>
            </w:r>
          </w:p>
          <w:p w14:paraId="5EFC304E" w14:textId="77777777" w:rsidR="000D21C0" w:rsidRPr="000D21C0" w:rsidRDefault="000D21C0" w:rsidP="000D21C0">
            <w:pPr>
              <w:spacing w:after="0"/>
              <w:rPr>
                <w:rFonts w:eastAsia="Cambria"/>
                <w:color w:val="000000" w:themeColor="text1"/>
                <w:sz w:val="16"/>
                <w:szCs w:val="16"/>
              </w:rPr>
            </w:pPr>
            <w:r w:rsidRPr="000D21C0">
              <w:rPr>
                <w:rFonts w:eastAsia="Cambria"/>
                <w:color w:val="000000" w:themeColor="text1"/>
                <w:sz w:val="16"/>
                <w:szCs w:val="16"/>
              </w:rPr>
              <w:t>2,654</w:t>
            </w:r>
          </w:p>
        </w:tc>
      </w:tr>
    </w:tbl>
    <w:p w14:paraId="3E26331E" w14:textId="5A83ED13" w:rsidR="000D21C0" w:rsidRDefault="000D21C0" w:rsidP="002A55C8">
      <w:pPr>
        <w:spacing w:after="0"/>
        <w:rPr>
          <w:rFonts w:eastAsia="Cambria"/>
          <w:color w:val="000000" w:themeColor="text1"/>
          <w:sz w:val="16"/>
          <w:szCs w:val="16"/>
        </w:rPr>
      </w:pPr>
    </w:p>
    <w:p w14:paraId="122AD051" w14:textId="77777777" w:rsidR="000D21C0" w:rsidRPr="000D21C0" w:rsidRDefault="000D21C0" w:rsidP="002A55C8">
      <w:pPr>
        <w:spacing w:after="0"/>
        <w:rPr>
          <w:rFonts w:eastAsia="Cambria"/>
          <w:color w:val="000000" w:themeColor="text1"/>
          <w:sz w:val="16"/>
          <w:szCs w:val="16"/>
        </w:rPr>
      </w:pPr>
    </w:p>
    <w:p w14:paraId="22FAC1A5" w14:textId="533A68D0" w:rsidR="00B007C4" w:rsidRPr="000D21C0" w:rsidRDefault="00FC6DD9" w:rsidP="00FC6DD9">
      <w:pPr>
        <w:spacing w:after="0"/>
        <w:ind w:firstLine="720"/>
        <w:rPr>
          <w:color w:val="000000" w:themeColor="text1"/>
        </w:rPr>
      </w:pPr>
      <w:r w:rsidRPr="000D21C0">
        <w:rPr>
          <w:color w:val="000000" w:themeColor="text1"/>
        </w:rPr>
        <w:t xml:space="preserve">Regarding the sample of </w:t>
      </w:r>
      <w:r w:rsidRPr="000D21C0">
        <w:rPr>
          <w:i/>
          <w:iCs/>
          <w:color w:val="000000" w:themeColor="text1"/>
        </w:rPr>
        <w:t xml:space="preserve">opinionated press </w:t>
      </w:r>
      <w:r w:rsidRPr="000D21C0">
        <w:rPr>
          <w:color w:val="000000" w:themeColor="text1"/>
          <w:sz w:val="24"/>
          <w:szCs w:val="24"/>
        </w:rPr>
        <w:t>(</w:t>
      </w:r>
      <w:proofErr w:type="spellStart"/>
      <w:r w:rsidRPr="000D21C0">
        <w:rPr>
          <w:color w:val="000000" w:themeColor="text1"/>
          <w:sz w:val="24"/>
          <w:szCs w:val="24"/>
        </w:rPr>
        <w:t>n</w:t>
      </w:r>
      <w:r w:rsidRPr="000D21C0">
        <w:rPr>
          <w:color w:val="000000" w:themeColor="text1"/>
          <w:sz w:val="24"/>
          <w:szCs w:val="24"/>
          <w:vertAlign w:val="superscript"/>
        </w:rPr>
        <w:t>op</w:t>
      </w:r>
      <w:proofErr w:type="spellEnd"/>
      <w:r w:rsidRPr="000D21C0">
        <w:rPr>
          <w:color w:val="000000" w:themeColor="text1"/>
          <w:sz w:val="24"/>
          <w:szCs w:val="24"/>
        </w:rPr>
        <w:t xml:space="preserve">=13,747) in particular, which </w:t>
      </w:r>
      <w:r w:rsidR="00B007C4" w:rsidRPr="000D21C0">
        <w:rPr>
          <w:color w:val="000000" w:themeColor="text1"/>
        </w:rPr>
        <w:t xml:space="preserve">captures commentary </w:t>
      </w:r>
      <w:r w:rsidRPr="000D21C0">
        <w:rPr>
          <w:color w:val="000000" w:themeColor="text1"/>
        </w:rPr>
        <w:t>on</w:t>
      </w:r>
      <w:r w:rsidR="00B007C4" w:rsidRPr="000D21C0">
        <w:rPr>
          <w:color w:val="000000" w:themeColor="text1"/>
        </w:rPr>
        <w:t xml:space="preserve"> refugee-related </w:t>
      </w:r>
      <w:r w:rsidRPr="000D21C0">
        <w:rPr>
          <w:color w:val="000000" w:themeColor="text1"/>
        </w:rPr>
        <w:t>issues</w:t>
      </w:r>
      <w:r w:rsidR="00B007C4" w:rsidRPr="000D21C0">
        <w:rPr>
          <w:color w:val="000000" w:themeColor="text1"/>
        </w:rPr>
        <w:t xml:space="preserve"> since World War I</w:t>
      </w:r>
      <w:r w:rsidRPr="000D21C0">
        <w:rPr>
          <w:color w:val="000000" w:themeColor="text1"/>
        </w:rPr>
        <w:t xml:space="preserve">, it consists of </w:t>
      </w:r>
      <w:r w:rsidR="00B007C4" w:rsidRPr="000D21C0">
        <w:rPr>
          <w:color w:val="000000" w:themeColor="text1"/>
        </w:rPr>
        <w:t>Anglophone op-eds, columns, essays, and letters-to-the-editor</w:t>
      </w:r>
      <w:r w:rsidRPr="000D21C0">
        <w:rPr>
          <w:color w:val="000000" w:themeColor="text1"/>
        </w:rPr>
        <w:t xml:space="preserve">. This sample was somewhat more difficult, requiring </w:t>
      </w:r>
      <w:proofErr w:type="spellStart"/>
      <w:proofErr w:type="gramStart"/>
      <w:r w:rsidRPr="000D21C0">
        <w:rPr>
          <w:color w:val="000000" w:themeColor="text1"/>
        </w:rPr>
        <w:t>a</w:t>
      </w:r>
      <w:proofErr w:type="spellEnd"/>
      <w:proofErr w:type="gramEnd"/>
      <w:r w:rsidRPr="000D21C0">
        <w:rPr>
          <w:color w:val="000000" w:themeColor="text1"/>
        </w:rPr>
        <w:t xml:space="preserve"> extra steps. </w:t>
      </w:r>
      <w:r w:rsidR="00B007C4" w:rsidRPr="000D21C0">
        <w:rPr>
          <w:color w:val="000000" w:themeColor="text1"/>
        </w:rPr>
        <w:t xml:space="preserve">After a few pilot sampling and coding attempts, which took into account range, quality, time-consumption and duplication frequency, it became clear that </w:t>
      </w:r>
      <w:r w:rsidRPr="000D21C0">
        <w:rPr>
          <w:color w:val="000000" w:themeColor="text1"/>
        </w:rPr>
        <w:t>the above-specified search</w:t>
      </w:r>
      <w:r w:rsidR="00B007C4" w:rsidRPr="000D21C0">
        <w:rPr>
          <w:color w:val="000000" w:themeColor="text1"/>
        </w:rPr>
        <w:t xml:space="preserve"> </w:t>
      </w:r>
      <w:r w:rsidRPr="000D21C0">
        <w:rPr>
          <w:color w:val="000000" w:themeColor="text1"/>
        </w:rPr>
        <w:t>procedure was</w:t>
      </w:r>
      <w:r w:rsidR="00B007C4" w:rsidRPr="000D21C0">
        <w:rPr>
          <w:color w:val="000000" w:themeColor="text1"/>
        </w:rPr>
        <w:t xml:space="preserve"> too cumbersome because of </w:t>
      </w:r>
      <w:r w:rsidRPr="000D21C0">
        <w:rPr>
          <w:color w:val="000000" w:themeColor="text1"/>
        </w:rPr>
        <w:t xml:space="preserve">technical </w:t>
      </w:r>
      <w:r w:rsidR="00B007C4" w:rsidRPr="000D21C0">
        <w:rPr>
          <w:color w:val="000000" w:themeColor="text1"/>
        </w:rPr>
        <w:t xml:space="preserve">difficulties with </w:t>
      </w:r>
      <w:r w:rsidRPr="000D21C0">
        <w:rPr>
          <w:color w:val="000000" w:themeColor="text1"/>
        </w:rPr>
        <w:t>the search engine</w:t>
      </w:r>
      <w:r w:rsidR="00B007C4" w:rsidRPr="000D21C0">
        <w:rPr>
          <w:color w:val="000000" w:themeColor="text1"/>
        </w:rPr>
        <w:t xml:space="preserve">. The “eliminate duplicates” function, later removed from </w:t>
      </w:r>
      <w:proofErr w:type="spellStart"/>
      <w:r w:rsidR="00B007C4" w:rsidRPr="000D21C0">
        <w:rPr>
          <w:color w:val="000000" w:themeColor="text1"/>
        </w:rPr>
        <w:t>Proquest</w:t>
      </w:r>
      <w:proofErr w:type="spellEnd"/>
      <w:r w:rsidR="00B007C4" w:rsidRPr="000D21C0">
        <w:rPr>
          <w:color w:val="000000" w:themeColor="text1"/>
        </w:rPr>
        <w:t xml:space="preserve">, was </w:t>
      </w:r>
      <w:r w:rsidRPr="000D21C0">
        <w:rPr>
          <w:color w:val="000000" w:themeColor="text1"/>
        </w:rPr>
        <w:t xml:space="preserve">mysteriously </w:t>
      </w:r>
      <w:r w:rsidR="00B007C4" w:rsidRPr="000D21C0">
        <w:rPr>
          <w:color w:val="000000" w:themeColor="text1"/>
        </w:rPr>
        <w:t>ineffective</w:t>
      </w:r>
      <w:r w:rsidRPr="000D21C0">
        <w:rPr>
          <w:color w:val="000000" w:themeColor="text1"/>
        </w:rPr>
        <w:t xml:space="preserve"> for the op-eds (but excellent for the non-opinionated items)</w:t>
      </w:r>
      <w:r w:rsidR="00B007C4" w:rsidRPr="000D21C0">
        <w:rPr>
          <w:color w:val="000000" w:themeColor="text1"/>
        </w:rPr>
        <w:t xml:space="preserve">. The “Full text” specification also failed frequently, requiring manual removal of incomplete items. </w:t>
      </w:r>
      <w:r w:rsidRPr="000D21C0">
        <w:rPr>
          <w:color w:val="000000" w:themeColor="text1"/>
        </w:rPr>
        <w:t>As a secondary filter, I</w:t>
      </w:r>
      <w:r w:rsidR="00B007C4" w:rsidRPr="000D21C0">
        <w:rPr>
          <w:color w:val="000000" w:themeColor="text1"/>
        </w:rPr>
        <w:t xml:space="preserve"> decided </w:t>
      </w:r>
      <w:r w:rsidRPr="000D21C0">
        <w:rPr>
          <w:color w:val="000000" w:themeColor="text1"/>
        </w:rPr>
        <w:t>on</w:t>
      </w:r>
      <w:r w:rsidR="00B007C4" w:rsidRPr="000D21C0">
        <w:rPr>
          <w:color w:val="000000" w:themeColor="text1"/>
        </w:rPr>
        <w:t xml:space="preserve"> </w:t>
      </w:r>
      <w:r w:rsidR="00B007C4" w:rsidRPr="000D21C0">
        <w:rPr>
          <w:i/>
          <w:iCs/>
          <w:color w:val="000000" w:themeColor="text1"/>
        </w:rPr>
        <w:t>title specification</w:t>
      </w:r>
      <w:r w:rsidR="00B007C4" w:rsidRPr="000D21C0">
        <w:rPr>
          <w:color w:val="000000" w:themeColor="text1"/>
        </w:rPr>
        <w:t xml:space="preserve">, or searching for the </w:t>
      </w:r>
      <w:r w:rsidRPr="000D21C0">
        <w:rPr>
          <w:color w:val="000000" w:themeColor="text1"/>
        </w:rPr>
        <w:t xml:space="preserve">refugee synonym </w:t>
      </w:r>
      <w:r w:rsidR="00B007C4" w:rsidRPr="000D21C0">
        <w:rPr>
          <w:color w:val="000000" w:themeColor="text1"/>
        </w:rPr>
        <w:t xml:space="preserve">keywords in the </w:t>
      </w:r>
      <w:r w:rsidR="00B007C4" w:rsidRPr="000D21C0">
        <w:rPr>
          <w:i/>
          <w:iCs/>
          <w:color w:val="000000" w:themeColor="text1"/>
        </w:rPr>
        <w:t>title</w:t>
      </w:r>
      <w:r w:rsidR="00B007C4" w:rsidRPr="000D21C0">
        <w:rPr>
          <w:color w:val="000000" w:themeColor="text1"/>
        </w:rPr>
        <w:t xml:space="preserve"> of opinionated press items</w:t>
      </w:r>
      <w:r w:rsidRPr="000D21C0">
        <w:rPr>
          <w:color w:val="000000" w:themeColor="text1"/>
        </w:rPr>
        <w:t xml:space="preserve"> in particular</w:t>
      </w:r>
      <w:r w:rsidR="00B007C4" w:rsidRPr="000D21C0">
        <w:rPr>
          <w:color w:val="000000" w:themeColor="text1"/>
        </w:rPr>
        <w:t>:</w:t>
      </w:r>
    </w:p>
    <w:p w14:paraId="02D3E0F6" w14:textId="77777777" w:rsidR="00FC6DD9" w:rsidRPr="000D21C0" w:rsidRDefault="00FC6DD9" w:rsidP="00FC6DD9">
      <w:pPr>
        <w:spacing w:after="0"/>
        <w:ind w:firstLine="720"/>
        <w:rPr>
          <w:color w:val="000000" w:themeColor="text1"/>
        </w:rPr>
      </w:pPr>
    </w:p>
    <w:p w14:paraId="1F6F8EF3" w14:textId="489172BC" w:rsidR="00B007C4" w:rsidRPr="000D21C0" w:rsidRDefault="00B007C4" w:rsidP="00B007C4">
      <w:pPr>
        <w:spacing w:after="0"/>
        <w:rPr>
          <w:color w:val="000000" w:themeColor="text1"/>
        </w:rPr>
      </w:pPr>
      <w:r w:rsidRPr="000D21C0">
        <w:rPr>
          <w:color w:val="000000" w:themeColor="text1"/>
        </w:rPr>
        <w:t>In addition, to exclude ordinary press items, the following terms were entered into the “Section” indexing category to see the overlap with and without them, which helped isolate the opinionated</w:t>
      </w:r>
      <w:r w:rsidR="00FC6DD9" w:rsidRPr="000D21C0">
        <w:rPr>
          <w:color w:val="000000" w:themeColor="text1"/>
        </w:rPr>
        <w:t>/commentary</w:t>
      </w:r>
      <w:r w:rsidRPr="000D21C0">
        <w:rPr>
          <w:color w:val="000000" w:themeColor="text1"/>
        </w:rPr>
        <w:t xml:space="preserve"> items:</w:t>
      </w:r>
    </w:p>
    <w:p w14:paraId="0EF0A316" w14:textId="77777777" w:rsidR="00FC6DD9" w:rsidRPr="000D21C0" w:rsidRDefault="00FC6DD9" w:rsidP="00B007C4">
      <w:pPr>
        <w:spacing w:after="0"/>
        <w:rPr>
          <w:color w:val="000000" w:themeColor="text1"/>
        </w:rPr>
      </w:pPr>
    </w:p>
    <w:p w14:paraId="15CBC13E" w14:textId="0EEB6F3D" w:rsidR="00B007C4" w:rsidRPr="000D21C0" w:rsidRDefault="00B007C4" w:rsidP="00FC6DD9">
      <w:pPr>
        <w:pStyle w:val="BodyText"/>
        <w:spacing w:after="0"/>
        <w:rPr>
          <w:color w:val="000000" w:themeColor="text1"/>
        </w:rPr>
      </w:pPr>
      <w:r w:rsidRPr="000D21C0">
        <w:rPr>
          <w:color w:val="000000" w:themeColor="text1"/>
        </w:rPr>
        <w:t>“op ed” OR “</w:t>
      </w:r>
      <w:proofErr w:type="spellStart"/>
      <w:r w:rsidRPr="000D21C0">
        <w:rPr>
          <w:color w:val="000000" w:themeColor="text1"/>
        </w:rPr>
        <w:t>oped</w:t>
      </w:r>
      <w:proofErr w:type="spellEnd"/>
      <w:r w:rsidRPr="000D21C0">
        <w:rPr>
          <w:color w:val="000000" w:themeColor="text1"/>
        </w:rPr>
        <w:t xml:space="preserve">” OR “op-ed” OR “columnist” OR “column” OR “editorial” OR “opinion” OR “perspective” OR “perspectives” OR “voices” OR “essay” OR “essays” OR “argument” OR “point of view” OR “points of view” OR “contentions” OR “take” OR “controversy” OR “controversies” </w:t>
      </w:r>
    </w:p>
    <w:p w14:paraId="791741EF" w14:textId="77777777" w:rsidR="00FC6DD9" w:rsidRPr="000D21C0" w:rsidRDefault="00FC6DD9" w:rsidP="00B007C4">
      <w:pPr>
        <w:spacing w:after="0"/>
        <w:rPr>
          <w:b/>
          <w:bCs/>
          <w:color w:val="000000" w:themeColor="text1"/>
        </w:rPr>
      </w:pPr>
    </w:p>
    <w:p w14:paraId="08A361D8" w14:textId="72FC1AEF" w:rsidR="00B007C4" w:rsidRPr="000D21C0" w:rsidRDefault="00B007C4" w:rsidP="00B007C4">
      <w:pPr>
        <w:spacing w:after="0"/>
        <w:rPr>
          <w:color w:val="000000" w:themeColor="text1"/>
        </w:rPr>
      </w:pPr>
      <w:r w:rsidRPr="000D21C0">
        <w:rPr>
          <w:color w:val="000000" w:themeColor="text1"/>
        </w:rPr>
        <w:t>Given the frequency of the “The views do not reflect…” disclaimer even among ordinary press coverage, the key-word “views” could not stand alone.</w:t>
      </w:r>
      <w:r w:rsidR="00FC6DD9" w:rsidRPr="000D21C0">
        <w:rPr>
          <w:color w:val="000000" w:themeColor="text1"/>
        </w:rPr>
        <w:t xml:space="preserve"> Finally, t</w:t>
      </w:r>
      <w:r w:rsidRPr="000D21C0">
        <w:rPr>
          <w:color w:val="000000" w:themeColor="text1"/>
        </w:rPr>
        <w:t xml:space="preserve">he </w:t>
      </w:r>
      <w:r w:rsidRPr="000D21C0">
        <w:rPr>
          <w:i/>
          <w:iCs/>
          <w:color w:val="000000" w:themeColor="text1"/>
        </w:rPr>
        <w:t>document type</w:t>
      </w:r>
      <w:r w:rsidRPr="000D21C0">
        <w:rPr>
          <w:color w:val="000000" w:themeColor="text1"/>
        </w:rPr>
        <w:t xml:space="preserve"> specification in Pro</w:t>
      </w:r>
      <w:r w:rsidR="00FC6DD9" w:rsidRPr="000D21C0">
        <w:rPr>
          <w:color w:val="000000" w:themeColor="text1"/>
        </w:rPr>
        <w:t>Q</w:t>
      </w:r>
      <w:r w:rsidRPr="000D21C0">
        <w:rPr>
          <w:color w:val="000000" w:themeColor="text1"/>
        </w:rPr>
        <w:t>uest w</w:t>
      </w:r>
      <w:r w:rsidR="00FC6DD9" w:rsidRPr="000D21C0">
        <w:rPr>
          <w:color w:val="000000" w:themeColor="text1"/>
        </w:rPr>
        <w:t>as set to</w:t>
      </w:r>
      <w:r w:rsidRPr="000D21C0">
        <w:rPr>
          <w:color w:val="000000" w:themeColor="text1"/>
        </w:rPr>
        <w:t>: Editorial,</w:t>
      </w:r>
      <w:r w:rsidRPr="000D21C0">
        <w:rPr>
          <w:b/>
          <w:bCs/>
          <w:color w:val="000000" w:themeColor="text1"/>
        </w:rPr>
        <w:t xml:space="preserve"> </w:t>
      </w:r>
      <w:r w:rsidRPr="000D21C0">
        <w:rPr>
          <w:color w:val="000000" w:themeColor="text1"/>
        </w:rPr>
        <w:t xml:space="preserve">Letter to the Editor, Commentary, and Blog. After eliminating duplicates and irrelevancies, we arrived at the sample of </w:t>
      </w:r>
      <w:proofErr w:type="spellStart"/>
      <w:r w:rsidRPr="000D21C0">
        <w:rPr>
          <w:color w:val="000000" w:themeColor="text1"/>
        </w:rPr>
        <w:t>n</w:t>
      </w:r>
      <w:r w:rsidRPr="000D21C0">
        <w:rPr>
          <w:color w:val="000000" w:themeColor="text1"/>
          <w:vertAlign w:val="superscript"/>
        </w:rPr>
        <w:t>op</w:t>
      </w:r>
      <w:proofErr w:type="spellEnd"/>
      <w:r w:rsidRPr="000D21C0">
        <w:rPr>
          <w:color w:val="000000" w:themeColor="text1"/>
        </w:rPr>
        <w:t xml:space="preserve">=13,747.  </w:t>
      </w:r>
    </w:p>
    <w:p w14:paraId="4CA22F3F" w14:textId="04FB5770" w:rsidR="00643549" w:rsidRPr="000D21C0" w:rsidRDefault="00643549" w:rsidP="00B007C4">
      <w:pPr>
        <w:spacing w:after="0"/>
        <w:rPr>
          <w:color w:val="000000" w:themeColor="text1"/>
        </w:rPr>
      </w:pPr>
    </w:p>
    <w:p w14:paraId="10745D97" w14:textId="5B372FC3" w:rsidR="00812D5A" w:rsidRPr="000D21C0" w:rsidRDefault="00812D5A" w:rsidP="00B007C4">
      <w:pPr>
        <w:spacing w:after="0"/>
        <w:rPr>
          <w:color w:val="000000" w:themeColor="text1"/>
        </w:rPr>
      </w:pPr>
    </w:p>
    <w:p w14:paraId="22F66436" w14:textId="0207D3D0" w:rsidR="00643549" w:rsidRPr="000D21C0" w:rsidRDefault="00812D5A" w:rsidP="00643549">
      <w:pPr>
        <w:spacing w:after="0"/>
        <w:rPr>
          <w:color w:val="000000" w:themeColor="text1"/>
        </w:rPr>
      </w:pPr>
      <w:r w:rsidRPr="000D21C0">
        <w:rPr>
          <w:color w:val="000000" w:themeColor="text1"/>
        </w:rPr>
        <w:t>Within the opinionated press sample, a random-number generator was used to extract a subsample for comprehensive content analysis of entire texts</w:t>
      </w:r>
      <w:r w:rsidR="005449C8" w:rsidRPr="000D21C0">
        <w:rPr>
          <w:color w:val="000000" w:themeColor="text1"/>
        </w:rPr>
        <w:t xml:space="preserve"> (</w:t>
      </w:r>
      <w:r w:rsidR="005449C8" w:rsidRPr="000D21C0">
        <w:rPr>
          <w:color w:val="000000" w:themeColor="text1"/>
          <w:kern w:val="24"/>
          <w:sz w:val="20"/>
          <w:szCs w:val="20"/>
        </w:rPr>
        <w:t>n</w:t>
      </w:r>
      <w:proofErr w:type="spellStart"/>
      <w:r w:rsidR="005449C8" w:rsidRPr="000D21C0">
        <w:rPr>
          <w:color w:val="000000" w:themeColor="text1"/>
          <w:kern w:val="24"/>
          <w:position w:val="6"/>
          <w:sz w:val="20"/>
          <w:szCs w:val="20"/>
          <w:vertAlign w:val="superscript"/>
        </w:rPr>
        <w:t>rop</w:t>
      </w:r>
      <w:proofErr w:type="spellEnd"/>
      <w:r w:rsidR="005449C8" w:rsidRPr="000D21C0">
        <w:rPr>
          <w:color w:val="000000" w:themeColor="text1"/>
          <w:kern w:val="24"/>
          <w:sz w:val="20"/>
          <w:szCs w:val="20"/>
        </w:rPr>
        <w:t>=1,375).</w:t>
      </w:r>
      <w:r w:rsidR="00643549" w:rsidRPr="000D21C0">
        <w:rPr>
          <w:color w:val="000000" w:themeColor="text1"/>
        </w:rPr>
        <w:t xml:space="preserve"> As explained in Chapter 11,</w:t>
      </w:r>
      <w:r w:rsidR="00643549" w:rsidRPr="000D21C0">
        <w:rPr>
          <w:b/>
          <w:bCs/>
          <w:color w:val="000000" w:themeColor="text1"/>
        </w:rPr>
        <w:t xml:space="preserve"> </w:t>
      </w:r>
      <w:r w:rsidR="00643549" w:rsidRPr="000D21C0">
        <w:rPr>
          <w:color w:val="000000" w:themeColor="text1"/>
        </w:rPr>
        <w:t>the overwhelming</w:t>
      </w:r>
      <w:r w:rsidR="00643549" w:rsidRPr="000D21C0">
        <w:rPr>
          <w:i/>
          <w:iCs/>
          <w:color w:val="000000" w:themeColor="text1"/>
        </w:rPr>
        <w:t xml:space="preserve"> </w:t>
      </w:r>
      <w:r w:rsidR="00643549" w:rsidRPr="000D21C0">
        <w:rPr>
          <w:color w:val="000000" w:themeColor="text1"/>
        </w:rPr>
        <w:t xml:space="preserve">majority of opinionated press coverage is either: </w:t>
      </w:r>
    </w:p>
    <w:p w14:paraId="616F3A24" w14:textId="77777777" w:rsidR="00643549" w:rsidRPr="000D21C0" w:rsidRDefault="00643549" w:rsidP="00643549">
      <w:pPr>
        <w:spacing w:after="0"/>
        <w:rPr>
          <w:color w:val="000000" w:themeColor="text1"/>
        </w:rPr>
      </w:pPr>
    </w:p>
    <w:p w14:paraId="03165EB5" w14:textId="77777777" w:rsidR="00643549" w:rsidRPr="000D21C0" w:rsidRDefault="00643549" w:rsidP="00643549">
      <w:pPr>
        <w:numPr>
          <w:ilvl w:val="0"/>
          <w:numId w:val="1"/>
        </w:numPr>
        <w:spacing w:after="0"/>
        <w:rPr>
          <w:color w:val="000000" w:themeColor="text1"/>
        </w:rPr>
      </w:pPr>
      <w:r w:rsidRPr="000D21C0">
        <w:rPr>
          <w:color w:val="000000" w:themeColor="text1"/>
        </w:rPr>
        <w:t xml:space="preserve">pro-refugee, advocating for greater sympathy or support from readers, governments, or others (e.g. “Time for a more humane system” [1690907023] or the sarcastic “Kick the asylum seeker” [868985504]); </w:t>
      </w:r>
    </w:p>
    <w:p w14:paraId="0C3C0140" w14:textId="77777777" w:rsidR="00643549" w:rsidRPr="000D21C0" w:rsidRDefault="00643549" w:rsidP="00643549">
      <w:pPr>
        <w:numPr>
          <w:ilvl w:val="0"/>
          <w:numId w:val="1"/>
        </w:numPr>
        <w:spacing w:after="0"/>
        <w:rPr>
          <w:color w:val="000000" w:themeColor="text1"/>
        </w:rPr>
      </w:pPr>
      <w:r w:rsidRPr="000D21C0">
        <w:rPr>
          <w:color w:val="000000" w:themeColor="text1"/>
        </w:rPr>
        <w:t xml:space="preserve">discussing asylum policy tangentially, in the primary context of “our” culture, domestic parliamentary politics, or national economy; typically, refugees are mentioned incidentally in the course of arguing a partisan position (“Ford is wrong to turn his back on </w:t>
      </w:r>
      <w:r w:rsidRPr="000D21C0">
        <w:rPr>
          <w:color w:val="000000" w:themeColor="text1"/>
        </w:rPr>
        <w:lastRenderedPageBreak/>
        <w:t>vulnerable asylum seekers” [2522587624]), or “it’s too late to fix the immigration disaster the Liberals created, but we can start to work on the looming onslaught of asylum claims” [3112999680</w:t>
      </w:r>
      <w:r w:rsidRPr="000D21C0">
        <w:rPr>
          <w:b/>
          <w:bCs/>
          <w:color w:val="000000" w:themeColor="text1"/>
        </w:rPr>
        <w:t xml:space="preserve">]; </w:t>
      </w:r>
      <w:r w:rsidRPr="000D21C0">
        <w:rPr>
          <w:color w:val="000000" w:themeColor="text1"/>
        </w:rPr>
        <w:t xml:space="preserve"> </w:t>
      </w:r>
    </w:p>
    <w:p w14:paraId="7508B044" w14:textId="77777777" w:rsidR="00643549" w:rsidRPr="000D21C0" w:rsidRDefault="00643549" w:rsidP="00643549">
      <w:pPr>
        <w:numPr>
          <w:ilvl w:val="0"/>
          <w:numId w:val="1"/>
        </w:numPr>
        <w:spacing w:after="0"/>
        <w:rPr>
          <w:color w:val="000000" w:themeColor="text1"/>
        </w:rPr>
      </w:pPr>
      <w:r w:rsidRPr="000D21C0">
        <w:rPr>
          <w:color w:val="000000" w:themeColor="text1"/>
        </w:rPr>
        <w:t xml:space="preserve">calling for balance, efficiency, integrity, pragmatism, or reason on the topic without partisanship or clear commitment to restrictionism </w:t>
      </w:r>
      <w:r w:rsidRPr="000D21C0">
        <w:rPr>
          <w:i/>
          <w:iCs/>
          <w:color w:val="000000" w:themeColor="text1"/>
        </w:rPr>
        <w:t>per se</w:t>
      </w:r>
      <w:r w:rsidRPr="000D21C0">
        <w:rPr>
          <w:color w:val="000000" w:themeColor="text1"/>
        </w:rPr>
        <w:t xml:space="preserve"> (e.g. “Basic decency for refugees is an innate right: But the moral hazard argument persists” [2325099542]; or “the migrant influx has grown without the leadership, coordination, or assistance needed from the Biden administration, the Congress, and state and local governments” [2856709752]</w:t>
      </w:r>
    </w:p>
    <w:p w14:paraId="36DEC530" w14:textId="1B3F814E" w:rsidR="00643549" w:rsidRPr="000D21C0" w:rsidRDefault="00643549" w:rsidP="00B007C4">
      <w:pPr>
        <w:spacing w:after="0"/>
        <w:rPr>
          <w:color w:val="000000" w:themeColor="text1"/>
          <w:kern w:val="24"/>
          <w:sz w:val="20"/>
          <w:szCs w:val="20"/>
        </w:rPr>
      </w:pPr>
    </w:p>
    <w:p w14:paraId="0CBD8ED2" w14:textId="306B59AE" w:rsidR="00643549" w:rsidRPr="000D21C0" w:rsidRDefault="00643549" w:rsidP="00643549">
      <w:pPr>
        <w:spacing w:after="0"/>
        <w:rPr>
          <w:color w:val="000000" w:themeColor="text1"/>
        </w:rPr>
      </w:pPr>
      <w:r w:rsidRPr="000D21C0">
        <w:rPr>
          <w:color w:val="000000" w:themeColor="text1"/>
        </w:rPr>
        <w:t>The opinionated press sample was also coded for anti-refugee sentiment, producing a subsample of refugee-antipathy items (</w:t>
      </w:r>
      <w:r w:rsidRPr="000D21C0">
        <w:rPr>
          <w:color w:val="000000" w:themeColor="text1"/>
          <w:sz w:val="20"/>
          <w:szCs w:val="20"/>
        </w:rPr>
        <w:t>n</w:t>
      </w:r>
      <w:proofErr w:type="spellStart"/>
      <w:r w:rsidRPr="000D21C0">
        <w:rPr>
          <w:color w:val="000000" w:themeColor="text1"/>
          <w:position w:val="6"/>
          <w:sz w:val="20"/>
          <w:szCs w:val="20"/>
          <w:vertAlign w:val="superscript"/>
        </w:rPr>
        <w:t>nop</w:t>
      </w:r>
      <w:proofErr w:type="spellEnd"/>
      <w:r w:rsidRPr="000D21C0">
        <w:rPr>
          <w:color w:val="000000" w:themeColor="text1"/>
        </w:rPr>
        <w:t xml:space="preserve">=262). Screening titles and abstracts, I was able to immediately sample almost all anti-refugee opinionated press pieces. In most cases, the document title was enough to identify them (e.g. “Illegal refugees from the U.S. are trying to jump the queue” [1900557177], “Flood of refugees is a worry” [1873948813]; or “Open door for refugees endangers Americans” [1759230724]. When titles were ambiguous – e.g. e.g. “Asylum Seekers”; “Some sanity on asylum-seekers” [978201071] or “Canada's insane refugee process [2193092888]” – I read further. Anti-refugee content was usually identifiable and salient already in the abstract, if not the text: e.g. in this case, the author condemns pro-refugee sentiment in early paragraphs as “hysteria [of the] chattering classes and the refugee lobby,” who are said to be sacrificing “the interests of </w:t>
      </w:r>
      <w:proofErr w:type="spellStart"/>
      <w:r w:rsidRPr="000D21C0">
        <w:rPr>
          <w:color w:val="000000" w:themeColor="text1"/>
        </w:rPr>
        <w:t>Candians</w:t>
      </w:r>
      <w:proofErr w:type="spellEnd"/>
      <w:r w:rsidRPr="000D21C0">
        <w:rPr>
          <w:color w:val="000000" w:themeColor="text1"/>
        </w:rPr>
        <w:t xml:space="preserve">” at the expense “of phony claimants, including criminals and terrorists” [ibid]. Cryptic, ironic or referential titles – e.g. “I want to be a Refugee” – revealed anti-refugee sentiment via hypothetical refugee claimant who pursue asylum cynically, for financial reasons [2197159383]. The subsample also includes some “Letters to the Editor” compilations consisting of a mix of pro- and anti-refugee statements; for these, I refer only to the latter when referencing the item as if they were alone. </w:t>
      </w:r>
    </w:p>
    <w:p w14:paraId="5F1CBFD1" w14:textId="77777777" w:rsidR="00643549" w:rsidRPr="000D21C0" w:rsidRDefault="00643549" w:rsidP="00643549">
      <w:pPr>
        <w:spacing w:after="0"/>
        <w:rPr>
          <w:color w:val="000000" w:themeColor="text1"/>
        </w:rPr>
      </w:pPr>
    </w:p>
    <w:p w14:paraId="43E3BF9D" w14:textId="77777777" w:rsidR="00643549" w:rsidRPr="000D21C0" w:rsidRDefault="00643549" w:rsidP="00643549">
      <w:pPr>
        <w:spacing w:after="0"/>
        <w:rPr>
          <w:color w:val="000000" w:themeColor="text1"/>
        </w:rPr>
      </w:pPr>
      <w:r w:rsidRPr="000D21C0">
        <w:rPr>
          <w:color w:val="000000" w:themeColor="text1"/>
        </w:rPr>
        <w:t xml:space="preserve">I use the term “anti-refugee” loosely here, recognizing that most of the authors would object to that characterization. What unites this subsample is that the opinions expressed are either: </w:t>
      </w:r>
    </w:p>
    <w:p w14:paraId="5C94204A" w14:textId="77777777" w:rsidR="00643549" w:rsidRPr="000D21C0" w:rsidRDefault="00643549" w:rsidP="00643549">
      <w:pPr>
        <w:spacing w:after="0"/>
        <w:rPr>
          <w:color w:val="000000" w:themeColor="text1"/>
        </w:rPr>
      </w:pPr>
    </w:p>
    <w:p w14:paraId="133AB1F8" w14:textId="29E5FE11" w:rsidR="00643549" w:rsidRPr="000D21C0" w:rsidRDefault="00643549" w:rsidP="00643549">
      <w:pPr>
        <w:spacing w:after="0"/>
        <w:rPr>
          <w:color w:val="000000" w:themeColor="text1"/>
        </w:rPr>
      </w:pPr>
      <w:r w:rsidRPr="000D21C0">
        <w:rPr>
          <w:color w:val="000000" w:themeColor="text1"/>
        </w:rPr>
        <w:t xml:space="preserve">(1) </w:t>
      </w:r>
      <w:r w:rsidRPr="000D21C0">
        <w:rPr>
          <w:i/>
          <w:iCs/>
          <w:color w:val="000000" w:themeColor="text1"/>
        </w:rPr>
        <w:t xml:space="preserve">intensely </w:t>
      </w:r>
      <w:proofErr w:type="spellStart"/>
      <w:r w:rsidRPr="000D21C0">
        <w:rPr>
          <w:i/>
          <w:iCs/>
          <w:color w:val="000000" w:themeColor="text1"/>
        </w:rPr>
        <w:t>restrictionist</w:t>
      </w:r>
      <w:proofErr w:type="spellEnd"/>
      <w:r w:rsidRPr="000D21C0">
        <w:rPr>
          <w:color w:val="000000" w:themeColor="text1"/>
        </w:rPr>
        <w:t xml:space="preserve">, calling on far fewer refugees, more deportations, or stricter non-arrival policies, if not total blockage of all asylum-seekers. Mildly </w:t>
      </w:r>
      <w:proofErr w:type="spellStart"/>
      <w:r w:rsidRPr="000D21C0">
        <w:rPr>
          <w:color w:val="000000" w:themeColor="text1"/>
        </w:rPr>
        <w:t>restrictionist</w:t>
      </w:r>
      <w:proofErr w:type="spellEnd"/>
      <w:r w:rsidRPr="000D21C0">
        <w:rPr>
          <w:color w:val="000000" w:themeColor="text1"/>
        </w:rPr>
        <w:t xml:space="preserve"> positions about tightening the US border (e.g. “Something </w:t>
      </w:r>
      <w:proofErr w:type="spellStart"/>
      <w:r w:rsidRPr="000D21C0">
        <w:rPr>
          <w:color w:val="000000" w:themeColor="text1"/>
        </w:rPr>
        <w:t>gotta</w:t>
      </w:r>
      <w:proofErr w:type="spellEnd"/>
      <w:r w:rsidRPr="000D21C0">
        <w:rPr>
          <w:color w:val="000000" w:themeColor="text1"/>
        </w:rPr>
        <w:t xml:space="preserve"> give” [2197879746]) were not sampled);</w:t>
      </w:r>
    </w:p>
    <w:p w14:paraId="4DCA38F5" w14:textId="01D9FB09" w:rsidR="00643549" w:rsidRPr="000D21C0" w:rsidRDefault="00643549" w:rsidP="00643549">
      <w:pPr>
        <w:spacing w:after="0"/>
        <w:rPr>
          <w:color w:val="000000" w:themeColor="text1"/>
        </w:rPr>
      </w:pPr>
      <w:r w:rsidRPr="000D21C0">
        <w:rPr>
          <w:color w:val="000000" w:themeColor="text1"/>
        </w:rPr>
        <w:t xml:space="preserve">(2) </w:t>
      </w:r>
      <w:r w:rsidRPr="000D21C0">
        <w:rPr>
          <w:i/>
          <w:iCs/>
          <w:color w:val="000000" w:themeColor="text1"/>
        </w:rPr>
        <w:t>questioning asylum as fake, inappropriate, or entirely inapplicable</w:t>
      </w:r>
      <w:r w:rsidRPr="000D21C0">
        <w:rPr>
          <w:color w:val="000000" w:themeColor="text1"/>
        </w:rPr>
        <w:t>, not merely abused or mismanaged; or</w:t>
      </w:r>
    </w:p>
    <w:p w14:paraId="7CBB2E83" w14:textId="07E3AD5F" w:rsidR="00643549" w:rsidRPr="000D21C0" w:rsidRDefault="00643549" w:rsidP="00643549">
      <w:pPr>
        <w:spacing w:after="0"/>
        <w:rPr>
          <w:color w:val="000000" w:themeColor="text1"/>
        </w:rPr>
      </w:pPr>
      <w:r w:rsidRPr="000D21C0">
        <w:rPr>
          <w:color w:val="000000" w:themeColor="text1"/>
        </w:rPr>
        <w:t xml:space="preserve">(3) </w:t>
      </w:r>
      <w:r w:rsidRPr="000D21C0">
        <w:rPr>
          <w:i/>
          <w:iCs/>
          <w:color w:val="000000" w:themeColor="text1"/>
        </w:rPr>
        <w:t xml:space="preserve">characterizing refugees as threatening, </w:t>
      </w:r>
      <w:r w:rsidRPr="000D21C0">
        <w:rPr>
          <w:color w:val="000000" w:themeColor="text1"/>
        </w:rPr>
        <w:t xml:space="preserve">typically as causes of economic, cultural or demographic transformations that are detrimental – if not catastrophic – to the host societies. </w:t>
      </w:r>
    </w:p>
    <w:p w14:paraId="5A6D9435" w14:textId="77777777" w:rsidR="00643549" w:rsidRPr="000D21C0" w:rsidRDefault="00643549" w:rsidP="00B007C4">
      <w:pPr>
        <w:spacing w:after="0"/>
        <w:rPr>
          <w:color w:val="000000" w:themeColor="text1"/>
        </w:rPr>
      </w:pPr>
    </w:p>
    <w:p w14:paraId="6E505005" w14:textId="1778A05F" w:rsidR="00643549" w:rsidRPr="000D21C0" w:rsidRDefault="00643549" w:rsidP="00B007C4">
      <w:pPr>
        <w:spacing w:after="0"/>
        <w:rPr>
          <w:color w:val="000000" w:themeColor="text1"/>
        </w:rPr>
      </w:pPr>
      <w:r w:rsidRPr="000D21C0">
        <w:rPr>
          <w:color w:val="000000" w:themeColor="text1"/>
        </w:rPr>
        <w:t xml:space="preserve">Certainly, none of these statements would easily qualify as hate speech, nor are they comparable to the demagoguery of far-right extremists. Even when prejudicial against refugees, the vocabulary is understandably measured. All of these pieces passed, after all, the scrutiny of newspaper editorship and other institutional gatekeepers. Though none of them explicitly embrace racist or bigoted criteria for refugee treatment, they almost all embrace a </w:t>
      </w:r>
      <w:r w:rsidRPr="000D21C0">
        <w:rPr>
          <w:i/>
          <w:iCs/>
          <w:color w:val="000000" w:themeColor="text1"/>
        </w:rPr>
        <w:t>nationalist nativist</w:t>
      </w:r>
      <w:r w:rsidRPr="000D21C0">
        <w:rPr>
          <w:color w:val="000000" w:themeColor="text1"/>
        </w:rPr>
        <w:t xml:space="preserve"> one. Indeed, almost all these commentary items uphold</w:t>
      </w:r>
      <w:r w:rsidRPr="000D21C0">
        <w:rPr>
          <w:i/>
          <w:iCs/>
          <w:color w:val="000000" w:themeColor="text1"/>
        </w:rPr>
        <w:t xml:space="preserve"> </w:t>
      </w:r>
      <w:r w:rsidRPr="000D21C0">
        <w:rPr>
          <w:color w:val="000000" w:themeColor="text1"/>
        </w:rPr>
        <w:t xml:space="preserve">the principle of asylum in the sense that they do not reject refugee rights </w:t>
      </w:r>
      <w:r w:rsidRPr="000D21C0">
        <w:rPr>
          <w:i/>
          <w:iCs/>
          <w:color w:val="000000" w:themeColor="text1"/>
        </w:rPr>
        <w:t>per se</w:t>
      </w:r>
      <w:r w:rsidRPr="000D21C0">
        <w:rPr>
          <w:color w:val="000000" w:themeColor="text1"/>
        </w:rPr>
        <w:t xml:space="preserve">. They attack, rather, (a) the scale, speed, or composition of the refugees coming into their societies; (b) the selection </w:t>
      </w:r>
      <w:r w:rsidRPr="000D21C0">
        <w:rPr>
          <w:color w:val="000000" w:themeColor="text1"/>
        </w:rPr>
        <w:lastRenderedPageBreak/>
        <w:t xml:space="preserve">procedure by which they are selected; or (c) the bona fides of refugee claimants, often (ostensibly) on behalf of those more “authentic” and “deserving.” </w:t>
      </w:r>
    </w:p>
    <w:p w14:paraId="72CEF681" w14:textId="77777777" w:rsidR="00B007C4" w:rsidRPr="000D21C0" w:rsidRDefault="00B007C4" w:rsidP="00B007C4">
      <w:pPr>
        <w:spacing w:after="0"/>
        <w:rPr>
          <w:color w:val="000000" w:themeColor="text1"/>
        </w:rPr>
      </w:pPr>
    </w:p>
    <w:p w14:paraId="08D39F23" w14:textId="53D67784" w:rsidR="00B007C4" w:rsidRPr="000D21C0" w:rsidRDefault="00B007C4" w:rsidP="00D115D8">
      <w:pPr>
        <w:pStyle w:val="Heading2"/>
        <w:rPr>
          <w:color w:val="000000" w:themeColor="text1"/>
        </w:rPr>
      </w:pPr>
      <w:r w:rsidRPr="000D21C0">
        <w:rPr>
          <w:color w:val="000000" w:themeColor="text1"/>
        </w:rPr>
        <w:t xml:space="preserve">Chart </w:t>
      </w:r>
      <w:r w:rsidR="00812D5A" w:rsidRPr="000D21C0">
        <w:rPr>
          <w:color w:val="000000" w:themeColor="text1"/>
        </w:rPr>
        <w:t>1</w:t>
      </w:r>
      <w:r w:rsidRPr="000D21C0">
        <w:rPr>
          <w:color w:val="000000" w:themeColor="text1"/>
        </w:rPr>
        <w:t>. Opinionated Press Sample and Subsamples, 1914-202</w:t>
      </w:r>
      <w:r w:rsidR="00812D5A" w:rsidRPr="000D21C0">
        <w:rPr>
          <w:color w:val="000000" w:themeColor="text1"/>
        </w:rPr>
        <w:t>5</w:t>
      </w:r>
    </w:p>
    <w:p w14:paraId="1789F843" w14:textId="77777777" w:rsidR="00560E07" w:rsidRPr="000D21C0" w:rsidRDefault="00B007C4" w:rsidP="00B007C4">
      <w:pPr>
        <w:spacing w:after="0"/>
        <w:rPr>
          <w:color w:val="000000" w:themeColor="text1"/>
        </w:rPr>
      </w:pPr>
      <w:r w:rsidRPr="000D21C0">
        <w:rPr>
          <w:noProof/>
          <w:color w:val="000000" w:themeColor="text1"/>
        </w:rPr>
        <mc:AlternateContent>
          <mc:Choice Requires="wps">
            <w:drawing>
              <wp:anchor distT="45720" distB="45720" distL="114300" distR="114300" simplePos="0" relativeHeight="251665408" behindDoc="0" locked="0" layoutInCell="1" allowOverlap="1" wp14:anchorId="25DB2F69" wp14:editId="64B6A0D1">
                <wp:simplePos x="0" y="0"/>
                <wp:positionH relativeFrom="column">
                  <wp:posOffset>2750296</wp:posOffset>
                </wp:positionH>
                <wp:positionV relativeFrom="paragraph">
                  <wp:posOffset>333789</wp:posOffset>
                </wp:positionV>
                <wp:extent cx="485030" cy="302150"/>
                <wp:effectExtent l="0" t="0" r="0" b="317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030" cy="302150"/>
                        </a:xfrm>
                        <a:prstGeom prst="rect">
                          <a:avLst/>
                        </a:prstGeom>
                        <a:noFill/>
                        <a:ln w="9525">
                          <a:noFill/>
                          <a:miter lim="800000"/>
                          <a:headEnd/>
                          <a:tailEnd/>
                        </a:ln>
                      </wps:spPr>
                      <wps:txbx>
                        <w:txbxContent>
                          <w:p w14:paraId="0DA13D52" w14:textId="77777777" w:rsidR="00E87061" w:rsidRPr="00A2439F" w:rsidRDefault="00E87061" w:rsidP="00B007C4">
                            <w:pPr>
                              <w:pStyle w:val="Header"/>
                              <w:tabs>
                                <w:tab w:val="clear" w:pos="4680"/>
                                <w:tab w:val="clear" w:pos="9360"/>
                              </w:tabs>
                              <w:spacing w:after="160" w:line="259" w:lineRule="auto"/>
                              <w:rPr>
                                <w:color w:val="FFFFFF" w:themeColor="background1"/>
                                <w:sz w:val="18"/>
                                <w:szCs w:val="18"/>
                              </w:rPr>
                            </w:pPr>
                            <w:r w:rsidRPr="00A2439F">
                              <w:rPr>
                                <w:color w:val="FFFFFF" w:themeColor="background1"/>
                                <w:sz w:val="18"/>
                                <w:szCs w:val="1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B2F69" id="_x0000_t202" coordsize="21600,21600" o:spt="202" path="m,l,21600r21600,l21600,xe">
                <v:stroke joinstyle="miter"/>
                <v:path gradientshapeok="t" o:connecttype="rect"/>
              </v:shapetype>
              <v:shape id="Text Box 2" o:spid="_x0000_s1026" type="#_x0000_t202" style="position:absolute;margin-left:216.55pt;margin-top:26.3pt;width:38.2pt;height:23.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" filled="f" stroked="f">
                <v:textbox>
                  <w:txbxContent>
                    <w:p w14:paraId="0DA13D52" w14:textId="77777777" w:rsidR="00E87061" w:rsidRPr="00A2439F" w:rsidRDefault="00E87061" w:rsidP="00B007C4">
                      <w:pPr>
                        <w:pStyle w:val="Header"/>
                        <w:tabs>
                          <w:tab w:val="clear" w:pos="4680"/>
                          <w:tab w:val="clear" w:pos="9360"/>
                        </w:tabs>
                        <w:spacing w:after="160" w:line="259" w:lineRule="auto"/>
                        <w:rPr>
                          <w:color w:val="FFFFFF" w:themeColor="background1"/>
                          <w:sz w:val="18"/>
                          <w:szCs w:val="18"/>
                        </w:rPr>
                      </w:pPr>
                      <w:r w:rsidRPr="00A2439F">
                        <w:rPr>
                          <w:color w:val="FFFFFF" w:themeColor="background1"/>
                          <w:sz w:val="18"/>
                          <w:szCs w:val="18"/>
                        </w:rPr>
                        <w:t>2%</w:t>
                      </w:r>
                    </w:p>
                  </w:txbxContent>
                </v:textbox>
              </v:shape>
            </w:pict>
          </mc:Fallback>
        </mc:AlternateContent>
      </w:r>
      <w:r w:rsidRPr="000D21C0">
        <w:rPr>
          <w:noProof/>
          <w:color w:val="000000" w:themeColor="text1"/>
        </w:rPr>
        <mc:AlternateContent>
          <mc:Choice Requires="wps">
            <w:drawing>
              <wp:anchor distT="45720" distB="45720" distL="114300" distR="114300" simplePos="0" relativeHeight="251664384" behindDoc="0" locked="0" layoutInCell="1" allowOverlap="1" wp14:anchorId="4D446251" wp14:editId="537CA8F2">
                <wp:simplePos x="0" y="0"/>
                <wp:positionH relativeFrom="column">
                  <wp:posOffset>2266067</wp:posOffset>
                </wp:positionH>
                <wp:positionV relativeFrom="paragraph">
                  <wp:posOffset>412943</wp:posOffset>
                </wp:positionV>
                <wp:extent cx="485030" cy="302150"/>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030" cy="302150"/>
                        </a:xfrm>
                        <a:prstGeom prst="rect">
                          <a:avLst/>
                        </a:prstGeom>
                        <a:noFill/>
                        <a:ln w="9525">
                          <a:noFill/>
                          <a:miter lim="800000"/>
                          <a:headEnd/>
                          <a:tailEnd/>
                        </a:ln>
                      </wps:spPr>
                      <wps:txbx>
                        <w:txbxContent>
                          <w:p w14:paraId="7DBA2B5B" w14:textId="77777777" w:rsidR="00E87061" w:rsidRPr="00FB2870" w:rsidRDefault="00E87061" w:rsidP="00B007C4">
                            <w:pPr>
                              <w:pStyle w:val="Header"/>
                              <w:tabs>
                                <w:tab w:val="clear" w:pos="4680"/>
                                <w:tab w:val="clear" w:pos="9360"/>
                              </w:tabs>
                              <w:spacing w:after="160" w:line="259" w:lineRule="auto"/>
                            </w:pPr>
                            <w:r w:rsidRPr="00FB2870">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446251" id="_x0000_s1027" type="#_x0000_t202" style="position:absolute;margin-left:178.45pt;margin-top:32.5pt;width:38.2pt;height:23.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" filled="f" stroked="f">
                <v:textbox>
                  <w:txbxContent>
                    <w:p w14:paraId="7DBA2B5B" w14:textId="77777777" w:rsidR="00E87061" w:rsidRPr="00FB2870" w:rsidRDefault="00E87061" w:rsidP="00B007C4">
                      <w:pPr>
                        <w:pStyle w:val="Header"/>
                        <w:tabs>
                          <w:tab w:val="clear" w:pos="4680"/>
                          <w:tab w:val="clear" w:pos="9360"/>
                        </w:tabs>
                        <w:spacing w:after="160" w:line="259" w:lineRule="auto"/>
                      </w:pPr>
                      <w:r w:rsidRPr="00FB2870">
                        <w:t>10%</w:t>
                      </w:r>
                    </w:p>
                  </w:txbxContent>
                </v:textbox>
              </v:shape>
            </w:pict>
          </mc:Fallback>
        </mc:AlternateContent>
      </w:r>
      <w:r w:rsidRPr="000D21C0">
        <w:rPr>
          <w:noProof/>
          <w:color w:val="000000" w:themeColor="text1"/>
        </w:rPr>
        <w:drawing>
          <wp:inline distT="0" distB="0" distL="0" distR="0" wp14:anchorId="706A3EDA" wp14:editId="1B95DD53">
            <wp:extent cx="5943600" cy="3092493"/>
            <wp:effectExtent l="0" t="0" r="0" b="12700"/>
            <wp:docPr id="4" name="Chart 4">
              <a:extLst xmlns:a="http://schemas.openxmlformats.org/drawingml/2006/main">
                <a:ext uri="{FF2B5EF4-FFF2-40B4-BE49-F238E27FC236}">
                  <a16:creationId xmlns:a16="http://schemas.microsoft.com/office/drawing/2014/main" id="{99955C89-7783-4A93-BF7E-67ACEB3F36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8"/>
              </a:graphicData>
            </a:graphic>
          </wp:inline>
        </w:drawing>
      </w:r>
    </w:p>
    <w:p w14:paraId="68C78B2C" w14:textId="4BFF2DB9" w:rsidR="00B007C4" w:rsidRPr="000D21C0" w:rsidRDefault="00B007C4" w:rsidP="00B007C4">
      <w:pPr>
        <w:spacing w:after="0"/>
        <w:rPr>
          <w:color w:val="000000" w:themeColor="text1"/>
        </w:rPr>
      </w:pPr>
      <w:r w:rsidRPr="000D21C0">
        <w:rPr>
          <w:color w:val="000000" w:themeColor="text1"/>
        </w:rPr>
        <w:t>Notes: Reassuringly, the proportion of negative items within the random sample (</w:t>
      </w:r>
      <w:proofErr w:type="spellStart"/>
      <w:r w:rsidRPr="000D21C0">
        <w:rPr>
          <w:color w:val="000000" w:themeColor="text1"/>
        </w:rPr>
        <w:t>n</w:t>
      </w:r>
      <w:r w:rsidRPr="000D21C0">
        <w:rPr>
          <w:color w:val="000000" w:themeColor="text1"/>
          <w:vertAlign w:val="superscript"/>
        </w:rPr>
        <w:t>rop</w:t>
      </w:r>
      <w:proofErr w:type="spellEnd"/>
      <w:r w:rsidRPr="000D21C0">
        <w:rPr>
          <w:color w:val="000000" w:themeColor="text1"/>
        </w:rPr>
        <w:t xml:space="preserve">) </w:t>
      </w:r>
      <w:r w:rsidR="00D115D8" w:rsidRPr="000D21C0">
        <w:rPr>
          <w:color w:val="000000" w:themeColor="text1"/>
        </w:rPr>
        <w:t xml:space="preserve">also </w:t>
      </w:r>
      <w:r w:rsidRPr="000D21C0">
        <w:rPr>
          <w:color w:val="000000" w:themeColor="text1"/>
        </w:rPr>
        <w:t xml:space="preserve">ended up being exactly 2% (25/1,375). </w:t>
      </w:r>
    </w:p>
    <w:p w14:paraId="4BF939BE" w14:textId="33291C18" w:rsidR="00B007C4" w:rsidRPr="000D21C0" w:rsidRDefault="00B007C4" w:rsidP="002A55C8">
      <w:pPr>
        <w:spacing w:after="0"/>
        <w:rPr>
          <w:rFonts w:eastAsia="Cambria"/>
          <w:color w:val="000000" w:themeColor="text1"/>
          <w:sz w:val="16"/>
          <w:szCs w:val="16"/>
        </w:rPr>
      </w:pPr>
    </w:p>
    <w:p w14:paraId="4B27980A" w14:textId="490090DF" w:rsidR="00B007C4" w:rsidRPr="000D21C0" w:rsidRDefault="00B007C4" w:rsidP="002A55C8">
      <w:pPr>
        <w:spacing w:after="0"/>
        <w:rPr>
          <w:rFonts w:eastAsia="Cambria"/>
          <w:color w:val="000000" w:themeColor="text1"/>
          <w:sz w:val="16"/>
          <w:szCs w:val="16"/>
        </w:rPr>
      </w:pPr>
    </w:p>
    <w:p w14:paraId="3631650B" w14:textId="195EE71E" w:rsidR="005449C8" w:rsidRPr="000D21C0" w:rsidRDefault="005449C8" w:rsidP="005449C8">
      <w:pPr>
        <w:spacing w:after="0" w:line="276" w:lineRule="auto"/>
        <w:contextualSpacing/>
        <w:rPr>
          <w:rFonts w:eastAsia="Calibri"/>
          <w:color w:val="000000" w:themeColor="text1"/>
          <w:sz w:val="24"/>
        </w:rPr>
      </w:pPr>
    </w:p>
    <w:p w14:paraId="68D537AC" w14:textId="77777777" w:rsidR="00643549" w:rsidRPr="000D21C0" w:rsidRDefault="00643549" w:rsidP="005449C8">
      <w:pPr>
        <w:spacing w:after="0" w:line="276" w:lineRule="auto"/>
        <w:contextualSpacing/>
        <w:rPr>
          <w:rFonts w:eastAsia="Calibri"/>
          <w:color w:val="000000" w:themeColor="text1"/>
          <w:sz w:val="24"/>
        </w:rPr>
      </w:pPr>
    </w:p>
    <w:p w14:paraId="394E2FED" w14:textId="2305E4F4" w:rsidR="00560E07" w:rsidRPr="000D21C0" w:rsidRDefault="00560E07">
      <w:pPr>
        <w:rPr>
          <w:bCs/>
          <w:color w:val="000000" w:themeColor="text1"/>
        </w:rPr>
      </w:pPr>
      <w:r w:rsidRPr="000D21C0">
        <w:rPr>
          <w:bCs/>
          <w:color w:val="000000" w:themeColor="text1"/>
        </w:rPr>
        <w:br w:type="page"/>
      </w:r>
    </w:p>
    <w:p w14:paraId="342D2A7A" w14:textId="77777777" w:rsidR="002A55C8" w:rsidRPr="000D21C0" w:rsidRDefault="002A55C8" w:rsidP="002A55C8">
      <w:pPr>
        <w:spacing w:after="0"/>
        <w:rPr>
          <w:bCs/>
          <w:color w:val="000000" w:themeColor="text1"/>
        </w:rPr>
      </w:pPr>
    </w:p>
    <w:p w14:paraId="36B1556C" w14:textId="5700378B" w:rsidR="00560E07" w:rsidRPr="00BB7056" w:rsidRDefault="00560E07" w:rsidP="00BB7056">
      <w:pPr>
        <w:jc w:val="center"/>
        <w:rPr>
          <w:b/>
          <w:bCs/>
        </w:rPr>
      </w:pPr>
      <w:bookmarkStart w:id="9" w:name="_Hlk208679417"/>
      <w:r w:rsidRPr="00BB7056">
        <w:rPr>
          <w:b/>
          <w:bCs/>
        </w:rPr>
        <w:t>Inter- and Intra-State International Agreements</w:t>
      </w:r>
    </w:p>
    <w:p w14:paraId="3E5FADFB" w14:textId="77777777" w:rsidR="000D21C0" w:rsidRPr="000D21C0" w:rsidRDefault="000D21C0" w:rsidP="000D21C0">
      <w:pPr>
        <w:jc w:val="center"/>
        <w:rPr>
          <w:b/>
          <w:bCs/>
          <w:sz w:val="32"/>
          <w:szCs w:val="32"/>
        </w:rPr>
      </w:pPr>
    </w:p>
    <w:bookmarkEnd w:id="9"/>
    <w:p w14:paraId="2F443740" w14:textId="271BA689" w:rsidR="00560E07" w:rsidRPr="000D21C0" w:rsidRDefault="00560E07" w:rsidP="00560E07">
      <w:pPr>
        <w:pStyle w:val="msonormal0"/>
        <w:spacing w:before="0" w:beforeAutospacing="0" w:after="0" w:afterAutospacing="0"/>
        <w:ind w:left="-851" w:firstLine="851"/>
        <w:contextualSpacing/>
        <w:rPr>
          <w:rFonts w:eastAsia="MS Mincho"/>
          <w:color w:val="000000" w:themeColor="text1"/>
        </w:rPr>
      </w:pPr>
      <w:r w:rsidRPr="000D21C0">
        <w:rPr>
          <w:rFonts w:eastAsia="MS Mincho"/>
          <w:color w:val="000000" w:themeColor="text1"/>
        </w:rPr>
        <w:t xml:space="preserve">Drawing on archives, secondary sources, as well as the University of </w:t>
      </w:r>
      <w:proofErr w:type="spellStart"/>
      <w:r w:rsidRPr="000D21C0">
        <w:rPr>
          <w:rFonts w:eastAsia="MS Mincho"/>
          <w:color w:val="000000" w:themeColor="text1"/>
        </w:rPr>
        <w:t>Edenburgh’s</w:t>
      </w:r>
      <w:proofErr w:type="spellEnd"/>
      <w:r w:rsidRPr="000D21C0">
        <w:rPr>
          <w:rFonts w:eastAsia="MS Mincho"/>
          <w:color w:val="000000" w:themeColor="text1"/>
        </w:rPr>
        <w:t xml:space="preserve"> ‘Peace Agreements Database’ (PA-X) and the University of Notre Dame’s Peace Agreements Matrix, the following Treaties (</w:t>
      </w:r>
      <w:bookmarkStart w:id="10" w:name="_Hlk208679088"/>
      <w:proofErr w:type="spellStart"/>
      <w:r w:rsidRPr="000D21C0">
        <w:rPr>
          <w:rFonts w:eastAsia="MS Mincho"/>
          <w:color w:val="000000" w:themeColor="text1"/>
        </w:rPr>
        <w:t>n</w:t>
      </w:r>
      <w:r w:rsidRPr="000D21C0">
        <w:rPr>
          <w:rFonts w:eastAsia="MS Mincho"/>
          <w:color w:val="000000" w:themeColor="text1"/>
          <w:vertAlign w:val="superscript"/>
        </w:rPr>
        <w:t>t</w:t>
      </w:r>
      <w:proofErr w:type="spellEnd"/>
      <w:r w:rsidRPr="000D21C0">
        <w:rPr>
          <w:rFonts w:eastAsia="MS Mincho"/>
          <w:color w:val="000000" w:themeColor="text1"/>
        </w:rPr>
        <w:t>=</w:t>
      </w:r>
      <w:bookmarkEnd w:id="10"/>
      <w:r w:rsidR="00BB7056">
        <w:rPr>
          <w:rFonts w:eastAsia="MS Mincho"/>
          <w:color w:val="000000" w:themeColor="text1"/>
        </w:rPr>
        <w:t>72</w:t>
      </w:r>
      <w:r w:rsidRPr="000D21C0">
        <w:rPr>
          <w:rFonts w:eastAsia="MS Mincho"/>
          <w:color w:val="000000" w:themeColor="text1"/>
        </w:rPr>
        <w:t>) regulating forced migrants’ rights, amnesties, repatriations, etc., were analyzed (1920-2025).</w:t>
      </w:r>
    </w:p>
    <w:p w14:paraId="6C28CE5A" w14:textId="77777777" w:rsidR="00560E07" w:rsidRPr="000D21C0" w:rsidRDefault="00560E07" w:rsidP="00560E07">
      <w:pPr>
        <w:pStyle w:val="msonormal0"/>
        <w:spacing w:before="0" w:beforeAutospacing="0" w:after="0" w:afterAutospacing="0"/>
        <w:ind w:left="-851" w:firstLine="851"/>
        <w:contextualSpacing/>
        <w:rPr>
          <w:rFonts w:eastAsia="MS Mincho"/>
          <w:color w:val="000000" w:themeColor="text1"/>
        </w:rPr>
      </w:pPr>
    </w:p>
    <w:p w14:paraId="44B06267" w14:textId="6C83BC86" w:rsidR="00560E07" w:rsidRPr="000D21C0" w:rsidRDefault="00560E07" w:rsidP="00560E07">
      <w:pPr>
        <w:pStyle w:val="Heading2"/>
        <w:rPr>
          <w:color w:val="000000" w:themeColor="text1"/>
        </w:rPr>
      </w:pPr>
      <w:r w:rsidRPr="000D21C0">
        <w:rPr>
          <w:color w:val="000000" w:themeColor="text1"/>
        </w:rPr>
        <w:t xml:space="preserve">Table </w:t>
      </w:r>
      <w:r w:rsidR="000D21C0">
        <w:rPr>
          <w:color w:val="000000" w:themeColor="text1"/>
        </w:rPr>
        <w:t>5</w:t>
      </w:r>
      <w:r w:rsidRPr="000D21C0">
        <w:rPr>
          <w:color w:val="000000" w:themeColor="text1"/>
        </w:rPr>
        <w:t>. Inter- and Intra-State International Agreements Regulating Forced Migrants, 1920-2025</w:t>
      </w:r>
      <w:r w:rsidR="00BB7056">
        <w:rPr>
          <w:color w:val="000000" w:themeColor="text1"/>
        </w:rPr>
        <w:t xml:space="preserve"> </w:t>
      </w:r>
      <w:r w:rsidR="00BB7056" w:rsidRPr="00BB7056">
        <w:rPr>
          <w:color w:val="000000" w:themeColor="text1"/>
        </w:rPr>
        <w:t>(</w:t>
      </w:r>
      <w:proofErr w:type="spellStart"/>
      <w:r w:rsidR="00BB7056" w:rsidRPr="00BB7056">
        <w:rPr>
          <w:color w:val="000000" w:themeColor="text1"/>
        </w:rPr>
        <w:t>n</w:t>
      </w:r>
      <w:r w:rsidR="00BB7056" w:rsidRPr="00BB7056">
        <w:rPr>
          <w:color w:val="000000" w:themeColor="text1"/>
          <w:vertAlign w:val="superscript"/>
        </w:rPr>
        <w:t>t</w:t>
      </w:r>
      <w:proofErr w:type="spellEnd"/>
      <w:r w:rsidR="00BB7056" w:rsidRPr="00BB7056">
        <w:rPr>
          <w:color w:val="000000" w:themeColor="text1"/>
        </w:rPr>
        <w:t>=72)</w:t>
      </w:r>
      <w:r w:rsidRPr="000D21C0">
        <w:rPr>
          <w:color w:val="000000" w:themeColor="text1"/>
        </w:rPr>
        <w:t>.</w:t>
      </w:r>
    </w:p>
    <w:p w14:paraId="6E7430D7" w14:textId="77777777" w:rsidR="00560E07" w:rsidRPr="000D21C0" w:rsidRDefault="00560E07" w:rsidP="00560E07">
      <w:pPr>
        <w:pStyle w:val="msonormal0"/>
        <w:spacing w:before="0" w:beforeAutospacing="0" w:after="0" w:afterAutospacing="0"/>
        <w:contextualSpacing/>
        <w:rPr>
          <w:rFonts w:eastAsia="MS Mincho"/>
          <w:color w:val="000000" w:themeColor="text1"/>
        </w:rPr>
      </w:pPr>
    </w:p>
    <w:tbl>
      <w:tblPr>
        <w:tblStyle w:val="TableGrid5"/>
        <w:tblpPr w:leftFromText="180" w:rightFromText="180" w:vertAnchor="text" w:tblpY="1"/>
        <w:tblOverlap w:val="never"/>
        <w:tblW w:w="13745" w:type="dxa"/>
        <w:shd w:val="clear" w:color="auto" w:fill="FFFFFF" w:themeFill="background1"/>
        <w:tblLayout w:type="fixed"/>
        <w:tblLook w:val="04A0" w:firstRow="1" w:lastRow="0" w:firstColumn="1" w:lastColumn="0" w:noHBand="0" w:noVBand="1"/>
      </w:tblPr>
      <w:tblGrid>
        <w:gridCol w:w="2405"/>
        <w:gridCol w:w="31"/>
        <w:gridCol w:w="6915"/>
        <w:gridCol w:w="4394"/>
      </w:tblGrid>
      <w:tr w:rsidR="000D21C0" w:rsidRPr="000D21C0" w14:paraId="7653B380" w14:textId="77777777" w:rsidTr="007B2785">
        <w:tc>
          <w:tcPr>
            <w:tcW w:w="2436" w:type="dxa"/>
            <w:gridSpan w:val="2"/>
            <w:tcBorders>
              <w:bottom w:val="single" w:sz="4" w:space="0" w:color="auto"/>
            </w:tcBorders>
            <w:shd w:val="clear" w:color="auto" w:fill="FFFFFF" w:themeFill="background1"/>
          </w:tcPr>
          <w:p w14:paraId="3FFCD5A4" w14:textId="33E237DD" w:rsidR="00C8696F" w:rsidRPr="000D21C0" w:rsidRDefault="00C8696F" w:rsidP="00F85205">
            <w:pPr>
              <w:rPr>
                <w:color w:val="000000" w:themeColor="text1"/>
                <w:sz w:val="16"/>
                <w:szCs w:val="16"/>
              </w:rPr>
            </w:pPr>
            <w:r w:rsidRPr="000D21C0">
              <w:rPr>
                <w:color w:val="000000" w:themeColor="text1"/>
                <w:sz w:val="16"/>
                <w:szCs w:val="16"/>
              </w:rPr>
              <w:t>Treaty and Context</w:t>
            </w:r>
          </w:p>
        </w:tc>
        <w:tc>
          <w:tcPr>
            <w:tcW w:w="6915" w:type="dxa"/>
            <w:tcBorders>
              <w:bottom w:val="single" w:sz="4" w:space="0" w:color="auto"/>
            </w:tcBorders>
            <w:shd w:val="clear" w:color="auto" w:fill="FFFFFF" w:themeFill="background1"/>
          </w:tcPr>
          <w:p w14:paraId="04BC4555" w14:textId="1F640632" w:rsidR="00C8696F" w:rsidRPr="000D21C0" w:rsidRDefault="00C8696F" w:rsidP="00F85205">
            <w:pPr>
              <w:rPr>
                <w:color w:val="000000" w:themeColor="text1"/>
                <w:sz w:val="16"/>
                <w:szCs w:val="16"/>
              </w:rPr>
            </w:pPr>
            <w:r w:rsidRPr="000D21C0">
              <w:rPr>
                <w:color w:val="000000" w:themeColor="text1"/>
                <w:sz w:val="16"/>
                <w:szCs w:val="16"/>
              </w:rPr>
              <w:t>Arrangements/Provisions, International Organizations Involved, Clear Biases/Exclusions (if any)</w:t>
            </w:r>
          </w:p>
          <w:p w14:paraId="62493769" w14:textId="7B60EB1D" w:rsidR="00C8696F" w:rsidRPr="000D21C0" w:rsidRDefault="00C8696F" w:rsidP="00F85205">
            <w:pPr>
              <w:rPr>
                <w:color w:val="000000" w:themeColor="text1"/>
                <w:sz w:val="16"/>
                <w:szCs w:val="16"/>
              </w:rPr>
            </w:pPr>
          </w:p>
        </w:tc>
        <w:tc>
          <w:tcPr>
            <w:tcW w:w="4394" w:type="dxa"/>
            <w:tcBorders>
              <w:bottom w:val="single" w:sz="4" w:space="0" w:color="auto"/>
            </w:tcBorders>
            <w:shd w:val="clear" w:color="auto" w:fill="FFFFFF" w:themeFill="background1"/>
          </w:tcPr>
          <w:p w14:paraId="2DDF9B40" w14:textId="7E978108" w:rsidR="00C8696F" w:rsidRPr="000D21C0" w:rsidRDefault="00C8696F" w:rsidP="00F85205">
            <w:pPr>
              <w:rPr>
                <w:color w:val="000000" w:themeColor="text1"/>
                <w:sz w:val="16"/>
                <w:szCs w:val="16"/>
              </w:rPr>
            </w:pPr>
            <w:r w:rsidRPr="000D21C0">
              <w:rPr>
                <w:color w:val="000000" w:themeColor="text1"/>
                <w:sz w:val="16"/>
                <w:szCs w:val="16"/>
              </w:rPr>
              <w:t>Other Notes</w:t>
            </w:r>
          </w:p>
        </w:tc>
      </w:tr>
      <w:tr w:rsidR="000D21C0" w:rsidRPr="000D21C0" w14:paraId="2D25E952" w14:textId="77777777" w:rsidTr="007B2785">
        <w:tc>
          <w:tcPr>
            <w:tcW w:w="2436" w:type="dxa"/>
            <w:gridSpan w:val="2"/>
            <w:tcBorders>
              <w:bottom w:val="single" w:sz="4" w:space="0" w:color="auto"/>
            </w:tcBorders>
            <w:shd w:val="clear" w:color="auto" w:fill="FFFFFF" w:themeFill="background1"/>
          </w:tcPr>
          <w:p w14:paraId="1C27E9F0" w14:textId="2DFD1267" w:rsidR="00C8696F" w:rsidRPr="000D21C0" w:rsidRDefault="00C8696F" w:rsidP="00F85205">
            <w:pPr>
              <w:rPr>
                <w:color w:val="000000" w:themeColor="text1"/>
                <w:sz w:val="16"/>
                <w:szCs w:val="16"/>
              </w:rPr>
            </w:pPr>
          </w:p>
          <w:p w14:paraId="60B7B210" w14:textId="7B2E3485" w:rsidR="00C8696F" w:rsidRPr="000D21C0" w:rsidRDefault="00C8696F" w:rsidP="00F85205">
            <w:pPr>
              <w:rPr>
                <w:color w:val="000000" w:themeColor="text1"/>
                <w:sz w:val="16"/>
                <w:szCs w:val="16"/>
              </w:rPr>
            </w:pPr>
            <w:r w:rsidRPr="000D21C0">
              <w:rPr>
                <w:color w:val="000000" w:themeColor="text1"/>
                <w:sz w:val="16"/>
                <w:szCs w:val="16"/>
              </w:rPr>
              <w:t xml:space="preserve">Peace Treaty Between the Republic of Finland and the Russian Socialist Federal Soviet Republic, Signed at Dorpat (October 14, 1920). </w:t>
            </w:r>
          </w:p>
          <w:p w14:paraId="041A19C2" w14:textId="36A1D392" w:rsidR="00C8696F" w:rsidRPr="000D21C0" w:rsidRDefault="00C8696F" w:rsidP="00F85205">
            <w:pPr>
              <w:rPr>
                <w:color w:val="000000" w:themeColor="text1"/>
                <w:sz w:val="16"/>
                <w:szCs w:val="16"/>
              </w:rPr>
            </w:pPr>
          </w:p>
        </w:tc>
        <w:tc>
          <w:tcPr>
            <w:tcW w:w="6915" w:type="dxa"/>
            <w:tcBorders>
              <w:bottom w:val="single" w:sz="4" w:space="0" w:color="auto"/>
            </w:tcBorders>
            <w:shd w:val="clear" w:color="auto" w:fill="FFFFFF" w:themeFill="background1"/>
          </w:tcPr>
          <w:p w14:paraId="0A36E311" w14:textId="793E4840" w:rsidR="00C8696F" w:rsidRPr="000D21C0" w:rsidRDefault="00C8696F" w:rsidP="00F85205">
            <w:pPr>
              <w:rPr>
                <w:color w:val="000000" w:themeColor="text1"/>
                <w:sz w:val="16"/>
                <w:szCs w:val="16"/>
              </w:rPr>
            </w:pPr>
            <w:r w:rsidRPr="000D21C0">
              <w:rPr>
                <w:color w:val="000000" w:themeColor="text1"/>
                <w:sz w:val="16"/>
                <w:szCs w:val="16"/>
              </w:rPr>
              <w:t>If that person has, by the same or any other action been guilty of a crime of another kind against the Government or public order of his own country, and has subsequently taken refuge upon the territory of the other Contracting Power, he shall profit by any amnesty which may subsequently be granted in his own country for persons who have been accused and condemned on the same grounds and who remained in the country.</w:t>
            </w:r>
          </w:p>
        </w:tc>
        <w:tc>
          <w:tcPr>
            <w:tcW w:w="4394" w:type="dxa"/>
            <w:tcBorders>
              <w:bottom w:val="single" w:sz="4" w:space="0" w:color="auto"/>
            </w:tcBorders>
            <w:shd w:val="clear" w:color="auto" w:fill="FFFFFF" w:themeFill="background1"/>
          </w:tcPr>
          <w:p w14:paraId="76B1B36D" w14:textId="77777777" w:rsidR="00C8696F" w:rsidRPr="000D21C0" w:rsidRDefault="00C8696F" w:rsidP="00F85205">
            <w:pPr>
              <w:rPr>
                <w:color w:val="000000" w:themeColor="text1"/>
                <w:sz w:val="16"/>
                <w:szCs w:val="16"/>
              </w:rPr>
            </w:pPr>
            <w:r w:rsidRPr="000D21C0">
              <w:rPr>
                <w:color w:val="000000" w:themeColor="text1"/>
                <w:sz w:val="16"/>
                <w:szCs w:val="16"/>
              </w:rPr>
              <w:t>Declaration of the Russian Delegation with regard to an Amnesty for War Refugees.</w:t>
            </w:r>
          </w:p>
          <w:p w14:paraId="1A3D5BE7" w14:textId="77777777" w:rsidR="00C8696F" w:rsidRPr="000D21C0" w:rsidRDefault="00C8696F" w:rsidP="00F85205">
            <w:pPr>
              <w:rPr>
                <w:b/>
                <w:bCs/>
                <w:color w:val="000000" w:themeColor="text1"/>
                <w:sz w:val="16"/>
                <w:szCs w:val="16"/>
              </w:rPr>
            </w:pPr>
          </w:p>
          <w:p w14:paraId="3EFB77C6" w14:textId="1A7CEBFA" w:rsidR="00C8696F" w:rsidRPr="000D21C0" w:rsidRDefault="00C8696F" w:rsidP="00F85205">
            <w:pPr>
              <w:rPr>
                <w:color w:val="000000" w:themeColor="text1"/>
                <w:sz w:val="16"/>
                <w:szCs w:val="16"/>
              </w:rPr>
            </w:pPr>
            <w:r w:rsidRPr="000D21C0">
              <w:rPr>
                <w:color w:val="000000" w:themeColor="text1"/>
                <w:sz w:val="16"/>
                <w:szCs w:val="16"/>
              </w:rPr>
              <w:t>At the general meeting of the Peace Delegates on October 14th, the following declaration was inserted in the Procès-Verbal on behalf of the Russian Delegation:</w:t>
            </w:r>
          </w:p>
          <w:p w14:paraId="502EAC03" w14:textId="77777777" w:rsidR="00C8696F" w:rsidRPr="000D21C0" w:rsidRDefault="00C8696F" w:rsidP="00F85205">
            <w:pPr>
              <w:rPr>
                <w:color w:val="000000" w:themeColor="text1"/>
                <w:sz w:val="16"/>
                <w:szCs w:val="16"/>
              </w:rPr>
            </w:pPr>
          </w:p>
          <w:p w14:paraId="2989DB10" w14:textId="77777777" w:rsidR="00C8696F" w:rsidRPr="000D21C0" w:rsidRDefault="00C8696F" w:rsidP="00F85205">
            <w:pPr>
              <w:rPr>
                <w:color w:val="000000" w:themeColor="text1"/>
                <w:sz w:val="16"/>
                <w:szCs w:val="16"/>
              </w:rPr>
            </w:pPr>
            <w:r w:rsidRPr="000D21C0">
              <w:rPr>
                <w:color w:val="000000" w:themeColor="text1"/>
                <w:sz w:val="16"/>
                <w:szCs w:val="16"/>
              </w:rPr>
              <w:t xml:space="preserve">In accordance with the Article of the Treaty of Peace between Finland and Russia with regard to the armistice, persons belonging to the Finnish population of the Government of Petrograd and to the </w:t>
            </w:r>
            <w:proofErr w:type="spellStart"/>
            <w:r w:rsidRPr="000D21C0">
              <w:rPr>
                <w:color w:val="000000" w:themeColor="text1"/>
                <w:sz w:val="16"/>
                <w:szCs w:val="16"/>
              </w:rPr>
              <w:t>Carelian</w:t>
            </w:r>
            <w:proofErr w:type="spellEnd"/>
            <w:r w:rsidRPr="000D21C0">
              <w:rPr>
                <w:color w:val="000000" w:themeColor="text1"/>
                <w:sz w:val="16"/>
                <w:szCs w:val="16"/>
              </w:rPr>
              <w:t xml:space="preserve"> population of the Governments of </w:t>
            </w:r>
            <w:proofErr w:type="spellStart"/>
            <w:r w:rsidRPr="000D21C0">
              <w:rPr>
                <w:color w:val="000000" w:themeColor="text1"/>
                <w:sz w:val="16"/>
                <w:szCs w:val="16"/>
              </w:rPr>
              <w:t>Olonetz</w:t>
            </w:r>
            <w:proofErr w:type="spellEnd"/>
            <w:r w:rsidRPr="000D21C0">
              <w:rPr>
                <w:color w:val="000000" w:themeColor="text1"/>
                <w:sz w:val="16"/>
                <w:szCs w:val="16"/>
              </w:rPr>
              <w:t xml:space="preserve"> (</w:t>
            </w:r>
            <w:proofErr w:type="spellStart"/>
            <w:r w:rsidRPr="000D21C0">
              <w:rPr>
                <w:color w:val="000000" w:themeColor="text1"/>
                <w:sz w:val="16"/>
                <w:szCs w:val="16"/>
              </w:rPr>
              <w:t>Aunus</w:t>
            </w:r>
            <w:proofErr w:type="spellEnd"/>
            <w:r w:rsidRPr="000D21C0">
              <w:rPr>
                <w:color w:val="000000" w:themeColor="text1"/>
                <w:sz w:val="16"/>
                <w:szCs w:val="16"/>
              </w:rPr>
              <w:t>) and Archangel, who have fled from their homes, shall be granted a complete political amnesty and the right to return to their homes.</w:t>
            </w:r>
          </w:p>
          <w:p w14:paraId="28A5C4D6" w14:textId="77777777" w:rsidR="00C8696F" w:rsidRPr="000D21C0" w:rsidRDefault="00C8696F" w:rsidP="00F85205">
            <w:pPr>
              <w:rPr>
                <w:color w:val="000000" w:themeColor="text1"/>
                <w:sz w:val="16"/>
                <w:szCs w:val="16"/>
              </w:rPr>
            </w:pPr>
          </w:p>
          <w:p w14:paraId="7A7D1F47" w14:textId="77777777" w:rsidR="00C8696F" w:rsidRPr="000D21C0" w:rsidRDefault="00C8696F" w:rsidP="00F85205">
            <w:pPr>
              <w:rPr>
                <w:color w:val="000000" w:themeColor="text1"/>
                <w:sz w:val="16"/>
                <w:szCs w:val="16"/>
              </w:rPr>
            </w:pPr>
            <w:r w:rsidRPr="000D21C0">
              <w:rPr>
                <w:color w:val="000000" w:themeColor="text1"/>
                <w:sz w:val="16"/>
                <w:szCs w:val="16"/>
              </w:rPr>
              <w:t>In consequence, the Soviet Government restores to them the economic rights enjoyed by Russian citizens in accordance with general laws and regulations. The Soviet Government is likewise disposed to take energetic measures with a view to bettering the lot of the refugees who return to their homes, and whose means of subsistence have been annihilated as a result of the destruction of houses and other structures and property, and by lack of seed.</w:t>
            </w:r>
          </w:p>
        </w:tc>
      </w:tr>
      <w:tr w:rsidR="000D21C0" w:rsidRPr="000D21C0" w14:paraId="088519CD" w14:textId="77777777" w:rsidTr="007B2785">
        <w:tc>
          <w:tcPr>
            <w:tcW w:w="2436" w:type="dxa"/>
            <w:gridSpan w:val="2"/>
            <w:shd w:val="clear" w:color="auto" w:fill="FFFFFF" w:themeFill="background1"/>
          </w:tcPr>
          <w:p w14:paraId="2274B274" w14:textId="3AE1A59D" w:rsidR="00C8696F" w:rsidRPr="000D21C0" w:rsidRDefault="00C8696F" w:rsidP="00F85205">
            <w:pPr>
              <w:rPr>
                <w:b/>
                <w:bCs/>
                <w:color w:val="000000" w:themeColor="text1"/>
                <w:sz w:val="16"/>
                <w:szCs w:val="16"/>
              </w:rPr>
            </w:pPr>
            <w:r w:rsidRPr="000D21C0">
              <w:rPr>
                <w:b/>
                <w:bCs/>
                <w:color w:val="000000" w:themeColor="text1"/>
                <w:sz w:val="16"/>
                <w:szCs w:val="16"/>
              </w:rPr>
              <w:t xml:space="preserve">Treaty of Ankara (aka, Franklin-Bouillon Agreement) </w:t>
            </w:r>
            <w:r w:rsidRPr="000D21C0">
              <w:rPr>
                <w:color w:val="000000" w:themeColor="text1"/>
                <w:sz w:val="16"/>
                <w:szCs w:val="16"/>
              </w:rPr>
              <w:t xml:space="preserve">(1921); </w:t>
            </w:r>
          </w:p>
        </w:tc>
        <w:tc>
          <w:tcPr>
            <w:tcW w:w="6915" w:type="dxa"/>
            <w:shd w:val="clear" w:color="auto" w:fill="FFFFFF" w:themeFill="background1"/>
          </w:tcPr>
          <w:p w14:paraId="64211B05" w14:textId="65BDA0FA" w:rsidR="00C8696F" w:rsidRPr="000D21C0" w:rsidRDefault="00C8696F" w:rsidP="00F85205">
            <w:pPr>
              <w:rPr>
                <w:color w:val="000000" w:themeColor="text1"/>
                <w:sz w:val="16"/>
                <w:szCs w:val="16"/>
              </w:rPr>
            </w:pPr>
            <w:r w:rsidRPr="000D21C0">
              <w:rPr>
                <w:color w:val="000000" w:themeColor="text1"/>
                <w:sz w:val="16"/>
                <w:szCs w:val="16"/>
              </w:rPr>
              <w:t>Focused on territorial dispute rather than human displacement, but pretexted refugee exchange in 1923 Lausanne Treaty. Led to creation of human displacement by rearrangement of borders</w:t>
            </w:r>
          </w:p>
          <w:p w14:paraId="055E0FAC" w14:textId="77777777" w:rsidR="00C8696F" w:rsidRPr="000D21C0" w:rsidRDefault="00C8696F" w:rsidP="00F85205">
            <w:pPr>
              <w:rPr>
                <w:color w:val="000000" w:themeColor="text1"/>
                <w:sz w:val="16"/>
                <w:szCs w:val="16"/>
              </w:rPr>
            </w:pPr>
          </w:p>
          <w:p w14:paraId="048BE386" w14:textId="7D9B45CF" w:rsidR="00C8696F" w:rsidRPr="000D21C0" w:rsidRDefault="00C8696F" w:rsidP="00F85205">
            <w:pPr>
              <w:rPr>
                <w:color w:val="000000" w:themeColor="text1"/>
                <w:sz w:val="16"/>
                <w:szCs w:val="16"/>
              </w:rPr>
            </w:pPr>
            <w:r w:rsidRPr="000D21C0">
              <w:rPr>
                <w:color w:val="000000" w:themeColor="text1"/>
                <w:sz w:val="16"/>
                <w:szCs w:val="16"/>
              </w:rPr>
              <w:t xml:space="preserve">Ended Franco-Turkish War, French acknowledged the end of the Franco-Turkish War and ceded large areas to Turkey. However other French units in Turkey were not affected, in return for economic concessions from Turkey. In return, the Turkish government acknowledged French imperial sovereignty over the French Mandate of Syria. The treaty was registered in League of Nations Treaty Series on 30 August 1926; changed the Syria–Turkey border set by the 1920 Treaty of </w:t>
            </w:r>
            <w:proofErr w:type="spellStart"/>
            <w:r w:rsidRPr="000D21C0">
              <w:rPr>
                <w:color w:val="000000" w:themeColor="text1"/>
                <w:sz w:val="16"/>
                <w:szCs w:val="16"/>
              </w:rPr>
              <w:t>Sèvres</w:t>
            </w:r>
            <w:proofErr w:type="spellEnd"/>
            <w:r w:rsidRPr="000D21C0">
              <w:rPr>
                <w:color w:val="000000" w:themeColor="text1"/>
                <w:sz w:val="16"/>
                <w:szCs w:val="16"/>
              </w:rPr>
              <w:t xml:space="preserve"> to the benefit of Turkey, ceding it large areas of the Aleppo and Adana vilayets. From west to east, the cities and districts </w:t>
            </w:r>
            <w:r w:rsidRPr="000D21C0">
              <w:rPr>
                <w:color w:val="000000" w:themeColor="text1"/>
                <w:sz w:val="16"/>
                <w:szCs w:val="16"/>
              </w:rPr>
              <w:lastRenderedPageBreak/>
              <w:t xml:space="preserve">of Adana, </w:t>
            </w:r>
            <w:proofErr w:type="spellStart"/>
            <w:r w:rsidRPr="000D21C0">
              <w:rPr>
                <w:color w:val="000000" w:themeColor="text1"/>
                <w:sz w:val="16"/>
                <w:szCs w:val="16"/>
              </w:rPr>
              <w:t>Osmaniye</w:t>
            </w:r>
            <w:proofErr w:type="spellEnd"/>
            <w:r w:rsidRPr="000D21C0">
              <w:rPr>
                <w:color w:val="000000" w:themeColor="text1"/>
                <w:sz w:val="16"/>
                <w:szCs w:val="16"/>
              </w:rPr>
              <w:t xml:space="preserve">, </w:t>
            </w:r>
            <w:proofErr w:type="spellStart"/>
            <w:r w:rsidRPr="000D21C0">
              <w:rPr>
                <w:color w:val="000000" w:themeColor="text1"/>
                <w:sz w:val="16"/>
                <w:szCs w:val="16"/>
              </w:rPr>
              <w:t>Marash</w:t>
            </w:r>
            <w:proofErr w:type="spellEnd"/>
            <w:r w:rsidRPr="000D21C0">
              <w:rPr>
                <w:color w:val="000000" w:themeColor="text1"/>
                <w:sz w:val="16"/>
                <w:szCs w:val="16"/>
              </w:rPr>
              <w:t xml:space="preserve">, Aintab, Kilis, Urfa, </w:t>
            </w:r>
            <w:proofErr w:type="spellStart"/>
            <w:r w:rsidRPr="000D21C0">
              <w:rPr>
                <w:color w:val="000000" w:themeColor="text1"/>
                <w:sz w:val="16"/>
                <w:szCs w:val="16"/>
              </w:rPr>
              <w:t>Mardin</w:t>
            </w:r>
            <w:proofErr w:type="spellEnd"/>
            <w:r w:rsidRPr="000D21C0">
              <w:rPr>
                <w:color w:val="000000" w:themeColor="text1"/>
                <w:sz w:val="16"/>
                <w:szCs w:val="16"/>
              </w:rPr>
              <w:t xml:space="preserve">, </w:t>
            </w:r>
            <w:proofErr w:type="spellStart"/>
            <w:r w:rsidRPr="000D21C0">
              <w:rPr>
                <w:color w:val="000000" w:themeColor="text1"/>
                <w:sz w:val="16"/>
                <w:szCs w:val="16"/>
              </w:rPr>
              <w:t>Nusaybin</w:t>
            </w:r>
            <w:proofErr w:type="spellEnd"/>
            <w:r w:rsidRPr="000D21C0">
              <w:rPr>
                <w:color w:val="000000" w:themeColor="text1"/>
                <w:sz w:val="16"/>
                <w:szCs w:val="16"/>
              </w:rPr>
              <w:t xml:space="preserve">, and </w:t>
            </w:r>
            <w:proofErr w:type="spellStart"/>
            <w:r w:rsidRPr="000D21C0">
              <w:rPr>
                <w:color w:val="000000" w:themeColor="text1"/>
                <w:sz w:val="16"/>
                <w:szCs w:val="16"/>
              </w:rPr>
              <w:t>Jazirat</w:t>
            </w:r>
            <w:proofErr w:type="spellEnd"/>
            <w:r w:rsidRPr="000D21C0">
              <w:rPr>
                <w:color w:val="000000" w:themeColor="text1"/>
                <w:sz w:val="16"/>
                <w:szCs w:val="16"/>
              </w:rPr>
              <w:t xml:space="preserve"> ibn Umar (</w:t>
            </w:r>
            <w:proofErr w:type="spellStart"/>
            <w:r w:rsidRPr="000D21C0">
              <w:rPr>
                <w:color w:val="000000" w:themeColor="text1"/>
                <w:sz w:val="16"/>
                <w:szCs w:val="16"/>
              </w:rPr>
              <w:t>Cizre</w:t>
            </w:r>
            <w:proofErr w:type="spellEnd"/>
            <w:r w:rsidRPr="000D21C0">
              <w:rPr>
                <w:color w:val="000000" w:themeColor="text1"/>
                <w:sz w:val="16"/>
                <w:szCs w:val="16"/>
              </w:rPr>
              <w:t>) were consequently ceded to Turkey</w:t>
            </w:r>
          </w:p>
        </w:tc>
        <w:tc>
          <w:tcPr>
            <w:tcW w:w="4394" w:type="dxa"/>
            <w:shd w:val="clear" w:color="auto" w:fill="FFFFFF" w:themeFill="background1"/>
          </w:tcPr>
          <w:p w14:paraId="05A43B57" w14:textId="77777777" w:rsidR="00C8696F" w:rsidRPr="000D21C0" w:rsidRDefault="00C8696F" w:rsidP="00F85205">
            <w:pPr>
              <w:rPr>
                <w:color w:val="000000" w:themeColor="text1"/>
                <w:sz w:val="16"/>
                <w:szCs w:val="16"/>
              </w:rPr>
            </w:pPr>
          </w:p>
        </w:tc>
      </w:tr>
      <w:tr w:rsidR="000D21C0" w:rsidRPr="000D21C0" w14:paraId="61B125DF" w14:textId="77777777" w:rsidTr="007B2785">
        <w:tc>
          <w:tcPr>
            <w:tcW w:w="2436" w:type="dxa"/>
            <w:gridSpan w:val="2"/>
            <w:shd w:val="clear" w:color="auto" w:fill="FFFFFF" w:themeFill="background1"/>
          </w:tcPr>
          <w:p w14:paraId="753B92DA" w14:textId="77777777" w:rsidR="00C8696F" w:rsidRPr="000D21C0" w:rsidRDefault="00C8696F" w:rsidP="00F85205">
            <w:pPr>
              <w:rPr>
                <w:color w:val="000000" w:themeColor="text1"/>
                <w:sz w:val="16"/>
                <w:szCs w:val="16"/>
              </w:rPr>
            </w:pPr>
            <w:r w:rsidRPr="000D21C0">
              <w:rPr>
                <w:b/>
                <w:bCs/>
                <w:color w:val="000000" w:themeColor="text1"/>
                <w:sz w:val="16"/>
                <w:szCs w:val="16"/>
              </w:rPr>
              <w:t>Lausanne Treaty</w:t>
            </w:r>
            <w:r w:rsidRPr="000D21C0">
              <w:rPr>
                <w:color w:val="000000" w:themeColor="text1"/>
                <w:sz w:val="16"/>
                <w:szCs w:val="16"/>
              </w:rPr>
              <w:t xml:space="preserve"> - 1923 Population Exchange between Greece and Turkey; (aka Treaty of Lausanne); negotiations began in 1922 on tail-end of Greco-Turkish War (1919 – 1922), solidifying borders of Greece and Turkey (created borders of modern-day Turkey); Greek campaign launched because Western Allies (esp. Britain’s David Lloyd George) had promised Greece territorial expansion and expense of recently-defeated Ottoman Empire in WWI.</w:t>
            </w:r>
          </w:p>
        </w:tc>
        <w:tc>
          <w:tcPr>
            <w:tcW w:w="6915" w:type="dxa"/>
            <w:shd w:val="clear" w:color="auto" w:fill="FFFFFF" w:themeFill="background1"/>
          </w:tcPr>
          <w:p w14:paraId="08A70DFB" w14:textId="77777777" w:rsidR="00C8696F" w:rsidRPr="000D21C0" w:rsidRDefault="00C8696F" w:rsidP="00F85205">
            <w:pPr>
              <w:rPr>
                <w:color w:val="000000" w:themeColor="text1"/>
                <w:sz w:val="16"/>
                <w:szCs w:val="16"/>
              </w:rPr>
            </w:pPr>
            <w:r w:rsidRPr="000D21C0">
              <w:rPr>
                <w:color w:val="000000" w:themeColor="text1"/>
                <w:sz w:val="16"/>
                <w:szCs w:val="16"/>
              </w:rPr>
              <w:t xml:space="preserve">1922: Fund for Refugee Assistance established, providing temporary relief for new Greek citizens; Athens pop. Jumps from 450k in 1920 to 1.1M in 1940; </w:t>
            </w:r>
            <w:r w:rsidRPr="000D21C0">
              <w:rPr>
                <w:color w:val="000000" w:themeColor="text1"/>
                <w:sz w:val="16"/>
                <w:szCs w:val="16"/>
                <w:shd w:val="clear" w:color="auto" w:fill="FFFFFF"/>
              </w:rPr>
              <w:t>Approximately 1,500,000 Orthodox Christians, being ethnic Greeks and ethnic Turks from Turkey and about 500,000 Turks and Greek Muslims from Greece were uprooted from their homelands</w:t>
            </w:r>
          </w:p>
          <w:p w14:paraId="516D1B03" w14:textId="61B21A47" w:rsidR="00C8696F" w:rsidRPr="000D21C0" w:rsidRDefault="00C8696F" w:rsidP="00F85205">
            <w:pPr>
              <w:rPr>
                <w:color w:val="000000" w:themeColor="text1"/>
                <w:sz w:val="16"/>
                <w:szCs w:val="16"/>
              </w:rPr>
            </w:pPr>
            <w:r w:rsidRPr="000D21C0">
              <w:rPr>
                <w:color w:val="000000" w:themeColor="text1"/>
                <w:sz w:val="16"/>
                <w:szCs w:val="16"/>
              </w:rPr>
              <w:t>Enacted forced transfer of 1.6 million people between 2 countries; population exchange attempted to limit reciprocal violence breaking out between Anatolian Christians and Muslims in Thrace</w:t>
            </w:r>
          </w:p>
          <w:p w14:paraId="4A78059F" w14:textId="7E244B63" w:rsidR="00C8696F" w:rsidRPr="000D21C0" w:rsidRDefault="00C8696F" w:rsidP="00F85205">
            <w:pPr>
              <w:rPr>
                <w:color w:val="000000" w:themeColor="text1"/>
                <w:sz w:val="16"/>
                <w:szCs w:val="16"/>
              </w:rPr>
            </w:pPr>
            <w:r w:rsidRPr="000D21C0">
              <w:rPr>
                <w:color w:val="000000" w:themeColor="text1"/>
                <w:sz w:val="16"/>
                <w:szCs w:val="16"/>
              </w:rPr>
              <w:t>Allies of WWI (Britain, France, Italy)</w:t>
            </w:r>
          </w:p>
          <w:p w14:paraId="797C8711" w14:textId="77777777" w:rsidR="00C8696F" w:rsidRPr="000D21C0" w:rsidRDefault="00C8696F" w:rsidP="00F85205">
            <w:pPr>
              <w:rPr>
                <w:color w:val="000000" w:themeColor="text1"/>
                <w:sz w:val="16"/>
                <w:szCs w:val="16"/>
              </w:rPr>
            </w:pPr>
          </w:p>
          <w:p w14:paraId="46066382" w14:textId="77777777" w:rsidR="00C8696F" w:rsidRPr="000D21C0" w:rsidRDefault="00C8696F" w:rsidP="00F85205">
            <w:pPr>
              <w:rPr>
                <w:color w:val="000000" w:themeColor="text1"/>
                <w:sz w:val="16"/>
                <w:szCs w:val="16"/>
              </w:rPr>
            </w:pPr>
            <w:r w:rsidRPr="000D21C0">
              <w:rPr>
                <w:color w:val="000000" w:themeColor="text1"/>
                <w:sz w:val="16"/>
                <w:szCs w:val="16"/>
              </w:rPr>
              <w:t xml:space="preserve">Republic of Turkey (Rep. Ismet </w:t>
            </w:r>
            <w:proofErr w:type="spellStart"/>
            <w:r w:rsidRPr="000D21C0">
              <w:rPr>
                <w:color w:val="000000" w:themeColor="text1"/>
                <w:sz w:val="16"/>
                <w:szCs w:val="16"/>
              </w:rPr>
              <w:t>Onönü</w:t>
            </w:r>
            <w:proofErr w:type="spellEnd"/>
            <w:r w:rsidRPr="000D21C0">
              <w:rPr>
                <w:color w:val="000000" w:themeColor="text1"/>
                <w:sz w:val="16"/>
                <w:szCs w:val="16"/>
              </w:rPr>
              <w:t>)</w:t>
            </w:r>
          </w:p>
          <w:p w14:paraId="152571DF" w14:textId="39567D01" w:rsidR="00C8696F" w:rsidRPr="000D21C0" w:rsidRDefault="00C8696F" w:rsidP="00F85205">
            <w:pPr>
              <w:rPr>
                <w:color w:val="000000" w:themeColor="text1"/>
                <w:sz w:val="16"/>
                <w:szCs w:val="16"/>
              </w:rPr>
            </w:pPr>
            <w:r w:rsidRPr="000D21C0">
              <w:rPr>
                <w:color w:val="000000" w:themeColor="text1"/>
                <w:sz w:val="16"/>
                <w:szCs w:val="16"/>
              </w:rPr>
              <w:t>Foremost issues of refugees were assimilation in new countries and securing land/ housing; most ppl. severely uprooted, as they did not speak language of new countries. Greece received massive influx of people, while Turkey lost much of its bourgeois class and population. 110,000 Ottoman Christians remained in Istanbul</w:t>
            </w:r>
          </w:p>
        </w:tc>
        <w:tc>
          <w:tcPr>
            <w:tcW w:w="4394" w:type="dxa"/>
            <w:shd w:val="clear" w:color="auto" w:fill="FFFFFF" w:themeFill="background1"/>
          </w:tcPr>
          <w:p w14:paraId="588E2F15" w14:textId="77777777" w:rsidR="00C8696F" w:rsidRPr="000D21C0" w:rsidRDefault="00C8696F" w:rsidP="00F85205">
            <w:pPr>
              <w:rPr>
                <w:color w:val="000000" w:themeColor="text1"/>
                <w:sz w:val="16"/>
                <w:szCs w:val="16"/>
              </w:rPr>
            </w:pPr>
            <w:r w:rsidRPr="000D21C0">
              <w:rPr>
                <w:color w:val="000000" w:themeColor="text1"/>
                <w:sz w:val="16"/>
                <w:szCs w:val="16"/>
              </w:rPr>
              <w:t>A large part of the Greek population was forced to leave their ancestral homelands of Ionia, Pontus and Eastern Thrace between 1914 and 1922. These refugees, as well as Greek Americans with origins in Anatolia, were not allowed to return to their homelands after the signing of the Treaty of Lausanne.</w:t>
            </w:r>
          </w:p>
        </w:tc>
      </w:tr>
      <w:tr w:rsidR="000D21C0" w:rsidRPr="000D21C0" w14:paraId="1661658E" w14:textId="77777777" w:rsidTr="007B2785">
        <w:tc>
          <w:tcPr>
            <w:tcW w:w="2436" w:type="dxa"/>
            <w:gridSpan w:val="2"/>
            <w:shd w:val="clear" w:color="auto" w:fill="FFFFFF" w:themeFill="background1"/>
          </w:tcPr>
          <w:p w14:paraId="04DC9AB1" w14:textId="77777777" w:rsidR="00C8696F" w:rsidRPr="000D21C0" w:rsidRDefault="00C8696F" w:rsidP="00F85205">
            <w:pPr>
              <w:rPr>
                <w:color w:val="000000" w:themeColor="text1"/>
                <w:sz w:val="16"/>
                <w:szCs w:val="16"/>
              </w:rPr>
            </w:pPr>
            <w:r w:rsidRPr="000D21C0">
              <w:rPr>
                <w:b/>
                <w:bCs/>
                <w:color w:val="000000" w:themeColor="text1"/>
                <w:sz w:val="16"/>
                <w:szCs w:val="16"/>
              </w:rPr>
              <w:t>Non-Intervention Agreement</w:t>
            </w:r>
            <w:r w:rsidRPr="000D21C0">
              <w:rPr>
                <w:color w:val="000000" w:themeColor="text1"/>
                <w:sz w:val="16"/>
                <w:szCs w:val="16"/>
              </w:rPr>
              <w:t xml:space="preserve"> (1936 – Spain)</w:t>
            </w:r>
          </w:p>
          <w:p w14:paraId="1E271899" w14:textId="77777777" w:rsidR="00C8696F" w:rsidRPr="000D21C0" w:rsidRDefault="00C8696F" w:rsidP="00F85205">
            <w:pPr>
              <w:rPr>
                <w:color w:val="000000" w:themeColor="text1"/>
                <w:sz w:val="16"/>
                <w:szCs w:val="16"/>
              </w:rPr>
            </w:pPr>
          </w:p>
          <w:p w14:paraId="4CBCD866" w14:textId="5CE76412" w:rsidR="00C8696F" w:rsidRPr="000D21C0" w:rsidRDefault="00C8696F" w:rsidP="00F85205">
            <w:pPr>
              <w:rPr>
                <w:b/>
                <w:bCs/>
                <w:color w:val="000000" w:themeColor="text1"/>
                <w:sz w:val="16"/>
                <w:szCs w:val="16"/>
              </w:rPr>
            </w:pPr>
            <w:r w:rsidRPr="000D21C0">
              <w:rPr>
                <w:color w:val="000000" w:themeColor="text1"/>
                <w:sz w:val="16"/>
                <w:szCs w:val="16"/>
              </w:rPr>
              <w:t>During Spanish Civil War (1936 – 1939), seen as the “dress-rehearsal” for WWII; Portugal, Germany, France, British, Belgium, Netherlands, Czechoslovakia, Soviets all agreed to not provide war matériel to Spanish</w:t>
            </w:r>
          </w:p>
        </w:tc>
        <w:tc>
          <w:tcPr>
            <w:tcW w:w="6915" w:type="dxa"/>
            <w:shd w:val="clear" w:color="auto" w:fill="FFFFFF" w:themeFill="background1"/>
          </w:tcPr>
          <w:p w14:paraId="528933BE" w14:textId="77777777" w:rsidR="00C8696F" w:rsidRPr="000D21C0" w:rsidRDefault="00C8696F" w:rsidP="00F85205">
            <w:pPr>
              <w:rPr>
                <w:color w:val="000000" w:themeColor="text1"/>
                <w:sz w:val="16"/>
                <w:szCs w:val="16"/>
              </w:rPr>
            </w:pPr>
            <w:r w:rsidRPr="000D21C0">
              <w:rPr>
                <w:color w:val="000000" w:themeColor="text1"/>
                <w:sz w:val="16"/>
                <w:szCs w:val="16"/>
              </w:rPr>
              <w:t>No specific mention, but considerable indirect population movements (mostly) in support of Republicans fighting Nationalists. Had governments not voiced non-involvement during era of political polarization, unlikely that such volunteers (many who stayed in Spain) would have left for battle.</w:t>
            </w:r>
          </w:p>
          <w:p w14:paraId="7492D1FE" w14:textId="77777777" w:rsidR="00C8696F" w:rsidRPr="000D21C0" w:rsidRDefault="00C8696F" w:rsidP="00F85205">
            <w:pPr>
              <w:rPr>
                <w:color w:val="000000" w:themeColor="text1"/>
                <w:sz w:val="16"/>
                <w:szCs w:val="16"/>
              </w:rPr>
            </w:pPr>
          </w:p>
          <w:p w14:paraId="03C69F18" w14:textId="3F8EF289" w:rsidR="00C8696F" w:rsidRPr="000D21C0" w:rsidRDefault="00C8696F" w:rsidP="00F85205">
            <w:pPr>
              <w:rPr>
                <w:color w:val="000000" w:themeColor="text1"/>
                <w:sz w:val="16"/>
                <w:szCs w:val="16"/>
              </w:rPr>
            </w:pPr>
            <w:r w:rsidRPr="000D21C0">
              <w:rPr>
                <w:rFonts w:eastAsia="Times New Roman"/>
                <w:color w:val="000000" w:themeColor="text1"/>
                <w:sz w:val="16"/>
                <w:szCs w:val="16"/>
              </w:rPr>
              <w:t xml:space="preserve">In October 1938, at the height of the Battle of the Ebro, the Non-Intervention Committee demanded the withdrawal of the International Brigades. The Republican government of Juan </w:t>
            </w:r>
            <w:proofErr w:type="spellStart"/>
            <w:r w:rsidRPr="000D21C0">
              <w:rPr>
                <w:rFonts w:eastAsia="Times New Roman"/>
                <w:color w:val="000000" w:themeColor="text1"/>
                <w:sz w:val="16"/>
                <w:szCs w:val="16"/>
              </w:rPr>
              <w:t>Negrín</w:t>
            </w:r>
            <w:proofErr w:type="spellEnd"/>
            <w:r w:rsidRPr="000D21C0">
              <w:rPr>
                <w:rFonts w:eastAsia="Times New Roman"/>
                <w:color w:val="000000" w:themeColor="text1"/>
                <w:sz w:val="16"/>
                <w:szCs w:val="16"/>
              </w:rPr>
              <w:t> announced the decision in the League of Nations on 21 September 1938. The disbandment was part of an ill-advised effort to get the Nationalists' foreign backers to withdraw their troops and to persuade the Western democracies such as France and Britain to end their arms embargo on the Republic</w:t>
            </w:r>
          </w:p>
        </w:tc>
        <w:tc>
          <w:tcPr>
            <w:tcW w:w="4394" w:type="dxa"/>
            <w:shd w:val="clear" w:color="auto" w:fill="FFFFFF" w:themeFill="background1"/>
          </w:tcPr>
          <w:p w14:paraId="5FA9A944" w14:textId="77777777" w:rsidR="00C8696F" w:rsidRPr="000D21C0" w:rsidRDefault="00C8696F" w:rsidP="00F85205">
            <w:pPr>
              <w:rPr>
                <w:rFonts w:eastAsia="Times New Roman"/>
                <w:color w:val="000000" w:themeColor="text1"/>
                <w:sz w:val="16"/>
                <w:szCs w:val="16"/>
              </w:rPr>
            </w:pPr>
            <w:r w:rsidRPr="000D21C0">
              <w:rPr>
                <w:rFonts w:eastAsia="Times New Roman"/>
                <w:color w:val="000000" w:themeColor="text1"/>
                <w:sz w:val="16"/>
                <w:szCs w:val="16"/>
              </w:rPr>
              <w:t xml:space="preserve">By this time there were about an estimated 10,000 foreign volunteers still serving in Spain for the Republican side, and about 50,000 foreign conscripts for the Nationalists (excluding another 30,000 Moroccans). Perhaps half of the International </w:t>
            </w:r>
            <w:proofErr w:type="spellStart"/>
            <w:r w:rsidRPr="000D21C0">
              <w:rPr>
                <w:rFonts w:eastAsia="Times New Roman"/>
                <w:color w:val="000000" w:themeColor="text1"/>
                <w:sz w:val="16"/>
                <w:szCs w:val="16"/>
              </w:rPr>
              <w:t>Brigadistas</w:t>
            </w:r>
            <w:proofErr w:type="spellEnd"/>
            <w:r w:rsidRPr="000D21C0">
              <w:rPr>
                <w:rFonts w:eastAsia="Times New Roman"/>
                <w:color w:val="000000" w:themeColor="text1"/>
                <w:sz w:val="16"/>
                <w:szCs w:val="16"/>
              </w:rPr>
              <w:t xml:space="preserve"> were exiles or refugees from Nazi Germany, Fascist Italy or other countries, such as Hungary, which had authoritarian right-wing governments at the time. These men could not safely return home, and some were instead given honorary Spanish citizenship and integrated into Spanish units of the Popular Army. The remainder were repatriated to their own countries. The Belgian and Dutch volunteers lost their citizenship because they had served in a foreign army. </w:t>
            </w:r>
          </w:p>
          <w:p w14:paraId="75D20D9E" w14:textId="77777777" w:rsidR="00C8696F" w:rsidRPr="000D21C0" w:rsidRDefault="00C8696F" w:rsidP="00F85205">
            <w:pPr>
              <w:rPr>
                <w:color w:val="000000" w:themeColor="text1"/>
                <w:sz w:val="16"/>
                <w:szCs w:val="16"/>
              </w:rPr>
            </w:pPr>
          </w:p>
        </w:tc>
      </w:tr>
      <w:tr w:rsidR="000D21C0" w:rsidRPr="000D21C0" w14:paraId="32930121" w14:textId="77777777" w:rsidTr="007B2785">
        <w:tc>
          <w:tcPr>
            <w:tcW w:w="2436" w:type="dxa"/>
            <w:gridSpan w:val="2"/>
            <w:shd w:val="clear" w:color="auto" w:fill="FFFFFF" w:themeFill="background1"/>
          </w:tcPr>
          <w:p w14:paraId="40847D83" w14:textId="77777777" w:rsidR="00C8696F" w:rsidRPr="00C8696F" w:rsidRDefault="00C8696F" w:rsidP="00F85205">
            <w:pPr>
              <w:rPr>
                <w:color w:val="000000" w:themeColor="text1"/>
                <w:sz w:val="16"/>
                <w:szCs w:val="16"/>
              </w:rPr>
            </w:pPr>
            <w:r w:rsidRPr="00C8696F">
              <w:rPr>
                <w:color w:val="000000" w:themeColor="text1"/>
                <w:sz w:val="16"/>
                <w:szCs w:val="16"/>
              </w:rPr>
              <w:t>First Vienna Award to Hungary (1938 – Czechoslovakia/ Hungary);</w:t>
            </w:r>
          </w:p>
          <w:p w14:paraId="35CFD332" w14:textId="77777777" w:rsidR="00C8696F" w:rsidRPr="00C8696F" w:rsidRDefault="00C8696F" w:rsidP="00F85205">
            <w:pPr>
              <w:rPr>
                <w:color w:val="000000" w:themeColor="text1"/>
                <w:sz w:val="16"/>
                <w:szCs w:val="16"/>
              </w:rPr>
            </w:pPr>
          </w:p>
          <w:p w14:paraId="7574DE60" w14:textId="00E5FF62" w:rsidR="00C8696F" w:rsidRPr="000D21C0" w:rsidRDefault="00C8696F" w:rsidP="00F85205">
            <w:pPr>
              <w:rPr>
                <w:b/>
                <w:bCs/>
                <w:color w:val="000000" w:themeColor="text1"/>
                <w:sz w:val="16"/>
                <w:szCs w:val="16"/>
              </w:rPr>
            </w:pPr>
            <w:r w:rsidRPr="000D21C0">
              <w:rPr>
                <w:color w:val="000000" w:themeColor="text1"/>
                <w:sz w:val="16"/>
                <w:szCs w:val="16"/>
              </w:rPr>
              <w:t>After failed negotiations between Czechoslovakia &amp; Hungary, as recommendation to settle disputes by Munich Agreement, was for the cession of southern Slovakia to Hungary &amp; Poland. This effectively ceded the territories to Germany</w:t>
            </w:r>
          </w:p>
        </w:tc>
        <w:tc>
          <w:tcPr>
            <w:tcW w:w="6915" w:type="dxa"/>
            <w:shd w:val="clear" w:color="auto" w:fill="FFFFFF" w:themeFill="background1"/>
          </w:tcPr>
          <w:p w14:paraId="491F487E" w14:textId="77777777" w:rsidR="00C8696F" w:rsidRPr="000D21C0" w:rsidRDefault="00C8696F" w:rsidP="00F85205">
            <w:pPr>
              <w:rPr>
                <w:color w:val="000000" w:themeColor="text1"/>
                <w:sz w:val="16"/>
                <w:szCs w:val="16"/>
              </w:rPr>
            </w:pPr>
            <w:r w:rsidRPr="000D21C0">
              <w:rPr>
                <w:color w:val="000000" w:themeColor="text1"/>
                <w:sz w:val="16"/>
                <w:szCs w:val="16"/>
              </w:rPr>
              <w:t>Bohemia, Moravia, Silesia lost about 38% of combined area to Germany with 2.8 million German, and 513,000 to 750,000 Czech inhabitants. After the Munich decision, 115,000 Czechs and 30,000 Germans fled to the rump of Czechoslovakia, with refugee count on March 1, 1939 standing at ~ 150,000.</w:t>
            </w:r>
          </w:p>
          <w:p w14:paraId="1F840F14" w14:textId="77777777" w:rsidR="00C8696F" w:rsidRPr="000D21C0" w:rsidRDefault="00C8696F" w:rsidP="00F85205">
            <w:pPr>
              <w:rPr>
                <w:color w:val="000000" w:themeColor="text1"/>
                <w:sz w:val="16"/>
                <w:szCs w:val="16"/>
              </w:rPr>
            </w:pPr>
          </w:p>
        </w:tc>
        <w:tc>
          <w:tcPr>
            <w:tcW w:w="4394" w:type="dxa"/>
            <w:shd w:val="clear" w:color="auto" w:fill="FFFFFF" w:themeFill="background1"/>
          </w:tcPr>
          <w:p w14:paraId="28432299" w14:textId="56A60AAF" w:rsidR="00C8696F" w:rsidRPr="000D21C0" w:rsidRDefault="00C8696F" w:rsidP="00F85205">
            <w:pPr>
              <w:rPr>
                <w:rFonts w:eastAsia="Times New Roman"/>
                <w:color w:val="000000" w:themeColor="text1"/>
                <w:sz w:val="16"/>
                <w:szCs w:val="16"/>
              </w:rPr>
            </w:pPr>
            <w:r w:rsidRPr="000D21C0">
              <w:rPr>
                <w:rFonts w:eastAsia="Times New Roman"/>
                <w:color w:val="000000" w:themeColor="text1"/>
                <w:sz w:val="16"/>
                <w:szCs w:val="16"/>
              </w:rPr>
              <w:t>Similar to later Yalta Conference, this agreement led to a redistribution of land which resulted in large swathes of refugee/ IDP movement; pre-war shifts towards German political and military clout allowed for an asymmetry in power dynamics, and land cession went Germany’s way.</w:t>
            </w:r>
          </w:p>
        </w:tc>
      </w:tr>
      <w:tr w:rsidR="000D21C0" w:rsidRPr="000D21C0" w14:paraId="46C1C5D4" w14:textId="77777777" w:rsidTr="007B2785">
        <w:tc>
          <w:tcPr>
            <w:tcW w:w="2436" w:type="dxa"/>
            <w:gridSpan w:val="2"/>
            <w:shd w:val="clear" w:color="auto" w:fill="FFFFFF" w:themeFill="background1"/>
          </w:tcPr>
          <w:p w14:paraId="0FE46B1C" w14:textId="77777777" w:rsidR="00C8696F" w:rsidRPr="000D21C0" w:rsidRDefault="00C8696F" w:rsidP="00F85205">
            <w:pPr>
              <w:rPr>
                <w:color w:val="000000" w:themeColor="text1"/>
                <w:sz w:val="16"/>
                <w:szCs w:val="16"/>
              </w:rPr>
            </w:pPr>
            <w:proofErr w:type="spellStart"/>
            <w:r w:rsidRPr="000D21C0">
              <w:rPr>
                <w:b/>
                <w:bCs/>
                <w:color w:val="000000" w:themeColor="text1"/>
                <w:sz w:val="16"/>
                <w:szCs w:val="16"/>
              </w:rPr>
              <w:t>Évian</w:t>
            </w:r>
            <w:proofErr w:type="spellEnd"/>
            <w:r w:rsidRPr="000D21C0">
              <w:rPr>
                <w:b/>
                <w:bCs/>
                <w:color w:val="000000" w:themeColor="text1"/>
                <w:sz w:val="16"/>
                <w:szCs w:val="16"/>
              </w:rPr>
              <w:t xml:space="preserve"> Conference </w:t>
            </w:r>
            <w:r w:rsidRPr="000D21C0">
              <w:rPr>
                <w:color w:val="000000" w:themeColor="text1"/>
                <w:sz w:val="16"/>
                <w:szCs w:val="16"/>
              </w:rPr>
              <w:t>(1938 – France);</w:t>
            </w:r>
          </w:p>
          <w:p w14:paraId="48EDB7C2" w14:textId="77777777" w:rsidR="00C8696F" w:rsidRPr="000D21C0" w:rsidRDefault="00C8696F" w:rsidP="00F85205">
            <w:pPr>
              <w:rPr>
                <w:color w:val="000000" w:themeColor="text1"/>
                <w:sz w:val="16"/>
                <w:szCs w:val="16"/>
              </w:rPr>
            </w:pPr>
          </w:p>
          <w:p w14:paraId="40F21F85" w14:textId="62AF7C38" w:rsidR="00C8696F" w:rsidRPr="000D21C0" w:rsidRDefault="00C8696F" w:rsidP="00F85205">
            <w:pPr>
              <w:rPr>
                <w:b/>
                <w:bCs/>
                <w:color w:val="000000" w:themeColor="text1"/>
                <w:sz w:val="16"/>
                <w:szCs w:val="16"/>
              </w:rPr>
            </w:pPr>
            <w:r w:rsidRPr="000D21C0">
              <w:rPr>
                <w:color w:val="000000" w:themeColor="text1"/>
                <w:sz w:val="16"/>
                <w:szCs w:val="16"/>
              </w:rPr>
              <w:t>Convened to discuss problem of German/ Austrian Jewish refugees wishing to flee persecution by Nazi Germany; initiative by President FDR</w:t>
            </w:r>
          </w:p>
        </w:tc>
        <w:tc>
          <w:tcPr>
            <w:tcW w:w="6915" w:type="dxa"/>
            <w:shd w:val="clear" w:color="auto" w:fill="FFFFFF" w:themeFill="background1"/>
          </w:tcPr>
          <w:p w14:paraId="724A975F" w14:textId="77777777" w:rsidR="00C8696F" w:rsidRPr="000D21C0" w:rsidRDefault="00C8696F" w:rsidP="00F85205">
            <w:pPr>
              <w:rPr>
                <w:color w:val="000000" w:themeColor="text1"/>
                <w:sz w:val="16"/>
                <w:szCs w:val="16"/>
              </w:rPr>
            </w:pPr>
            <w:r w:rsidRPr="000D21C0">
              <w:rPr>
                <w:color w:val="000000" w:themeColor="text1"/>
                <w:sz w:val="16"/>
                <w:szCs w:val="16"/>
              </w:rPr>
              <w:t xml:space="preserve">Following Nuremberg Laws, 450,000 – 900,000 German Jews were refugees by 1938 (most going to France or British Mandatory Palestine) </w:t>
            </w:r>
            <w:r w:rsidRPr="000D21C0">
              <w:rPr>
                <w:color w:val="000000" w:themeColor="text1"/>
                <w:sz w:val="16"/>
                <w:szCs w:val="16"/>
              </w:rPr>
              <w:sym w:font="Wingdings" w:char="F0E0"/>
            </w:r>
            <w:r w:rsidRPr="000D21C0">
              <w:rPr>
                <w:color w:val="000000" w:themeColor="text1"/>
                <w:sz w:val="16"/>
                <w:szCs w:val="16"/>
              </w:rPr>
              <w:t xml:space="preserve"> in 1938, Hitler annexed Austria and made + 200,000 Austrian Jews stateless peoples. </w:t>
            </w:r>
          </w:p>
          <w:p w14:paraId="329E1E02" w14:textId="77777777" w:rsidR="00C8696F" w:rsidRPr="000D21C0" w:rsidRDefault="00C8696F" w:rsidP="00F85205">
            <w:pPr>
              <w:rPr>
                <w:color w:val="000000" w:themeColor="text1"/>
                <w:sz w:val="16"/>
                <w:szCs w:val="16"/>
              </w:rPr>
            </w:pPr>
          </w:p>
          <w:p w14:paraId="76F20E5C" w14:textId="77777777" w:rsidR="00C8696F" w:rsidRPr="000D21C0" w:rsidRDefault="00C8696F" w:rsidP="00F85205">
            <w:pPr>
              <w:rPr>
                <w:color w:val="000000" w:themeColor="text1"/>
                <w:sz w:val="16"/>
                <w:szCs w:val="16"/>
              </w:rPr>
            </w:pPr>
            <w:r w:rsidRPr="000D21C0">
              <w:rPr>
                <w:color w:val="000000" w:themeColor="text1"/>
                <w:sz w:val="16"/>
                <w:szCs w:val="16"/>
              </w:rPr>
              <w:t xml:space="preserve">Before conference, U.S. and Britain made agreement </w:t>
            </w:r>
            <w:r w:rsidRPr="000D21C0">
              <w:rPr>
                <w:color w:val="000000" w:themeColor="text1"/>
                <w:sz w:val="16"/>
                <w:szCs w:val="16"/>
              </w:rPr>
              <w:sym w:font="Wingdings" w:char="F0E0"/>
            </w:r>
            <w:r w:rsidRPr="000D21C0">
              <w:rPr>
                <w:color w:val="000000" w:themeColor="text1"/>
                <w:sz w:val="16"/>
                <w:szCs w:val="16"/>
              </w:rPr>
              <w:t xml:space="preserve"> British would not bring up U.S. not filling its immigration quotas, and in return mention of Palestine as possible destination would be excluded from agenda. This cut two viable options, and made the conference a relatively pointless get-together.</w:t>
            </w:r>
          </w:p>
          <w:p w14:paraId="23B00AC8" w14:textId="77777777" w:rsidR="00C8696F" w:rsidRPr="000D21C0" w:rsidRDefault="00C8696F" w:rsidP="00F85205">
            <w:pPr>
              <w:rPr>
                <w:color w:val="000000" w:themeColor="text1"/>
                <w:sz w:val="16"/>
                <w:szCs w:val="16"/>
              </w:rPr>
            </w:pPr>
          </w:p>
        </w:tc>
        <w:tc>
          <w:tcPr>
            <w:tcW w:w="4394" w:type="dxa"/>
            <w:shd w:val="clear" w:color="auto" w:fill="FFFFFF" w:themeFill="background1"/>
          </w:tcPr>
          <w:p w14:paraId="076C0F23" w14:textId="750B518D" w:rsidR="00C8696F" w:rsidRPr="000D21C0" w:rsidRDefault="00C8696F" w:rsidP="00F85205">
            <w:pPr>
              <w:rPr>
                <w:rFonts w:eastAsia="Times New Roman"/>
                <w:color w:val="000000" w:themeColor="text1"/>
                <w:sz w:val="16"/>
                <w:szCs w:val="16"/>
              </w:rPr>
            </w:pPr>
            <w:r w:rsidRPr="000D21C0">
              <w:rPr>
                <w:rFonts w:eastAsia="Times New Roman"/>
                <w:color w:val="000000" w:themeColor="text1"/>
                <w:sz w:val="16"/>
                <w:szCs w:val="16"/>
              </w:rPr>
              <w:t xml:space="preserve">Tangibly, the </w:t>
            </w:r>
            <w:proofErr w:type="spellStart"/>
            <w:r w:rsidRPr="000D21C0">
              <w:rPr>
                <w:rFonts w:eastAsia="Times New Roman"/>
                <w:color w:val="000000" w:themeColor="text1"/>
                <w:sz w:val="16"/>
                <w:szCs w:val="16"/>
              </w:rPr>
              <w:t>Évian</w:t>
            </w:r>
            <w:proofErr w:type="spellEnd"/>
            <w:r w:rsidRPr="000D21C0">
              <w:rPr>
                <w:rFonts w:eastAsia="Times New Roman"/>
                <w:color w:val="000000" w:themeColor="text1"/>
                <w:sz w:val="16"/>
                <w:szCs w:val="16"/>
              </w:rPr>
              <w:t xml:space="preserve"> Conference launched the ICR (which proceeded to receive so little support from any member nation that it fell into obscurity before being officially shut in 1947 and replaced by the UN’s International Refugee Organization).</w:t>
            </w:r>
          </w:p>
          <w:p w14:paraId="339A6FDA" w14:textId="578D7766" w:rsidR="00C8696F" w:rsidRPr="000D21C0" w:rsidRDefault="00C8696F" w:rsidP="00F85205">
            <w:pPr>
              <w:rPr>
                <w:rFonts w:eastAsia="Times New Roman"/>
                <w:color w:val="000000" w:themeColor="text1"/>
                <w:sz w:val="16"/>
                <w:szCs w:val="16"/>
              </w:rPr>
            </w:pPr>
            <w:r w:rsidRPr="000D21C0">
              <w:rPr>
                <w:rFonts w:eastAsia="Times New Roman"/>
                <w:color w:val="000000" w:themeColor="text1"/>
                <w:sz w:val="16"/>
                <w:szCs w:val="16"/>
              </w:rPr>
              <w:t xml:space="preserve">Beyond this, delegates expressed sympathy for Jews under Nazism but made no joint resolution or commitment and framing the conference as only a beginning (oddly the U.S. didn’t really send politicians to the conference, instead opting to send U.S. </w:t>
            </w:r>
            <w:r w:rsidRPr="000D21C0">
              <w:rPr>
                <w:rFonts w:eastAsia="Times New Roman"/>
                <w:color w:val="000000" w:themeColor="text1"/>
                <w:sz w:val="16"/>
                <w:szCs w:val="16"/>
              </w:rPr>
              <w:lastRenderedPageBreak/>
              <w:t>Steel Corp.’s Myron Taylor who couldn’t have taken more than an observer role had he even wanted to). The U.S. maintained an upper hand over liberalizing its immigration policy, while Europe’s Jewish population was largely isolated to suffer.</w:t>
            </w:r>
          </w:p>
        </w:tc>
      </w:tr>
      <w:tr w:rsidR="000D21C0" w:rsidRPr="000D21C0" w14:paraId="3C1894BD" w14:textId="77777777" w:rsidTr="007B2785">
        <w:tc>
          <w:tcPr>
            <w:tcW w:w="2436" w:type="dxa"/>
            <w:gridSpan w:val="2"/>
            <w:shd w:val="clear" w:color="auto" w:fill="FFFFFF" w:themeFill="background1"/>
          </w:tcPr>
          <w:p w14:paraId="14A9967B" w14:textId="77777777" w:rsidR="00C8696F" w:rsidRPr="000D21C0" w:rsidRDefault="00C8696F" w:rsidP="00F85205">
            <w:pPr>
              <w:rPr>
                <w:color w:val="000000" w:themeColor="text1"/>
                <w:sz w:val="16"/>
                <w:szCs w:val="16"/>
              </w:rPr>
            </w:pPr>
            <w:proofErr w:type="spellStart"/>
            <w:r w:rsidRPr="000D21C0">
              <w:rPr>
                <w:b/>
                <w:bCs/>
                <w:color w:val="000000" w:themeColor="text1"/>
                <w:sz w:val="16"/>
                <w:szCs w:val="16"/>
              </w:rPr>
              <w:lastRenderedPageBreak/>
              <w:t>Bérard-Jordana</w:t>
            </w:r>
            <w:proofErr w:type="spellEnd"/>
            <w:r w:rsidRPr="000D21C0">
              <w:rPr>
                <w:b/>
                <w:bCs/>
                <w:color w:val="000000" w:themeColor="text1"/>
                <w:sz w:val="16"/>
                <w:szCs w:val="16"/>
              </w:rPr>
              <w:t xml:space="preserve"> Agreement </w:t>
            </w:r>
            <w:r w:rsidRPr="000D21C0">
              <w:rPr>
                <w:color w:val="000000" w:themeColor="text1"/>
                <w:sz w:val="16"/>
                <w:szCs w:val="16"/>
              </w:rPr>
              <w:t>(1939 – Spain/ France);</w:t>
            </w:r>
          </w:p>
          <w:p w14:paraId="48FEB211" w14:textId="77777777" w:rsidR="00C8696F" w:rsidRPr="000D21C0" w:rsidRDefault="00C8696F" w:rsidP="00F85205">
            <w:pPr>
              <w:rPr>
                <w:color w:val="000000" w:themeColor="text1"/>
                <w:sz w:val="16"/>
                <w:szCs w:val="16"/>
              </w:rPr>
            </w:pPr>
          </w:p>
          <w:p w14:paraId="5797AC04" w14:textId="6E0217A8" w:rsidR="00C8696F" w:rsidRPr="000D21C0" w:rsidRDefault="00C8696F" w:rsidP="00F85205">
            <w:pPr>
              <w:rPr>
                <w:b/>
                <w:bCs/>
                <w:color w:val="000000" w:themeColor="text1"/>
                <w:sz w:val="16"/>
                <w:szCs w:val="16"/>
              </w:rPr>
            </w:pPr>
            <w:r w:rsidRPr="000D21C0">
              <w:rPr>
                <w:color w:val="000000" w:themeColor="text1"/>
                <w:sz w:val="16"/>
                <w:szCs w:val="16"/>
              </w:rPr>
              <w:t>Political treaty signed between France and Spain in Burgos following fall of Spanish Republicans and capture of Barcelona by Nationalists; left-leaning French government under Léon Blum had absorbed 400,000 Republican refugees, partly due to sympathies fueled by enemies of France (Germany, UK) at the time supporting Francisco Franco’s government</w:t>
            </w:r>
          </w:p>
        </w:tc>
        <w:tc>
          <w:tcPr>
            <w:tcW w:w="6915" w:type="dxa"/>
            <w:shd w:val="clear" w:color="auto" w:fill="FFFFFF" w:themeFill="background1"/>
          </w:tcPr>
          <w:p w14:paraId="5846B6D6" w14:textId="77777777" w:rsidR="00C8696F" w:rsidRPr="000D21C0" w:rsidRDefault="00C8696F" w:rsidP="00F85205">
            <w:pPr>
              <w:rPr>
                <w:color w:val="000000" w:themeColor="text1"/>
                <w:sz w:val="16"/>
                <w:szCs w:val="16"/>
              </w:rPr>
            </w:pPr>
            <w:r w:rsidRPr="000D21C0">
              <w:rPr>
                <w:color w:val="000000" w:themeColor="text1"/>
                <w:sz w:val="16"/>
                <w:szCs w:val="16"/>
              </w:rPr>
              <w:t>Regarding the “refugee question:” Spanish government declared willingness to receive all refugees, without distinction between men, women, and children who had fled Nationalist troops.</w:t>
            </w:r>
          </w:p>
          <w:p w14:paraId="2BE10DA1" w14:textId="77777777" w:rsidR="00C8696F" w:rsidRPr="000D21C0" w:rsidRDefault="00C8696F" w:rsidP="00F85205">
            <w:pPr>
              <w:rPr>
                <w:color w:val="000000" w:themeColor="text1"/>
                <w:sz w:val="16"/>
                <w:szCs w:val="16"/>
              </w:rPr>
            </w:pPr>
          </w:p>
          <w:p w14:paraId="73D4A3D0" w14:textId="77777777" w:rsidR="00C8696F" w:rsidRPr="000D21C0" w:rsidRDefault="00C8696F" w:rsidP="00F85205">
            <w:pPr>
              <w:rPr>
                <w:color w:val="000000" w:themeColor="text1"/>
                <w:sz w:val="16"/>
                <w:szCs w:val="16"/>
              </w:rPr>
            </w:pPr>
            <w:r w:rsidRPr="000D21C0">
              <w:rPr>
                <w:color w:val="000000" w:themeColor="text1"/>
                <w:sz w:val="16"/>
                <w:szCs w:val="16"/>
              </w:rPr>
              <w:t>Spanish government reserved rights to prosecute in Spanish courts any refugees for crimes of which they were suspected.</w:t>
            </w:r>
          </w:p>
          <w:p w14:paraId="70AF0757" w14:textId="77777777" w:rsidR="00C8696F" w:rsidRPr="000D21C0" w:rsidRDefault="00C8696F" w:rsidP="00F85205">
            <w:pPr>
              <w:rPr>
                <w:color w:val="000000" w:themeColor="text1"/>
                <w:sz w:val="16"/>
                <w:szCs w:val="16"/>
              </w:rPr>
            </w:pPr>
          </w:p>
        </w:tc>
        <w:tc>
          <w:tcPr>
            <w:tcW w:w="4394" w:type="dxa"/>
            <w:shd w:val="clear" w:color="auto" w:fill="FFFFFF" w:themeFill="background1"/>
          </w:tcPr>
          <w:p w14:paraId="05B99869" w14:textId="105A800D" w:rsidR="00C8696F" w:rsidRPr="000D21C0" w:rsidRDefault="00C8696F" w:rsidP="00F85205">
            <w:pPr>
              <w:rPr>
                <w:rFonts w:eastAsia="Times New Roman"/>
                <w:color w:val="000000" w:themeColor="text1"/>
                <w:sz w:val="16"/>
                <w:szCs w:val="16"/>
              </w:rPr>
            </w:pPr>
            <w:r w:rsidRPr="000D21C0">
              <w:rPr>
                <w:rFonts w:eastAsia="Times New Roman"/>
                <w:color w:val="000000" w:themeColor="text1"/>
                <w:sz w:val="16"/>
                <w:szCs w:val="16"/>
              </w:rPr>
              <w:t>Before the treaty being finalized, the Spanish Civil War had ended with Franco’s Nationalists pushing the Republicans out of their last major stronghold (Barcelona), and close to 450,000 – ½ million refugees escaping to French internment camps. Franco’s victory, combined with France’s (Blum’s) attempts to not alienate their neighbor to the South at the onset of Germany’s increased aggression caused Franco to have the upper hand in the process. France neither had the political reason or will at the time to protect the Spanish refugees from prosecution following their expatriation, leading to the refugees themselves (most of them ex-Republican fighters and their families) being the true “losers”.</w:t>
            </w:r>
          </w:p>
        </w:tc>
      </w:tr>
      <w:tr w:rsidR="000D21C0" w:rsidRPr="000D21C0" w14:paraId="7D0AE2DF" w14:textId="77777777" w:rsidTr="007B2785">
        <w:tc>
          <w:tcPr>
            <w:tcW w:w="2436" w:type="dxa"/>
            <w:gridSpan w:val="2"/>
            <w:shd w:val="clear" w:color="auto" w:fill="FFFFFF" w:themeFill="background1"/>
          </w:tcPr>
          <w:p w14:paraId="0F5B3639" w14:textId="77777777" w:rsidR="00C8696F" w:rsidRPr="000D21C0" w:rsidRDefault="00C8696F" w:rsidP="00F85205">
            <w:pPr>
              <w:rPr>
                <w:color w:val="000000" w:themeColor="text1"/>
                <w:sz w:val="16"/>
                <w:szCs w:val="16"/>
              </w:rPr>
            </w:pPr>
            <w:r w:rsidRPr="000D21C0">
              <w:rPr>
                <w:b/>
                <w:bCs/>
                <w:color w:val="000000" w:themeColor="text1"/>
                <w:sz w:val="16"/>
                <w:szCs w:val="16"/>
              </w:rPr>
              <w:t xml:space="preserve">Molotov-Ribbentrop Pact </w:t>
            </w:r>
            <w:r w:rsidRPr="000D21C0">
              <w:rPr>
                <w:color w:val="000000" w:themeColor="text1"/>
                <w:sz w:val="16"/>
                <w:szCs w:val="16"/>
              </w:rPr>
              <w:t>(1939 – Nazi Germany &amp; Soviet Union);</w:t>
            </w:r>
          </w:p>
          <w:p w14:paraId="393BDEE2" w14:textId="77777777" w:rsidR="00C8696F" w:rsidRPr="000D21C0" w:rsidRDefault="00C8696F" w:rsidP="00F85205">
            <w:pPr>
              <w:rPr>
                <w:color w:val="000000" w:themeColor="text1"/>
                <w:sz w:val="16"/>
                <w:szCs w:val="16"/>
              </w:rPr>
            </w:pPr>
          </w:p>
          <w:p w14:paraId="47ADF7B5" w14:textId="610FB0A2" w:rsidR="00C8696F" w:rsidRPr="000D21C0" w:rsidRDefault="00C8696F" w:rsidP="00F85205">
            <w:pPr>
              <w:rPr>
                <w:b/>
                <w:bCs/>
                <w:color w:val="000000" w:themeColor="text1"/>
                <w:sz w:val="16"/>
                <w:szCs w:val="16"/>
              </w:rPr>
            </w:pPr>
            <w:r w:rsidRPr="000D21C0">
              <w:rPr>
                <w:color w:val="000000" w:themeColor="text1"/>
                <w:sz w:val="16"/>
                <w:szCs w:val="16"/>
              </w:rPr>
              <w:t>Non-aggression pact with secret protocol partitioning Central and Eastern Europe between them; the secret protocol – revealed after Germany’s defeat in 1945 – Romania, Poland, Lithuania, Latvia, Estonia, Finland were divided between USSR and Germany</w:t>
            </w:r>
          </w:p>
        </w:tc>
        <w:tc>
          <w:tcPr>
            <w:tcW w:w="6915" w:type="dxa"/>
            <w:shd w:val="clear" w:color="auto" w:fill="FFFFFF" w:themeFill="background1"/>
          </w:tcPr>
          <w:p w14:paraId="7C225CB9" w14:textId="77777777" w:rsidR="00C8696F" w:rsidRPr="000D21C0" w:rsidRDefault="00C8696F" w:rsidP="00F85205">
            <w:pPr>
              <w:rPr>
                <w:color w:val="000000" w:themeColor="text1"/>
                <w:sz w:val="16"/>
                <w:szCs w:val="16"/>
              </w:rPr>
            </w:pPr>
            <w:r w:rsidRPr="000D21C0">
              <w:rPr>
                <w:color w:val="000000" w:themeColor="text1"/>
                <w:sz w:val="16"/>
                <w:szCs w:val="16"/>
              </w:rPr>
              <w:t>A key result of the Molotov-Ribbentrop Pact was the forced migration of tens to hundreds of thousands of Poles/ Eastern Europeans and Baltic citizens. Operation Tannenberg was an important result of the Pact, because of 1.) 50,000 – 200,000 Polish children forcefully transferred to be “Germanized,” 2.) forced resettlement of 2 million Poles, many who fled German integration of Polish lands into “lebensraum,” including 750,000 Polish peasants who were forced to leave their property which was expropriated for Germans.</w:t>
            </w:r>
          </w:p>
          <w:p w14:paraId="4D4C26C2" w14:textId="77777777" w:rsidR="00C8696F" w:rsidRPr="000D21C0" w:rsidRDefault="00C8696F" w:rsidP="00F85205">
            <w:pPr>
              <w:rPr>
                <w:color w:val="000000" w:themeColor="text1"/>
                <w:sz w:val="16"/>
                <w:szCs w:val="16"/>
              </w:rPr>
            </w:pPr>
            <w:r w:rsidRPr="000D21C0">
              <w:rPr>
                <w:color w:val="000000" w:themeColor="text1"/>
                <w:sz w:val="16"/>
                <w:szCs w:val="16"/>
              </w:rPr>
              <w:t>A 2nd “secret protocol” was passed in 1941 and partly focused on migration issues (see below). Could be technically part of Molotov-Ribbentrop pact, but is usually treated as independent.</w:t>
            </w:r>
          </w:p>
          <w:p w14:paraId="7804BF28" w14:textId="77777777" w:rsidR="00C8696F" w:rsidRPr="000D21C0" w:rsidRDefault="00C8696F" w:rsidP="00F85205">
            <w:pPr>
              <w:rPr>
                <w:color w:val="000000" w:themeColor="text1"/>
                <w:sz w:val="16"/>
                <w:szCs w:val="16"/>
              </w:rPr>
            </w:pPr>
          </w:p>
        </w:tc>
        <w:tc>
          <w:tcPr>
            <w:tcW w:w="4394" w:type="dxa"/>
            <w:shd w:val="clear" w:color="auto" w:fill="FFFFFF" w:themeFill="background1"/>
          </w:tcPr>
          <w:p w14:paraId="69264AA7" w14:textId="58E9F1A6" w:rsidR="00C8696F" w:rsidRPr="000D21C0" w:rsidRDefault="00C8696F" w:rsidP="00F85205">
            <w:pPr>
              <w:rPr>
                <w:rFonts w:eastAsia="Times New Roman"/>
                <w:color w:val="000000" w:themeColor="text1"/>
                <w:sz w:val="16"/>
                <w:szCs w:val="16"/>
              </w:rPr>
            </w:pPr>
            <w:r w:rsidRPr="000D21C0">
              <w:rPr>
                <w:rFonts w:eastAsia="Times New Roman"/>
                <w:color w:val="000000" w:themeColor="text1"/>
                <w:sz w:val="16"/>
                <w:szCs w:val="16"/>
              </w:rPr>
              <w:t>At the time of the Pact, the two signatories were rising military powers in Europe, and directly preceded the outbreak of Germany’s expansion of “Lebensraum.” The Pact heavily favored German interests while making land concessions to the Soviets. Like most of these pacts/ agreements, there aren’t specific concessions or note made of refugees and displaced persons. The focus is on land exchange and cession and displacement naturally follows.</w:t>
            </w:r>
          </w:p>
        </w:tc>
      </w:tr>
      <w:tr w:rsidR="000D21C0" w:rsidRPr="000D21C0" w14:paraId="6C242724" w14:textId="77777777" w:rsidTr="007B2785">
        <w:tc>
          <w:tcPr>
            <w:tcW w:w="2436" w:type="dxa"/>
            <w:gridSpan w:val="2"/>
            <w:shd w:val="clear" w:color="auto" w:fill="FFFFFF" w:themeFill="background1"/>
          </w:tcPr>
          <w:p w14:paraId="62BFD8CC" w14:textId="77777777" w:rsidR="00C8696F" w:rsidRPr="000D21C0" w:rsidRDefault="00C8696F" w:rsidP="00F85205">
            <w:pPr>
              <w:rPr>
                <w:color w:val="000000" w:themeColor="text1"/>
                <w:sz w:val="16"/>
                <w:szCs w:val="16"/>
              </w:rPr>
            </w:pPr>
            <w:r w:rsidRPr="000D21C0">
              <w:rPr>
                <w:b/>
                <w:bCs/>
                <w:color w:val="000000" w:themeColor="text1"/>
                <w:sz w:val="16"/>
                <w:szCs w:val="16"/>
              </w:rPr>
              <w:t xml:space="preserve">German-Soviet Boundary and Friendship Treaty </w:t>
            </w:r>
            <w:r w:rsidRPr="000D21C0">
              <w:rPr>
                <w:color w:val="000000" w:themeColor="text1"/>
                <w:sz w:val="16"/>
                <w:szCs w:val="16"/>
              </w:rPr>
              <w:t>(1939 – Nazi Germany &amp; Soviets);</w:t>
            </w:r>
          </w:p>
          <w:p w14:paraId="74ECE9A4" w14:textId="77777777" w:rsidR="00C8696F" w:rsidRPr="000D21C0" w:rsidRDefault="00C8696F" w:rsidP="00F85205">
            <w:pPr>
              <w:rPr>
                <w:color w:val="000000" w:themeColor="text1"/>
                <w:sz w:val="16"/>
                <w:szCs w:val="16"/>
              </w:rPr>
            </w:pPr>
          </w:p>
          <w:p w14:paraId="57F4B41B" w14:textId="3FCC291F" w:rsidR="00C8696F" w:rsidRPr="000D21C0" w:rsidRDefault="00C8696F" w:rsidP="00F85205">
            <w:pPr>
              <w:rPr>
                <w:b/>
                <w:bCs/>
                <w:color w:val="000000" w:themeColor="text1"/>
                <w:sz w:val="16"/>
                <w:szCs w:val="16"/>
              </w:rPr>
            </w:pPr>
            <w:r w:rsidRPr="000D21C0">
              <w:rPr>
                <w:color w:val="000000" w:themeColor="text1"/>
                <w:sz w:val="16"/>
                <w:szCs w:val="16"/>
              </w:rPr>
              <w:t>Second supplementary protocol of Molotov-Ribbentrop Pact, specifically secret 2md clause following join invasion of sovereign Poland.</w:t>
            </w:r>
          </w:p>
        </w:tc>
        <w:tc>
          <w:tcPr>
            <w:tcW w:w="6915" w:type="dxa"/>
            <w:shd w:val="clear" w:color="auto" w:fill="FFFFFF" w:themeFill="background1"/>
          </w:tcPr>
          <w:p w14:paraId="6BB96A43" w14:textId="77777777" w:rsidR="00C8696F" w:rsidRPr="000D21C0" w:rsidRDefault="00C8696F" w:rsidP="00F85205">
            <w:pPr>
              <w:rPr>
                <w:color w:val="000000" w:themeColor="text1"/>
                <w:sz w:val="16"/>
                <w:szCs w:val="16"/>
              </w:rPr>
            </w:pPr>
            <w:r w:rsidRPr="000D21C0">
              <w:rPr>
                <w:color w:val="000000" w:themeColor="text1"/>
                <w:sz w:val="16"/>
                <w:szCs w:val="16"/>
              </w:rPr>
              <w:t>Several secret articles attached to the treaty, specifically the exchange of Soviet and German nationals between the two occupied zones of Poland, redrew parts of the central European spheres of interest dictated by first part of Molotov-Ribbentrop and stated that neither party would allow on its territory any “Polish agitation” directed at the other party.</w:t>
            </w:r>
          </w:p>
          <w:p w14:paraId="432E6FB2" w14:textId="77777777" w:rsidR="00C8696F" w:rsidRPr="000D21C0" w:rsidRDefault="00C8696F" w:rsidP="00F85205">
            <w:pPr>
              <w:rPr>
                <w:color w:val="000000" w:themeColor="text1"/>
                <w:sz w:val="16"/>
                <w:szCs w:val="16"/>
              </w:rPr>
            </w:pPr>
          </w:p>
          <w:p w14:paraId="677FD41B" w14:textId="77777777" w:rsidR="00C8696F" w:rsidRPr="000D21C0" w:rsidRDefault="00C8696F" w:rsidP="00F85205">
            <w:pPr>
              <w:rPr>
                <w:color w:val="000000" w:themeColor="text1"/>
                <w:sz w:val="16"/>
                <w:szCs w:val="16"/>
              </w:rPr>
            </w:pPr>
            <w:r w:rsidRPr="000D21C0">
              <w:rPr>
                <w:color w:val="000000" w:themeColor="text1"/>
                <w:sz w:val="16"/>
                <w:szCs w:val="16"/>
              </w:rPr>
              <w:t xml:space="preserve">Led into Soviets signing of further provisions which led to Lithuania acquiring 1/5 </w:t>
            </w:r>
            <w:proofErr w:type="spellStart"/>
            <w:r w:rsidRPr="000D21C0">
              <w:rPr>
                <w:color w:val="000000" w:themeColor="text1"/>
                <w:sz w:val="16"/>
                <w:szCs w:val="16"/>
              </w:rPr>
              <w:t>Vilnus</w:t>
            </w:r>
            <w:proofErr w:type="spellEnd"/>
            <w:r w:rsidRPr="000D21C0">
              <w:rPr>
                <w:color w:val="000000" w:themeColor="text1"/>
                <w:sz w:val="16"/>
                <w:szCs w:val="16"/>
              </w:rPr>
              <w:t xml:space="preserve"> region and mutual assistance treaties allowed for the 1940 Soviet occupation of the Baltic states. With millions of German speakers and ethnic Germans living outside of Germany in 1939 (and majority in Russia), these “Volksdeutsche” were deported from Russian-occupied Poland/ territories to German territories and kept in camps to undergo ‘racial screening’. Under </w:t>
            </w:r>
            <w:proofErr w:type="spellStart"/>
            <w:r w:rsidRPr="000D21C0">
              <w:rPr>
                <w:color w:val="000000" w:themeColor="text1"/>
                <w:sz w:val="16"/>
                <w:szCs w:val="16"/>
              </w:rPr>
              <w:t>Generalplan</w:t>
            </w:r>
            <w:proofErr w:type="spellEnd"/>
            <w:r w:rsidRPr="000D21C0">
              <w:rPr>
                <w:color w:val="000000" w:themeColor="text1"/>
                <w:sz w:val="16"/>
                <w:szCs w:val="16"/>
              </w:rPr>
              <w:t xml:space="preserve"> Ost, Germans would be sent over on a one-for-one deal (i.e., if a German baker was sent from Russian-occupied Poland, they would in return get another baker).</w:t>
            </w:r>
          </w:p>
          <w:p w14:paraId="61AE630C" w14:textId="77777777" w:rsidR="00C8696F" w:rsidRPr="000D21C0" w:rsidRDefault="00C8696F" w:rsidP="00F85205">
            <w:pPr>
              <w:rPr>
                <w:color w:val="000000" w:themeColor="text1"/>
                <w:sz w:val="16"/>
                <w:szCs w:val="16"/>
              </w:rPr>
            </w:pPr>
          </w:p>
        </w:tc>
        <w:tc>
          <w:tcPr>
            <w:tcW w:w="4394" w:type="dxa"/>
            <w:shd w:val="clear" w:color="auto" w:fill="FFFFFF" w:themeFill="background1"/>
          </w:tcPr>
          <w:p w14:paraId="7A1AAB22" w14:textId="56CA9883" w:rsidR="00C8696F" w:rsidRPr="000D21C0" w:rsidRDefault="00C8696F" w:rsidP="00F85205">
            <w:pPr>
              <w:rPr>
                <w:rFonts w:eastAsia="Times New Roman"/>
                <w:color w:val="000000" w:themeColor="text1"/>
                <w:sz w:val="16"/>
                <w:szCs w:val="16"/>
              </w:rPr>
            </w:pPr>
            <w:r w:rsidRPr="000D21C0">
              <w:rPr>
                <w:rFonts w:eastAsia="Times New Roman"/>
                <w:color w:val="000000" w:themeColor="text1"/>
                <w:sz w:val="16"/>
                <w:szCs w:val="16"/>
              </w:rPr>
              <w:t>The German-Soviet Boundary and Friendship Treaty was signed during the USSR and Nazi Germany’s ramp-up to full-scale war. The treaty’s primary source format doesn’t seem to be online, but secondary sources point to explicit planning of population transfers which affected upwards of 1.5 – 1.8 million people in German/ Russian-occupied Europe.</w:t>
            </w:r>
          </w:p>
        </w:tc>
      </w:tr>
      <w:tr w:rsidR="000D21C0" w:rsidRPr="000D21C0" w14:paraId="64831987" w14:textId="77777777" w:rsidTr="007B2785">
        <w:tc>
          <w:tcPr>
            <w:tcW w:w="2436" w:type="dxa"/>
            <w:gridSpan w:val="2"/>
            <w:shd w:val="clear" w:color="auto" w:fill="FFFFFF" w:themeFill="background1"/>
          </w:tcPr>
          <w:p w14:paraId="51BB96C9" w14:textId="21AD6F20" w:rsidR="00C8696F" w:rsidRPr="000D21C0" w:rsidRDefault="00C8696F" w:rsidP="00F85205">
            <w:pPr>
              <w:rPr>
                <w:color w:val="000000" w:themeColor="text1"/>
                <w:sz w:val="16"/>
                <w:szCs w:val="16"/>
              </w:rPr>
            </w:pPr>
            <w:r w:rsidRPr="000D21C0">
              <w:rPr>
                <w:b/>
                <w:bCs/>
                <w:color w:val="000000" w:themeColor="text1"/>
                <w:sz w:val="16"/>
                <w:szCs w:val="16"/>
              </w:rPr>
              <w:t xml:space="preserve">Moscow Peace Treaty </w:t>
            </w:r>
            <w:r w:rsidRPr="000D21C0">
              <w:rPr>
                <w:color w:val="000000" w:themeColor="text1"/>
                <w:sz w:val="16"/>
                <w:szCs w:val="16"/>
              </w:rPr>
              <w:t>(Finland-USSR, 1940); As result of this treaty (bringing end to Winter War), Finland ceded portion of Finnish Karelia (and other territories) to USSR</w:t>
            </w:r>
          </w:p>
          <w:p w14:paraId="249480FA" w14:textId="77777777" w:rsidR="00C8696F" w:rsidRPr="000D21C0" w:rsidRDefault="00C8696F" w:rsidP="00F85205">
            <w:pPr>
              <w:rPr>
                <w:color w:val="000000" w:themeColor="text1"/>
                <w:sz w:val="16"/>
                <w:szCs w:val="16"/>
              </w:rPr>
            </w:pPr>
          </w:p>
          <w:p w14:paraId="7024B622" w14:textId="77777777" w:rsidR="00C8696F" w:rsidRPr="000D21C0" w:rsidRDefault="00C8696F" w:rsidP="00F85205">
            <w:pPr>
              <w:rPr>
                <w:color w:val="000000" w:themeColor="text1"/>
                <w:sz w:val="16"/>
                <w:szCs w:val="16"/>
              </w:rPr>
            </w:pPr>
            <w:r w:rsidRPr="000D21C0">
              <w:rPr>
                <w:b/>
                <w:bCs/>
                <w:color w:val="000000" w:themeColor="text1"/>
                <w:sz w:val="16"/>
                <w:szCs w:val="16"/>
              </w:rPr>
              <w:t xml:space="preserve">Moscow Peace Treaty </w:t>
            </w:r>
            <w:r w:rsidRPr="000D21C0">
              <w:rPr>
                <w:color w:val="000000" w:themeColor="text1"/>
                <w:sz w:val="16"/>
                <w:szCs w:val="16"/>
              </w:rPr>
              <w:t>(1940 – Linked Evacuation of Finnish Karelia);</w:t>
            </w:r>
          </w:p>
          <w:p w14:paraId="4B6C22D9" w14:textId="77777777" w:rsidR="00C8696F" w:rsidRPr="000D21C0" w:rsidRDefault="00C8696F" w:rsidP="00F85205">
            <w:pPr>
              <w:rPr>
                <w:color w:val="000000" w:themeColor="text1"/>
                <w:sz w:val="16"/>
                <w:szCs w:val="16"/>
              </w:rPr>
            </w:pPr>
          </w:p>
          <w:p w14:paraId="30565247" w14:textId="0E81B946" w:rsidR="00C8696F" w:rsidRPr="000D21C0" w:rsidRDefault="00C8696F" w:rsidP="00F85205">
            <w:pPr>
              <w:rPr>
                <w:b/>
                <w:bCs/>
                <w:color w:val="000000" w:themeColor="text1"/>
                <w:sz w:val="16"/>
                <w:szCs w:val="16"/>
              </w:rPr>
            </w:pPr>
            <w:r w:rsidRPr="000D21C0">
              <w:rPr>
                <w:color w:val="000000" w:themeColor="text1"/>
                <w:sz w:val="16"/>
                <w:szCs w:val="16"/>
              </w:rPr>
              <w:t>Concluding the Winter War at the onset of WWII, Finland ceded Karelia to the USSR and ~12% of Finland’s population/ 410,000 people were relocated to Finland</w:t>
            </w:r>
          </w:p>
        </w:tc>
        <w:tc>
          <w:tcPr>
            <w:tcW w:w="6915" w:type="dxa"/>
            <w:shd w:val="clear" w:color="auto" w:fill="FFFFFF" w:themeFill="background1"/>
          </w:tcPr>
          <w:p w14:paraId="34FDC40B" w14:textId="77777777" w:rsidR="00C8696F" w:rsidRPr="00C8696F" w:rsidRDefault="00C8696F" w:rsidP="00F85205">
            <w:pPr>
              <w:rPr>
                <w:color w:val="000000" w:themeColor="text1"/>
                <w:sz w:val="16"/>
                <w:szCs w:val="16"/>
              </w:rPr>
            </w:pPr>
            <w:r w:rsidRPr="00C8696F">
              <w:rPr>
                <w:color w:val="000000" w:themeColor="text1"/>
                <w:sz w:val="16"/>
                <w:szCs w:val="16"/>
              </w:rPr>
              <w:lastRenderedPageBreak/>
              <w:t>As result of ceding land, 410,000 people (~12% of Finnish population) were relocated to remaining parts of Finland. The treaty did not require Finland to empty the ceded territory, but few were willing to stay, and almost the whole population chose to relocate, taking their belongings with them; During the Continuation War, some 260,000 of the displaced population returned home. In June 1944, Finnish troops partially withdrew from the ceded areas again as a result of the Soviet Fourth strategic offensive. Simultaneously, the population was again evacuated.</w:t>
            </w:r>
          </w:p>
          <w:p w14:paraId="0656BA0F" w14:textId="77777777" w:rsidR="00C8696F" w:rsidRPr="00C8696F" w:rsidRDefault="00C8696F" w:rsidP="00F85205">
            <w:pPr>
              <w:rPr>
                <w:color w:val="000000" w:themeColor="text1"/>
                <w:sz w:val="16"/>
                <w:szCs w:val="16"/>
              </w:rPr>
            </w:pPr>
            <w:r w:rsidRPr="00C8696F">
              <w:rPr>
                <w:color w:val="000000" w:themeColor="text1"/>
                <w:sz w:val="16"/>
                <w:szCs w:val="16"/>
              </w:rPr>
              <w:lastRenderedPageBreak/>
              <w:t>The government of Finland subsidized the resettlement in two ways:</w:t>
            </w:r>
          </w:p>
          <w:p w14:paraId="482C7FAE" w14:textId="77777777" w:rsidR="00C8696F" w:rsidRPr="00C8696F" w:rsidRDefault="00C8696F" w:rsidP="00F85205">
            <w:pPr>
              <w:rPr>
                <w:color w:val="000000" w:themeColor="text1"/>
                <w:sz w:val="16"/>
                <w:szCs w:val="16"/>
              </w:rPr>
            </w:pPr>
            <w:proofErr w:type="spellStart"/>
            <w:r w:rsidRPr="00C8696F">
              <w:rPr>
                <w:color w:val="000000" w:themeColor="text1"/>
                <w:sz w:val="16"/>
                <w:szCs w:val="16"/>
              </w:rPr>
              <w:t>Resettlers</w:t>
            </w:r>
            <w:proofErr w:type="spellEnd"/>
            <w:r w:rsidRPr="00C8696F">
              <w:rPr>
                <w:color w:val="000000" w:themeColor="text1"/>
                <w:sz w:val="16"/>
                <w:szCs w:val="16"/>
              </w:rPr>
              <w:t xml:space="preserve"> were subsidized. Families were allocated land in proportion to their former property. In addition, everyone evacuated from Finnish Karelia was given the right to receive a homestead and city-dwellers and business-owners were given monetary compensation. The right to homestead was also extended to war veterans, widows and orphans of war.</w:t>
            </w:r>
          </w:p>
          <w:p w14:paraId="6E2B12D2" w14:textId="77777777" w:rsidR="00C8696F" w:rsidRPr="00C8696F" w:rsidRDefault="00C8696F" w:rsidP="00F85205">
            <w:pPr>
              <w:rPr>
                <w:color w:val="000000" w:themeColor="text1"/>
                <w:sz w:val="16"/>
                <w:szCs w:val="16"/>
              </w:rPr>
            </w:pPr>
            <w:r w:rsidRPr="00C8696F">
              <w:rPr>
                <w:color w:val="000000" w:themeColor="text1"/>
                <w:sz w:val="16"/>
                <w:szCs w:val="16"/>
              </w:rPr>
              <w:t xml:space="preserve">Private owners of the land given to </w:t>
            </w:r>
            <w:proofErr w:type="spellStart"/>
            <w:r w:rsidRPr="00C8696F">
              <w:rPr>
                <w:color w:val="000000" w:themeColor="text1"/>
                <w:sz w:val="16"/>
                <w:szCs w:val="16"/>
              </w:rPr>
              <w:t>resettlers</w:t>
            </w:r>
            <w:proofErr w:type="spellEnd"/>
            <w:r w:rsidRPr="00C8696F">
              <w:rPr>
                <w:color w:val="000000" w:themeColor="text1"/>
                <w:sz w:val="16"/>
                <w:szCs w:val="16"/>
              </w:rPr>
              <w:t xml:space="preserve"> were monetarily compensated for the loss of real estate.</w:t>
            </w:r>
          </w:p>
          <w:p w14:paraId="7A9F4083" w14:textId="77777777" w:rsidR="00C8696F" w:rsidRPr="000D21C0" w:rsidRDefault="00C8696F" w:rsidP="00F85205">
            <w:pPr>
              <w:rPr>
                <w:color w:val="000000" w:themeColor="text1"/>
                <w:sz w:val="16"/>
                <w:szCs w:val="16"/>
              </w:rPr>
            </w:pPr>
          </w:p>
        </w:tc>
        <w:tc>
          <w:tcPr>
            <w:tcW w:w="4394" w:type="dxa"/>
            <w:shd w:val="clear" w:color="auto" w:fill="FFFFFF" w:themeFill="background1"/>
          </w:tcPr>
          <w:p w14:paraId="4B2FD719" w14:textId="77777777" w:rsidR="00C8696F" w:rsidRPr="00C8696F" w:rsidRDefault="00C8696F" w:rsidP="00F85205">
            <w:pPr>
              <w:rPr>
                <w:rFonts w:eastAsia="Times New Roman"/>
                <w:color w:val="000000" w:themeColor="text1"/>
                <w:sz w:val="16"/>
                <w:szCs w:val="16"/>
              </w:rPr>
            </w:pPr>
            <w:r w:rsidRPr="00C8696F">
              <w:rPr>
                <w:rFonts w:eastAsia="Times New Roman"/>
                <w:color w:val="000000" w:themeColor="text1"/>
                <w:sz w:val="16"/>
                <w:szCs w:val="16"/>
              </w:rPr>
              <w:lastRenderedPageBreak/>
              <w:t>There was no requirement for the Finns to evacuate, but it was always clear that this would be the end-result for almost all residents; as per the peace treaty, only the machines and infrastructure needed to be left behind.</w:t>
            </w:r>
          </w:p>
          <w:p w14:paraId="055BBDBE" w14:textId="77777777" w:rsidR="00C8696F" w:rsidRPr="00C8696F" w:rsidRDefault="00C8696F" w:rsidP="00F85205">
            <w:pPr>
              <w:rPr>
                <w:rFonts w:eastAsia="Times New Roman"/>
                <w:color w:val="000000" w:themeColor="text1"/>
                <w:sz w:val="16"/>
                <w:szCs w:val="16"/>
              </w:rPr>
            </w:pPr>
            <w:r w:rsidRPr="00C8696F">
              <w:rPr>
                <w:rFonts w:eastAsia="Times New Roman"/>
                <w:color w:val="000000" w:themeColor="text1"/>
                <w:sz w:val="16"/>
                <w:szCs w:val="16"/>
              </w:rPr>
              <w:t xml:space="preserve">Paris Peace Treaty made this lost land absolute, and evacuees permanently settled in Finland; Finnish gov. subsidized </w:t>
            </w:r>
            <w:r w:rsidRPr="00C8696F">
              <w:rPr>
                <w:rFonts w:eastAsia="Times New Roman"/>
                <w:color w:val="000000" w:themeColor="text1"/>
                <w:sz w:val="16"/>
                <w:szCs w:val="16"/>
              </w:rPr>
              <w:lastRenderedPageBreak/>
              <w:t xml:space="preserve">resettlement by: 1.) Families were allocated land in proportion to their former property. In addition, everyone evacuated from Finnish Karelia was given the right to receive a homestead and city-dwellers and business-owners were given monetary compensation; 2.)  Private owners of the land given to </w:t>
            </w:r>
            <w:proofErr w:type="spellStart"/>
            <w:r w:rsidRPr="00C8696F">
              <w:rPr>
                <w:rFonts w:eastAsia="Times New Roman"/>
                <w:color w:val="000000" w:themeColor="text1"/>
                <w:sz w:val="16"/>
                <w:szCs w:val="16"/>
              </w:rPr>
              <w:t>resettlers</w:t>
            </w:r>
            <w:proofErr w:type="spellEnd"/>
            <w:r w:rsidRPr="00C8696F">
              <w:rPr>
                <w:rFonts w:eastAsia="Times New Roman"/>
                <w:color w:val="000000" w:themeColor="text1"/>
                <w:sz w:val="16"/>
                <w:szCs w:val="16"/>
              </w:rPr>
              <w:t xml:space="preserve"> were monetarily compensated for the loss of real estate.</w:t>
            </w:r>
          </w:p>
          <w:p w14:paraId="211929C6" w14:textId="77777777" w:rsidR="00C8696F" w:rsidRPr="00C8696F" w:rsidRDefault="00C8696F" w:rsidP="00F85205">
            <w:pPr>
              <w:rPr>
                <w:rFonts w:eastAsia="Times New Roman"/>
                <w:color w:val="000000" w:themeColor="text1"/>
                <w:sz w:val="16"/>
                <w:szCs w:val="16"/>
              </w:rPr>
            </w:pPr>
          </w:p>
          <w:p w14:paraId="5D645BB5" w14:textId="77777777" w:rsidR="00C8696F" w:rsidRPr="00C8696F" w:rsidRDefault="00C8696F" w:rsidP="00F85205">
            <w:pPr>
              <w:rPr>
                <w:rFonts w:eastAsia="Times New Roman"/>
                <w:color w:val="000000" w:themeColor="text1"/>
                <w:sz w:val="16"/>
                <w:szCs w:val="16"/>
              </w:rPr>
            </w:pPr>
            <w:r w:rsidRPr="00C8696F">
              <w:rPr>
                <w:rFonts w:eastAsia="Times New Roman"/>
                <w:color w:val="000000" w:themeColor="text1"/>
                <w:sz w:val="16"/>
                <w:szCs w:val="16"/>
              </w:rPr>
              <w:t>Although Finland’s land was unjustly seized by the USSR (who had initiated the conflict), the Allies were unsympathetic to Finland due to its collaboration with Germany in 1941 and 1944. Finnish refugees were at a slight disadvantage in losing their land permanently while other European countries were made whole post-war.</w:t>
            </w:r>
          </w:p>
          <w:p w14:paraId="4A7ACFCF" w14:textId="77777777" w:rsidR="00C8696F" w:rsidRPr="000D21C0" w:rsidRDefault="00C8696F" w:rsidP="00F85205">
            <w:pPr>
              <w:rPr>
                <w:rFonts w:eastAsia="Times New Roman"/>
                <w:color w:val="000000" w:themeColor="text1"/>
                <w:sz w:val="16"/>
                <w:szCs w:val="16"/>
              </w:rPr>
            </w:pPr>
          </w:p>
        </w:tc>
      </w:tr>
      <w:tr w:rsidR="000D21C0" w:rsidRPr="000D21C0" w14:paraId="776E1899" w14:textId="77777777" w:rsidTr="007B2785">
        <w:tc>
          <w:tcPr>
            <w:tcW w:w="2436" w:type="dxa"/>
            <w:gridSpan w:val="2"/>
            <w:shd w:val="clear" w:color="auto" w:fill="FFFFFF" w:themeFill="background1"/>
          </w:tcPr>
          <w:p w14:paraId="5D73AFC2" w14:textId="5896CDFC" w:rsidR="00C8696F" w:rsidRPr="000D21C0" w:rsidRDefault="00C8696F" w:rsidP="00F85205">
            <w:pPr>
              <w:rPr>
                <w:b/>
                <w:bCs/>
                <w:color w:val="000000" w:themeColor="text1"/>
                <w:sz w:val="16"/>
                <w:szCs w:val="16"/>
              </w:rPr>
            </w:pPr>
            <w:r w:rsidRPr="000D21C0">
              <w:rPr>
                <w:b/>
                <w:bCs/>
                <w:color w:val="000000" w:themeColor="text1"/>
                <w:sz w:val="16"/>
                <w:szCs w:val="16"/>
              </w:rPr>
              <w:lastRenderedPageBreak/>
              <w:t xml:space="preserve">Cairo Conference </w:t>
            </w:r>
            <w:r w:rsidRPr="000D21C0">
              <w:rPr>
                <w:color w:val="000000" w:themeColor="text1"/>
                <w:sz w:val="16"/>
                <w:szCs w:val="16"/>
              </w:rPr>
              <w:t>(November 22 – 26, 1943); Conference aimed to formulate strategy to counterattack Empire of Japan, make arrangements for the post-war international situation, and devise Allied co-operation in Burma and aid to China (not to be confused with Cairo Declaration)</w:t>
            </w:r>
          </w:p>
        </w:tc>
        <w:tc>
          <w:tcPr>
            <w:tcW w:w="6915" w:type="dxa"/>
            <w:shd w:val="clear" w:color="auto" w:fill="FFFFFF" w:themeFill="background1"/>
          </w:tcPr>
          <w:p w14:paraId="155D11D4" w14:textId="77777777" w:rsidR="00C8696F" w:rsidRPr="000D21C0" w:rsidRDefault="00C8696F" w:rsidP="00F85205">
            <w:pPr>
              <w:rPr>
                <w:color w:val="000000" w:themeColor="text1"/>
                <w:sz w:val="16"/>
                <w:szCs w:val="16"/>
              </w:rPr>
            </w:pPr>
            <w:r w:rsidRPr="000D21C0">
              <w:rPr>
                <w:b/>
                <w:bCs/>
                <w:color w:val="000000" w:themeColor="text1"/>
                <w:sz w:val="16"/>
                <w:szCs w:val="16"/>
                <w:u w:val="single"/>
              </w:rPr>
              <w:t>Appendix “D” (War Cabined, Effects of Bombing Offensive on German War Effort)</w:t>
            </w:r>
            <w:r w:rsidRPr="000D21C0">
              <w:rPr>
                <w:color w:val="000000" w:themeColor="text1"/>
                <w:sz w:val="16"/>
                <w:szCs w:val="16"/>
                <w:u w:val="single"/>
              </w:rPr>
              <w:t xml:space="preserve"> </w:t>
            </w:r>
            <w:r w:rsidRPr="000D21C0">
              <w:rPr>
                <w:color w:val="000000" w:themeColor="text1"/>
                <w:sz w:val="16"/>
                <w:szCs w:val="16"/>
                <w:u w:val="single"/>
              </w:rPr>
              <w:sym w:font="Wingdings" w:char="F0E0"/>
            </w:r>
            <w:r w:rsidRPr="000D21C0">
              <w:rPr>
                <w:color w:val="000000" w:themeColor="text1"/>
                <w:sz w:val="16"/>
                <w:szCs w:val="16"/>
                <w:u w:val="single"/>
              </w:rPr>
              <w:t xml:space="preserve"> Art. 2</w:t>
            </w:r>
            <w:r w:rsidRPr="000D21C0">
              <w:rPr>
                <w:color w:val="000000" w:themeColor="text1"/>
                <w:sz w:val="16"/>
                <w:szCs w:val="16"/>
              </w:rPr>
              <w:t>: “The problem of housing workers in the heavily bombed industrial areas, and housing refugees elsewhere is very acute.”</w:t>
            </w:r>
          </w:p>
          <w:p w14:paraId="2E81A8CA" w14:textId="77777777" w:rsidR="00C8696F" w:rsidRPr="000D21C0" w:rsidRDefault="00C8696F" w:rsidP="00F85205">
            <w:pPr>
              <w:rPr>
                <w:color w:val="000000" w:themeColor="text1"/>
                <w:sz w:val="16"/>
                <w:szCs w:val="16"/>
              </w:rPr>
            </w:pPr>
            <w:r w:rsidRPr="000D21C0">
              <w:rPr>
                <w:color w:val="000000" w:themeColor="text1"/>
                <w:sz w:val="16"/>
                <w:szCs w:val="16"/>
                <w:u w:val="single"/>
              </w:rPr>
              <w:t>Art. 5</w:t>
            </w:r>
            <w:r w:rsidRPr="000D21C0">
              <w:rPr>
                <w:color w:val="000000" w:themeColor="text1"/>
                <w:sz w:val="16"/>
                <w:szCs w:val="16"/>
              </w:rPr>
              <w:t xml:space="preserve"> </w:t>
            </w:r>
            <w:r w:rsidRPr="000D21C0">
              <w:rPr>
                <w:color w:val="000000" w:themeColor="text1"/>
                <w:sz w:val="16"/>
                <w:szCs w:val="16"/>
              </w:rPr>
              <w:sym w:font="Wingdings" w:char="F0E0"/>
            </w:r>
            <w:r w:rsidRPr="000D21C0">
              <w:rPr>
                <w:color w:val="000000" w:themeColor="text1"/>
                <w:sz w:val="16"/>
                <w:szCs w:val="16"/>
              </w:rPr>
              <w:t xml:space="preserve"> Demoralization (of people fleeing Germany) extends to residents of evacuation areas as well as to evacuees is suggested in a report […]. A detrimental effect has undoubtedly been exercised on local morale by the contagious despondency of refugees from raided areas. In this connection there is good evidence that the advent of evacuees from North-Western Germany resulted in an epidemic of defeatism in the Sudetenland”</w:t>
            </w:r>
          </w:p>
          <w:p w14:paraId="3F351EC1" w14:textId="77777777" w:rsidR="00C8696F" w:rsidRPr="000D21C0" w:rsidRDefault="00C8696F" w:rsidP="00F85205">
            <w:pPr>
              <w:rPr>
                <w:color w:val="000000" w:themeColor="text1"/>
                <w:sz w:val="16"/>
                <w:szCs w:val="16"/>
              </w:rPr>
            </w:pPr>
            <w:r w:rsidRPr="000D21C0">
              <w:rPr>
                <w:color w:val="000000" w:themeColor="text1"/>
                <w:sz w:val="16"/>
                <w:szCs w:val="16"/>
                <w:u w:val="single"/>
              </w:rPr>
              <w:t>Art. 8</w:t>
            </w:r>
            <w:r w:rsidRPr="000D21C0">
              <w:rPr>
                <w:color w:val="000000" w:themeColor="text1"/>
                <w:sz w:val="16"/>
                <w:szCs w:val="16"/>
              </w:rPr>
              <w:t xml:space="preserve"> </w:t>
            </w:r>
            <w:r w:rsidRPr="000D21C0">
              <w:rPr>
                <w:color w:val="000000" w:themeColor="text1"/>
                <w:sz w:val="16"/>
                <w:szCs w:val="16"/>
              </w:rPr>
              <w:sym w:font="Wingdings" w:char="F0E0"/>
            </w:r>
            <w:r w:rsidRPr="000D21C0">
              <w:rPr>
                <w:color w:val="000000" w:themeColor="text1"/>
                <w:sz w:val="16"/>
                <w:szCs w:val="16"/>
              </w:rPr>
              <w:t xml:space="preserve"> (in further discussion of refugees/ IDPs fleeing war in Germany) “In late September the problem of housing the evacuated population during the winter months was reported to be causing the authorities the gravest concern, since in many areas refugees were accommodated in temporary wooden barracks. An official solution in the form of a German Housing Relief Scheme was announced by Ley on Oct. 30</w:t>
            </w:r>
            <w:r w:rsidRPr="000D21C0">
              <w:rPr>
                <w:color w:val="000000" w:themeColor="text1"/>
                <w:sz w:val="16"/>
                <w:szCs w:val="16"/>
                <w:vertAlign w:val="superscript"/>
              </w:rPr>
              <w:t>th</w:t>
            </w:r>
            <w:r w:rsidRPr="000D21C0">
              <w:rPr>
                <w:color w:val="000000" w:themeColor="text1"/>
                <w:sz w:val="16"/>
                <w:szCs w:val="16"/>
              </w:rPr>
              <w:t>”</w:t>
            </w:r>
          </w:p>
          <w:p w14:paraId="73E9B5FD" w14:textId="77777777" w:rsidR="00C8696F" w:rsidRPr="000D21C0" w:rsidRDefault="00C8696F" w:rsidP="00F85205">
            <w:pPr>
              <w:rPr>
                <w:color w:val="000000" w:themeColor="text1"/>
                <w:sz w:val="16"/>
                <w:szCs w:val="16"/>
              </w:rPr>
            </w:pPr>
            <w:r w:rsidRPr="000D21C0">
              <w:rPr>
                <w:color w:val="000000" w:themeColor="text1"/>
                <w:sz w:val="16"/>
                <w:szCs w:val="16"/>
                <w:u w:val="single"/>
              </w:rPr>
              <w:t>Art. 10</w:t>
            </w:r>
            <w:r w:rsidRPr="000D21C0">
              <w:rPr>
                <w:color w:val="000000" w:themeColor="text1"/>
                <w:sz w:val="16"/>
                <w:szCs w:val="16"/>
              </w:rPr>
              <w:t xml:space="preserve"> </w:t>
            </w:r>
            <w:r w:rsidRPr="000D21C0">
              <w:rPr>
                <w:color w:val="000000" w:themeColor="text1"/>
                <w:sz w:val="16"/>
                <w:szCs w:val="16"/>
              </w:rPr>
              <w:sym w:font="Wingdings" w:char="F0E0"/>
            </w:r>
            <w:r w:rsidRPr="000D21C0">
              <w:rPr>
                <w:color w:val="000000" w:themeColor="text1"/>
                <w:sz w:val="16"/>
                <w:szCs w:val="16"/>
              </w:rPr>
              <w:t xml:space="preserve"> “Authorized evacuation of non-essential civilian personnel led to the unauthorized evacuation of a large number of civilians in essential occupations; large proportion of Vienna sleeps outside the town; In Berlin non-evacuated workmen are described as crowded into camps within a fifty-mile radius of the city returning to the city daily for work</w:t>
            </w:r>
          </w:p>
          <w:p w14:paraId="67F7AFFB" w14:textId="77777777" w:rsidR="00C8696F" w:rsidRPr="000D21C0" w:rsidRDefault="00C8696F" w:rsidP="00F85205">
            <w:pPr>
              <w:rPr>
                <w:color w:val="000000" w:themeColor="text1"/>
                <w:sz w:val="16"/>
                <w:szCs w:val="16"/>
              </w:rPr>
            </w:pPr>
            <w:r w:rsidRPr="000D21C0">
              <w:rPr>
                <w:b/>
                <w:bCs/>
                <w:color w:val="000000" w:themeColor="text1"/>
                <w:sz w:val="16"/>
                <w:szCs w:val="16"/>
                <w:u w:val="single"/>
              </w:rPr>
              <w:t>Appendix “E” Conclusions:</w:t>
            </w:r>
            <w:r w:rsidRPr="000D21C0">
              <w:rPr>
                <w:color w:val="000000" w:themeColor="text1"/>
                <w:sz w:val="16"/>
                <w:szCs w:val="16"/>
                <w:u w:val="single"/>
              </w:rPr>
              <w:t xml:space="preserve"> Art. 3:</w:t>
            </w:r>
            <w:r w:rsidRPr="000D21C0">
              <w:rPr>
                <w:color w:val="000000" w:themeColor="text1"/>
                <w:sz w:val="16"/>
                <w:szCs w:val="16"/>
              </w:rPr>
              <w:t xml:space="preserve"> “Probably five to six million people have now been rendered temporarily or permanently homeless by bombing […]. </w:t>
            </w:r>
          </w:p>
          <w:p w14:paraId="3A2A84B6" w14:textId="77777777" w:rsidR="00C8696F" w:rsidRPr="000D21C0" w:rsidRDefault="00C8696F" w:rsidP="00F85205">
            <w:pPr>
              <w:rPr>
                <w:color w:val="000000" w:themeColor="text1"/>
                <w:sz w:val="16"/>
                <w:szCs w:val="16"/>
              </w:rPr>
            </w:pPr>
          </w:p>
        </w:tc>
        <w:tc>
          <w:tcPr>
            <w:tcW w:w="4394" w:type="dxa"/>
            <w:shd w:val="clear" w:color="auto" w:fill="FFFFFF" w:themeFill="background1"/>
          </w:tcPr>
          <w:p w14:paraId="0C320ECA" w14:textId="745D1DF1" w:rsidR="00C8696F" w:rsidRPr="000D21C0" w:rsidRDefault="00C8696F" w:rsidP="00F85205">
            <w:pPr>
              <w:rPr>
                <w:rFonts w:eastAsia="Times New Roman"/>
                <w:color w:val="000000" w:themeColor="text1"/>
                <w:sz w:val="16"/>
                <w:szCs w:val="16"/>
              </w:rPr>
            </w:pPr>
            <w:r w:rsidRPr="000D21C0">
              <w:rPr>
                <w:rFonts w:eastAsia="Times New Roman"/>
                <w:color w:val="000000" w:themeColor="text1"/>
                <w:sz w:val="16"/>
                <w:szCs w:val="16"/>
              </w:rPr>
              <w:t>The Cairo Conference, essentially a preamble to the later Cairo Declaration (which would grant freedom to Korea and Chinese province from Japanese hegemony, triggering more mass migration), acknowledges the severity of the approaching post-war refugee issue but does not propose concrete measures for dealing with them or IDPs. Rather, in discussion of refugees, it takes measure of Germany’s domestic conditions around displaced persons and relates these to growing domestic instability.</w:t>
            </w:r>
          </w:p>
        </w:tc>
      </w:tr>
      <w:tr w:rsidR="000D21C0" w:rsidRPr="000D21C0" w14:paraId="3FE67D20" w14:textId="77777777" w:rsidTr="007B2785">
        <w:tc>
          <w:tcPr>
            <w:tcW w:w="2436" w:type="dxa"/>
            <w:gridSpan w:val="2"/>
            <w:shd w:val="clear" w:color="auto" w:fill="FFFFFF" w:themeFill="background1"/>
          </w:tcPr>
          <w:p w14:paraId="19D55A36" w14:textId="77777777" w:rsidR="00C8696F" w:rsidRPr="000D21C0" w:rsidRDefault="00C8696F" w:rsidP="00F85205">
            <w:pPr>
              <w:rPr>
                <w:color w:val="000000" w:themeColor="text1"/>
                <w:sz w:val="16"/>
                <w:szCs w:val="16"/>
              </w:rPr>
            </w:pPr>
            <w:r w:rsidRPr="000D21C0">
              <w:rPr>
                <w:b/>
                <w:bCs/>
                <w:color w:val="000000" w:themeColor="text1"/>
                <w:sz w:val="16"/>
                <w:szCs w:val="16"/>
              </w:rPr>
              <w:t xml:space="preserve">Bermuda Conference </w:t>
            </w:r>
            <w:r w:rsidRPr="000D21C0">
              <w:rPr>
                <w:color w:val="000000" w:themeColor="text1"/>
                <w:sz w:val="16"/>
                <w:szCs w:val="16"/>
              </w:rPr>
              <w:t>(1943 – U.S. &amp; U.K.);</w:t>
            </w:r>
          </w:p>
          <w:p w14:paraId="28F28436" w14:textId="77777777" w:rsidR="00C8696F" w:rsidRPr="000D21C0" w:rsidRDefault="00C8696F" w:rsidP="00F85205">
            <w:pPr>
              <w:rPr>
                <w:color w:val="000000" w:themeColor="text1"/>
                <w:sz w:val="16"/>
                <w:szCs w:val="16"/>
              </w:rPr>
            </w:pPr>
          </w:p>
          <w:p w14:paraId="43AC609F" w14:textId="7AC6E71A" w:rsidR="00C8696F" w:rsidRPr="000D21C0" w:rsidRDefault="00C8696F" w:rsidP="00F85205">
            <w:pPr>
              <w:rPr>
                <w:b/>
                <w:bCs/>
                <w:color w:val="000000" w:themeColor="text1"/>
                <w:sz w:val="16"/>
                <w:szCs w:val="16"/>
              </w:rPr>
            </w:pPr>
            <w:r w:rsidRPr="000D21C0">
              <w:rPr>
                <w:color w:val="000000" w:themeColor="text1"/>
                <w:sz w:val="16"/>
                <w:szCs w:val="16"/>
              </w:rPr>
              <w:t>Topic of discussion was question of Jewish refugees who had been liberated by Allied forces and those who remained in Nazi Europe</w:t>
            </w:r>
          </w:p>
        </w:tc>
        <w:tc>
          <w:tcPr>
            <w:tcW w:w="6915" w:type="dxa"/>
            <w:shd w:val="clear" w:color="auto" w:fill="FFFFFF" w:themeFill="background1"/>
          </w:tcPr>
          <w:p w14:paraId="0945B2AB" w14:textId="62376156" w:rsidR="00C8696F" w:rsidRPr="000D21C0" w:rsidRDefault="00C8696F" w:rsidP="00F85205">
            <w:pPr>
              <w:rPr>
                <w:b/>
                <w:bCs/>
                <w:color w:val="000000" w:themeColor="text1"/>
                <w:sz w:val="16"/>
                <w:szCs w:val="16"/>
                <w:u w:val="single"/>
              </w:rPr>
            </w:pPr>
            <w:r w:rsidRPr="000D21C0">
              <w:rPr>
                <w:b/>
                <w:bCs/>
                <w:color w:val="000000" w:themeColor="text1"/>
                <w:sz w:val="16"/>
                <w:szCs w:val="16"/>
                <w:u w:val="single"/>
              </w:rPr>
              <w:t>Not a</w:t>
            </w:r>
            <w:r w:rsidR="007B2785">
              <w:rPr>
                <w:b/>
                <w:bCs/>
                <w:color w:val="000000" w:themeColor="text1"/>
                <w:sz w:val="16"/>
                <w:szCs w:val="16"/>
                <w:u w:val="single"/>
              </w:rPr>
              <w:t xml:space="preserve"> </w:t>
            </w:r>
            <w:r w:rsidRPr="000D21C0">
              <w:rPr>
                <w:b/>
                <w:bCs/>
                <w:color w:val="000000" w:themeColor="text1"/>
                <w:sz w:val="16"/>
                <w:szCs w:val="16"/>
                <w:u w:val="single"/>
              </w:rPr>
              <w:t>fruitful conference</w:t>
            </w:r>
          </w:p>
          <w:p w14:paraId="51E408AF" w14:textId="77777777" w:rsidR="00C8696F" w:rsidRPr="000D21C0" w:rsidRDefault="00C8696F" w:rsidP="00F85205">
            <w:pPr>
              <w:rPr>
                <w:b/>
                <w:bCs/>
                <w:color w:val="000000" w:themeColor="text1"/>
                <w:sz w:val="16"/>
                <w:szCs w:val="16"/>
                <w:u w:val="single"/>
              </w:rPr>
            </w:pPr>
          </w:p>
          <w:p w14:paraId="342E151D" w14:textId="77777777" w:rsidR="00C8696F" w:rsidRPr="000D21C0" w:rsidRDefault="00C8696F" w:rsidP="00F85205">
            <w:pPr>
              <w:rPr>
                <w:color w:val="000000" w:themeColor="text1"/>
                <w:sz w:val="16"/>
                <w:szCs w:val="16"/>
              </w:rPr>
            </w:pPr>
            <w:r w:rsidRPr="000D21C0">
              <w:rPr>
                <w:color w:val="000000" w:themeColor="text1"/>
                <w:sz w:val="16"/>
                <w:szCs w:val="16"/>
              </w:rPr>
              <w:t xml:space="preserve">Only agreement reached was that the war must be won against the Nazis, no immigration quotas were raised &amp; British prohibition on Jewish refuge in Palestine was not lifted. </w:t>
            </w:r>
          </w:p>
          <w:p w14:paraId="47037FAA" w14:textId="77777777" w:rsidR="00C8696F" w:rsidRPr="000D21C0" w:rsidRDefault="00C8696F" w:rsidP="00F85205">
            <w:pPr>
              <w:rPr>
                <w:color w:val="000000" w:themeColor="text1"/>
                <w:sz w:val="16"/>
                <w:szCs w:val="16"/>
              </w:rPr>
            </w:pPr>
          </w:p>
        </w:tc>
        <w:tc>
          <w:tcPr>
            <w:tcW w:w="4394" w:type="dxa"/>
            <w:shd w:val="clear" w:color="auto" w:fill="FFFFFF" w:themeFill="background1"/>
          </w:tcPr>
          <w:p w14:paraId="2A61ED1F" w14:textId="77777777" w:rsidR="00C8696F" w:rsidRPr="000D21C0" w:rsidRDefault="00C8696F" w:rsidP="00F85205">
            <w:pPr>
              <w:rPr>
                <w:color w:val="000000" w:themeColor="text1"/>
                <w:sz w:val="16"/>
                <w:szCs w:val="16"/>
              </w:rPr>
            </w:pPr>
            <w:r w:rsidRPr="000D21C0">
              <w:rPr>
                <w:color w:val="000000" w:themeColor="text1"/>
                <w:sz w:val="16"/>
                <w:szCs w:val="16"/>
              </w:rPr>
              <w:t>Even though Jewish refugees fleeing Nazi-occupied Europe was the primary subject of this conference, no tangible recommendations or policy shifts came about. Though intention to take action clearly was widespread (based on U.S. public reaction to the conference’s shortcomings), there was insufficient public pressure or political will to make concrete changes (the closest thing to this was advising to end the war as soon as possible).</w:t>
            </w:r>
          </w:p>
          <w:p w14:paraId="6C4576AB" w14:textId="3B9CC855" w:rsidR="00C8696F" w:rsidRPr="000D21C0" w:rsidRDefault="00C8696F" w:rsidP="00F85205">
            <w:pPr>
              <w:rPr>
                <w:rFonts w:eastAsia="Times New Roman"/>
                <w:color w:val="000000" w:themeColor="text1"/>
                <w:sz w:val="16"/>
                <w:szCs w:val="16"/>
              </w:rPr>
            </w:pPr>
          </w:p>
        </w:tc>
      </w:tr>
      <w:tr w:rsidR="000D21C0" w:rsidRPr="000D21C0" w14:paraId="018B2A57" w14:textId="77777777" w:rsidTr="007B2785">
        <w:tc>
          <w:tcPr>
            <w:tcW w:w="2436" w:type="dxa"/>
            <w:gridSpan w:val="2"/>
            <w:shd w:val="clear" w:color="auto" w:fill="FFFFFF" w:themeFill="background1"/>
          </w:tcPr>
          <w:p w14:paraId="2BFF6A4B" w14:textId="77777777" w:rsidR="00C8696F" w:rsidRPr="000D21C0" w:rsidRDefault="00C8696F" w:rsidP="00F85205">
            <w:pPr>
              <w:rPr>
                <w:color w:val="000000" w:themeColor="text1"/>
                <w:sz w:val="16"/>
                <w:szCs w:val="16"/>
              </w:rPr>
            </w:pPr>
            <w:r w:rsidRPr="000D21C0">
              <w:rPr>
                <w:b/>
                <w:bCs/>
                <w:color w:val="000000" w:themeColor="text1"/>
                <w:sz w:val="16"/>
                <w:szCs w:val="16"/>
              </w:rPr>
              <w:t xml:space="preserve">United Nations Relief and Rehabilitation Administration founding meeting </w:t>
            </w:r>
            <w:r w:rsidRPr="000D21C0">
              <w:rPr>
                <w:color w:val="000000" w:themeColor="text1"/>
                <w:sz w:val="16"/>
                <w:szCs w:val="16"/>
              </w:rPr>
              <w:t>(1943 – USA &amp; UN members);</w:t>
            </w:r>
          </w:p>
          <w:p w14:paraId="009D91AC" w14:textId="77777777" w:rsidR="00C8696F" w:rsidRPr="000D21C0" w:rsidRDefault="00C8696F" w:rsidP="00F85205">
            <w:pPr>
              <w:rPr>
                <w:color w:val="000000" w:themeColor="text1"/>
                <w:sz w:val="16"/>
                <w:szCs w:val="16"/>
              </w:rPr>
            </w:pPr>
          </w:p>
          <w:p w14:paraId="39919DFE" w14:textId="37EA1F78" w:rsidR="00C8696F" w:rsidRPr="000D21C0" w:rsidRDefault="00C8696F" w:rsidP="00F85205">
            <w:pPr>
              <w:rPr>
                <w:b/>
                <w:bCs/>
                <w:color w:val="000000" w:themeColor="text1"/>
                <w:sz w:val="16"/>
                <w:szCs w:val="16"/>
              </w:rPr>
            </w:pPr>
            <w:r w:rsidRPr="000D21C0">
              <w:rPr>
                <w:color w:val="000000" w:themeColor="text1"/>
                <w:sz w:val="16"/>
                <w:szCs w:val="16"/>
              </w:rPr>
              <w:t xml:space="preserve">Purpose and founding aligned perfectly with outbreak &amp; needs </w:t>
            </w:r>
            <w:r w:rsidRPr="000D21C0">
              <w:rPr>
                <w:color w:val="000000" w:themeColor="text1"/>
                <w:sz w:val="16"/>
                <w:szCs w:val="16"/>
              </w:rPr>
              <w:lastRenderedPageBreak/>
              <w:t>of WWII and focused explicitly on civilian &amp; displaced people (i.e., refugees, IDPs)</w:t>
            </w:r>
          </w:p>
        </w:tc>
        <w:tc>
          <w:tcPr>
            <w:tcW w:w="6915" w:type="dxa"/>
            <w:shd w:val="clear" w:color="auto" w:fill="FFFFFF" w:themeFill="background1"/>
          </w:tcPr>
          <w:p w14:paraId="2B690EDC" w14:textId="77777777" w:rsidR="00F25E8B" w:rsidRPr="000D21C0" w:rsidRDefault="00F25E8B" w:rsidP="00F85205">
            <w:pPr>
              <w:rPr>
                <w:color w:val="000000" w:themeColor="text1"/>
                <w:sz w:val="16"/>
                <w:szCs w:val="16"/>
              </w:rPr>
            </w:pPr>
            <w:r w:rsidRPr="000D21C0">
              <w:rPr>
                <w:color w:val="000000" w:themeColor="text1"/>
                <w:sz w:val="16"/>
                <w:szCs w:val="16"/>
              </w:rPr>
              <w:lastRenderedPageBreak/>
              <w:t xml:space="preserve">Mandate was “to plan, coordinate, administer or arrange for the administration of measures for the relief of victims of war in any area under the control of any of the United Nations through the provision of food, fuel, clothing, shelter and other basic necessities, medical and other essential services.” </w:t>
            </w:r>
          </w:p>
          <w:p w14:paraId="786BE92E" w14:textId="77777777" w:rsidR="00F25E8B" w:rsidRPr="000D21C0" w:rsidRDefault="00F25E8B" w:rsidP="00F85205">
            <w:pPr>
              <w:rPr>
                <w:color w:val="000000" w:themeColor="text1"/>
                <w:sz w:val="16"/>
                <w:szCs w:val="16"/>
              </w:rPr>
            </w:pPr>
          </w:p>
          <w:p w14:paraId="5EDD930E" w14:textId="77777777" w:rsidR="00F25E8B" w:rsidRPr="000D21C0" w:rsidRDefault="00F25E8B" w:rsidP="00F85205">
            <w:pPr>
              <w:rPr>
                <w:rFonts w:eastAsia="Times New Roman"/>
                <w:color w:val="000000" w:themeColor="text1"/>
                <w:sz w:val="16"/>
                <w:szCs w:val="16"/>
              </w:rPr>
            </w:pPr>
            <w:r w:rsidRPr="000D21C0">
              <w:rPr>
                <w:rFonts w:eastAsia="Times New Roman"/>
                <w:color w:val="000000" w:themeColor="text1"/>
                <w:sz w:val="16"/>
                <w:szCs w:val="16"/>
              </w:rPr>
              <w:t xml:space="preserve">Being determined that immediately upon the liberation of any area by the armed forces of the United Nations or as a consequence of retreat of the enemy the population thereof shall receive aid and relief from their sufferings, food, clothing and shelter, aid in the prevention of pestilence and in the recovery </w:t>
            </w:r>
            <w:r w:rsidRPr="000D21C0">
              <w:rPr>
                <w:rFonts w:eastAsia="Times New Roman"/>
                <w:color w:val="000000" w:themeColor="text1"/>
                <w:sz w:val="16"/>
                <w:szCs w:val="16"/>
              </w:rPr>
              <w:lastRenderedPageBreak/>
              <w:t>of the health of the people, and that preparation and arrangements shall be made for the return of prisoners and exiles to their homes and for assistance in the resumption of urgently needed agricultural and industrial production and the restoration of essential services.</w:t>
            </w:r>
          </w:p>
          <w:p w14:paraId="2266DCB6" w14:textId="77777777" w:rsidR="00C8696F" w:rsidRPr="000D21C0" w:rsidRDefault="00C8696F" w:rsidP="00F85205">
            <w:pPr>
              <w:rPr>
                <w:color w:val="000000" w:themeColor="text1"/>
                <w:sz w:val="16"/>
                <w:szCs w:val="16"/>
              </w:rPr>
            </w:pPr>
          </w:p>
        </w:tc>
        <w:tc>
          <w:tcPr>
            <w:tcW w:w="4394" w:type="dxa"/>
            <w:shd w:val="clear" w:color="auto" w:fill="FFFFFF" w:themeFill="background1"/>
          </w:tcPr>
          <w:p w14:paraId="5F2DF7E0" w14:textId="213AAEBA" w:rsidR="00C8696F" w:rsidRPr="000D21C0" w:rsidRDefault="00F25E8B" w:rsidP="00F85205">
            <w:pPr>
              <w:rPr>
                <w:rFonts w:eastAsia="Times New Roman"/>
                <w:color w:val="000000" w:themeColor="text1"/>
                <w:sz w:val="16"/>
                <w:szCs w:val="16"/>
              </w:rPr>
            </w:pPr>
            <w:r w:rsidRPr="000D21C0">
              <w:rPr>
                <w:color w:val="000000" w:themeColor="text1"/>
                <w:sz w:val="16"/>
                <w:szCs w:val="16"/>
              </w:rPr>
              <w:lastRenderedPageBreak/>
              <w:t xml:space="preserve">The UNRRA’s founding meeting was between 43 states whose unity led into the later name “United Nations.” The common thread in many of these treaties is verbal intent to repatriate/ help refugees and IDPs but taking concrete action only when furthering geopolitical interests (see Bermuda Conference and </w:t>
            </w:r>
            <w:proofErr w:type="spellStart"/>
            <w:r w:rsidRPr="000D21C0">
              <w:rPr>
                <w:color w:val="000000" w:themeColor="text1"/>
                <w:sz w:val="16"/>
                <w:szCs w:val="16"/>
              </w:rPr>
              <w:t>Évian</w:t>
            </w:r>
            <w:proofErr w:type="spellEnd"/>
            <w:r w:rsidRPr="000D21C0">
              <w:rPr>
                <w:color w:val="000000" w:themeColor="text1"/>
                <w:sz w:val="16"/>
                <w:szCs w:val="16"/>
              </w:rPr>
              <w:t xml:space="preserve"> Conference). In contrast, the UNRRA was surprisingly efficient following WWII, running 800 resettlement camps and </w:t>
            </w:r>
            <w:r w:rsidRPr="000D21C0">
              <w:rPr>
                <w:color w:val="000000" w:themeColor="text1"/>
                <w:sz w:val="16"/>
                <w:szCs w:val="16"/>
              </w:rPr>
              <w:lastRenderedPageBreak/>
              <w:t>housing 700,000 – 1 million non-Germans who had been forcefully imported to Germany. With this in mind, the UNRRA could be seen as a success despite certain shortcomings in bureaucracy and fund allocation.</w:t>
            </w:r>
          </w:p>
        </w:tc>
      </w:tr>
      <w:tr w:rsidR="000D21C0" w:rsidRPr="000D21C0" w14:paraId="2EACD1CE" w14:textId="77777777" w:rsidTr="007B2785">
        <w:tc>
          <w:tcPr>
            <w:tcW w:w="2436" w:type="dxa"/>
            <w:gridSpan w:val="2"/>
            <w:shd w:val="clear" w:color="auto" w:fill="FFFFFF" w:themeFill="background1"/>
          </w:tcPr>
          <w:p w14:paraId="0C2F4CBE" w14:textId="77777777" w:rsidR="00F25E8B" w:rsidRPr="000D21C0" w:rsidRDefault="00F25E8B" w:rsidP="00F85205">
            <w:pPr>
              <w:rPr>
                <w:color w:val="000000" w:themeColor="text1"/>
                <w:sz w:val="16"/>
                <w:szCs w:val="16"/>
              </w:rPr>
            </w:pPr>
            <w:r w:rsidRPr="000D21C0">
              <w:rPr>
                <w:b/>
                <w:bCs/>
                <w:color w:val="000000" w:themeColor="text1"/>
                <w:sz w:val="16"/>
                <w:szCs w:val="16"/>
              </w:rPr>
              <w:lastRenderedPageBreak/>
              <w:t xml:space="preserve">Fourth Moscow Conference (aka, Tolstoy Conference) </w:t>
            </w:r>
            <w:r w:rsidRPr="000D21C0">
              <w:rPr>
                <w:color w:val="000000" w:themeColor="text1"/>
                <w:sz w:val="16"/>
                <w:szCs w:val="16"/>
              </w:rPr>
              <w:t>(1944 – Russia);</w:t>
            </w:r>
          </w:p>
          <w:p w14:paraId="0D9FD816" w14:textId="77777777" w:rsidR="00F25E8B" w:rsidRPr="000D21C0" w:rsidRDefault="00F25E8B" w:rsidP="00F85205">
            <w:pPr>
              <w:rPr>
                <w:color w:val="000000" w:themeColor="text1"/>
                <w:sz w:val="16"/>
                <w:szCs w:val="16"/>
              </w:rPr>
            </w:pPr>
          </w:p>
          <w:p w14:paraId="19AB6C8B" w14:textId="48318D46" w:rsidR="00F25E8B" w:rsidRPr="000D21C0" w:rsidRDefault="00F25E8B" w:rsidP="00F85205">
            <w:pPr>
              <w:rPr>
                <w:b/>
                <w:bCs/>
                <w:color w:val="000000" w:themeColor="text1"/>
                <w:sz w:val="16"/>
                <w:szCs w:val="16"/>
              </w:rPr>
            </w:pPr>
            <w:r w:rsidRPr="000D21C0">
              <w:rPr>
                <w:color w:val="000000" w:themeColor="text1"/>
                <w:sz w:val="16"/>
                <w:szCs w:val="16"/>
              </w:rPr>
              <w:t>Important: the main source of these records are Churchill’s memoirs</w:t>
            </w:r>
          </w:p>
        </w:tc>
        <w:tc>
          <w:tcPr>
            <w:tcW w:w="6915" w:type="dxa"/>
            <w:shd w:val="clear" w:color="auto" w:fill="FFFFFF" w:themeFill="background1"/>
          </w:tcPr>
          <w:p w14:paraId="4CDD6BB0" w14:textId="77777777" w:rsidR="00F25E8B" w:rsidRPr="000D21C0" w:rsidRDefault="00F25E8B" w:rsidP="00F85205">
            <w:pPr>
              <w:rPr>
                <w:color w:val="000000" w:themeColor="text1"/>
                <w:sz w:val="16"/>
                <w:szCs w:val="16"/>
              </w:rPr>
            </w:pPr>
            <w:r w:rsidRPr="000D21C0">
              <w:rPr>
                <w:color w:val="000000" w:themeColor="text1"/>
                <w:sz w:val="16"/>
                <w:szCs w:val="16"/>
              </w:rPr>
              <w:t>Churchill allegedly made secret proposal to divide Europe into “Western” and “Soviet” spheres of influence, to which Stalin agreed. This was put aside as being too casual, but had elements “stick” in Yalta Conference and ensuing repatriation agreements from 1945 – 1947.</w:t>
            </w:r>
          </w:p>
          <w:p w14:paraId="65792FC7" w14:textId="77777777" w:rsidR="00F25E8B" w:rsidRPr="000D21C0" w:rsidRDefault="00F25E8B" w:rsidP="00F85205">
            <w:pPr>
              <w:rPr>
                <w:color w:val="000000" w:themeColor="text1"/>
                <w:sz w:val="16"/>
                <w:szCs w:val="16"/>
              </w:rPr>
            </w:pPr>
          </w:p>
          <w:p w14:paraId="752AD442" w14:textId="77777777" w:rsidR="00F25E8B" w:rsidRPr="000D21C0" w:rsidRDefault="00F25E8B" w:rsidP="00F85205">
            <w:pPr>
              <w:rPr>
                <w:color w:val="000000" w:themeColor="text1"/>
                <w:sz w:val="16"/>
                <w:szCs w:val="16"/>
              </w:rPr>
            </w:pPr>
            <w:r w:rsidRPr="000D21C0">
              <w:rPr>
                <w:color w:val="000000" w:themeColor="text1"/>
                <w:sz w:val="16"/>
                <w:szCs w:val="16"/>
              </w:rPr>
              <w:t xml:space="preserve">What has been </w:t>
            </w:r>
            <w:r w:rsidRPr="000D21C0">
              <w:rPr>
                <w:color w:val="000000" w:themeColor="text1"/>
                <w:sz w:val="16"/>
                <w:szCs w:val="16"/>
                <w:u w:val="single"/>
              </w:rPr>
              <w:t xml:space="preserve">verified, </w:t>
            </w:r>
            <w:r w:rsidRPr="000D21C0">
              <w:rPr>
                <w:color w:val="000000" w:themeColor="text1"/>
                <w:sz w:val="16"/>
                <w:szCs w:val="16"/>
              </w:rPr>
              <w:t>though, due to the follow-up in Yalta, was the agreement of the British and other Allies to return all Soviet citizens who had been liberated from Germans to USSR.</w:t>
            </w:r>
          </w:p>
          <w:p w14:paraId="606FCC96" w14:textId="77777777" w:rsidR="00F25E8B" w:rsidRPr="000D21C0" w:rsidRDefault="00F25E8B" w:rsidP="00F85205">
            <w:pPr>
              <w:rPr>
                <w:color w:val="000000" w:themeColor="text1"/>
                <w:sz w:val="16"/>
                <w:szCs w:val="16"/>
              </w:rPr>
            </w:pPr>
          </w:p>
        </w:tc>
        <w:tc>
          <w:tcPr>
            <w:tcW w:w="4394" w:type="dxa"/>
            <w:shd w:val="clear" w:color="auto" w:fill="FFFFFF" w:themeFill="background1"/>
          </w:tcPr>
          <w:p w14:paraId="3C088A42" w14:textId="74D5C2BC" w:rsidR="00F25E8B" w:rsidRPr="000D21C0" w:rsidRDefault="00F25E8B" w:rsidP="00F85205">
            <w:pPr>
              <w:rPr>
                <w:color w:val="000000" w:themeColor="text1"/>
                <w:sz w:val="16"/>
                <w:szCs w:val="16"/>
              </w:rPr>
            </w:pPr>
            <w:r w:rsidRPr="000D21C0">
              <w:rPr>
                <w:color w:val="000000" w:themeColor="text1"/>
                <w:sz w:val="16"/>
                <w:szCs w:val="16"/>
              </w:rPr>
              <w:t>The Fourth Moscow Conference has a number of rumors/ likely half-truths which characterize it, but took place at a time when the Allies had already established their clear upper-hand in the war against Germany and were setting their sights on Japan. The agreement made by Churchill to unquestioningly repatriate all Soviet citizens set the scene for mass human migration (3 – 5 million people) following Germany’s defeat, ending in Operation Keelhaul.</w:t>
            </w:r>
          </w:p>
        </w:tc>
      </w:tr>
      <w:tr w:rsidR="000D21C0" w:rsidRPr="000D21C0" w14:paraId="6EE6D8C9" w14:textId="77777777" w:rsidTr="007B2785">
        <w:tc>
          <w:tcPr>
            <w:tcW w:w="2436" w:type="dxa"/>
            <w:gridSpan w:val="2"/>
            <w:shd w:val="clear" w:color="auto" w:fill="FFFFFF" w:themeFill="background1"/>
          </w:tcPr>
          <w:p w14:paraId="3B4C3430" w14:textId="77777777" w:rsidR="00F25E8B" w:rsidRPr="000D21C0" w:rsidRDefault="00F25E8B" w:rsidP="00F85205">
            <w:pPr>
              <w:rPr>
                <w:b/>
                <w:bCs/>
                <w:color w:val="000000" w:themeColor="text1"/>
                <w:sz w:val="16"/>
                <w:szCs w:val="16"/>
              </w:rPr>
            </w:pPr>
            <w:r w:rsidRPr="000D21C0">
              <w:rPr>
                <w:b/>
                <w:bCs/>
                <w:color w:val="000000" w:themeColor="text1"/>
                <w:sz w:val="16"/>
                <w:szCs w:val="16"/>
              </w:rPr>
              <w:t xml:space="preserve">Potsdam Agreement (1945 – German reform); </w:t>
            </w:r>
          </w:p>
          <w:p w14:paraId="757AEDB3" w14:textId="77777777" w:rsidR="00F25E8B" w:rsidRPr="000D21C0" w:rsidRDefault="00F25E8B" w:rsidP="00F85205">
            <w:pPr>
              <w:rPr>
                <w:b/>
                <w:bCs/>
                <w:color w:val="000000" w:themeColor="text1"/>
                <w:sz w:val="16"/>
                <w:szCs w:val="16"/>
              </w:rPr>
            </w:pPr>
          </w:p>
          <w:p w14:paraId="07FDEB2F" w14:textId="77777777" w:rsidR="00F25E8B" w:rsidRPr="000D21C0" w:rsidRDefault="00F25E8B" w:rsidP="00F85205">
            <w:pPr>
              <w:rPr>
                <w:color w:val="000000" w:themeColor="text1"/>
                <w:sz w:val="16"/>
                <w:szCs w:val="16"/>
              </w:rPr>
            </w:pPr>
            <w:r w:rsidRPr="000D21C0">
              <w:rPr>
                <w:color w:val="000000" w:themeColor="text1"/>
                <w:sz w:val="16"/>
                <w:szCs w:val="16"/>
              </w:rPr>
              <w:t>Agreement among the 3 Allies of WWII concerning military occupation and reconstruction of Germany, its border, and entire European theater.</w:t>
            </w:r>
          </w:p>
          <w:p w14:paraId="333426FE" w14:textId="77777777" w:rsidR="00F25E8B" w:rsidRPr="000D21C0" w:rsidRDefault="00F25E8B" w:rsidP="00F85205">
            <w:pPr>
              <w:rPr>
                <w:color w:val="000000" w:themeColor="text1"/>
                <w:sz w:val="16"/>
                <w:szCs w:val="16"/>
                <w:u w:val="single"/>
              </w:rPr>
            </w:pPr>
            <w:r w:rsidRPr="000D21C0">
              <w:rPr>
                <w:b/>
                <w:bCs/>
                <w:color w:val="000000" w:themeColor="text1"/>
                <w:sz w:val="16"/>
                <w:szCs w:val="16"/>
              </w:rPr>
              <w:t xml:space="preserve">Potsdam Agreement </w:t>
            </w:r>
            <w:r w:rsidRPr="000D21C0">
              <w:rPr>
                <w:color w:val="000000" w:themeColor="text1"/>
                <w:sz w:val="16"/>
                <w:szCs w:val="16"/>
              </w:rPr>
              <w:t xml:space="preserve">(Germany – 1945); agreement between 3 WWII Allies (and product of earlier Potsdam Conference) addressing Germany’s demilitarization, reparations, prosecution, and </w:t>
            </w:r>
            <w:r w:rsidRPr="000D21C0">
              <w:rPr>
                <w:color w:val="000000" w:themeColor="text1"/>
                <w:sz w:val="16"/>
                <w:szCs w:val="16"/>
                <w:u w:val="single"/>
              </w:rPr>
              <w:t xml:space="preserve">mass expulsion of ethnic Germans </w:t>
            </w:r>
          </w:p>
          <w:p w14:paraId="72C8AB99" w14:textId="77777777" w:rsidR="00F25E8B" w:rsidRPr="000D21C0" w:rsidRDefault="00F25E8B" w:rsidP="00F85205">
            <w:pPr>
              <w:rPr>
                <w:color w:val="000000" w:themeColor="text1"/>
                <w:sz w:val="16"/>
                <w:szCs w:val="16"/>
                <w:u w:val="single"/>
              </w:rPr>
            </w:pPr>
          </w:p>
          <w:p w14:paraId="176BF7CF" w14:textId="77777777" w:rsidR="00F25E8B" w:rsidRPr="000D21C0" w:rsidRDefault="00F25E8B" w:rsidP="00F85205">
            <w:pPr>
              <w:rPr>
                <w:color w:val="000000" w:themeColor="text1"/>
                <w:sz w:val="16"/>
                <w:szCs w:val="16"/>
                <w:shd w:val="clear" w:color="auto" w:fill="FFFFFF"/>
              </w:rPr>
            </w:pPr>
            <w:r w:rsidRPr="000D21C0">
              <w:rPr>
                <w:color w:val="000000" w:themeColor="text1"/>
                <w:sz w:val="16"/>
                <w:szCs w:val="16"/>
                <w:shd w:val="clear" w:color="auto" w:fill="FFFFFF"/>
              </w:rPr>
              <w:t xml:space="preserve">Population </w:t>
            </w:r>
            <w:proofErr w:type="gramStart"/>
            <w:r w:rsidRPr="000D21C0">
              <w:rPr>
                <w:color w:val="000000" w:themeColor="text1"/>
                <w:sz w:val="16"/>
                <w:szCs w:val="16"/>
                <w:shd w:val="clear" w:color="auto" w:fill="FFFFFF"/>
              </w:rPr>
              <w:t>shifts  occurred</w:t>
            </w:r>
            <w:proofErr w:type="gramEnd"/>
            <w:r w:rsidRPr="000D21C0">
              <w:rPr>
                <w:color w:val="000000" w:themeColor="text1"/>
                <w:sz w:val="16"/>
                <w:szCs w:val="16"/>
                <w:shd w:val="clear" w:color="auto" w:fill="FFFFFF"/>
              </w:rPr>
              <w:t xml:space="preserve"> in 3 overlapping phases:</w:t>
            </w:r>
          </w:p>
          <w:p w14:paraId="240E70FB" w14:textId="77777777" w:rsidR="00F25E8B" w:rsidRPr="000D21C0" w:rsidRDefault="00F25E8B" w:rsidP="00F85205">
            <w:pPr>
              <w:rPr>
                <w:color w:val="000000" w:themeColor="text1"/>
                <w:sz w:val="16"/>
                <w:szCs w:val="16"/>
              </w:rPr>
            </w:pPr>
            <w:r w:rsidRPr="000D21C0">
              <w:rPr>
                <w:rFonts w:eastAsia="Times New Roman"/>
                <w:color w:val="000000" w:themeColor="text1"/>
                <w:sz w:val="16"/>
                <w:szCs w:val="16"/>
              </w:rPr>
              <w:t>1.</w:t>
            </w:r>
            <w:r w:rsidRPr="000D21C0">
              <w:rPr>
                <w:color w:val="000000" w:themeColor="text1"/>
                <w:sz w:val="16"/>
                <w:szCs w:val="16"/>
              </w:rPr>
              <w:t>) 1944-45: Organized evacuation of ethnic Germans by Nazi gov. in face of advancing Red Army</w:t>
            </w:r>
          </w:p>
          <w:p w14:paraId="59110A2D" w14:textId="77777777" w:rsidR="00F25E8B" w:rsidRPr="000D21C0" w:rsidRDefault="00F25E8B" w:rsidP="00F85205">
            <w:pPr>
              <w:rPr>
                <w:color w:val="000000" w:themeColor="text1"/>
                <w:sz w:val="16"/>
                <w:szCs w:val="16"/>
                <w:u w:val="single"/>
              </w:rPr>
            </w:pPr>
            <w:r w:rsidRPr="000D21C0">
              <w:rPr>
                <w:color w:val="000000" w:themeColor="text1"/>
                <w:sz w:val="16"/>
                <w:szCs w:val="16"/>
              </w:rPr>
              <w:t>2.) Disorganized fleeing of ethnic Germans following Wehrmacht’s defeat</w:t>
            </w:r>
          </w:p>
          <w:p w14:paraId="7DC034A3" w14:textId="77777777" w:rsidR="00F25E8B" w:rsidRPr="000D21C0" w:rsidRDefault="00F25E8B" w:rsidP="00F85205">
            <w:pPr>
              <w:rPr>
                <w:color w:val="000000" w:themeColor="text1"/>
                <w:sz w:val="16"/>
                <w:szCs w:val="16"/>
              </w:rPr>
            </w:pPr>
            <w:r w:rsidRPr="000D21C0">
              <w:rPr>
                <w:color w:val="000000" w:themeColor="text1"/>
                <w:sz w:val="16"/>
                <w:szCs w:val="16"/>
              </w:rPr>
              <w:t xml:space="preserve">3.) Initiation of Potsdam Conference </w:t>
            </w:r>
            <w:r w:rsidRPr="000D21C0">
              <w:rPr>
                <w:color w:val="000000" w:themeColor="text1"/>
                <w:sz w:val="16"/>
                <w:szCs w:val="16"/>
              </w:rPr>
              <w:sym w:font="Wingdings" w:char="F0E0"/>
            </w:r>
            <w:r w:rsidRPr="000D21C0">
              <w:rPr>
                <w:color w:val="000000" w:themeColor="text1"/>
                <w:sz w:val="16"/>
                <w:szCs w:val="16"/>
              </w:rPr>
              <w:t xml:space="preserve"> Agreement, and approved expulsion of Germans, but most flight occurred in 1950</w:t>
            </w:r>
          </w:p>
          <w:p w14:paraId="38831321" w14:textId="77777777" w:rsidR="00F25E8B" w:rsidRPr="000D21C0" w:rsidRDefault="00F25E8B" w:rsidP="00F85205">
            <w:pPr>
              <w:rPr>
                <w:b/>
                <w:bCs/>
                <w:color w:val="000000" w:themeColor="text1"/>
                <w:sz w:val="16"/>
                <w:szCs w:val="16"/>
              </w:rPr>
            </w:pPr>
          </w:p>
        </w:tc>
        <w:tc>
          <w:tcPr>
            <w:tcW w:w="6915" w:type="dxa"/>
            <w:shd w:val="clear" w:color="auto" w:fill="FFFFFF" w:themeFill="background1"/>
          </w:tcPr>
          <w:p w14:paraId="2F1A78DC"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Flight/ Expulsion of Germans (1944 – ’50) and ‘Volksdeutsche’ (German-adjacent) from Eastern/ Central European countries as proposed by Winston Churchill; Polish PM wanted to integrate/ assimilate Germans but this was rejected</w:t>
            </w:r>
          </w:p>
          <w:p w14:paraId="259B6CC3" w14:textId="77777777" w:rsidR="00F25E8B" w:rsidRPr="000D21C0" w:rsidRDefault="00F25E8B" w:rsidP="00F85205">
            <w:pPr>
              <w:rPr>
                <w:color w:val="000000" w:themeColor="text1"/>
                <w:sz w:val="16"/>
                <w:szCs w:val="16"/>
              </w:rPr>
            </w:pPr>
            <w:r w:rsidRPr="000D21C0">
              <w:rPr>
                <w:color w:val="000000" w:themeColor="text1"/>
                <w:sz w:val="16"/>
                <w:szCs w:val="16"/>
                <w:shd w:val="clear" w:color="auto" w:fill="FEFEFE"/>
              </w:rPr>
              <w:t>By 1950: 12M Germans had fled/ been expelled into Ally-occupied Germany/ Austria; German gov. stated it was 14.6M</w:t>
            </w:r>
          </w:p>
          <w:p w14:paraId="56A82A56" w14:textId="77777777" w:rsidR="00F25E8B" w:rsidRPr="000D21C0" w:rsidRDefault="00F25E8B" w:rsidP="00F85205">
            <w:pPr>
              <w:rPr>
                <w:rFonts w:eastAsia="Times New Roman"/>
                <w:color w:val="000000" w:themeColor="text1"/>
                <w:sz w:val="16"/>
                <w:szCs w:val="16"/>
              </w:rPr>
            </w:pPr>
            <w:r w:rsidRPr="000D21C0">
              <w:rPr>
                <w:rFonts w:eastAsia="Times New Roman"/>
                <w:color w:val="000000" w:themeColor="text1"/>
                <w:sz w:val="16"/>
                <w:szCs w:val="16"/>
              </w:rPr>
              <w:t xml:space="preserve">Did not grant amnesty to anyone specifically, instead focuses on principles of ‘denazification’ </w:t>
            </w:r>
            <w:r w:rsidRPr="000D21C0">
              <w:rPr>
                <w:rFonts w:eastAsia="Times New Roman"/>
                <w:color w:val="000000" w:themeColor="text1"/>
                <w:sz w:val="16"/>
                <w:szCs w:val="16"/>
              </w:rPr>
              <w:sym w:font="Wingdings" w:char="F0E0"/>
            </w:r>
            <w:r w:rsidRPr="000D21C0">
              <w:rPr>
                <w:rFonts w:eastAsia="Times New Roman"/>
                <w:color w:val="000000" w:themeColor="text1"/>
                <w:sz w:val="16"/>
                <w:szCs w:val="16"/>
              </w:rPr>
              <w:t xml:space="preserve"> in doing so, outlines framework for bringing war criminals to court in Nuremberg Trials</w:t>
            </w:r>
          </w:p>
          <w:p w14:paraId="0C6D199C" w14:textId="77777777" w:rsidR="00F25E8B" w:rsidRPr="000D21C0" w:rsidRDefault="00F25E8B" w:rsidP="00F85205">
            <w:pPr>
              <w:rPr>
                <w:rFonts w:eastAsia="Times New Roman"/>
                <w:color w:val="000000" w:themeColor="text1"/>
                <w:sz w:val="16"/>
                <w:szCs w:val="16"/>
              </w:rPr>
            </w:pPr>
          </w:p>
          <w:p w14:paraId="507C2C85" w14:textId="77777777" w:rsidR="00F25E8B" w:rsidRPr="000D21C0" w:rsidRDefault="00F25E8B" w:rsidP="00F85205">
            <w:pPr>
              <w:rPr>
                <w:rFonts w:eastAsia="Times New Roman"/>
                <w:color w:val="000000" w:themeColor="text1"/>
                <w:sz w:val="16"/>
                <w:szCs w:val="16"/>
              </w:rPr>
            </w:pPr>
            <w:r w:rsidRPr="000D21C0">
              <w:rPr>
                <w:rFonts w:eastAsia="Times New Roman"/>
                <w:color w:val="000000" w:themeColor="text1"/>
                <w:sz w:val="16"/>
                <w:szCs w:val="16"/>
              </w:rPr>
              <w:t>Main Article of “Flight and Expulsion of Germans (1944 – 50)”:</w:t>
            </w:r>
          </w:p>
          <w:p w14:paraId="46C4C2A8" w14:textId="77777777" w:rsidR="00F25E8B" w:rsidRPr="000D21C0" w:rsidRDefault="00F25E8B" w:rsidP="00F85205">
            <w:pPr>
              <w:rPr>
                <w:rFonts w:eastAsia="Times New Roman"/>
                <w:color w:val="000000" w:themeColor="text1"/>
                <w:sz w:val="16"/>
                <w:szCs w:val="16"/>
                <w:shd w:val="clear" w:color="auto" w:fill="FFFFFF"/>
              </w:rPr>
            </w:pPr>
            <w:r w:rsidRPr="000D21C0">
              <w:rPr>
                <w:rFonts w:eastAsia="Times New Roman"/>
                <w:color w:val="000000" w:themeColor="text1"/>
                <w:sz w:val="16"/>
                <w:szCs w:val="16"/>
                <w:shd w:val="clear" w:color="auto" w:fill="FFFFFF"/>
              </w:rPr>
              <w:t>The Three Governments, having considered the question in all its aspects, recognize that the transfer to Germany of German populations, or elements thereof, remaining in Poland, Czechoslovakia and Hungary, will have to be undertaken. They agree that any transfers that take place should be affected in an orderly and humane manner.</w:t>
            </w:r>
          </w:p>
          <w:p w14:paraId="056C86CB" w14:textId="77777777" w:rsidR="00F25E8B" w:rsidRPr="000D21C0" w:rsidRDefault="00F25E8B" w:rsidP="00F85205">
            <w:pPr>
              <w:rPr>
                <w:rFonts w:eastAsia="Times New Roman"/>
                <w:color w:val="000000" w:themeColor="text1"/>
                <w:sz w:val="16"/>
                <w:szCs w:val="16"/>
                <w:shd w:val="clear" w:color="auto" w:fill="FFFFFF"/>
              </w:rPr>
            </w:pPr>
          </w:p>
          <w:p w14:paraId="2F7BD278" w14:textId="77777777" w:rsidR="00F25E8B" w:rsidRPr="000D21C0" w:rsidRDefault="00F25E8B" w:rsidP="00F85205">
            <w:pPr>
              <w:rPr>
                <w:color w:val="000000" w:themeColor="text1"/>
                <w:sz w:val="16"/>
                <w:szCs w:val="16"/>
              </w:rPr>
            </w:pPr>
            <w:r w:rsidRPr="000D21C0">
              <w:rPr>
                <w:color w:val="000000" w:themeColor="text1"/>
                <w:sz w:val="16"/>
                <w:szCs w:val="16"/>
              </w:rPr>
              <w:t>Allied “Big Three”: U.S. (Pres. Truman); U.K. (Churchill); USSR (Joseph Stalin)</w:t>
            </w:r>
          </w:p>
          <w:p w14:paraId="3C460C54" w14:textId="77777777" w:rsidR="00F25E8B" w:rsidRPr="000D21C0" w:rsidRDefault="00F25E8B" w:rsidP="00F85205">
            <w:pPr>
              <w:rPr>
                <w:color w:val="000000" w:themeColor="text1"/>
                <w:sz w:val="16"/>
                <w:szCs w:val="16"/>
              </w:rPr>
            </w:pPr>
          </w:p>
          <w:p w14:paraId="6653B7F9" w14:textId="77777777" w:rsidR="00F25E8B" w:rsidRPr="000D21C0" w:rsidRDefault="00F25E8B" w:rsidP="00F85205">
            <w:pPr>
              <w:rPr>
                <w:color w:val="000000" w:themeColor="text1"/>
                <w:sz w:val="16"/>
                <w:szCs w:val="16"/>
              </w:rPr>
            </w:pPr>
            <w:r w:rsidRPr="000D21C0">
              <w:rPr>
                <w:color w:val="000000" w:themeColor="text1"/>
                <w:sz w:val="16"/>
                <w:szCs w:val="16"/>
              </w:rPr>
              <w:t>UN (Allied calls for expulsion of Germany, Italy, Bulgaria, Romania, Finland)</w:t>
            </w:r>
          </w:p>
          <w:p w14:paraId="34C5B3E8"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Death toll linked to flight is disputed, but places between 500k to 2.5M ppl</w:t>
            </w:r>
          </w:p>
          <w:p w14:paraId="1F93AD11" w14:textId="77777777" w:rsidR="00F25E8B" w:rsidRPr="000D21C0" w:rsidRDefault="00F25E8B" w:rsidP="00F85205">
            <w:pPr>
              <w:rPr>
                <w:color w:val="000000" w:themeColor="text1"/>
                <w:sz w:val="16"/>
                <w:szCs w:val="16"/>
                <w:shd w:val="clear" w:color="auto" w:fill="FEFEFE"/>
              </w:rPr>
            </w:pPr>
          </w:p>
          <w:p w14:paraId="7F631A39"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Not all left, by 1950, 700k – 2.7M Germans still lived in Central &amp; Eastern Europe</w:t>
            </w:r>
          </w:p>
          <w:p w14:paraId="1781A57E" w14:textId="77777777" w:rsidR="00F25E8B" w:rsidRPr="000D21C0" w:rsidRDefault="00F25E8B" w:rsidP="00F85205">
            <w:pPr>
              <w:rPr>
                <w:color w:val="000000" w:themeColor="text1"/>
                <w:sz w:val="16"/>
                <w:szCs w:val="16"/>
              </w:rPr>
            </w:pPr>
          </w:p>
        </w:tc>
        <w:tc>
          <w:tcPr>
            <w:tcW w:w="4394" w:type="dxa"/>
            <w:shd w:val="clear" w:color="auto" w:fill="FFFFFF" w:themeFill="background1"/>
          </w:tcPr>
          <w:p w14:paraId="38359ED7" w14:textId="77777777" w:rsidR="00F25E8B" w:rsidRPr="000D21C0" w:rsidRDefault="00F25E8B" w:rsidP="00F85205">
            <w:pPr>
              <w:rPr>
                <w:color w:val="000000" w:themeColor="text1"/>
                <w:sz w:val="16"/>
                <w:szCs w:val="16"/>
              </w:rPr>
            </w:pPr>
            <w:r w:rsidRPr="000D21C0">
              <w:rPr>
                <w:color w:val="000000" w:themeColor="text1"/>
                <w:sz w:val="16"/>
                <w:szCs w:val="16"/>
              </w:rPr>
              <w:t>XII. ORDERLY TRANSFER OF GERMAN POPULATIONS.</w:t>
            </w:r>
          </w:p>
          <w:p w14:paraId="7C1B686E" w14:textId="77777777" w:rsidR="00F25E8B" w:rsidRPr="000D21C0" w:rsidRDefault="00F25E8B" w:rsidP="00F85205">
            <w:pPr>
              <w:rPr>
                <w:color w:val="000000" w:themeColor="text1"/>
                <w:sz w:val="16"/>
                <w:szCs w:val="16"/>
              </w:rPr>
            </w:pPr>
            <w:r w:rsidRPr="000D21C0">
              <w:rPr>
                <w:color w:val="000000" w:themeColor="text1"/>
                <w:sz w:val="16"/>
                <w:szCs w:val="16"/>
              </w:rPr>
              <w:t xml:space="preserve">The Three Governments, having considered the question in all its aspects, recognize that the transfer to Germany of German populations, or elements thereof, remaining in Poland, Czechoslovakia and Hungary, will have to be undertaken. They agree that any transfers that take place should be </w:t>
            </w:r>
            <w:proofErr w:type="gramStart"/>
            <w:r w:rsidRPr="000D21C0">
              <w:rPr>
                <w:color w:val="000000" w:themeColor="text1"/>
                <w:sz w:val="16"/>
                <w:szCs w:val="16"/>
              </w:rPr>
              <w:t>effected</w:t>
            </w:r>
            <w:proofErr w:type="gramEnd"/>
            <w:r w:rsidRPr="000D21C0">
              <w:rPr>
                <w:color w:val="000000" w:themeColor="text1"/>
                <w:sz w:val="16"/>
                <w:szCs w:val="16"/>
              </w:rPr>
              <w:t xml:space="preserve"> in an orderly and humane manner.</w:t>
            </w:r>
          </w:p>
          <w:p w14:paraId="42824B5B" w14:textId="77777777" w:rsidR="00F25E8B" w:rsidRPr="000D21C0" w:rsidRDefault="00F25E8B" w:rsidP="00F85205">
            <w:pPr>
              <w:rPr>
                <w:color w:val="000000" w:themeColor="text1"/>
                <w:sz w:val="16"/>
                <w:szCs w:val="16"/>
              </w:rPr>
            </w:pPr>
            <w:r w:rsidRPr="000D21C0">
              <w:rPr>
                <w:color w:val="000000" w:themeColor="text1"/>
                <w:sz w:val="16"/>
                <w:szCs w:val="16"/>
              </w:rPr>
              <w:t>Since the influx of a large number of Germans into Germany would increase the burden already resting on the occupying authorities, they consider that the Control Council in Germany should in the first instance examine the problem, with special regard to the question of the equitable distribution of these Germans among the several zones of occupation. They are accordingly instructing their respective representatives on the Control Council to report to their Governments as soon as possible the extent to which such persons have already entered Germany from Poland, Czechoslovakia and Hungary, to submit an estimate of the time and rate at which further transfers could be carried out having regard to the present situation in Germany.</w:t>
            </w:r>
          </w:p>
          <w:p w14:paraId="1B91C498" w14:textId="77777777" w:rsidR="00F25E8B" w:rsidRPr="000D21C0" w:rsidRDefault="00F25E8B" w:rsidP="00F85205">
            <w:pPr>
              <w:rPr>
                <w:color w:val="000000" w:themeColor="text1"/>
                <w:sz w:val="16"/>
                <w:szCs w:val="16"/>
              </w:rPr>
            </w:pPr>
            <w:r w:rsidRPr="000D21C0">
              <w:rPr>
                <w:color w:val="000000" w:themeColor="text1"/>
                <w:sz w:val="16"/>
                <w:szCs w:val="16"/>
              </w:rPr>
              <w:t>The Czechoslovak Government, the Polish Provisional Government and the Control Council in Hungary are at the same time being informed of the above and are being requested meanwhile to suspend further expulsions pending an examination by the Governments concerned of the report from their representatives on the Control Council.</w:t>
            </w:r>
          </w:p>
          <w:p w14:paraId="422FA93A" w14:textId="77777777" w:rsidR="00F25E8B" w:rsidRPr="000D21C0" w:rsidRDefault="00F25E8B" w:rsidP="00F85205">
            <w:pPr>
              <w:rPr>
                <w:color w:val="000000" w:themeColor="text1"/>
                <w:sz w:val="16"/>
                <w:szCs w:val="16"/>
              </w:rPr>
            </w:pPr>
          </w:p>
          <w:p w14:paraId="397BDDC7" w14:textId="77777777" w:rsidR="00F25E8B" w:rsidRPr="000D21C0" w:rsidRDefault="00F25E8B" w:rsidP="00F85205">
            <w:pPr>
              <w:rPr>
                <w:color w:val="000000" w:themeColor="text1"/>
                <w:sz w:val="16"/>
                <w:szCs w:val="16"/>
              </w:rPr>
            </w:pPr>
            <w:r w:rsidRPr="000D21C0">
              <w:rPr>
                <w:color w:val="000000" w:themeColor="text1"/>
                <w:sz w:val="16"/>
                <w:szCs w:val="16"/>
              </w:rPr>
              <w:t>Potsdam Agreement called for Poland, Czechoslovakia and Hungary, which wanted to expel the ethnic German populations within their borders, to do so “in an orderly and humane manner.”</w:t>
            </w:r>
          </w:p>
          <w:p w14:paraId="5FF7EE9D" w14:textId="77777777" w:rsidR="00F25E8B" w:rsidRPr="000D21C0" w:rsidRDefault="00F25E8B" w:rsidP="00F85205">
            <w:pPr>
              <w:rPr>
                <w:color w:val="000000" w:themeColor="text1"/>
                <w:sz w:val="16"/>
                <w:szCs w:val="16"/>
              </w:rPr>
            </w:pPr>
            <w:r w:rsidRPr="000D21C0">
              <w:rPr>
                <w:color w:val="000000" w:themeColor="text1"/>
                <w:sz w:val="16"/>
                <w:szCs w:val="16"/>
              </w:rPr>
              <w:t xml:space="preserve">The idea was to head off a massive influx of refugees into a Germany where existing residents already were having difficulty getting by. But the redrawing of Poland’s border with Germany was left unresolved. “German populations, or elements thereof, remaining in Poland” refers to Germans living within the 1937 boundaries of Poland (up to Curzon line) going East. </w:t>
            </w:r>
          </w:p>
          <w:p w14:paraId="4589D646" w14:textId="77777777" w:rsidR="00F25E8B" w:rsidRPr="000D21C0" w:rsidRDefault="00F25E8B" w:rsidP="00F85205">
            <w:pPr>
              <w:rPr>
                <w:color w:val="000000" w:themeColor="text1"/>
                <w:sz w:val="16"/>
                <w:szCs w:val="16"/>
              </w:rPr>
            </w:pPr>
            <w:r w:rsidRPr="000D21C0">
              <w:rPr>
                <w:color w:val="000000" w:themeColor="text1"/>
                <w:sz w:val="16"/>
                <w:szCs w:val="16"/>
              </w:rPr>
              <w:t xml:space="preserve">In theory, German ethnic population could have been expelled to Polish temporary administered territories (like Silesia, Farther </w:t>
            </w:r>
            <w:r w:rsidRPr="000D21C0">
              <w:rPr>
                <w:color w:val="000000" w:themeColor="text1"/>
                <w:sz w:val="16"/>
                <w:szCs w:val="16"/>
              </w:rPr>
              <w:lastRenderedPageBreak/>
              <w:t xml:space="preserve">Pomerania, E. Prussia, and Brandenburg) but this never transpired. Because Allied occupies zones in Germany were under heavy strain, the Czech, Polish, Hungarian </w:t>
            </w:r>
            <w:proofErr w:type="spellStart"/>
            <w:r w:rsidRPr="000D21C0">
              <w:rPr>
                <w:color w:val="000000" w:themeColor="text1"/>
                <w:sz w:val="16"/>
                <w:szCs w:val="16"/>
              </w:rPr>
              <w:t>govs</w:t>
            </w:r>
            <w:proofErr w:type="spellEnd"/>
            <w:r w:rsidRPr="000D21C0">
              <w:rPr>
                <w:color w:val="000000" w:themeColor="text1"/>
                <w:sz w:val="16"/>
                <w:szCs w:val="16"/>
              </w:rPr>
              <w:t>. Were asked to submit an estimate of the time/ rate at which further transfers could be carried out &amp; suspend further expulsions until these estimates were integrated into plans.</w:t>
            </w:r>
          </w:p>
          <w:p w14:paraId="53EE2215" w14:textId="77777777" w:rsidR="00F25E8B" w:rsidRPr="000D21C0" w:rsidRDefault="00F25E8B" w:rsidP="00F85205">
            <w:pPr>
              <w:rPr>
                <w:color w:val="000000" w:themeColor="text1"/>
                <w:sz w:val="16"/>
                <w:szCs w:val="16"/>
              </w:rPr>
            </w:pPr>
            <w:r w:rsidRPr="000D21C0">
              <w:rPr>
                <w:color w:val="000000" w:themeColor="text1"/>
                <w:sz w:val="16"/>
                <w:szCs w:val="16"/>
              </w:rPr>
              <w:t>Though the Potsdam Agreement referred only to Poland, Czechoslovakia, and Hungary explicitly, expulsions also occurred in Romania (where Transylvanian Saxons were deported and had their property seized) as well as in Yugoslavia. Soviet territories saw Germans expelled from northern East Prussia (Oblast Kaliningrad) but also from the adjacent Lithuanian Klaipeda Region and other lands settled by Baltic Germans.</w:t>
            </w:r>
          </w:p>
          <w:p w14:paraId="0F164624" w14:textId="77777777" w:rsidR="00F25E8B" w:rsidRPr="000D21C0" w:rsidRDefault="00F25E8B" w:rsidP="00F85205">
            <w:pPr>
              <w:rPr>
                <w:color w:val="000000" w:themeColor="text1"/>
                <w:sz w:val="16"/>
                <w:szCs w:val="16"/>
              </w:rPr>
            </w:pPr>
          </w:p>
          <w:p w14:paraId="63B697B5" w14:textId="3E990309" w:rsidR="00F25E8B" w:rsidRPr="000D21C0" w:rsidRDefault="00F25E8B" w:rsidP="00F85205">
            <w:pPr>
              <w:rPr>
                <w:color w:val="000000" w:themeColor="text1"/>
                <w:sz w:val="16"/>
                <w:szCs w:val="16"/>
              </w:rPr>
            </w:pPr>
            <w:r w:rsidRPr="000D21C0">
              <w:rPr>
                <w:color w:val="000000" w:themeColor="text1"/>
                <w:sz w:val="16"/>
                <w:szCs w:val="16"/>
              </w:rPr>
              <w:t>The Potsdam Agreement was finalized in the wake of German and Axis defeat in WWII, and contains concrete measures for dealing with the “German problem” of expelling and repatriating upwards of several millions of Germans and German-adjacent people. The largest number of displacements came from Eastern occupied German ex-territory of Poland and USSR. Germany’s contemporary borders were established and punitively diminished from their pre-war state, meaning that many ethnic Germans, even those who had lived in Eastern Europe for generations, were expelled.</w:t>
            </w:r>
          </w:p>
        </w:tc>
      </w:tr>
      <w:tr w:rsidR="000D21C0" w:rsidRPr="000D21C0" w14:paraId="23695F0F" w14:textId="77777777" w:rsidTr="007B2785">
        <w:tc>
          <w:tcPr>
            <w:tcW w:w="2436" w:type="dxa"/>
            <w:gridSpan w:val="2"/>
            <w:shd w:val="clear" w:color="auto" w:fill="FFFFFF" w:themeFill="background1"/>
          </w:tcPr>
          <w:p w14:paraId="7B5354FC" w14:textId="77777777" w:rsidR="00F25E8B" w:rsidRPr="000D21C0" w:rsidRDefault="00F25E8B" w:rsidP="00F85205">
            <w:pPr>
              <w:rPr>
                <w:color w:val="000000" w:themeColor="text1"/>
                <w:sz w:val="16"/>
                <w:szCs w:val="16"/>
              </w:rPr>
            </w:pPr>
            <w:r w:rsidRPr="000D21C0">
              <w:rPr>
                <w:color w:val="000000" w:themeColor="text1"/>
                <w:sz w:val="16"/>
                <w:szCs w:val="16"/>
              </w:rPr>
              <w:lastRenderedPageBreak/>
              <w:t>Yalta Conference (1945 – Allies);</w:t>
            </w:r>
          </w:p>
          <w:p w14:paraId="46F03F6F" w14:textId="77777777" w:rsidR="00F25E8B" w:rsidRPr="000D21C0" w:rsidRDefault="00F25E8B" w:rsidP="00F85205">
            <w:pPr>
              <w:rPr>
                <w:color w:val="000000" w:themeColor="text1"/>
                <w:sz w:val="16"/>
                <w:szCs w:val="16"/>
              </w:rPr>
            </w:pPr>
          </w:p>
          <w:p w14:paraId="5F9BF9AB" w14:textId="09BE50C8" w:rsidR="00F25E8B" w:rsidRPr="000D21C0" w:rsidRDefault="00F25E8B" w:rsidP="00F85205">
            <w:pPr>
              <w:rPr>
                <w:b/>
                <w:bCs/>
                <w:color w:val="000000" w:themeColor="text1"/>
                <w:sz w:val="16"/>
                <w:szCs w:val="16"/>
              </w:rPr>
            </w:pPr>
            <w:r w:rsidRPr="000D21C0">
              <w:rPr>
                <w:color w:val="000000" w:themeColor="text1"/>
                <w:sz w:val="16"/>
                <w:szCs w:val="16"/>
              </w:rPr>
              <w:t>WWII Meeting of heads of government for US, UK, USSR to discuss postwar reorganization of Germany and Europe in wake of imminent German defeat.</w:t>
            </w:r>
          </w:p>
        </w:tc>
        <w:tc>
          <w:tcPr>
            <w:tcW w:w="6915" w:type="dxa"/>
            <w:shd w:val="clear" w:color="auto" w:fill="FFFFFF" w:themeFill="background1"/>
          </w:tcPr>
          <w:p w14:paraId="32A42517"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The “Big Three” agreed that all original governments would be restored to the invaded countries, with exceptions of Romania and Bulgaria and Poland (whose gov’t in exile was excluded by Stalin and which whose rule would be assumed by USSR) and would have their citizens repatriated.</w:t>
            </w:r>
          </w:p>
          <w:p w14:paraId="5E2FA1EB" w14:textId="77777777" w:rsidR="00F25E8B" w:rsidRPr="000D21C0" w:rsidRDefault="00F25E8B" w:rsidP="00F85205">
            <w:pPr>
              <w:rPr>
                <w:color w:val="000000" w:themeColor="text1"/>
                <w:sz w:val="16"/>
                <w:szCs w:val="16"/>
                <w:shd w:val="clear" w:color="auto" w:fill="FEFEFE"/>
              </w:rPr>
            </w:pPr>
          </w:p>
          <w:p w14:paraId="6463A7E9"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 xml:space="preserve">Yalta ceded German territory to Poland, while establishing a Polish border at the Curzon Line (ceding Polish land to USSR); as a result, the USSR expelled ethnic Poles between 1944 – 1958, though </w:t>
            </w:r>
            <w:proofErr w:type="spellStart"/>
            <w:r w:rsidRPr="000D21C0">
              <w:rPr>
                <w:color w:val="000000" w:themeColor="text1"/>
                <w:sz w:val="16"/>
                <w:szCs w:val="16"/>
                <w:shd w:val="clear" w:color="auto" w:fill="FEFEFE"/>
              </w:rPr>
              <w:t>Societ</w:t>
            </w:r>
            <w:proofErr w:type="spellEnd"/>
            <w:r w:rsidRPr="000D21C0">
              <w:rPr>
                <w:color w:val="000000" w:themeColor="text1"/>
                <w:sz w:val="16"/>
                <w:szCs w:val="16"/>
                <w:shd w:val="clear" w:color="auto" w:fill="FEFEFE"/>
              </w:rPr>
              <w:t xml:space="preserve"> census of 1959 still counted 1.4 million Poles in USSR. More importantly, it set up beginning of Operation Vistula (1947 forced resettlement of ~150,000 Ukrainian </w:t>
            </w:r>
            <w:proofErr w:type="spellStart"/>
            <w:r w:rsidRPr="000D21C0">
              <w:rPr>
                <w:color w:val="000000" w:themeColor="text1"/>
                <w:sz w:val="16"/>
                <w:szCs w:val="16"/>
                <w:shd w:val="clear" w:color="auto" w:fill="FEFEFE"/>
              </w:rPr>
              <w:t>Boykos</w:t>
            </w:r>
            <w:proofErr w:type="spellEnd"/>
            <w:r w:rsidRPr="000D21C0">
              <w:rPr>
                <w:color w:val="000000" w:themeColor="text1"/>
                <w:sz w:val="16"/>
                <w:szCs w:val="16"/>
                <w:shd w:val="clear" w:color="auto" w:fill="FEFEFE"/>
              </w:rPr>
              <w:t xml:space="preserve"> and Lemkos from eastern provinces to newly-gained Western provinces). </w:t>
            </w:r>
          </w:p>
          <w:p w14:paraId="5E2D72EE" w14:textId="77777777" w:rsidR="00F25E8B" w:rsidRPr="000D21C0" w:rsidRDefault="00F25E8B" w:rsidP="00F85205">
            <w:pPr>
              <w:rPr>
                <w:color w:val="000000" w:themeColor="text1"/>
                <w:sz w:val="16"/>
                <w:szCs w:val="16"/>
                <w:shd w:val="clear" w:color="auto" w:fill="FEFEFE"/>
              </w:rPr>
            </w:pPr>
          </w:p>
          <w:p w14:paraId="109EF3C6"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 xml:space="preserve">German reparations included implementation of, at times, through use of imported German labor (often unwilling, punishment in post-WWII era): Protocol V Art. ii: “Reparation in kind is to exacted from Germany in three following forms […] c.) Use of German labor” </w:t>
            </w:r>
          </w:p>
          <w:p w14:paraId="3CFAA834"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(~1 million German POWs used until 1953 in USSR, with Germans taken from Romania, Yugoslavia, East Germany – for example, in 1944 27,000 – 30,000 Germans (aged 18 – 40) sent to USSR from Yugoslavia to camps in Donbas.</w:t>
            </w:r>
          </w:p>
          <w:p w14:paraId="7713B259"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Poland post-war camps had 10s of thousands of ethnic Germans moved in expulsion from newly-shifted borders as result of Yalta Conference</w:t>
            </w:r>
          </w:p>
          <w:p w14:paraId="49ADE9E8"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Czechoslovakia saw Sudetenland Germans expelled after war, but in 1947 tens of thousands of Germans remained after having been instead moved to labor camps.</w:t>
            </w:r>
          </w:p>
          <w:p w14:paraId="2FF34093"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 xml:space="preserve">740,000 German prisoners transferred in 1945 by U.S. for forced labor in France from </w:t>
            </w:r>
            <w:proofErr w:type="spellStart"/>
            <w:r w:rsidRPr="000D21C0">
              <w:rPr>
                <w:color w:val="000000" w:themeColor="text1"/>
                <w:sz w:val="16"/>
                <w:szCs w:val="16"/>
                <w:shd w:val="clear" w:color="auto" w:fill="FEFEFE"/>
              </w:rPr>
              <w:t>Rheinwiesenlager</w:t>
            </w:r>
            <w:proofErr w:type="spellEnd"/>
            <w:r w:rsidRPr="000D21C0">
              <w:rPr>
                <w:color w:val="000000" w:themeColor="text1"/>
                <w:sz w:val="16"/>
                <w:szCs w:val="16"/>
                <w:shd w:val="clear" w:color="auto" w:fill="FEFEFE"/>
              </w:rPr>
              <w:t xml:space="preserve"> camps</w:t>
            </w:r>
          </w:p>
          <w:p w14:paraId="22011255"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 xml:space="preserve">Of 400,000 German POWs in U.S. &amp; U.K., 250,000 were repatriated by 1947, with ~150,000 remaining within U.K. in compensation for foreign labor (which was increasingly frowned upon by U.K. public) </w:t>
            </w:r>
          </w:p>
          <w:p w14:paraId="1E2912EF"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U.S. transferred 740,000 Germans to European allied states to provide reparation labor.</w:t>
            </w:r>
          </w:p>
          <w:p w14:paraId="28C81C50" w14:textId="77777777" w:rsidR="00F25E8B" w:rsidRPr="000D21C0" w:rsidRDefault="00F25E8B" w:rsidP="00F85205">
            <w:pPr>
              <w:rPr>
                <w:color w:val="000000" w:themeColor="text1"/>
                <w:sz w:val="16"/>
                <w:szCs w:val="16"/>
                <w:shd w:val="clear" w:color="auto" w:fill="FEFEFE"/>
              </w:rPr>
            </w:pPr>
          </w:p>
          <w:p w14:paraId="7DC6018A" w14:textId="1F4C33DC"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These were a series of agreements derived from Yalta, but enforced beyond what Yalta had laid out. Premises for this agreement were that 1.) it was vital to placate the Soviet government if British POWs liberated in Russian-controlled zones were to be safely returned home, and that 2.) Stalin would not help win the war unless his demands (forcibly sending Soviets back home from Allied territories) were met. As noted with shock by U.S. Secretary of State at the time, Cordell Hull, the rapid change from pre- to post-Yalta was shocking – Soviets were overnight rounded up and sent back, fighting tooth and nail.</w:t>
            </w:r>
          </w:p>
        </w:tc>
        <w:tc>
          <w:tcPr>
            <w:tcW w:w="4394" w:type="dxa"/>
            <w:shd w:val="clear" w:color="auto" w:fill="FFFFFF" w:themeFill="background1"/>
          </w:tcPr>
          <w:p w14:paraId="255A0D8A" w14:textId="5383C20A" w:rsidR="00F25E8B" w:rsidRPr="00F25E8B" w:rsidRDefault="00F25E8B" w:rsidP="00F85205">
            <w:pPr>
              <w:rPr>
                <w:color w:val="000000" w:themeColor="text1"/>
                <w:sz w:val="16"/>
                <w:szCs w:val="16"/>
              </w:rPr>
            </w:pPr>
            <w:r w:rsidRPr="00F25E8B">
              <w:rPr>
                <w:color w:val="000000" w:themeColor="text1"/>
                <w:sz w:val="16"/>
                <w:szCs w:val="16"/>
              </w:rPr>
              <w:lastRenderedPageBreak/>
              <w:t>The Yalta Conference is an incredibly impactful series of multilateral agreements in terms of creating new, and dealing with old, displaced peoples. As the conference took place, Germany was at a clear disadvantage due to its (and the Axis powers’) harm caused, and the use of millions of Germans for reparations-based labor until as late as 1959 proved as much. Furthermore, Yalta enforced the Moscow Agreement of 1944 which stated that all citizens of the USSR were to be repatriated without choice (which, at the time, was little more than a death sentence). As Tolstoy’s 1977 book title would suggest, in other words, Russian émigrés were undoubtedly some of the biggest victims/ “losers” of the Yalta Conference.</w:t>
            </w:r>
          </w:p>
          <w:p w14:paraId="68EB632A" w14:textId="287A8C25" w:rsidR="00F25E8B" w:rsidRPr="000D21C0" w:rsidRDefault="00F25E8B" w:rsidP="00F85205">
            <w:pPr>
              <w:rPr>
                <w:color w:val="000000" w:themeColor="text1"/>
                <w:sz w:val="16"/>
                <w:szCs w:val="16"/>
              </w:rPr>
            </w:pPr>
          </w:p>
          <w:p w14:paraId="33BF7953" w14:textId="77777777" w:rsidR="00F25E8B" w:rsidRPr="00F25E8B" w:rsidRDefault="00F25E8B" w:rsidP="00F85205">
            <w:pPr>
              <w:rPr>
                <w:color w:val="000000" w:themeColor="text1"/>
                <w:sz w:val="16"/>
                <w:szCs w:val="16"/>
              </w:rPr>
            </w:pPr>
            <w:r w:rsidRPr="00F25E8B">
              <w:rPr>
                <w:color w:val="000000" w:themeColor="text1"/>
                <w:sz w:val="16"/>
                <w:szCs w:val="16"/>
              </w:rPr>
              <w:t>There aren’t clear provisions for how to exactly deal with refugees and post-war returnees, but divvying up of borders caused immense migration throughout Europe (especially with regard to the USSR’s expulsion of foreigners and demand for repatriation of their own citizens [see below]). Migrants/ IDPs are discussed only in passing, likely as this predates the full creation of the UN, but the magnitude of human migration as a byproduct of the Conference is noteworthy.</w:t>
            </w:r>
          </w:p>
          <w:p w14:paraId="005F3FA3" w14:textId="77777777" w:rsidR="00F25E8B" w:rsidRPr="000D21C0" w:rsidRDefault="00F25E8B" w:rsidP="00F85205">
            <w:pPr>
              <w:rPr>
                <w:color w:val="000000" w:themeColor="text1"/>
                <w:sz w:val="16"/>
                <w:szCs w:val="16"/>
              </w:rPr>
            </w:pPr>
          </w:p>
          <w:p w14:paraId="3E318FFB" w14:textId="77777777" w:rsidR="00F25E8B" w:rsidRPr="000D21C0" w:rsidRDefault="00F25E8B" w:rsidP="00F85205">
            <w:pPr>
              <w:rPr>
                <w:color w:val="000000" w:themeColor="text1"/>
                <w:sz w:val="16"/>
                <w:szCs w:val="16"/>
              </w:rPr>
            </w:pPr>
          </w:p>
          <w:p w14:paraId="0E6D57BE" w14:textId="77777777" w:rsidR="00F25E8B" w:rsidRPr="000D21C0" w:rsidRDefault="00F25E8B" w:rsidP="00F85205">
            <w:pPr>
              <w:rPr>
                <w:color w:val="000000" w:themeColor="text1"/>
                <w:sz w:val="16"/>
                <w:szCs w:val="16"/>
              </w:rPr>
            </w:pPr>
          </w:p>
          <w:p w14:paraId="303604F8" w14:textId="13CBD969" w:rsidR="00F25E8B" w:rsidRPr="000D21C0" w:rsidRDefault="00F25E8B" w:rsidP="00F85205">
            <w:pPr>
              <w:rPr>
                <w:color w:val="000000" w:themeColor="text1"/>
                <w:sz w:val="16"/>
                <w:szCs w:val="16"/>
              </w:rPr>
            </w:pPr>
            <w:r w:rsidRPr="000D21C0">
              <w:rPr>
                <w:color w:val="000000" w:themeColor="text1"/>
                <w:sz w:val="16"/>
                <w:szCs w:val="16"/>
              </w:rPr>
              <w:lastRenderedPageBreak/>
              <w:t>Due to political want to appease Stalin to later pivot collectively against Japan, the USSR’s hardline stance on forced repatriation was accepted by Britain and the U.S., creating a clear policy binary in the pre- vs. post-Yalta era.</w:t>
            </w:r>
          </w:p>
        </w:tc>
      </w:tr>
      <w:tr w:rsidR="000D21C0" w:rsidRPr="000D21C0" w14:paraId="0C674F50" w14:textId="77777777" w:rsidTr="007B2785">
        <w:tc>
          <w:tcPr>
            <w:tcW w:w="2436" w:type="dxa"/>
            <w:gridSpan w:val="2"/>
            <w:shd w:val="clear" w:color="auto" w:fill="FFFFFF" w:themeFill="background1"/>
          </w:tcPr>
          <w:p w14:paraId="0593CD88" w14:textId="77777777" w:rsidR="00F25E8B" w:rsidRPr="000D21C0" w:rsidRDefault="00F25E8B" w:rsidP="00F85205">
            <w:pPr>
              <w:rPr>
                <w:color w:val="000000" w:themeColor="text1"/>
                <w:sz w:val="16"/>
                <w:szCs w:val="16"/>
              </w:rPr>
            </w:pPr>
            <w:r w:rsidRPr="000D21C0">
              <w:rPr>
                <w:b/>
                <w:bCs/>
                <w:color w:val="000000" w:themeColor="text1"/>
                <w:sz w:val="16"/>
                <w:szCs w:val="16"/>
              </w:rPr>
              <w:lastRenderedPageBreak/>
              <w:t xml:space="preserve">U.S. – USSR Repatriation Agreement </w:t>
            </w:r>
            <w:r w:rsidRPr="000D21C0">
              <w:rPr>
                <w:color w:val="000000" w:themeColor="text1"/>
                <w:sz w:val="16"/>
                <w:szCs w:val="16"/>
              </w:rPr>
              <w:t>(1945 - 1947);</w:t>
            </w:r>
          </w:p>
          <w:p w14:paraId="12409B4C" w14:textId="77777777" w:rsidR="00F25E8B" w:rsidRPr="000D21C0" w:rsidRDefault="00F25E8B" w:rsidP="00F85205">
            <w:pPr>
              <w:rPr>
                <w:color w:val="000000" w:themeColor="text1"/>
                <w:sz w:val="16"/>
                <w:szCs w:val="16"/>
              </w:rPr>
            </w:pPr>
          </w:p>
          <w:p w14:paraId="539271A0" w14:textId="77777777" w:rsidR="00F25E8B" w:rsidRPr="000D21C0" w:rsidRDefault="00F25E8B" w:rsidP="00F85205">
            <w:pPr>
              <w:rPr>
                <w:color w:val="000000" w:themeColor="text1"/>
                <w:sz w:val="16"/>
                <w:szCs w:val="16"/>
              </w:rPr>
            </w:pPr>
          </w:p>
          <w:p w14:paraId="271FBF64" w14:textId="00654F5E" w:rsidR="00F25E8B" w:rsidRPr="000D21C0" w:rsidRDefault="00F25E8B" w:rsidP="00F85205">
            <w:pPr>
              <w:rPr>
                <w:color w:val="000000" w:themeColor="text1"/>
                <w:sz w:val="16"/>
                <w:szCs w:val="16"/>
              </w:rPr>
            </w:pPr>
          </w:p>
        </w:tc>
        <w:tc>
          <w:tcPr>
            <w:tcW w:w="6915" w:type="dxa"/>
            <w:shd w:val="clear" w:color="auto" w:fill="FFFFFF" w:themeFill="background1"/>
          </w:tcPr>
          <w:p w14:paraId="07FE1D4C" w14:textId="38228D09" w:rsidR="00F25E8B" w:rsidRPr="000D21C0" w:rsidRDefault="00F25E8B" w:rsidP="00F85205">
            <w:pPr>
              <w:rPr>
                <w:color w:val="000000" w:themeColor="text1"/>
                <w:sz w:val="16"/>
                <w:szCs w:val="16"/>
                <w:shd w:val="clear" w:color="auto" w:fill="FEFEFE"/>
              </w:rPr>
            </w:pPr>
            <w:r w:rsidRPr="000D21C0">
              <w:rPr>
                <w:color w:val="000000" w:themeColor="text1"/>
                <w:sz w:val="16"/>
                <w:szCs w:val="16"/>
              </w:rPr>
              <w:t xml:space="preserve">The U.S. – USSR’s post-Yalta repatriation agreement could be seen as a separate treaty or agreement due to 1.) its magnitude of implementation, which was never fully discussed at Yalta, and 2.) its duration and brutality of enforcement which (often overlooked). Germany was in clear decline during the agreement, and Russia’s manpower/ military might </w:t>
            </w:r>
            <w:proofErr w:type="gramStart"/>
            <w:r w:rsidRPr="000D21C0">
              <w:rPr>
                <w:color w:val="000000" w:themeColor="text1"/>
                <w:sz w:val="16"/>
                <w:szCs w:val="16"/>
              </w:rPr>
              <w:t>was</w:t>
            </w:r>
            <w:proofErr w:type="gramEnd"/>
            <w:r w:rsidRPr="000D21C0">
              <w:rPr>
                <w:color w:val="000000" w:themeColor="text1"/>
                <w:sz w:val="16"/>
                <w:szCs w:val="16"/>
              </w:rPr>
              <w:t xml:space="preserve"> needed by the Allies to avoid protraction of the conflict when faced with Japan’s unwillingness to surrender. Under the weight of geopolitical pressure, the issue of Soviet refugees’ suffering fell away.</w:t>
            </w:r>
          </w:p>
        </w:tc>
        <w:tc>
          <w:tcPr>
            <w:tcW w:w="4394" w:type="dxa"/>
            <w:shd w:val="clear" w:color="auto" w:fill="FFFFFF" w:themeFill="background1"/>
          </w:tcPr>
          <w:p w14:paraId="3AB6A867" w14:textId="49A27C53" w:rsidR="00F25E8B" w:rsidRPr="000D21C0" w:rsidRDefault="00F25E8B" w:rsidP="00F85205">
            <w:pPr>
              <w:rPr>
                <w:color w:val="000000" w:themeColor="text1"/>
                <w:sz w:val="16"/>
                <w:szCs w:val="16"/>
              </w:rPr>
            </w:pPr>
            <w:r w:rsidRPr="000D21C0">
              <w:rPr>
                <w:color w:val="000000" w:themeColor="text1"/>
                <w:sz w:val="16"/>
                <w:szCs w:val="16"/>
                <w:shd w:val="clear" w:color="auto" w:fill="FFFFFF"/>
              </w:rPr>
              <w:t>Towards the end of the European theatre of World War II, many Cossacks forces with civilians in tow retreated to Western Europe. Their goal was to avoid capture and imprisonment by the Red Army for treason, and hoped for a better outcome by surrendering to the Western Allies, such as to the British and Americans.</w:t>
            </w:r>
            <w:r w:rsidRPr="000D21C0">
              <w:rPr>
                <w:color w:val="000000" w:themeColor="text1"/>
                <w:sz w:val="16"/>
                <w:szCs w:val="16"/>
              </w:rPr>
              <w:t xml:space="preserve"> At conclusion of Yalta, Agreement resulted in forcible repatriation of all Soviets regardless of their wishes, resulting in carnage as Soviets often violently resisted</w:t>
            </w:r>
          </w:p>
        </w:tc>
      </w:tr>
      <w:tr w:rsidR="000D21C0" w:rsidRPr="000D21C0" w14:paraId="3E97C6DB" w14:textId="77777777" w:rsidTr="007B2785">
        <w:tc>
          <w:tcPr>
            <w:tcW w:w="2436" w:type="dxa"/>
            <w:gridSpan w:val="2"/>
            <w:shd w:val="clear" w:color="auto" w:fill="FFFFFF" w:themeFill="background1"/>
          </w:tcPr>
          <w:p w14:paraId="32487C58" w14:textId="77777777" w:rsidR="00F25E8B" w:rsidRPr="000D21C0" w:rsidRDefault="00F25E8B" w:rsidP="00F85205">
            <w:pPr>
              <w:rPr>
                <w:color w:val="000000" w:themeColor="text1"/>
                <w:sz w:val="16"/>
                <w:szCs w:val="16"/>
              </w:rPr>
            </w:pPr>
            <w:r w:rsidRPr="000D21C0">
              <w:rPr>
                <w:b/>
                <w:bCs/>
                <w:color w:val="000000" w:themeColor="text1"/>
                <w:sz w:val="16"/>
                <w:szCs w:val="16"/>
              </w:rPr>
              <w:t xml:space="preserve">Treaty of Peace with Italy (and Istrian-Dalmatian exodus) </w:t>
            </w:r>
            <w:r w:rsidRPr="000D21C0">
              <w:rPr>
                <w:color w:val="000000" w:themeColor="text1"/>
                <w:sz w:val="16"/>
                <w:szCs w:val="16"/>
              </w:rPr>
              <w:t>(1943 – 1960);</w:t>
            </w:r>
          </w:p>
          <w:p w14:paraId="21D6F7C4" w14:textId="77777777" w:rsidR="00F25E8B" w:rsidRPr="000D21C0" w:rsidRDefault="00F25E8B" w:rsidP="00F85205">
            <w:pPr>
              <w:rPr>
                <w:color w:val="000000" w:themeColor="text1"/>
                <w:sz w:val="16"/>
                <w:szCs w:val="16"/>
              </w:rPr>
            </w:pPr>
          </w:p>
          <w:p w14:paraId="1ADB07C6" w14:textId="4E1D3693" w:rsidR="00F25E8B" w:rsidRPr="000D21C0" w:rsidRDefault="00F25E8B" w:rsidP="00F85205">
            <w:pPr>
              <w:rPr>
                <w:b/>
                <w:bCs/>
                <w:color w:val="000000" w:themeColor="text1"/>
                <w:sz w:val="16"/>
                <w:szCs w:val="16"/>
              </w:rPr>
            </w:pPr>
          </w:p>
        </w:tc>
        <w:tc>
          <w:tcPr>
            <w:tcW w:w="6915" w:type="dxa"/>
            <w:shd w:val="clear" w:color="auto" w:fill="FFFFFF" w:themeFill="background1"/>
          </w:tcPr>
          <w:p w14:paraId="5FC6017B" w14:textId="29B184F6" w:rsidR="00F25E8B" w:rsidRPr="000D21C0" w:rsidRDefault="00F25E8B" w:rsidP="00F85205">
            <w:pPr>
              <w:rPr>
                <w:color w:val="000000" w:themeColor="text1"/>
                <w:sz w:val="16"/>
                <w:szCs w:val="16"/>
              </w:rPr>
            </w:pPr>
            <w:r w:rsidRPr="000D21C0">
              <w:rPr>
                <w:color w:val="000000" w:themeColor="text1"/>
                <w:sz w:val="16"/>
                <w:szCs w:val="16"/>
              </w:rPr>
              <w:t>Upon the signing of the Treaty of Peace with Italy, Italy was in a politically volatile and vulnerable position having 1.) chosen the “wrong side” on which to fight and being thus punished through land transfer, and 2.) didn’t develop any of the wartime industrial infrastructure which keyed into the Allies post-war plans. Due to geographic and demographic nuances, the population transfers were small compared to other case studies of the time around Europe. The Exodus was not compulsory, but came about as a result of land reform.</w:t>
            </w:r>
          </w:p>
        </w:tc>
        <w:tc>
          <w:tcPr>
            <w:tcW w:w="4394" w:type="dxa"/>
            <w:shd w:val="clear" w:color="auto" w:fill="FFFFFF" w:themeFill="background1"/>
          </w:tcPr>
          <w:p w14:paraId="4A33C19F" w14:textId="51C38A41" w:rsidR="00F25E8B" w:rsidRPr="000D21C0" w:rsidRDefault="00F25E8B" w:rsidP="00F85205">
            <w:pPr>
              <w:rPr>
                <w:color w:val="000000" w:themeColor="text1"/>
                <w:sz w:val="16"/>
                <w:szCs w:val="16"/>
              </w:rPr>
            </w:pPr>
            <w:r w:rsidRPr="000D21C0">
              <w:rPr>
                <w:color w:val="000000" w:themeColor="text1"/>
                <w:sz w:val="16"/>
                <w:szCs w:val="16"/>
              </w:rPr>
              <w:t xml:space="preserve">At end of WWII, under Treaty of Peace with Italy, the former Italian territories in Istria, </w:t>
            </w:r>
            <w:proofErr w:type="spellStart"/>
            <w:r w:rsidRPr="000D21C0">
              <w:rPr>
                <w:color w:val="000000" w:themeColor="text1"/>
                <w:sz w:val="16"/>
                <w:szCs w:val="16"/>
              </w:rPr>
              <w:t>Kvarner</w:t>
            </w:r>
            <w:proofErr w:type="spellEnd"/>
            <w:r w:rsidRPr="000D21C0">
              <w:rPr>
                <w:color w:val="000000" w:themeColor="text1"/>
                <w:sz w:val="16"/>
                <w:szCs w:val="16"/>
              </w:rPr>
              <w:t>, the Julian March and Dalmatia were assigned to now Communist-held Yugoslavia (now Croatia &amp; Slovenia).</w:t>
            </w:r>
          </w:p>
        </w:tc>
      </w:tr>
      <w:tr w:rsidR="000D21C0" w:rsidRPr="000D21C0" w14:paraId="7BB68F9B" w14:textId="77777777" w:rsidTr="007B2785">
        <w:tc>
          <w:tcPr>
            <w:tcW w:w="2436" w:type="dxa"/>
            <w:gridSpan w:val="2"/>
            <w:tcBorders>
              <w:bottom w:val="single" w:sz="4" w:space="0" w:color="auto"/>
            </w:tcBorders>
            <w:shd w:val="clear" w:color="auto" w:fill="FFFFFF" w:themeFill="background1"/>
          </w:tcPr>
          <w:p w14:paraId="6991073C" w14:textId="77777777" w:rsidR="00F25E8B" w:rsidRPr="000D21C0" w:rsidRDefault="00F25E8B" w:rsidP="00F85205">
            <w:pPr>
              <w:rPr>
                <w:b/>
                <w:bCs/>
                <w:color w:val="000000" w:themeColor="text1"/>
                <w:sz w:val="16"/>
                <w:szCs w:val="16"/>
              </w:rPr>
            </w:pPr>
            <w:r w:rsidRPr="000D21C0">
              <w:rPr>
                <w:b/>
                <w:bCs/>
                <w:color w:val="000000" w:themeColor="text1"/>
                <w:sz w:val="16"/>
                <w:szCs w:val="16"/>
              </w:rPr>
              <w:t xml:space="preserve">India Independence Act </w:t>
            </w:r>
            <w:r w:rsidRPr="000D21C0">
              <w:rPr>
                <w:color w:val="000000" w:themeColor="text1"/>
                <w:sz w:val="16"/>
                <w:szCs w:val="16"/>
              </w:rPr>
              <w:t>(India/ Pakistan – 1947); change of political borders/ division of other assets w. dissolution of British Raj and creation of India-Pakistan divide; “two-nation theory” based on Indian Muslim ruling class’s sense of being culturally distinct and arguing for 2 nations; Mountbatten Plan: Sikhs, Hindus, and Bengal/ Punjab Muslims would meet for “June 3 Plan” to decide on whether provinces would be divided; Results led to largest population movement in global history; Pakistan/ India delineated along “Radcliffe Line” as adopted by Boundary Commission</w:t>
            </w:r>
          </w:p>
        </w:tc>
        <w:tc>
          <w:tcPr>
            <w:tcW w:w="6915" w:type="dxa"/>
            <w:tcBorders>
              <w:bottom w:val="single" w:sz="4" w:space="0" w:color="auto"/>
            </w:tcBorders>
            <w:shd w:val="clear" w:color="auto" w:fill="FFFFFF" w:themeFill="background1"/>
          </w:tcPr>
          <w:p w14:paraId="7E3FA297" w14:textId="77777777" w:rsidR="00F25E8B" w:rsidRPr="000D21C0" w:rsidRDefault="00F25E8B" w:rsidP="00F85205">
            <w:pPr>
              <w:rPr>
                <w:color w:val="000000" w:themeColor="text1"/>
                <w:sz w:val="16"/>
                <w:szCs w:val="16"/>
              </w:rPr>
            </w:pPr>
            <w:r w:rsidRPr="000D21C0">
              <w:rPr>
                <w:color w:val="000000" w:themeColor="text1"/>
                <w:sz w:val="16"/>
                <w:szCs w:val="16"/>
              </w:rPr>
              <w:t xml:space="preserve">Population of undivided India in 1947 was 390M </w:t>
            </w:r>
            <w:r w:rsidRPr="000D21C0">
              <w:rPr>
                <w:color w:val="000000" w:themeColor="text1"/>
                <w:sz w:val="16"/>
                <w:szCs w:val="16"/>
              </w:rPr>
              <w:sym w:font="Wingdings" w:char="F0E0"/>
            </w:r>
            <w:r w:rsidRPr="000D21C0">
              <w:rPr>
                <w:color w:val="000000" w:themeColor="text1"/>
                <w:sz w:val="16"/>
                <w:szCs w:val="16"/>
              </w:rPr>
              <w:t xml:space="preserve"> after partition, 330M in India, 30 in West Pakistan, 30M in East Pakistan (Bangladesh since 1971). After establishment of borders, ~14.5M people crossed borders into what they hoped was safety of religious majority.</w:t>
            </w:r>
          </w:p>
          <w:p w14:paraId="38BBE8AE"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rPr>
              <w:t>1951: Census of Pakistan: 7,226,600 IDPs (presumably Muslims) who had entered Pakistan from India | Census of India: 7,295,870 IDPs (presumably Hindus/ Sikhs who came from Pakistan)</w:t>
            </w:r>
          </w:p>
          <w:p w14:paraId="2E9429FA" w14:textId="6A4D762F" w:rsidR="00F25E8B" w:rsidRPr="000D21C0" w:rsidRDefault="00F25E8B" w:rsidP="00F85205">
            <w:pPr>
              <w:rPr>
                <w:rFonts w:eastAsia="Times New Roman"/>
                <w:color w:val="000000" w:themeColor="text1"/>
                <w:sz w:val="16"/>
                <w:szCs w:val="16"/>
              </w:rPr>
            </w:pPr>
            <w:r w:rsidRPr="000D21C0">
              <w:rPr>
                <w:rFonts w:eastAsia="Times New Roman"/>
                <w:color w:val="000000" w:themeColor="text1"/>
                <w:sz w:val="16"/>
                <w:szCs w:val="16"/>
              </w:rPr>
              <w:t>There was no conception that population transfers would be necessary because of the partition; religious minorities expected to stay put (although exception made for Punjab, where population transfers were organized because of communal violence affecting region)</w:t>
            </w:r>
          </w:p>
          <w:p w14:paraId="051B30B8" w14:textId="77777777" w:rsidR="00F25E8B" w:rsidRPr="000D21C0" w:rsidRDefault="00F25E8B" w:rsidP="00F85205">
            <w:pPr>
              <w:rPr>
                <w:rFonts w:eastAsia="Times New Roman"/>
                <w:color w:val="000000" w:themeColor="text1"/>
                <w:sz w:val="16"/>
                <w:szCs w:val="16"/>
              </w:rPr>
            </w:pPr>
          </w:p>
          <w:p w14:paraId="56BF26C8" w14:textId="77777777" w:rsidR="00F25E8B" w:rsidRPr="000D21C0" w:rsidRDefault="00F25E8B" w:rsidP="00F85205">
            <w:pPr>
              <w:rPr>
                <w:rFonts w:eastAsia="Times New Roman"/>
                <w:color w:val="000000" w:themeColor="text1"/>
                <w:sz w:val="16"/>
                <w:szCs w:val="16"/>
              </w:rPr>
            </w:pPr>
            <w:r w:rsidRPr="000D21C0">
              <w:rPr>
                <w:rFonts w:eastAsia="Times New Roman"/>
                <w:color w:val="000000" w:themeColor="text1"/>
                <w:sz w:val="16"/>
                <w:szCs w:val="16"/>
              </w:rPr>
              <w:t>1951: India did not sign UN Refugee Convention and 1967 Protocol (still hasn’t)</w:t>
            </w:r>
          </w:p>
          <w:p w14:paraId="7FA01DD5" w14:textId="7F28AE99" w:rsidR="00F25E8B" w:rsidRPr="000D21C0" w:rsidRDefault="00F25E8B" w:rsidP="00F85205">
            <w:pPr>
              <w:rPr>
                <w:color w:val="000000" w:themeColor="text1"/>
                <w:sz w:val="16"/>
                <w:szCs w:val="16"/>
              </w:rPr>
            </w:pPr>
            <w:r w:rsidRPr="000D21C0">
              <w:rPr>
                <w:color w:val="000000" w:themeColor="text1"/>
                <w:sz w:val="16"/>
                <w:szCs w:val="16"/>
              </w:rPr>
              <w:t>Domestic players - Indian National Congress (Rep. Jawaharlal Nehru); All-India Muslim League (rep. Mohammed Ali Jinnah)</w:t>
            </w:r>
          </w:p>
          <w:p w14:paraId="3CA56765" w14:textId="77777777" w:rsidR="00F25E8B" w:rsidRPr="000D21C0" w:rsidRDefault="00F25E8B" w:rsidP="00F85205">
            <w:pPr>
              <w:rPr>
                <w:color w:val="000000" w:themeColor="text1"/>
                <w:sz w:val="16"/>
                <w:szCs w:val="16"/>
              </w:rPr>
            </w:pPr>
          </w:p>
          <w:p w14:paraId="47DBC9CF" w14:textId="307C60A3" w:rsidR="00F25E8B" w:rsidRPr="000D21C0" w:rsidRDefault="00F25E8B" w:rsidP="00F85205">
            <w:pPr>
              <w:rPr>
                <w:color w:val="000000" w:themeColor="text1"/>
                <w:sz w:val="16"/>
                <w:szCs w:val="16"/>
                <w:shd w:val="clear" w:color="auto" w:fill="FEFEFE"/>
              </w:rPr>
            </w:pPr>
            <w:r w:rsidRPr="000D21C0">
              <w:rPr>
                <w:color w:val="000000" w:themeColor="text1"/>
                <w:sz w:val="16"/>
                <w:szCs w:val="16"/>
              </w:rPr>
              <w:t>UK Government (Rep. Lord Mountbatten)</w:t>
            </w:r>
          </w:p>
        </w:tc>
        <w:tc>
          <w:tcPr>
            <w:tcW w:w="4394" w:type="dxa"/>
            <w:tcBorders>
              <w:bottom w:val="single" w:sz="4" w:space="0" w:color="auto"/>
            </w:tcBorders>
            <w:shd w:val="clear" w:color="auto" w:fill="FFFFFF" w:themeFill="background1"/>
          </w:tcPr>
          <w:p w14:paraId="11151927" w14:textId="77777777" w:rsidR="00F25E8B" w:rsidRPr="000D21C0" w:rsidRDefault="00F25E8B" w:rsidP="00F85205">
            <w:pPr>
              <w:rPr>
                <w:color w:val="000000" w:themeColor="text1"/>
                <w:sz w:val="16"/>
                <w:szCs w:val="16"/>
                <w:shd w:val="clear" w:color="auto" w:fill="FEFEFE"/>
              </w:rPr>
            </w:pPr>
            <w:r w:rsidRPr="000D21C0">
              <w:rPr>
                <w:color w:val="000000" w:themeColor="text1"/>
                <w:sz w:val="16"/>
                <w:szCs w:val="16"/>
                <w:shd w:val="clear" w:color="auto" w:fill="FEFEFE"/>
              </w:rPr>
              <w:t>Partition was hurried, and no ethnic/ religious group was properly tended to.</w:t>
            </w:r>
          </w:p>
          <w:p w14:paraId="7172A164" w14:textId="77777777" w:rsidR="00F25E8B" w:rsidRPr="000D21C0" w:rsidRDefault="00F25E8B" w:rsidP="00F85205">
            <w:pPr>
              <w:rPr>
                <w:color w:val="000000" w:themeColor="text1"/>
                <w:sz w:val="16"/>
                <w:szCs w:val="16"/>
                <w:shd w:val="clear" w:color="auto" w:fill="FEFEFE"/>
              </w:rPr>
            </w:pPr>
          </w:p>
          <w:p w14:paraId="60B0DA60" w14:textId="55A66A52" w:rsidR="00F25E8B" w:rsidRPr="000D21C0" w:rsidRDefault="00F25E8B" w:rsidP="00F85205">
            <w:pPr>
              <w:rPr>
                <w:rFonts w:eastAsia="Times New Roman"/>
                <w:color w:val="000000" w:themeColor="text1"/>
                <w:sz w:val="16"/>
                <w:szCs w:val="16"/>
              </w:rPr>
            </w:pPr>
            <w:proofErr w:type="gramStart"/>
            <w:r w:rsidRPr="000D21C0">
              <w:rPr>
                <w:color w:val="000000" w:themeColor="text1"/>
                <w:sz w:val="16"/>
                <w:szCs w:val="16"/>
                <w:shd w:val="clear" w:color="auto" w:fill="FEFEFE"/>
              </w:rPr>
              <w:t>Typically</w:t>
            </w:r>
            <w:proofErr w:type="gramEnd"/>
            <w:r w:rsidRPr="000D21C0">
              <w:rPr>
                <w:color w:val="000000" w:themeColor="text1"/>
                <w:sz w:val="16"/>
                <w:szCs w:val="16"/>
                <w:shd w:val="clear" w:color="auto" w:fill="FEFEFE"/>
              </w:rPr>
              <w:t xml:space="preserve"> not driven by violence/ forced migration due to colonial dynamics, but mass-exodus of Anglo-Indians followed</w:t>
            </w:r>
          </w:p>
        </w:tc>
      </w:tr>
      <w:tr w:rsidR="000D21C0" w:rsidRPr="000D21C0" w14:paraId="5D720867" w14:textId="77777777" w:rsidTr="007B2785">
        <w:tc>
          <w:tcPr>
            <w:tcW w:w="2436" w:type="dxa"/>
            <w:gridSpan w:val="2"/>
            <w:shd w:val="clear" w:color="auto" w:fill="FFFFFF" w:themeFill="background1"/>
          </w:tcPr>
          <w:p w14:paraId="25B01B61" w14:textId="77777777" w:rsidR="00F25E8B" w:rsidRPr="000D21C0" w:rsidRDefault="00F25E8B" w:rsidP="00F85205">
            <w:pPr>
              <w:rPr>
                <w:b/>
                <w:bCs/>
                <w:color w:val="000000" w:themeColor="text1"/>
                <w:sz w:val="16"/>
                <w:szCs w:val="16"/>
              </w:rPr>
            </w:pPr>
            <w:r w:rsidRPr="000D21C0">
              <w:rPr>
                <w:b/>
                <w:bCs/>
                <w:color w:val="000000" w:themeColor="text1"/>
                <w:sz w:val="16"/>
                <w:szCs w:val="16"/>
              </w:rPr>
              <w:t xml:space="preserve">Paris Peace Treaties </w:t>
            </w:r>
            <w:r w:rsidRPr="000D21C0">
              <w:rPr>
                <w:color w:val="000000" w:themeColor="text1"/>
                <w:sz w:val="16"/>
                <w:szCs w:val="16"/>
              </w:rPr>
              <w:t>(1947); series of treaties signed at the end of WWII (July 29 – Oct. 15, 1945) in negotiations between Allied and Axis Powers; all states permitted continued sovereignty; treaties discussed adjustments to colonies and various borders.</w:t>
            </w:r>
          </w:p>
        </w:tc>
        <w:tc>
          <w:tcPr>
            <w:tcW w:w="6915" w:type="dxa"/>
            <w:tcBorders>
              <w:bottom w:val="single" w:sz="4" w:space="0" w:color="auto"/>
            </w:tcBorders>
            <w:shd w:val="clear" w:color="auto" w:fill="FFFFFF" w:themeFill="background1"/>
          </w:tcPr>
          <w:p w14:paraId="360A463D" w14:textId="77777777" w:rsidR="00F25E8B" w:rsidRPr="000D21C0" w:rsidRDefault="00F25E8B" w:rsidP="00F85205">
            <w:pPr>
              <w:rPr>
                <w:color w:val="000000" w:themeColor="text1"/>
                <w:sz w:val="16"/>
                <w:szCs w:val="16"/>
              </w:rPr>
            </w:pPr>
            <w:r w:rsidRPr="000D21C0">
              <w:rPr>
                <w:color w:val="000000" w:themeColor="text1"/>
                <w:sz w:val="16"/>
                <w:szCs w:val="16"/>
              </w:rPr>
              <w:t>Territorial adjustments made by treaties controversial, forced migration of millions and displacement of ethnic minorities.</w:t>
            </w:r>
          </w:p>
          <w:p w14:paraId="43355E36" w14:textId="77777777" w:rsidR="00F25E8B" w:rsidRPr="000D21C0" w:rsidRDefault="00F25E8B" w:rsidP="00F85205">
            <w:pPr>
              <w:rPr>
                <w:color w:val="000000" w:themeColor="text1"/>
                <w:sz w:val="16"/>
                <w:szCs w:val="16"/>
              </w:rPr>
            </w:pPr>
          </w:p>
          <w:p w14:paraId="5CE63CFE" w14:textId="39CD8EAD" w:rsidR="00F25E8B" w:rsidRPr="000D21C0" w:rsidRDefault="00F25E8B" w:rsidP="00F85205">
            <w:pPr>
              <w:rPr>
                <w:color w:val="000000" w:themeColor="text1"/>
                <w:sz w:val="16"/>
                <w:szCs w:val="16"/>
              </w:rPr>
            </w:pPr>
            <w:r w:rsidRPr="000D21C0">
              <w:rPr>
                <w:color w:val="000000" w:themeColor="text1"/>
                <w:sz w:val="16"/>
                <w:szCs w:val="16"/>
              </w:rPr>
              <w:t xml:space="preserve">France and Russia had drastic plans for Germany’s frontiers which </w:t>
            </w:r>
            <w:r w:rsidRPr="000D21C0">
              <w:rPr>
                <w:color w:val="000000" w:themeColor="text1"/>
                <w:sz w:val="16"/>
                <w:szCs w:val="16"/>
                <w:u w:val="single"/>
              </w:rPr>
              <w:t>paid little heed</w:t>
            </w:r>
            <w:r w:rsidRPr="000D21C0">
              <w:rPr>
                <w:color w:val="000000" w:themeColor="text1"/>
                <w:sz w:val="16"/>
                <w:szCs w:val="16"/>
              </w:rPr>
              <w:t xml:space="preserve"> to Charter’s provision of acting in best interest of local peoples.</w:t>
            </w:r>
          </w:p>
          <w:p w14:paraId="408270B2" w14:textId="716C2577" w:rsidR="00F25E8B" w:rsidRPr="000D21C0" w:rsidRDefault="00F25E8B" w:rsidP="00F85205">
            <w:pPr>
              <w:rPr>
                <w:b/>
                <w:bCs/>
                <w:color w:val="000000" w:themeColor="text1"/>
                <w:sz w:val="16"/>
                <w:szCs w:val="16"/>
              </w:rPr>
            </w:pPr>
            <w:r w:rsidRPr="000D21C0">
              <w:rPr>
                <w:b/>
                <w:bCs/>
                <w:color w:val="000000" w:themeColor="text1"/>
                <w:sz w:val="16"/>
                <w:szCs w:val="16"/>
              </w:rPr>
              <w:t>Border Alterations:</w:t>
            </w:r>
          </w:p>
          <w:p w14:paraId="672A24BE" w14:textId="77777777" w:rsidR="00F25E8B" w:rsidRPr="000D21C0" w:rsidRDefault="00F25E8B" w:rsidP="00F85205">
            <w:pPr>
              <w:rPr>
                <w:color w:val="000000" w:themeColor="text1"/>
                <w:sz w:val="16"/>
                <w:szCs w:val="16"/>
              </w:rPr>
            </w:pPr>
            <w:r w:rsidRPr="000D21C0">
              <w:rPr>
                <w:b/>
                <w:bCs/>
                <w:color w:val="000000" w:themeColor="text1"/>
                <w:sz w:val="16"/>
                <w:szCs w:val="16"/>
              </w:rPr>
              <w:t xml:space="preserve">Italy: </w:t>
            </w:r>
            <w:r w:rsidRPr="000D21C0">
              <w:rPr>
                <w:color w:val="000000" w:themeColor="text1"/>
                <w:sz w:val="16"/>
                <w:szCs w:val="16"/>
              </w:rPr>
              <w:t xml:space="preserve">Ceded territory to Yugoslavia (i.e., Free State of Fiume, Zara, </w:t>
            </w:r>
            <w:proofErr w:type="spellStart"/>
            <w:r w:rsidRPr="000D21C0">
              <w:rPr>
                <w:color w:val="000000" w:themeColor="text1"/>
                <w:sz w:val="16"/>
                <w:szCs w:val="16"/>
              </w:rPr>
              <w:t>Pelagosa</w:t>
            </w:r>
            <w:proofErr w:type="spellEnd"/>
            <w:r w:rsidRPr="000D21C0">
              <w:rPr>
                <w:color w:val="000000" w:themeColor="text1"/>
                <w:sz w:val="16"/>
                <w:szCs w:val="16"/>
              </w:rPr>
              <w:t xml:space="preserve"> island and islets, Dodecanese went to Greece)</w:t>
            </w:r>
          </w:p>
          <w:p w14:paraId="56D0832F" w14:textId="77777777" w:rsidR="00F25E8B" w:rsidRPr="000D21C0" w:rsidRDefault="00F25E8B" w:rsidP="00F85205">
            <w:pPr>
              <w:rPr>
                <w:color w:val="000000" w:themeColor="text1"/>
                <w:sz w:val="16"/>
                <w:szCs w:val="16"/>
              </w:rPr>
            </w:pPr>
            <w:r w:rsidRPr="000D21C0">
              <w:rPr>
                <w:b/>
                <w:bCs/>
                <w:color w:val="000000" w:themeColor="text1"/>
                <w:sz w:val="16"/>
                <w:szCs w:val="16"/>
              </w:rPr>
              <w:t xml:space="preserve">Hungary: </w:t>
            </w:r>
            <w:r w:rsidRPr="000D21C0">
              <w:rPr>
                <w:color w:val="000000" w:themeColor="text1"/>
                <w:sz w:val="16"/>
                <w:szCs w:val="16"/>
              </w:rPr>
              <w:t>Treaty of Trianon borders (1920) restored; lost territory to Czechoslovakia, Romania, Yugoslavia</w:t>
            </w:r>
          </w:p>
          <w:p w14:paraId="18458D13" w14:textId="77777777" w:rsidR="00F25E8B" w:rsidRPr="000D21C0" w:rsidRDefault="00F25E8B" w:rsidP="00F85205">
            <w:pPr>
              <w:rPr>
                <w:color w:val="000000" w:themeColor="text1"/>
                <w:sz w:val="16"/>
                <w:szCs w:val="16"/>
              </w:rPr>
            </w:pPr>
            <w:r w:rsidRPr="000D21C0">
              <w:rPr>
                <w:b/>
                <w:bCs/>
                <w:color w:val="000000" w:themeColor="text1"/>
                <w:sz w:val="16"/>
                <w:szCs w:val="16"/>
              </w:rPr>
              <w:lastRenderedPageBreak/>
              <w:t xml:space="preserve">Romania: </w:t>
            </w:r>
            <w:r w:rsidRPr="000D21C0">
              <w:rPr>
                <w:color w:val="000000" w:themeColor="text1"/>
                <w:sz w:val="16"/>
                <w:szCs w:val="16"/>
              </w:rPr>
              <w:t>Bessarabia went to USSR, Romania regained Transylvania.</w:t>
            </w:r>
          </w:p>
          <w:p w14:paraId="3F41D410" w14:textId="77777777" w:rsidR="00F25E8B" w:rsidRPr="000D21C0" w:rsidRDefault="00F25E8B" w:rsidP="00F85205">
            <w:pPr>
              <w:rPr>
                <w:color w:val="000000" w:themeColor="text1"/>
                <w:sz w:val="16"/>
                <w:szCs w:val="16"/>
              </w:rPr>
            </w:pPr>
            <w:r w:rsidRPr="000D21C0">
              <w:rPr>
                <w:b/>
                <w:bCs/>
                <w:color w:val="000000" w:themeColor="text1"/>
                <w:sz w:val="16"/>
                <w:szCs w:val="16"/>
              </w:rPr>
              <w:t xml:space="preserve">Bulgaria: </w:t>
            </w:r>
            <w:r w:rsidRPr="000D21C0">
              <w:rPr>
                <w:color w:val="000000" w:themeColor="text1"/>
                <w:sz w:val="16"/>
                <w:szCs w:val="16"/>
              </w:rPr>
              <w:t>Received Southern Dobruja from Romania.</w:t>
            </w:r>
          </w:p>
          <w:p w14:paraId="2579359B" w14:textId="77777777" w:rsidR="00F25E8B" w:rsidRPr="000D21C0" w:rsidRDefault="00F25E8B" w:rsidP="00F85205">
            <w:pPr>
              <w:rPr>
                <w:rFonts w:eastAsia="Times New Roman"/>
                <w:color w:val="000000" w:themeColor="text1"/>
                <w:sz w:val="16"/>
                <w:szCs w:val="16"/>
              </w:rPr>
            </w:pPr>
            <w:r w:rsidRPr="000D21C0">
              <w:rPr>
                <w:rFonts w:eastAsia="Times New Roman"/>
                <w:b/>
                <w:bCs/>
                <w:color w:val="000000" w:themeColor="text1"/>
                <w:sz w:val="16"/>
                <w:szCs w:val="16"/>
              </w:rPr>
              <w:t xml:space="preserve">Finland: </w:t>
            </w:r>
            <w:r w:rsidRPr="000D21C0">
              <w:rPr>
                <w:rFonts w:eastAsia="Times New Roman"/>
                <w:color w:val="000000" w:themeColor="text1"/>
                <w:sz w:val="16"/>
                <w:szCs w:val="16"/>
              </w:rPr>
              <w:t>Returned Pechanga to USSR (restored to pre-Treaty of Moscow)</w:t>
            </w:r>
          </w:p>
          <w:p w14:paraId="3A9C3AB7" w14:textId="5B715290" w:rsidR="00F25E8B" w:rsidRPr="000D21C0" w:rsidRDefault="00F25E8B" w:rsidP="00F85205">
            <w:pPr>
              <w:rPr>
                <w:color w:val="000000" w:themeColor="text1"/>
                <w:sz w:val="16"/>
                <w:szCs w:val="16"/>
                <w:shd w:val="clear" w:color="auto" w:fill="FEFEFE"/>
              </w:rPr>
            </w:pPr>
            <w:r w:rsidRPr="000D21C0">
              <w:rPr>
                <w:color w:val="000000" w:themeColor="text1"/>
                <w:sz w:val="16"/>
                <w:szCs w:val="16"/>
              </w:rPr>
              <w:t>No international brokers; rather, between 2 enormous international coalitions</w:t>
            </w:r>
          </w:p>
        </w:tc>
        <w:tc>
          <w:tcPr>
            <w:tcW w:w="4394" w:type="dxa"/>
            <w:tcBorders>
              <w:bottom w:val="single" w:sz="4" w:space="0" w:color="auto"/>
            </w:tcBorders>
            <w:shd w:val="clear" w:color="auto" w:fill="FFFFFF" w:themeFill="background1"/>
          </w:tcPr>
          <w:p w14:paraId="7AB71A1F" w14:textId="728B140A" w:rsidR="00F25E8B" w:rsidRPr="000D21C0" w:rsidRDefault="00F25E8B" w:rsidP="00F85205">
            <w:pPr>
              <w:rPr>
                <w:rFonts w:eastAsia="Times New Roman"/>
                <w:color w:val="000000" w:themeColor="text1"/>
                <w:sz w:val="16"/>
                <w:szCs w:val="16"/>
              </w:rPr>
            </w:pPr>
            <w:r w:rsidRPr="000D21C0">
              <w:rPr>
                <w:color w:val="000000" w:themeColor="text1"/>
                <w:sz w:val="16"/>
                <w:szCs w:val="16"/>
              </w:rPr>
              <w:lastRenderedPageBreak/>
              <w:t>Adjustment of borders in areas like the Sudetenland and Transylvania led to large-scale migrations of ethnic groups who found themselves on the 'wrong side' of the new borders.</w:t>
            </w:r>
          </w:p>
        </w:tc>
      </w:tr>
      <w:tr w:rsidR="000D21C0" w:rsidRPr="000D21C0" w14:paraId="5C395502" w14:textId="77777777" w:rsidTr="007B2785">
        <w:tc>
          <w:tcPr>
            <w:tcW w:w="2436" w:type="dxa"/>
            <w:gridSpan w:val="2"/>
            <w:shd w:val="clear" w:color="auto" w:fill="FFFFFF" w:themeFill="background1"/>
          </w:tcPr>
          <w:p w14:paraId="4BC71EF6" w14:textId="77777777" w:rsidR="00F25E8B" w:rsidRPr="000D21C0" w:rsidRDefault="00F25E8B" w:rsidP="00F85205">
            <w:pPr>
              <w:rPr>
                <w:rFonts w:eastAsia="Times New Roman"/>
                <w:color w:val="000000" w:themeColor="text1"/>
                <w:sz w:val="16"/>
                <w:szCs w:val="16"/>
              </w:rPr>
            </w:pPr>
            <w:r w:rsidRPr="000D21C0">
              <w:rPr>
                <w:rFonts w:eastAsia="Times New Roman"/>
                <w:b/>
                <w:bCs/>
                <w:color w:val="000000" w:themeColor="text1"/>
                <w:sz w:val="16"/>
                <w:szCs w:val="16"/>
              </w:rPr>
              <w:t xml:space="preserve">International Commission on Civil Status </w:t>
            </w:r>
            <w:r w:rsidRPr="000D21C0">
              <w:rPr>
                <w:rFonts w:eastAsia="Times New Roman"/>
                <w:color w:val="000000" w:themeColor="text1"/>
                <w:sz w:val="16"/>
                <w:szCs w:val="16"/>
              </w:rPr>
              <w:t>(1948 – pan-Europe)</w:t>
            </w:r>
          </w:p>
          <w:p w14:paraId="30FBABE5" w14:textId="77777777" w:rsidR="00F25E8B" w:rsidRPr="000D21C0" w:rsidRDefault="00F25E8B" w:rsidP="00F85205">
            <w:pPr>
              <w:rPr>
                <w:rFonts w:eastAsia="Times New Roman"/>
                <w:color w:val="000000" w:themeColor="text1"/>
                <w:sz w:val="16"/>
                <w:szCs w:val="16"/>
              </w:rPr>
            </w:pPr>
          </w:p>
          <w:p w14:paraId="0F6F8912" w14:textId="41FE3294" w:rsidR="00F25E8B" w:rsidRPr="000D21C0" w:rsidRDefault="00F25E8B" w:rsidP="00F85205">
            <w:pPr>
              <w:rPr>
                <w:b/>
                <w:bCs/>
                <w:color w:val="000000" w:themeColor="text1"/>
                <w:sz w:val="16"/>
                <w:szCs w:val="16"/>
              </w:rPr>
            </w:pPr>
            <w:r w:rsidRPr="000D21C0">
              <w:rPr>
                <w:rFonts w:eastAsia="Times New Roman"/>
                <w:color w:val="000000" w:themeColor="text1"/>
                <w:sz w:val="16"/>
                <w:szCs w:val="16"/>
              </w:rPr>
              <w:t>Intergovernmental organization/ first post-WWII organization dealing with European integration</w:t>
            </w:r>
          </w:p>
        </w:tc>
        <w:tc>
          <w:tcPr>
            <w:tcW w:w="6915" w:type="dxa"/>
            <w:tcBorders>
              <w:bottom w:val="single" w:sz="4" w:space="0" w:color="auto"/>
            </w:tcBorders>
            <w:shd w:val="clear" w:color="auto" w:fill="FFFFFF" w:themeFill="background1"/>
          </w:tcPr>
          <w:p w14:paraId="69D4F5DF" w14:textId="77777777" w:rsidR="00F25E8B" w:rsidRPr="000D21C0" w:rsidRDefault="00F25E8B" w:rsidP="00F85205">
            <w:pPr>
              <w:rPr>
                <w:rFonts w:eastAsia="Times New Roman"/>
                <w:color w:val="000000" w:themeColor="text1"/>
                <w:sz w:val="16"/>
                <w:szCs w:val="16"/>
                <w:shd w:val="clear" w:color="auto" w:fill="FFFFFF"/>
              </w:rPr>
            </w:pPr>
            <w:r w:rsidRPr="000D21C0">
              <w:rPr>
                <w:rFonts w:eastAsia="Times New Roman"/>
                <w:color w:val="000000" w:themeColor="text1"/>
                <w:sz w:val="16"/>
                <w:szCs w:val="16"/>
                <w:shd w:val="clear" w:color="auto" w:fill="FFFFFF"/>
              </w:rPr>
              <w:t xml:space="preserve">Founded in the post-war context of millions of refugees, missing persons and displaced people, the organization's aim was to facilitate the cooperation between States in establishing, recognizing, validating vital records or any other type of official documents used as birth, marriage, divorce or death certificates. It did so by providing standardized translations of vital terms in vital records and via multilateral conventions; CIEC meets 2 times per year, and find convention summaries for each meeting here: </w:t>
            </w:r>
            <w:r w:rsidRPr="000D21C0">
              <w:rPr>
                <w:rFonts w:eastAsia="Times New Roman"/>
                <w:color w:val="000000" w:themeColor="text1"/>
                <w:sz w:val="16"/>
                <w:szCs w:val="16"/>
                <w:u w:val="single"/>
                <w:shd w:val="clear" w:color="auto" w:fill="FFFFFF"/>
              </w:rPr>
              <w:t>https://www.ciec1.org/conventions-en</w:t>
            </w:r>
            <w:r w:rsidRPr="000D21C0">
              <w:rPr>
                <w:rFonts w:eastAsia="Times New Roman"/>
                <w:color w:val="000000" w:themeColor="text1"/>
                <w:sz w:val="16"/>
                <w:szCs w:val="16"/>
                <w:shd w:val="clear" w:color="auto" w:fill="FFFFFF"/>
              </w:rPr>
              <w:t xml:space="preserve"> </w:t>
            </w:r>
          </w:p>
          <w:p w14:paraId="29E95BA8" w14:textId="77777777" w:rsidR="00F25E8B" w:rsidRPr="000D21C0" w:rsidRDefault="00F25E8B" w:rsidP="00F85205">
            <w:pPr>
              <w:rPr>
                <w:rFonts w:eastAsia="Times New Roman"/>
                <w:color w:val="000000" w:themeColor="text1"/>
                <w:sz w:val="16"/>
                <w:szCs w:val="16"/>
                <w:shd w:val="clear" w:color="auto" w:fill="FFFFFF"/>
              </w:rPr>
            </w:pPr>
          </w:p>
          <w:p w14:paraId="44EA216D" w14:textId="786E083B" w:rsidR="00F25E8B" w:rsidRPr="000D21C0" w:rsidRDefault="00F25E8B" w:rsidP="00F85205">
            <w:pPr>
              <w:rPr>
                <w:color w:val="000000" w:themeColor="text1"/>
                <w:sz w:val="16"/>
                <w:szCs w:val="16"/>
              </w:rPr>
            </w:pPr>
            <w:r w:rsidRPr="000D21C0">
              <w:rPr>
                <w:rFonts w:eastAsia="Times New Roman"/>
                <w:color w:val="000000" w:themeColor="text1"/>
                <w:sz w:val="16"/>
                <w:szCs w:val="16"/>
                <w:shd w:val="clear" w:color="auto" w:fill="FFFFFF"/>
              </w:rPr>
              <w:t>Specifically, Recommendation (No. 1) on the issue and recognition of documents issued to refugees under the Geneva Convention of 28 July 1951: “various member states of the […] Commission confer necessary power on authorities responsible for issuing documents serving as civil status records” “considers it desirable that the authorities mentioned in the preceding paragraph should, in order to facilitate their task, be able to contact each other directly,” etc.</w:t>
            </w:r>
          </w:p>
        </w:tc>
        <w:tc>
          <w:tcPr>
            <w:tcW w:w="4394" w:type="dxa"/>
            <w:tcBorders>
              <w:bottom w:val="single" w:sz="4" w:space="0" w:color="auto"/>
            </w:tcBorders>
            <w:shd w:val="clear" w:color="auto" w:fill="FFFFFF" w:themeFill="background1"/>
          </w:tcPr>
          <w:p w14:paraId="65111AAD" w14:textId="2A8D5368" w:rsidR="00F25E8B" w:rsidRPr="000D21C0" w:rsidRDefault="00F25E8B" w:rsidP="00F85205">
            <w:pPr>
              <w:rPr>
                <w:color w:val="000000" w:themeColor="text1"/>
                <w:sz w:val="16"/>
                <w:szCs w:val="16"/>
              </w:rPr>
            </w:pPr>
            <w:r w:rsidRPr="000D21C0">
              <w:rPr>
                <w:rFonts w:eastAsia="Times New Roman"/>
                <w:color w:val="000000" w:themeColor="text1"/>
                <w:sz w:val="16"/>
                <w:szCs w:val="16"/>
              </w:rPr>
              <w:t>The International Commission on Civil Status, planned in 1946 but officially founded in 1949, predates the Council of Europe and European Union, and was founded within the context of Europe’s post-WWII refugee, missing/ displaced crisis, etc. As a caveat, this is a commission of multiple nations, but has released a series of recommendations and mandates with regard to refugee handling, repatriation, and treatment. The agreements themselves, although they do not ignore or disadvantage any population verbally, are most often toothless, with no space or ability for enforcement.</w:t>
            </w:r>
          </w:p>
        </w:tc>
      </w:tr>
      <w:tr w:rsidR="000D21C0" w:rsidRPr="000D21C0" w14:paraId="71F77C09" w14:textId="77777777" w:rsidTr="007B2785">
        <w:tc>
          <w:tcPr>
            <w:tcW w:w="2436" w:type="dxa"/>
            <w:gridSpan w:val="2"/>
            <w:shd w:val="clear" w:color="auto" w:fill="FFFFFF" w:themeFill="background1"/>
          </w:tcPr>
          <w:p w14:paraId="27AC008D" w14:textId="77777777" w:rsidR="00F25E8B" w:rsidRPr="000D21C0" w:rsidRDefault="00F25E8B" w:rsidP="00F85205">
            <w:pPr>
              <w:rPr>
                <w:rFonts w:eastAsia="Times New Roman"/>
                <w:color w:val="000000" w:themeColor="text1"/>
                <w:sz w:val="16"/>
                <w:szCs w:val="16"/>
              </w:rPr>
            </w:pPr>
            <w:r w:rsidRPr="000D21C0">
              <w:rPr>
                <w:rFonts w:eastAsia="Times New Roman"/>
                <w:b/>
                <w:bCs/>
                <w:color w:val="000000" w:themeColor="text1"/>
                <w:sz w:val="16"/>
                <w:szCs w:val="16"/>
              </w:rPr>
              <w:t xml:space="preserve">Displaced Persons Act of 1948 </w:t>
            </w:r>
            <w:r w:rsidRPr="000D21C0">
              <w:rPr>
                <w:rFonts w:eastAsia="Times New Roman"/>
                <w:color w:val="000000" w:themeColor="text1"/>
                <w:sz w:val="16"/>
                <w:szCs w:val="16"/>
              </w:rPr>
              <w:t>(1948 – USA);</w:t>
            </w:r>
          </w:p>
          <w:p w14:paraId="0C9DFA64" w14:textId="77777777" w:rsidR="00F25E8B" w:rsidRPr="000D21C0" w:rsidRDefault="00F25E8B" w:rsidP="00F85205">
            <w:pPr>
              <w:rPr>
                <w:rFonts w:eastAsia="Times New Roman"/>
                <w:color w:val="000000" w:themeColor="text1"/>
                <w:sz w:val="16"/>
                <w:szCs w:val="16"/>
              </w:rPr>
            </w:pPr>
          </w:p>
          <w:p w14:paraId="59431850" w14:textId="239B87A6" w:rsidR="00F25E8B" w:rsidRPr="000D21C0" w:rsidRDefault="00F25E8B" w:rsidP="00F85205">
            <w:pPr>
              <w:rPr>
                <w:rFonts w:eastAsia="Times New Roman"/>
                <w:b/>
                <w:bCs/>
                <w:color w:val="000000" w:themeColor="text1"/>
                <w:sz w:val="16"/>
                <w:szCs w:val="16"/>
              </w:rPr>
            </w:pPr>
            <w:proofErr w:type="spellStart"/>
            <w:r w:rsidRPr="000D21C0">
              <w:rPr>
                <w:rFonts w:eastAsia="Times New Roman"/>
                <w:color w:val="000000" w:themeColor="text1"/>
                <w:sz w:val="16"/>
                <w:szCs w:val="16"/>
              </w:rPr>
              <w:t>Euthorized</w:t>
            </w:r>
            <w:proofErr w:type="spellEnd"/>
            <w:r w:rsidRPr="000D21C0">
              <w:rPr>
                <w:rFonts w:eastAsia="Times New Roman"/>
                <w:color w:val="000000" w:themeColor="text1"/>
                <w:sz w:val="16"/>
                <w:szCs w:val="16"/>
              </w:rPr>
              <w:t>, for a limited period of time, admission into the USA of 200,000 certain European displaced persons for permanent residence.</w:t>
            </w:r>
          </w:p>
        </w:tc>
        <w:tc>
          <w:tcPr>
            <w:tcW w:w="6915" w:type="dxa"/>
            <w:tcBorders>
              <w:bottom w:val="single" w:sz="4" w:space="0" w:color="auto"/>
            </w:tcBorders>
            <w:shd w:val="clear" w:color="auto" w:fill="FFFFFF" w:themeFill="background1"/>
          </w:tcPr>
          <w:p w14:paraId="183846E0" w14:textId="77777777" w:rsidR="00F25E8B" w:rsidRPr="000D21C0" w:rsidRDefault="00F25E8B" w:rsidP="00F85205">
            <w:pPr>
              <w:rPr>
                <w:rFonts w:eastAsia="Times New Roman"/>
                <w:color w:val="000000" w:themeColor="text1"/>
                <w:sz w:val="16"/>
                <w:szCs w:val="16"/>
                <w:shd w:val="clear" w:color="auto" w:fill="FFFFFF"/>
              </w:rPr>
            </w:pPr>
            <w:r w:rsidRPr="000D21C0">
              <w:rPr>
                <w:rFonts w:eastAsia="Times New Roman"/>
                <w:color w:val="000000" w:themeColor="text1"/>
                <w:sz w:val="16"/>
                <w:szCs w:val="16"/>
                <w:shd w:val="clear" w:color="auto" w:fill="FFFFFF"/>
              </w:rPr>
              <w:t>Emerged from need to handle millions of European IDPs and DPs after WWII. Truman himself had many objections to the act, specifically that it took away previous migration quota places from others on the waiting lists, and simply transferred these to DPs rather than allotting additional places. Additionally, the act discriminates heavily against Jewish DPs (specifically those from Poland/ USSR)</w:t>
            </w:r>
          </w:p>
          <w:p w14:paraId="7E08A706" w14:textId="77777777" w:rsidR="00F25E8B" w:rsidRPr="000D21C0" w:rsidRDefault="00F25E8B" w:rsidP="00F85205">
            <w:pPr>
              <w:rPr>
                <w:rFonts w:eastAsia="Times New Roman"/>
                <w:color w:val="000000" w:themeColor="text1"/>
                <w:sz w:val="16"/>
                <w:szCs w:val="16"/>
                <w:shd w:val="clear" w:color="auto" w:fill="FFFFFF"/>
              </w:rPr>
            </w:pPr>
          </w:p>
        </w:tc>
        <w:tc>
          <w:tcPr>
            <w:tcW w:w="4394" w:type="dxa"/>
            <w:tcBorders>
              <w:bottom w:val="single" w:sz="4" w:space="0" w:color="auto"/>
            </w:tcBorders>
            <w:shd w:val="clear" w:color="auto" w:fill="FFFFFF" w:themeFill="background1"/>
          </w:tcPr>
          <w:p w14:paraId="2CFC9BF3" w14:textId="53E124A0" w:rsidR="00F25E8B" w:rsidRPr="000D21C0" w:rsidRDefault="00F25E8B" w:rsidP="00F85205">
            <w:pPr>
              <w:rPr>
                <w:rFonts w:eastAsia="Times New Roman"/>
                <w:color w:val="000000" w:themeColor="text1"/>
                <w:sz w:val="16"/>
                <w:szCs w:val="16"/>
              </w:rPr>
            </w:pPr>
            <w:r w:rsidRPr="000D21C0">
              <w:rPr>
                <w:rFonts w:eastAsia="Times New Roman"/>
                <w:color w:val="000000" w:themeColor="text1"/>
                <w:sz w:val="16"/>
                <w:szCs w:val="16"/>
              </w:rPr>
              <w:t>The Displaced Persons Act of 1948 makes explicit mention of refugees and displaced persons around Europe, taking concrete steps to granting residence to 200,000 DPs through fast-tracking their place onto the US’s “waiting list”. At the time of signing, the Axis powers had been defeated and the tone of the era was one of healing and pivoting towards recognition of the USSR as a new threat (hence US’s resistance to allowing Eastern Europeans in, especially Jews).</w:t>
            </w:r>
          </w:p>
        </w:tc>
      </w:tr>
      <w:tr w:rsidR="000D21C0" w:rsidRPr="000D21C0" w14:paraId="325E2E30" w14:textId="77777777" w:rsidTr="007B2785">
        <w:tc>
          <w:tcPr>
            <w:tcW w:w="2436" w:type="dxa"/>
            <w:gridSpan w:val="2"/>
            <w:shd w:val="clear" w:color="auto" w:fill="FFFFFF" w:themeFill="background1"/>
          </w:tcPr>
          <w:p w14:paraId="476F076D" w14:textId="1DFEDC07" w:rsidR="00F25E8B" w:rsidRPr="00BB7056" w:rsidRDefault="00F25E8B" w:rsidP="00F85205">
            <w:pPr>
              <w:rPr>
                <w:color w:val="000000" w:themeColor="text1"/>
                <w:sz w:val="16"/>
                <w:szCs w:val="16"/>
              </w:rPr>
            </w:pPr>
            <w:r w:rsidRPr="00BB7056">
              <w:rPr>
                <w:color w:val="000000" w:themeColor="text1"/>
                <w:sz w:val="16"/>
                <w:szCs w:val="16"/>
              </w:rPr>
              <w:t xml:space="preserve">Convention Relating to the Status of Refugees (1951); </w:t>
            </w:r>
          </w:p>
        </w:tc>
        <w:tc>
          <w:tcPr>
            <w:tcW w:w="6915" w:type="dxa"/>
            <w:tcBorders>
              <w:bottom w:val="single" w:sz="4" w:space="0" w:color="auto"/>
            </w:tcBorders>
            <w:shd w:val="clear" w:color="auto" w:fill="FFFFFF" w:themeFill="background1"/>
          </w:tcPr>
          <w:p w14:paraId="1000B843" w14:textId="77777777" w:rsidR="00F25E8B" w:rsidRPr="00BB7056" w:rsidRDefault="00F25E8B" w:rsidP="00F85205">
            <w:pPr>
              <w:rPr>
                <w:color w:val="000000" w:themeColor="text1"/>
                <w:sz w:val="16"/>
                <w:szCs w:val="16"/>
              </w:rPr>
            </w:pPr>
            <w:r w:rsidRPr="00BB7056">
              <w:rPr>
                <w:color w:val="000000" w:themeColor="text1"/>
                <w:sz w:val="16"/>
                <w:szCs w:val="16"/>
              </w:rPr>
              <w:t>The United Nations High Commissioner for Refugees (UNHCR) has supervisory responsibilities but cannot enforce the Convention, and there is no formal mechanism for individuals to file complaints. The Convention specifies that complaints should be referred to the International Court of Justice. It appears that no nation has ever done this.</w:t>
            </w:r>
          </w:p>
        </w:tc>
        <w:tc>
          <w:tcPr>
            <w:tcW w:w="4394" w:type="dxa"/>
            <w:tcBorders>
              <w:bottom w:val="single" w:sz="4" w:space="0" w:color="auto"/>
            </w:tcBorders>
            <w:shd w:val="clear" w:color="auto" w:fill="FFFFFF" w:themeFill="background1"/>
          </w:tcPr>
          <w:p w14:paraId="32278D22" w14:textId="554BCBF0" w:rsidR="00F25E8B" w:rsidRPr="00BB7056" w:rsidRDefault="00BB7056" w:rsidP="00F85205">
            <w:pPr>
              <w:rPr>
                <w:rFonts w:eastAsia="Times New Roman"/>
                <w:color w:val="000000" w:themeColor="text1"/>
                <w:sz w:val="16"/>
                <w:szCs w:val="16"/>
              </w:rPr>
            </w:pPr>
            <w:r w:rsidRPr="00BB7056">
              <w:rPr>
                <w:color w:val="000000" w:themeColor="text1"/>
                <w:sz w:val="16"/>
                <w:szCs w:val="16"/>
              </w:rPr>
              <w:t>Convention was adopted by the United Nations Conference of Plenipotentiaries on the Status of Refugees and Stateless Persons, held at Geneva from 2 to 25 July 1951. The Conference was convened pursuant to resolution 429 (V), adopted by the General Assembly of the United Nations on 14 December 1950.</w:t>
            </w:r>
          </w:p>
        </w:tc>
      </w:tr>
      <w:tr w:rsidR="000D21C0" w:rsidRPr="000D21C0" w14:paraId="56EB951F" w14:textId="77777777" w:rsidTr="007B2785">
        <w:tc>
          <w:tcPr>
            <w:tcW w:w="2436" w:type="dxa"/>
            <w:gridSpan w:val="2"/>
            <w:tcBorders>
              <w:bottom w:val="single" w:sz="4" w:space="0" w:color="auto"/>
            </w:tcBorders>
            <w:shd w:val="clear" w:color="auto" w:fill="FFFFFF" w:themeFill="background1"/>
          </w:tcPr>
          <w:p w14:paraId="621EC34C" w14:textId="77777777" w:rsidR="00F85205" w:rsidRPr="000D21C0" w:rsidRDefault="00F85205" w:rsidP="00F85205">
            <w:pPr>
              <w:rPr>
                <w:color w:val="000000" w:themeColor="text1"/>
                <w:sz w:val="16"/>
                <w:szCs w:val="16"/>
              </w:rPr>
            </w:pPr>
            <w:r w:rsidRPr="000D21C0">
              <w:rPr>
                <w:color w:val="000000" w:themeColor="text1"/>
                <w:sz w:val="16"/>
                <w:szCs w:val="16"/>
              </w:rPr>
              <w:t>OAU Convention Governing the Specific Aspects of Refugee Problems in Africa (Addis-Ababa, 1969); in response to Africa’s increasing number of refugees, and considered (according to one interviewee) “the most generous and flexible international agreement on refugee protection”</w:t>
            </w:r>
          </w:p>
        </w:tc>
        <w:tc>
          <w:tcPr>
            <w:tcW w:w="6915" w:type="dxa"/>
            <w:tcBorders>
              <w:bottom w:val="single" w:sz="4" w:space="0" w:color="auto"/>
            </w:tcBorders>
            <w:shd w:val="clear" w:color="auto" w:fill="FFFFFF" w:themeFill="background1"/>
          </w:tcPr>
          <w:p w14:paraId="3CB4B0B8" w14:textId="77777777" w:rsidR="00F85205" w:rsidRPr="000D21C0" w:rsidRDefault="00F85205" w:rsidP="00F85205">
            <w:pPr>
              <w:rPr>
                <w:color w:val="000000" w:themeColor="text1"/>
                <w:sz w:val="16"/>
                <w:szCs w:val="16"/>
              </w:rPr>
            </w:pPr>
            <w:r w:rsidRPr="000D21C0">
              <w:rPr>
                <w:color w:val="000000" w:themeColor="text1"/>
                <w:sz w:val="16"/>
                <w:szCs w:val="16"/>
              </w:rPr>
              <w:t>Broad, well-meaning convention which is broad, and thus unable to touch on contextual issues: Kenya denied entry to 23 Somalis on November 2007 and 2009 because of “security issues”;</w:t>
            </w:r>
          </w:p>
          <w:p w14:paraId="7AEC6213" w14:textId="77777777" w:rsidR="00F85205" w:rsidRPr="000D21C0" w:rsidRDefault="00F85205" w:rsidP="00F85205">
            <w:pPr>
              <w:rPr>
                <w:color w:val="000000" w:themeColor="text1"/>
                <w:sz w:val="16"/>
                <w:szCs w:val="16"/>
              </w:rPr>
            </w:pPr>
          </w:p>
          <w:p w14:paraId="597B6DEF" w14:textId="77777777" w:rsidR="00F85205" w:rsidRPr="000D21C0" w:rsidRDefault="00F85205" w:rsidP="00F85205">
            <w:pPr>
              <w:rPr>
                <w:color w:val="000000" w:themeColor="text1"/>
                <w:sz w:val="16"/>
                <w:szCs w:val="16"/>
              </w:rPr>
            </w:pPr>
            <w:r w:rsidRPr="000D21C0">
              <w:rPr>
                <w:color w:val="000000" w:themeColor="text1"/>
                <w:sz w:val="16"/>
                <w:szCs w:val="16"/>
              </w:rPr>
              <w:t>Same issue as above for Rwandan refugees trying to enter Uganda; Zimbabwean refugees “historically” have to jump through many hoops to attain asylum in South Africa.</w:t>
            </w:r>
          </w:p>
          <w:p w14:paraId="6F354D8D" w14:textId="77777777" w:rsidR="00F85205" w:rsidRPr="000D21C0" w:rsidRDefault="00F85205" w:rsidP="00F85205">
            <w:pPr>
              <w:rPr>
                <w:color w:val="000000" w:themeColor="text1"/>
                <w:sz w:val="16"/>
                <w:szCs w:val="16"/>
              </w:rPr>
            </w:pPr>
          </w:p>
          <w:p w14:paraId="6AED115B" w14:textId="77777777" w:rsidR="00F85205" w:rsidRPr="000D21C0" w:rsidRDefault="00F85205" w:rsidP="00F85205">
            <w:pPr>
              <w:rPr>
                <w:color w:val="000000" w:themeColor="text1"/>
                <w:sz w:val="16"/>
                <w:szCs w:val="16"/>
              </w:rPr>
            </w:pPr>
            <w:r w:rsidRPr="000D21C0">
              <w:rPr>
                <w:color w:val="000000" w:themeColor="text1"/>
                <w:sz w:val="16"/>
                <w:szCs w:val="16"/>
              </w:rPr>
              <w:t xml:space="preserve">Refugees seeking to enter Uganda are treated in ways barred by </w:t>
            </w:r>
            <w:hyperlink r:id="rId229" w:history="1">
              <w:r w:rsidRPr="000D21C0">
                <w:rPr>
                  <w:color w:val="000000" w:themeColor="text1"/>
                  <w:sz w:val="16"/>
                  <w:szCs w:val="16"/>
                  <w:u w:val="single"/>
                </w:rPr>
                <w:t>1951 Geneva and 1969 AU Conventions</w:t>
              </w:r>
            </w:hyperlink>
            <w:r w:rsidRPr="000D21C0">
              <w:rPr>
                <w:color w:val="000000" w:themeColor="text1"/>
                <w:sz w:val="16"/>
                <w:szCs w:val="16"/>
              </w:rPr>
              <w:t>.</w:t>
            </w:r>
          </w:p>
          <w:p w14:paraId="23BFC912" w14:textId="77777777" w:rsidR="00F85205" w:rsidRPr="000D21C0" w:rsidRDefault="00F85205" w:rsidP="00F85205">
            <w:pPr>
              <w:rPr>
                <w:color w:val="000000" w:themeColor="text1"/>
                <w:sz w:val="16"/>
                <w:szCs w:val="16"/>
              </w:rPr>
            </w:pPr>
          </w:p>
          <w:p w14:paraId="5AC8B2D8" w14:textId="77777777" w:rsidR="00F85205" w:rsidRPr="000D21C0" w:rsidRDefault="00F85205" w:rsidP="00F85205">
            <w:pPr>
              <w:rPr>
                <w:color w:val="000000" w:themeColor="text1"/>
                <w:sz w:val="16"/>
                <w:szCs w:val="16"/>
              </w:rPr>
            </w:pPr>
            <w:r w:rsidRPr="000D21C0">
              <w:rPr>
                <w:color w:val="000000" w:themeColor="text1"/>
                <w:sz w:val="16"/>
                <w:szCs w:val="16"/>
              </w:rPr>
              <w:t>Many African States unable to deal with permanent/ full asylum, and therefore grant temporary protection to push issue back</w:t>
            </w:r>
          </w:p>
          <w:p w14:paraId="1B2BCA85" w14:textId="0F917881" w:rsidR="00F85205" w:rsidRPr="000D21C0" w:rsidRDefault="00F85205" w:rsidP="00F85205">
            <w:pPr>
              <w:rPr>
                <w:color w:val="000000" w:themeColor="text1"/>
                <w:sz w:val="16"/>
                <w:szCs w:val="16"/>
              </w:rPr>
            </w:pPr>
            <w:r w:rsidRPr="000D21C0">
              <w:rPr>
                <w:color w:val="000000" w:themeColor="text1"/>
                <w:sz w:val="16"/>
                <w:szCs w:val="16"/>
              </w:rPr>
              <w:t>Vast majority of SSA ratified convention</w:t>
            </w:r>
          </w:p>
          <w:p w14:paraId="7A04FDB8" w14:textId="77777777" w:rsidR="00F85205" w:rsidRPr="000D21C0" w:rsidRDefault="00F85205" w:rsidP="00F85205">
            <w:pPr>
              <w:rPr>
                <w:color w:val="000000" w:themeColor="text1"/>
                <w:sz w:val="16"/>
                <w:szCs w:val="16"/>
              </w:rPr>
            </w:pPr>
          </w:p>
          <w:p w14:paraId="2C867EE5" w14:textId="77777777" w:rsidR="00F85205" w:rsidRPr="000D21C0" w:rsidRDefault="00F85205" w:rsidP="00F85205">
            <w:pPr>
              <w:rPr>
                <w:color w:val="000000" w:themeColor="text1"/>
                <w:sz w:val="16"/>
                <w:szCs w:val="16"/>
              </w:rPr>
            </w:pPr>
            <w:r w:rsidRPr="000D21C0">
              <w:rPr>
                <w:color w:val="000000" w:themeColor="text1"/>
                <w:sz w:val="16"/>
                <w:szCs w:val="16"/>
              </w:rPr>
              <w:t>Core Question: Importance of asylum and problems of recognition</w:t>
            </w:r>
          </w:p>
          <w:p w14:paraId="3EBEE531" w14:textId="77777777" w:rsidR="00F85205" w:rsidRPr="000D21C0" w:rsidRDefault="00F85205" w:rsidP="00F85205">
            <w:pPr>
              <w:rPr>
                <w:color w:val="000000" w:themeColor="text1"/>
                <w:sz w:val="16"/>
                <w:szCs w:val="16"/>
              </w:rPr>
            </w:pPr>
          </w:p>
          <w:p w14:paraId="7F35596D" w14:textId="77777777" w:rsidR="00F85205" w:rsidRPr="000D21C0" w:rsidRDefault="00F85205" w:rsidP="00F85205">
            <w:pPr>
              <w:rPr>
                <w:b/>
                <w:bCs/>
                <w:color w:val="000000" w:themeColor="text1"/>
                <w:sz w:val="16"/>
                <w:szCs w:val="16"/>
              </w:rPr>
            </w:pPr>
            <w:r w:rsidRPr="000D21C0">
              <w:rPr>
                <w:color w:val="000000" w:themeColor="text1"/>
                <w:sz w:val="16"/>
                <w:szCs w:val="16"/>
              </w:rPr>
              <w:t xml:space="preserve">Certain poor phraseology in the convention allows refugees to be turned away on minor technicalities or arbitrary precepts (words like “should” allow interpretation) – for example, when </w:t>
            </w:r>
            <w:proofErr w:type="spellStart"/>
            <w:r w:rsidRPr="000D21C0">
              <w:rPr>
                <w:color w:val="000000" w:themeColor="text1"/>
                <w:sz w:val="16"/>
                <w:szCs w:val="16"/>
              </w:rPr>
              <w:t>Somalies</w:t>
            </w:r>
            <w:proofErr w:type="spellEnd"/>
            <w:r w:rsidRPr="000D21C0">
              <w:rPr>
                <w:color w:val="000000" w:themeColor="text1"/>
                <w:sz w:val="16"/>
                <w:szCs w:val="16"/>
              </w:rPr>
              <w:t xml:space="preserve"> were turned away from Kenya in 2007 – ’09 as they posed a “danger” </w:t>
            </w:r>
            <w:r w:rsidRPr="000D21C0">
              <w:rPr>
                <w:color w:val="000000" w:themeColor="text1"/>
                <w:sz w:val="16"/>
                <w:szCs w:val="16"/>
              </w:rPr>
              <w:sym w:font="Wingdings" w:char="F0E0"/>
            </w:r>
            <w:r w:rsidRPr="000D21C0">
              <w:rPr>
                <w:color w:val="000000" w:themeColor="text1"/>
                <w:sz w:val="16"/>
                <w:szCs w:val="16"/>
              </w:rPr>
              <w:t xml:space="preserve"> “danger to the security of Kenya,” and thus excluded from refugee status pursuant to the 2011 Kenyan Refugee Act.89 The question of what constitutes a “danger to the security” of the country leads to the never-ending debate of whether the host country is acting arbitrarily in granting asylum to applicants.</w:t>
            </w:r>
          </w:p>
          <w:p w14:paraId="0A138080" w14:textId="3C6B6603" w:rsidR="00F85205" w:rsidRPr="000D21C0" w:rsidRDefault="00F85205" w:rsidP="00F85205">
            <w:pPr>
              <w:rPr>
                <w:color w:val="000000" w:themeColor="text1"/>
                <w:sz w:val="16"/>
                <w:szCs w:val="16"/>
              </w:rPr>
            </w:pPr>
            <w:r w:rsidRPr="000D21C0">
              <w:rPr>
                <w:color w:val="000000" w:themeColor="text1"/>
                <w:sz w:val="16"/>
                <w:szCs w:val="16"/>
              </w:rPr>
              <w:lastRenderedPageBreak/>
              <w:t>Organization for African Unity (OAU, now AU)</w:t>
            </w:r>
          </w:p>
          <w:p w14:paraId="29355803" w14:textId="77777777" w:rsidR="00F85205" w:rsidRPr="000D21C0" w:rsidRDefault="00F85205" w:rsidP="00F85205">
            <w:pPr>
              <w:rPr>
                <w:color w:val="000000" w:themeColor="text1"/>
                <w:sz w:val="16"/>
                <w:szCs w:val="16"/>
              </w:rPr>
            </w:pPr>
          </w:p>
          <w:p w14:paraId="4B0508B4" w14:textId="77777777" w:rsidR="00F85205" w:rsidRPr="000D21C0" w:rsidRDefault="00F85205" w:rsidP="00F85205">
            <w:pPr>
              <w:rPr>
                <w:color w:val="000000" w:themeColor="text1"/>
                <w:sz w:val="16"/>
                <w:szCs w:val="16"/>
              </w:rPr>
            </w:pPr>
            <w:r w:rsidRPr="000D21C0">
              <w:rPr>
                <w:color w:val="000000" w:themeColor="text1"/>
                <w:sz w:val="16"/>
                <w:szCs w:val="16"/>
              </w:rPr>
              <w:t>UNHCR</w:t>
            </w:r>
          </w:p>
          <w:p w14:paraId="1699A4ED" w14:textId="7E7E36B0"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Northern/ Maghreb countries excluded from convention due to 1.) self-identification of N. Africa w. Middle East over SSA, and 2.) lack of N. Africans that apply for asylum in SSA</w:t>
            </w:r>
          </w:p>
          <w:p w14:paraId="1F58C967" w14:textId="77777777" w:rsidR="00F85205" w:rsidRPr="000D21C0" w:rsidRDefault="00F85205" w:rsidP="00F85205">
            <w:pPr>
              <w:rPr>
                <w:color w:val="000000" w:themeColor="text1"/>
                <w:sz w:val="16"/>
                <w:szCs w:val="16"/>
                <w:shd w:val="clear" w:color="auto" w:fill="FEFEFE"/>
              </w:rPr>
            </w:pPr>
          </w:p>
          <w:p w14:paraId="2C333BD3" w14:textId="77777777" w:rsidR="00F85205" w:rsidRPr="000D21C0" w:rsidRDefault="00F85205" w:rsidP="00F85205">
            <w:pPr>
              <w:rPr>
                <w:color w:val="000000" w:themeColor="text1"/>
                <w:sz w:val="16"/>
                <w:szCs w:val="16"/>
              </w:rPr>
            </w:pPr>
            <w:r w:rsidRPr="000D21C0">
              <w:rPr>
                <w:color w:val="000000" w:themeColor="text1"/>
                <w:sz w:val="16"/>
                <w:szCs w:val="16"/>
                <w:shd w:val="clear" w:color="auto" w:fill="FEFEFE"/>
              </w:rPr>
              <w:t xml:space="preserve">Certain identities precluded: </w:t>
            </w:r>
            <w:r w:rsidRPr="000D21C0">
              <w:rPr>
                <w:color w:val="000000" w:themeColor="text1"/>
                <w:sz w:val="16"/>
                <w:szCs w:val="16"/>
              </w:rPr>
              <w:t>in Uganda, where recently a bill was introduced in its Parliament outlawing the promotion of homosexuality, an asylum-seeker would likely not be able to apply for asylum there if such a bill were to become law and asylum was sought to avoid persecution for being a homosexual</w:t>
            </w:r>
          </w:p>
        </w:tc>
        <w:tc>
          <w:tcPr>
            <w:tcW w:w="4394" w:type="dxa"/>
            <w:tcBorders>
              <w:bottom w:val="single" w:sz="4" w:space="0" w:color="auto"/>
            </w:tcBorders>
            <w:shd w:val="clear" w:color="auto" w:fill="FFFFFF" w:themeFill="background1"/>
          </w:tcPr>
          <w:p w14:paraId="1564CBD0"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lastRenderedPageBreak/>
              <w:t>The Convention covers several aspects of the concept of asylum.33 While none of its articles alone give refugees the right to enter another country, read together, they provide for some real protection; “[f]or, although an administrative act of ordering the expulsion of a refugee may not offend against article 32, an actual expulsion may be forbidden under article 33 if it will result in the return of the refugee to a country where he or she fears persecution.”34 Consequently, the right to enjoy asylum cannot be considered an “empty phrase,”35 but must be considered an expression of custom based on the history of relations among states that found an implicit codification in SSA in 1951 through the universal Convention.36</w:t>
            </w:r>
          </w:p>
        </w:tc>
      </w:tr>
      <w:tr w:rsidR="000D21C0" w:rsidRPr="000D21C0" w14:paraId="39DCC6D9" w14:textId="77777777" w:rsidTr="007B2785">
        <w:tc>
          <w:tcPr>
            <w:tcW w:w="2436" w:type="dxa"/>
            <w:gridSpan w:val="2"/>
            <w:tcBorders>
              <w:bottom w:val="single" w:sz="4" w:space="0" w:color="auto"/>
            </w:tcBorders>
            <w:shd w:val="clear" w:color="auto" w:fill="FFFFFF" w:themeFill="background1"/>
          </w:tcPr>
          <w:p w14:paraId="26C4A6B2" w14:textId="77777777" w:rsidR="00F85205" w:rsidRPr="000D21C0" w:rsidRDefault="00F85205" w:rsidP="00F85205">
            <w:pPr>
              <w:rPr>
                <w:b/>
                <w:bCs/>
                <w:color w:val="000000" w:themeColor="text1"/>
                <w:sz w:val="16"/>
                <w:szCs w:val="16"/>
              </w:rPr>
            </w:pPr>
            <w:r w:rsidRPr="000D21C0">
              <w:rPr>
                <w:b/>
                <w:bCs/>
                <w:color w:val="000000" w:themeColor="text1"/>
                <w:sz w:val="16"/>
                <w:szCs w:val="16"/>
              </w:rPr>
              <w:t xml:space="preserve">Camp David Accords </w:t>
            </w:r>
            <w:r w:rsidRPr="000D21C0">
              <w:rPr>
                <w:color w:val="000000" w:themeColor="text1"/>
                <w:sz w:val="16"/>
                <w:szCs w:val="16"/>
              </w:rPr>
              <w:t>(Israel-Egypt, 1978); series of agreements that led to Israel – Egypt peace treaty following year</w:t>
            </w:r>
          </w:p>
        </w:tc>
        <w:tc>
          <w:tcPr>
            <w:tcW w:w="6915" w:type="dxa"/>
            <w:tcBorders>
              <w:bottom w:val="single" w:sz="4" w:space="0" w:color="auto"/>
            </w:tcBorders>
            <w:shd w:val="clear" w:color="auto" w:fill="FFFFFF" w:themeFill="background1"/>
          </w:tcPr>
          <w:p w14:paraId="49141631" w14:textId="77777777" w:rsidR="00F85205" w:rsidRPr="000D21C0" w:rsidRDefault="00F85205" w:rsidP="00F85205">
            <w:pPr>
              <w:rPr>
                <w:color w:val="000000" w:themeColor="text1"/>
                <w:sz w:val="16"/>
                <w:szCs w:val="16"/>
              </w:rPr>
            </w:pPr>
            <w:r w:rsidRPr="000D21C0">
              <w:rPr>
                <w:color w:val="000000" w:themeColor="text1"/>
                <w:sz w:val="16"/>
                <w:szCs w:val="16"/>
              </w:rPr>
              <w:t>Many Palestinians were displaced after the 1948 and 1967 wars. About 300,000 Palestinians (most of whom were originally from territory captured by Israel in 1948) left the impoverished West Bank for Transjordan (later Jordan) during the year after the 1948 war; and about 380,000 Palestinians fled the West Bank after it was captured by the Israelis in 1967. Between 1967 and 1977 an estimated 6,300 Palestinians were evicted from East Jerusalem and replaced by Jewish immigrants, and many others lost their residency rights under the 1992–96 government of Benjamin Netanyahu.</w:t>
            </w:r>
          </w:p>
          <w:p w14:paraId="2ACF8266" w14:textId="5AD218F3" w:rsidR="00F85205" w:rsidRPr="000D21C0" w:rsidRDefault="00F85205" w:rsidP="00F85205">
            <w:pPr>
              <w:rPr>
                <w:color w:val="000000" w:themeColor="text1"/>
                <w:sz w:val="16"/>
                <w:szCs w:val="16"/>
                <w:shd w:val="clear" w:color="auto" w:fill="FEFEFE"/>
              </w:rPr>
            </w:pPr>
            <w:r w:rsidRPr="000D21C0">
              <w:rPr>
                <w:color w:val="000000" w:themeColor="text1"/>
                <w:sz w:val="16"/>
                <w:szCs w:val="16"/>
              </w:rPr>
              <w:t xml:space="preserve">Pres. Carter worked towards peace settlement based on UN Resolution 242 (November 1967), which called for the withdrawal of Israel from the occupied territories, Arab recognition of and peace with Israel (stipulations that the Arab states had refused to agree to), and a </w:t>
            </w:r>
            <w:r w:rsidRPr="000D21C0">
              <w:rPr>
                <w:color w:val="000000" w:themeColor="text1"/>
                <w:sz w:val="16"/>
                <w:szCs w:val="16"/>
                <w:u w:val="single"/>
              </w:rPr>
              <w:t>just settlement to the problem of Palestinian refugees displaced by the establishment of Israel and the 1967 war.</w:t>
            </w:r>
          </w:p>
        </w:tc>
        <w:tc>
          <w:tcPr>
            <w:tcW w:w="4394" w:type="dxa"/>
            <w:tcBorders>
              <w:bottom w:val="single" w:sz="4" w:space="0" w:color="auto"/>
            </w:tcBorders>
            <w:shd w:val="clear" w:color="auto" w:fill="FFFFFF" w:themeFill="background1"/>
          </w:tcPr>
          <w:p w14:paraId="6BBFD860" w14:textId="796E9BBC" w:rsidR="00F85205" w:rsidRPr="000D21C0" w:rsidRDefault="00F85205" w:rsidP="00F85205">
            <w:pPr>
              <w:rPr>
                <w:rFonts w:eastAsia="Times New Roman"/>
                <w:color w:val="000000" w:themeColor="text1"/>
                <w:sz w:val="16"/>
                <w:szCs w:val="16"/>
              </w:rPr>
            </w:pPr>
            <w:r w:rsidRPr="000D21C0">
              <w:rPr>
                <w:color w:val="000000" w:themeColor="text1"/>
                <w:sz w:val="16"/>
                <w:szCs w:val="16"/>
              </w:rPr>
              <w:t>Accords did not provide specific details or a concrete plan for resolving the refugee issue. It was more of a general acknowledgement and a call to address it in future negotiations.</w:t>
            </w:r>
          </w:p>
        </w:tc>
      </w:tr>
      <w:tr w:rsidR="000D21C0" w:rsidRPr="000D21C0" w14:paraId="41900F41" w14:textId="77777777" w:rsidTr="007B2785">
        <w:tc>
          <w:tcPr>
            <w:tcW w:w="2436" w:type="dxa"/>
            <w:gridSpan w:val="2"/>
            <w:tcBorders>
              <w:bottom w:val="single" w:sz="4" w:space="0" w:color="auto"/>
            </w:tcBorders>
            <w:shd w:val="clear" w:color="auto" w:fill="FFFFFF" w:themeFill="background1"/>
          </w:tcPr>
          <w:p w14:paraId="65C542EE" w14:textId="2D65C318" w:rsidR="00F85205" w:rsidRPr="000D21C0" w:rsidRDefault="00F85205" w:rsidP="00F85205">
            <w:pPr>
              <w:rPr>
                <w:b/>
                <w:bCs/>
                <w:color w:val="000000" w:themeColor="text1"/>
                <w:sz w:val="16"/>
                <w:szCs w:val="16"/>
              </w:rPr>
            </w:pPr>
            <w:r w:rsidRPr="000D21C0">
              <w:rPr>
                <w:b/>
                <w:bCs/>
                <w:color w:val="000000" w:themeColor="text1"/>
                <w:sz w:val="16"/>
                <w:szCs w:val="16"/>
              </w:rPr>
              <w:t xml:space="preserve">Colombo Proposals </w:t>
            </w:r>
            <w:r w:rsidRPr="000D21C0">
              <w:rPr>
                <w:color w:val="000000" w:themeColor="text1"/>
                <w:sz w:val="16"/>
                <w:szCs w:val="16"/>
              </w:rPr>
              <w:t xml:space="preserve">(1985); difficult to find reliable data on this proposal; </w:t>
            </w:r>
          </w:p>
        </w:tc>
        <w:tc>
          <w:tcPr>
            <w:tcW w:w="6915" w:type="dxa"/>
            <w:tcBorders>
              <w:bottom w:val="single" w:sz="4" w:space="0" w:color="auto"/>
            </w:tcBorders>
            <w:shd w:val="clear" w:color="auto" w:fill="FFFFFF" w:themeFill="background1"/>
          </w:tcPr>
          <w:p w14:paraId="3BC32B47" w14:textId="77777777" w:rsidR="00F85205" w:rsidRPr="000D21C0" w:rsidRDefault="00F85205" w:rsidP="00F85205">
            <w:pPr>
              <w:rPr>
                <w:color w:val="000000" w:themeColor="text1"/>
                <w:sz w:val="16"/>
                <w:szCs w:val="16"/>
              </w:rPr>
            </w:pPr>
            <w:r w:rsidRPr="000D21C0">
              <w:rPr>
                <w:color w:val="000000" w:themeColor="text1"/>
                <w:sz w:val="16"/>
                <w:szCs w:val="16"/>
              </w:rPr>
              <w:t xml:space="preserve">Via mediation of C. Thondaman, a UNP minister and representative of the so-called Indian Tamils of the tea-growing central highlands, 96,000 stateless persons were granted full Sri Lankan citizenship; </w:t>
            </w:r>
            <w:r w:rsidRPr="000D21C0">
              <w:rPr>
                <w:color w:val="000000" w:themeColor="text1"/>
                <w:sz w:val="16"/>
                <w:szCs w:val="16"/>
                <w:shd w:val="clear" w:color="auto" w:fill="FFFFFF"/>
              </w:rPr>
              <w:t>By mid-2000 human rights groups estimated that more than one million people in Sri Lanka were IDPs, living in camps/ homeless (so, Colombo Proposals were unable to bridge grievances between 2 parties)</w:t>
            </w:r>
          </w:p>
          <w:p w14:paraId="270C04F0" w14:textId="132634C5" w:rsidR="00F85205" w:rsidRPr="000D21C0" w:rsidRDefault="00F85205" w:rsidP="00F85205">
            <w:pPr>
              <w:rPr>
                <w:color w:val="000000" w:themeColor="text1"/>
                <w:sz w:val="16"/>
                <w:szCs w:val="16"/>
              </w:rPr>
            </w:pPr>
            <w:r w:rsidRPr="000D21C0">
              <w:rPr>
                <w:color w:val="000000" w:themeColor="text1"/>
                <w:sz w:val="16"/>
                <w:szCs w:val="16"/>
              </w:rPr>
              <w:t>Unable to find direct text, but supposedly talks of refugee resettlement/ right to live in northern separatist Tamil region.</w:t>
            </w:r>
          </w:p>
          <w:p w14:paraId="3F6A3CED" w14:textId="69B02F1B" w:rsidR="00F85205" w:rsidRPr="000D21C0" w:rsidRDefault="00F85205" w:rsidP="00F85205">
            <w:pPr>
              <w:rPr>
                <w:color w:val="000000" w:themeColor="text1"/>
                <w:sz w:val="16"/>
                <w:szCs w:val="16"/>
              </w:rPr>
            </w:pPr>
            <w:r w:rsidRPr="000D21C0">
              <w:rPr>
                <w:color w:val="000000" w:themeColor="text1"/>
                <w:sz w:val="16"/>
                <w:szCs w:val="16"/>
              </w:rPr>
              <w:t>Norway (mediator)</w:t>
            </w:r>
          </w:p>
          <w:p w14:paraId="4613BD4D" w14:textId="17695839"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According to India’s FM (</w:t>
            </w:r>
            <w:proofErr w:type="spellStart"/>
            <w:r w:rsidRPr="000D21C0">
              <w:rPr>
                <w:color w:val="000000" w:themeColor="text1"/>
                <w:sz w:val="16"/>
                <w:szCs w:val="16"/>
                <w:shd w:val="clear" w:color="auto" w:fill="FEFEFE"/>
              </w:rPr>
              <w:t>Baliram</w:t>
            </w:r>
            <w:proofErr w:type="spellEnd"/>
            <w:r w:rsidRPr="000D21C0">
              <w:rPr>
                <w:color w:val="000000" w:themeColor="text1"/>
                <w:sz w:val="16"/>
                <w:szCs w:val="16"/>
                <w:shd w:val="clear" w:color="auto" w:fill="FEFEFE"/>
              </w:rPr>
              <w:t xml:space="preserve"> Bhagat), ‘elements of genocide’ in Sri Lankan situation; this was, in truth, occurring on both sides</w:t>
            </w:r>
          </w:p>
          <w:p w14:paraId="7E520624" w14:textId="77777777" w:rsidR="00F85205" w:rsidRPr="000D21C0" w:rsidRDefault="00F85205" w:rsidP="00F85205">
            <w:pPr>
              <w:rPr>
                <w:color w:val="000000" w:themeColor="text1"/>
                <w:sz w:val="16"/>
                <w:szCs w:val="16"/>
                <w:shd w:val="clear" w:color="auto" w:fill="FEFEFE"/>
              </w:rPr>
            </w:pPr>
          </w:p>
          <w:p w14:paraId="2BC284BF" w14:textId="33110683" w:rsidR="00F85205" w:rsidRPr="000D21C0" w:rsidRDefault="00F85205" w:rsidP="00F85205">
            <w:pPr>
              <w:rPr>
                <w:color w:val="000000" w:themeColor="text1"/>
                <w:sz w:val="16"/>
                <w:szCs w:val="16"/>
                <w:shd w:val="clear" w:color="auto" w:fill="FEFEFE"/>
              </w:rPr>
            </w:pPr>
          </w:p>
        </w:tc>
        <w:tc>
          <w:tcPr>
            <w:tcW w:w="4394" w:type="dxa"/>
            <w:tcBorders>
              <w:bottom w:val="single" w:sz="4" w:space="0" w:color="auto"/>
            </w:tcBorders>
            <w:shd w:val="clear" w:color="auto" w:fill="FFFFFF" w:themeFill="background1"/>
          </w:tcPr>
          <w:p w14:paraId="0E7BF9FF" w14:textId="77777777" w:rsidR="00BB7056" w:rsidRDefault="00F85205" w:rsidP="00F85205">
            <w:pPr>
              <w:rPr>
                <w:color w:val="000000" w:themeColor="text1"/>
                <w:sz w:val="16"/>
                <w:szCs w:val="16"/>
              </w:rPr>
            </w:pPr>
            <w:r w:rsidRPr="000D21C0">
              <w:rPr>
                <w:color w:val="000000" w:themeColor="text1"/>
                <w:sz w:val="16"/>
                <w:szCs w:val="16"/>
              </w:rPr>
              <w:t>India housed Tamils (militants and civilians) and sided with them often</w:t>
            </w:r>
          </w:p>
          <w:p w14:paraId="37AE7643" w14:textId="77777777" w:rsidR="00BB7056" w:rsidRDefault="00BB7056" w:rsidP="00F85205">
            <w:pPr>
              <w:rPr>
                <w:color w:val="000000" w:themeColor="text1"/>
                <w:sz w:val="16"/>
                <w:szCs w:val="16"/>
              </w:rPr>
            </w:pPr>
          </w:p>
          <w:p w14:paraId="70928F4A" w14:textId="453259DE" w:rsidR="00F85205" w:rsidRPr="000D21C0" w:rsidRDefault="00BB7056" w:rsidP="00F85205">
            <w:pPr>
              <w:rPr>
                <w:rFonts w:eastAsia="Times New Roman"/>
                <w:color w:val="000000" w:themeColor="text1"/>
                <w:sz w:val="16"/>
                <w:szCs w:val="16"/>
              </w:rPr>
            </w:pPr>
            <w:r w:rsidRPr="000D21C0">
              <w:rPr>
                <w:color w:val="000000" w:themeColor="text1"/>
                <w:sz w:val="16"/>
                <w:szCs w:val="16"/>
              </w:rPr>
              <w:t xml:space="preserve"> Sri Lankan government’s initiative to bring disaffected Tamil minority (separatists, led by Liberation Tigers of Tamil Eelam - LTTE) back to negotiating table; Representatives of 6 Tamil political groups formulated 1985 list of demands before negotiations; rebuffed by government (United National Party – UNP); ongoing conflict had led to large numbers of IDPs and refugees; origins of Sri Lankan Civil War lie in rancor between Sinhalese (majority) and Tamil minority, going back to when colonial Sri Lanka was called Ceylon and colonial power formations entrenched ethnic division (a bit like Rwanda)</w:t>
            </w:r>
          </w:p>
        </w:tc>
      </w:tr>
      <w:tr w:rsidR="000D21C0" w:rsidRPr="000D21C0" w14:paraId="46BD7BAC" w14:textId="77777777" w:rsidTr="007B2785">
        <w:tc>
          <w:tcPr>
            <w:tcW w:w="2436" w:type="dxa"/>
            <w:gridSpan w:val="2"/>
            <w:tcBorders>
              <w:bottom w:val="single" w:sz="4" w:space="0" w:color="auto"/>
            </w:tcBorders>
            <w:shd w:val="clear" w:color="auto" w:fill="FFFFFF" w:themeFill="background1"/>
          </w:tcPr>
          <w:p w14:paraId="4EA616BD" w14:textId="77777777" w:rsidR="00F85205" w:rsidRPr="000D21C0" w:rsidRDefault="00F85205" w:rsidP="00F85205">
            <w:pPr>
              <w:rPr>
                <w:b/>
                <w:bCs/>
                <w:color w:val="000000" w:themeColor="text1"/>
                <w:sz w:val="16"/>
                <w:szCs w:val="16"/>
              </w:rPr>
            </w:pPr>
            <w:r w:rsidRPr="000D21C0">
              <w:rPr>
                <w:b/>
                <w:bCs/>
                <w:color w:val="000000" w:themeColor="text1"/>
                <w:sz w:val="16"/>
                <w:szCs w:val="16"/>
              </w:rPr>
              <w:t xml:space="preserve">Taif Accord </w:t>
            </w:r>
            <w:r w:rsidRPr="000D21C0">
              <w:rPr>
                <w:color w:val="000000" w:themeColor="text1"/>
                <w:sz w:val="16"/>
                <w:szCs w:val="16"/>
              </w:rPr>
              <w:t>(Aka. National Reconciliation Accord; Lebanon – 1989); provided basis for ending Lebanese Civil War (1975 – 1990); re-asserted Lebanese government control in Southern Lebanon over Christian-separatist South Lebanon Army under occupational hegemony of Israel. Christians mostly sided with Western world, while Muslims/ pan-</w:t>
            </w:r>
            <w:proofErr w:type="spellStart"/>
            <w:r w:rsidRPr="000D21C0">
              <w:rPr>
                <w:color w:val="000000" w:themeColor="text1"/>
                <w:sz w:val="16"/>
                <w:szCs w:val="16"/>
              </w:rPr>
              <w:t>Arabists</w:t>
            </w:r>
            <w:proofErr w:type="spellEnd"/>
            <w:r w:rsidRPr="000D21C0">
              <w:rPr>
                <w:color w:val="000000" w:themeColor="text1"/>
                <w:sz w:val="16"/>
                <w:szCs w:val="16"/>
              </w:rPr>
              <w:t>/ leftists mostly sided with Soviet-aligned Arab countries. Agreement set time frame for withdrawal of Syrian forces from Lebanon, but did not happen until 2005.</w:t>
            </w:r>
          </w:p>
        </w:tc>
        <w:tc>
          <w:tcPr>
            <w:tcW w:w="6915" w:type="dxa"/>
            <w:tcBorders>
              <w:bottom w:val="single" w:sz="4" w:space="0" w:color="auto"/>
            </w:tcBorders>
            <w:shd w:val="clear" w:color="auto" w:fill="FFFFFF" w:themeFill="background1"/>
          </w:tcPr>
          <w:p w14:paraId="55161F8C"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During Civil War, ~1/3 population was displaced, and </w:t>
            </w:r>
            <w:proofErr w:type="spellStart"/>
            <w:r w:rsidRPr="000D21C0">
              <w:rPr>
                <w:color w:val="000000" w:themeColor="text1"/>
                <w:sz w:val="16"/>
                <w:szCs w:val="16"/>
                <w:shd w:val="clear" w:color="auto" w:fill="FEFEFE"/>
              </w:rPr>
              <w:t>Taid</w:t>
            </w:r>
            <w:proofErr w:type="spellEnd"/>
            <w:r w:rsidRPr="000D21C0">
              <w:rPr>
                <w:color w:val="000000" w:themeColor="text1"/>
                <w:sz w:val="16"/>
                <w:szCs w:val="16"/>
                <w:shd w:val="clear" w:color="auto" w:fill="FEFEFE"/>
              </w:rPr>
              <w:t xml:space="preserve"> Accord did not stop violence/ displacement</w:t>
            </w:r>
          </w:p>
          <w:p w14:paraId="4CC51C7E" w14:textId="77777777" w:rsidR="00F85205" w:rsidRPr="000D21C0" w:rsidRDefault="00F85205" w:rsidP="00F85205">
            <w:pPr>
              <w:rPr>
                <w:color w:val="000000" w:themeColor="text1"/>
                <w:sz w:val="16"/>
                <w:szCs w:val="16"/>
                <w:shd w:val="clear" w:color="auto" w:fill="FEFEFE"/>
              </w:rPr>
            </w:pPr>
          </w:p>
          <w:p w14:paraId="40E2F76C" w14:textId="77777777" w:rsidR="00F85205" w:rsidRPr="000D21C0" w:rsidRDefault="00F8520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5E3AC86B"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1989: 450,000 IDPs</w:t>
            </w:r>
          </w:p>
          <w:p w14:paraId="10279714"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1991: U.S. State Department Human Rights Report stated </w:t>
            </w:r>
            <w:proofErr w:type="gramStart"/>
            <w:r w:rsidRPr="000D21C0">
              <w:rPr>
                <w:color w:val="000000" w:themeColor="text1"/>
                <w:sz w:val="16"/>
                <w:szCs w:val="16"/>
                <w:shd w:val="clear" w:color="auto" w:fill="FEFEFE"/>
              </w:rPr>
              <w:t>that ”the</w:t>
            </w:r>
            <w:proofErr w:type="gramEnd"/>
            <w:r w:rsidRPr="000D21C0">
              <w:rPr>
                <w:color w:val="000000" w:themeColor="text1"/>
                <w:sz w:val="16"/>
                <w:szCs w:val="16"/>
                <w:shd w:val="clear" w:color="auto" w:fill="FEFEFE"/>
              </w:rPr>
              <w:t xml:space="preserve"> government was confronted with the problem of providing appropriate shelter to an estimated 800,000 Lebanese displaced during the years of civil unrest”</w:t>
            </w:r>
          </w:p>
          <w:p w14:paraId="59DB8473"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1993: Lebanese government created two main structures in 1993 at the government-level to implement the return of the displaced. The first was the establishment of the Ministry of Displaced Persons to rehabilitate infrastructure and housing, improve the economic sector, as well as the education, health and social services, and to achieve national reconciliation. The second was the formation of the Central Fund of the Displaced to finance the return of the displaced</w:t>
            </w:r>
          </w:p>
          <w:p w14:paraId="557513BB"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shd w:val="clear" w:color="auto" w:fill="FEFEFE"/>
              </w:rPr>
              <w:t xml:space="preserve">1999: </w:t>
            </w:r>
            <w:r w:rsidRPr="000D21C0">
              <w:rPr>
                <w:rFonts w:eastAsia="Times New Roman"/>
                <w:color w:val="000000" w:themeColor="text1"/>
                <w:sz w:val="16"/>
                <w:szCs w:val="16"/>
              </w:rPr>
              <w:t>Problems of resettlement of displaced remained. A vast majority of displaced persons had yet to return and reclaim their property.</w:t>
            </w:r>
          </w:p>
          <w:p w14:paraId="40D6972B" w14:textId="77777777" w:rsidR="00F85205" w:rsidRPr="000D21C0" w:rsidRDefault="00F85205" w:rsidP="00F85205">
            <w:pPr>
              <w:rPr>
                <w:b/>
                <w:bCs/>
                <w:color w:val="000000" w:themeColor="text1"/>
                <w:sz w:val="16"/>
                <w:szCs w:val="16"/>
                <w:shd w:val="clear" w:color="auto" w:fill="FEFEFE"/>
              </w:rPr>
            </w:pPr>
            <w:r w:rsidRPr="000D21C0">
              <w:rPr>
                <w:color w:val="000000" w:themeColor="text1"/>
                <w:sz w:val="16"/>
                <w:szCs w:val="16"/>
              </w:rPr>
              <w:t xml:space="preserve">By establishing the Ministry of Displaced Persons and the Central Fund of the Displaced, the government tried to implement the provisions of the Taif accord but fell short of rehabilitating damaged infrastructure and providing security. Ten years after signing of the accord, its provisions had not been fully implemented. According to the IDP Global Database (2001), the Lebanese government estimated </w:t>
            </w:r>
            <w:r w:rsidRPr="000D21C0">
              <w:rPr>
                <w:color w:val="000000" w:themeColor="text1"/>
                <w:sz w:val="16"/>
                <w:szCs w:val="16"/>
              </w:rPr>
              <w:lastRenderedPageBreak/>
              <w:t xml:space="preserve">that $400m was needed to cover the return of all the displaced in Lebanon. </w:t>
            </w:r>
            <w:proofErr w:type="gramStart"/>
            <w:r w:rsidRPr="000D21C0">
              <w:rPr>
                <w:color w:val="000000" w:themeColor="text1"/>
                <w:sz w:val="16"/>
                <w:szCs w:val="16"/>
              </w:rPr>
              <w:t>However</w:t>
            </w:r>
            <w:proofErr w:type="gramEnd"/>
            <w:r w:rsidRPr="000D21C0">
              <w:rPr>
                <w:color w:val="000000" w:themeColor="text1"/>
                <w:sz w:val="16"/>
                <w:szCs w:val="16"/>
              </w:rPr>
              <w:t xml:space="preserve"> between 1991 and 1999, $800 million was spent and about 20 percent of the displaced were able to return to their villages. “Only nine percent of those who returned were fully reimbursed for their expenditure on house reconstruction, the great majority of returnees having to pay for reconstruction from private funds. </w:t>
            </w:r>
          </w:p>
          <w:p w14:paraId="5F0FCC85" w14:textId="0782D29D"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Second, spreading the sovereignty of the State of Lebanon over all Lebanese territories:</w:t>
            </w:r>
          </w:p>
          <w:p w14:paraId="7C25E6D9"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 xml:space="preserve">D. The problem of the Lebanese evacuees shall be solved fundamentally, and the right of every Lebanese evicted since 1975 to return to the place from which he was evicted shall be established. </w:t>
            </w:r>
            <w:proofErr w:type="spellStart"/>
            <w:r w:rsidRPr="000D21C0">
              <w:rPr>
                <w:rFonts w:eastAsia="Times New Roman"/>
                <w:color w:val="000000" w:themeColor="text1"/>
                <w:sz w:val="16"/>
                <w:szCs w:val="16"/>
              </w:rPr>
              <w:t>Legistlation</w:t>
            </w:r>
            <w:proofErr w:type="spellEnd"/>
            <w:r w:rsidRPr="000D21C0">
              <w:rPr>
                <w:rFonts w:eastAsia="Times New Roman"/>
                <w:color w:val="000000" w:themeColor="text1"/>
                <w:sz w:val="16"/>
                <w:szCs w:val="16"/>
              </w:rPr>
              <w:t xml:space="preserve"> to guarantee this right and to </w:t>
            </w:r>
            <w:proofErr w:type="gramStart"/>
            <w:r w:rsidRPr="000D21C0">
              <w:rPr>
                <w:rFonts w:eastAsia="Times New Roman"/>
                <w:color w:val="000000" w:themeColor="text1"/>
                <w:sz w:val="16"/>
                <w:szCs w:val="16"/>
              </w:rPr>
              <w:t>insure</w:t>
            </w:r>
            <w:proofErr w:type="gramEnd"/>
            <w:r w:rsidRPr="000D21C0">
              <w:rPr>
                <w:rFonts w:eastAsia="Times New Roman"/>
                <w:color w:val="000000" w:themeColor="text1"/>
                <w:sz w:val="16"/>
                <w:szCs w:val="16"/>
              </w:rPr>
              <w:t xml:space="preserve"> the means of reconstruction shall be issued. Considering that the objective of the State of Lebanon is to spread its authority over all the Lebanese territories through its own forces, represented primarily by the internal security forces, and in view of the fraternal relations binding Syria to the authority of the State of Lebanon within a set period of no more than 2 years, beginning with ratification of the national accord charter, election of the president of the republic, formation of the national accord cabinet, and approval of the political reforms constitutionally.</w:t>
            </w:r>
          </w:p>
          <w:p w14:paraId="1852C946" w14:textId="77777777" w:rsidR="00F85205" w:rsidRPr="000D21C0" w:rsidRDefault="00F85205" w:rsidP="00F85205">
            <w:pPr>
              <w:rPr>
                <w:color w:val="000000" w:themeColor="text1"/>
                <w:sz w:val="16"/>
                <w:szCs w:val="16"/>
              </w:rPr>
            </w:pPr>
            <w:r w:rsidRPr="000D21C0">
              <w:rPr>
                <w:color w:val="000000" w:themeColor="text1"/>
                <w:sz w:val="16"/>
                <w:szCs w:val="16"/>
              </w:rPr>
              <w:t>Speaker of Lebanese Parliament (Hussein El-Husseini)</w:t>
            </w:r>
          </w:p>
          <w:p w14:paraId="3B004664" w14:textId="77777777" w:rsidR="00F85205" w:rsidRPr="000D21C0" w:rsidRDefault="00F85205" w:rsidP="00F85205">
            <w:pPr>
              <w:rPr>
                <w:color w:val="000000" w:themeColor="text1"/>
                <w:sz w:val="16"/>
                <w:szCs w:val="16"/>
              </w:rPr>
            </w:pPr>
          </w:p>
          <w:p w14:paraId="7CAF3400" w14:textId="77777777" w:rsidR="00F85205" w:rsidRPr="000D21C0" w:rsidRDefault="00F85205" w:rsidP="00F85205">
            <w:pPr>
              <w:rPr>
                <w:color w:val="000000" w:themeColor="text1"/>
                <w:sz w:val="16"/>
                <w:szCs w:val="16"/>
              </w:rPr>
            </w:pPr>
          </w:p>
          <w:p w14:paraId="686AE267" w14:textId="77777777" w:rsidR="00F85205" w:rsidRPr="000D21C0" w:rsidRDefault="00F85205" w:rsidP="00F85205">
            <w:pPr>
              <w:rPr>
                <w:color w:val="000000" w:themeColor="text1"/>
                <w:sz w:val="16"/>
                <w:szCs w:val="16"/>
              </w:rPr>
            </w:pPr>
          </w:p>
        </w:tc>
        <w:tc>
          <w:tcPr>
            <w:tcW w:w="4394" w:type="dxa"/>
            <w:tcBorders>
              <w:bottom w:val="single" w:sz="4" w:space="0" w:color="auto"/>
            </w:tcBorders>
            <w:shd w:val="clear" w:color="auto" w:fill="FFFFFF" w:themeFill="background1"/>
          </w:tcPr>
          <w:p w14:paraId="70C02607" w14:textId="77777777" w:rsidR="00F85205" w:rsidRPr="00F85205" w:rsidRDefault="00F85205" w:rsidP="00F85205">
            <w:pPr>
              <w:rPr>
                <w:color w:val="000000" w:themeColor="text1"/>
                <w:sz w:val="16"/>
                <w:szCs w:val="16"/>
              </w:rPr>
            </w:pPr>
            <w:proofErr w:type="spellStart"/>
            <w:r w:rsidRPr="00F85205">
              <w:rPr>
                <w:color w:val="000000" w:themeColor="text1"/>
                <w:sz w:val="16"/>
                <w:szCs w:val="16"/>
              </w:rPr>
              <w:lastRenderedPageBreak/>
              <w:t>Soudi</w:t>
            </w:r>
            <w:proofErr w:type="spellEnd"/>
            <w:r w:rsidRPr="00F85205">
              <w:rPr>
                <w:color w:val="000000" w:themeColor="text1"/>
                <w:sz w:val="16"/>
                <w:szCs w:val="16"/>
              </w:rPr>
              <w:t xml:space="preserve"> Arabia as mediator (</w:t>
            </w:r>
            <w:proofErr w:type="spellStart"/>
            <w:r w:rsidRPr="00F85205">
              <w:rPr>
                <w:color w:val="000000" w:themeColor="text1"/>
                <w:sz w:val="16"/>
                <w:szCs w:val="16"/>
              </w:rPr>
              <w:t>negotiatied</w:t>
            </w:r>
            <w:proofErr w:type="spellEnd"/>
            <w:r w:rsidRPr="00F85205">
              <w:rPr>
                <w:color w:val="000000" w:themeColor="text1"/>
                <w:sz w:val="16"/>
                <w:szCs w:val="16"/>
              </w:rPr>
              <w:t xml:space="preserve"> in </w:t>
            </w:r>
            <w:proofErr w:type="spellStart"/>
            <w:r w:rsidRPr="00F85205">
              <w:rPr>
                <w:color w:val="000000" w:themeColor="text1"/>
                <w:sz w:val="16"/>
                <w:szCs w:val="16"/>
              </w:rPr>
              <w:t>Ta’if</w:t>
            </w:r>
            <w:proofErr w:type="spellEnd"/>
            <w:r w:rsidRPr="00F85205">
              <w:rPr>
                <w:color w:val="000000" w:themeColor="text1"/>
                <w:sz w:val="16"/>
                <w:szCs w:val="16"/>
              </w:rPr>
              <w:t>)</w:t>
            </w:r>
          </w:p>
          <w:p w14:paraId="167FE144" w14:textId="77777777" w:rsidR="00F85205" w:rsidRPr="00F85205" w:rsidRDefault="00F85205" w:rsidP="00F85205">
            <w:pPr>
              <w:rPr>
                <w:color w:val="000000" w:themeColor="text1"/>
                <w:sz w:val="16"/>
                <w:szCs w:val="16"/>
              </w:rPr>
            </w:pPr>
          </w:p>
          <w:p w14:paraId="42F1B7F5" w14:textId="77777777" w:rsidR="00F85205" w:rsidRPr="00F85205" w:rsidRDefault="00F85205" w:rsidP="00F85205">
            <w:pPr>
              <w:rPr>
                <w:color w:val="000000" w:themeColor="text1"/>
                <w:sz w:val="16"/>
                <w:szCs w:val="16"/>
              </w:rPr>
            </w:pPr>
            <w:r w:rsidRPr="00F85205">
              <w:rPr>
                <w:color w:val="000000" w:themeColor="text1"/>
                <w:sz w:val="16"/>
                <w:szCs w:val="16"/>
              </w:rPr>
              <w:t>Discreet participatory mediation by U.S.</w:t>
            </w:r>
          </w:p>
          <w:p w14:paraId="4E2B0C11" w14:textId="77777777" w:rsidR="00F85205" w:rsidRPr="00F85205" w:rsidRDefault="00F85205" w:rsidP="00F85205">
            <w:pPr>
              <w:rPr>
                <w:color w:val="000000" w:themeColor="text1"/>
                <w:sz w:val="16"/>
                <w:szCs w:val="16"/>
              </w:rPr>
            </w:pPr>
          </w:p>
          <w:p w14:paraId="647ACEC0" w14:textId="77777777" w:rsidR="00F85205" w:rsidRPr="00F85205" w:rsidRDefault="00F85205" w:rsidP="00F85205">
            <w:pPr>
              <w:rPr>
                <w:color w:val="000000" w:themeColor="text1"/>
                <w:sz w:val="16"/>
                <w:szCs w:val="16"/>
              </w:rPr>
            </w:pPr>
            <w:r w:rsidRPr="00F85205">
              <w:rPr>
                <w:color w:val="000000" w:themeColor="text1"/>
                <w:sz w:val="16"/>
                <w:szCs w:val="16"/>
              </w:rPr>
              <w:t>Discreet participation by Syria</w:t>
            </w:r>
          </w:p>
          <w:p w14:paraId="565A8F23" w14:textId="77777777" w:rsidR="00F85205" w:rsidRPr="00F85205" w:rsidRDefault="00F85205" w:rsidP="00F85205">
            <w:pPr>
              <w:rPr>
                <w:color w:val="000000" w:themeColor="text1"/>
                <w:sz w:val="16"/>
                <w:szCs w:val="16"/>
              </w:rPr>
            </w:pPr>
            <w:r w:rsidRPr="00F85205">
              <w:rPr>
                <w:color w:val="000000" w:themeColor="text1"/>
                <w:sz w:val="16"/>
                <w:szCs w:val="16"/>
              </w:rPr>
              <w:t xml:space="preserve">Overt mismanagement and embezzlement of funds led to tension between the former Prime Minister </w:t>
            </w:r>
            <w:proofErr w:type="spellStart"/>
            <w:r w:rsidRPr="00F85205">
              <w:rPr>
                <w:color w:val="000000" w:themeColor="text1"/>
                <w:sz w:val="16"/>
                <w:szCs w:val="16"/>
              </w:rPr>
              <w:t>Rafic</w:t>
            </w:r>
            <w:proofErr w:type="spellEnd"/>
            <w:r w:rsidRPr="00F85205">
              <w:rPr>
                <w:color w:val="000000" w:themeColor="text1"/>
                <w:sz w:val="16"/>
                <w:szCs w:val="16"/>
              </w:rPr>
              <w:t xml:space="preserve"> Hariri, the parliamentary speaker </w:t>
            </w:r>
            <w:proofErr w:type="spellStart"/>
            <w:r w:rsidRPr="00F85205">
              <w:rPr>
                <w:color w:val="000000" w:themeColor="text1"/>
                <w:sz w:val="16"/>
                <w:szCs w:val="16"/>
              </w:rPr>
              <w:t>Nabih</w:t>
            </w:r>
            <w:proofErr w:type="spellEnd"/>
            <w:r w:rsidRPr="00F85205">
              <w:rPr>
                <w:color w:val="000000" w:themeColor="text1"/>
                <w:sz w:val="16"/>
                <w:szCs w:val="16"/>
              </w:rPr>
              <w:t xml:space="preserve"> Berri and the Minister for the Displaced.</w:t>
            </w:r>
          </w:p>
          <w:p w14:paraId="6B32276D" w14:textId="77777777" w:rsidR="00F85205" w:rsidRPr="00F85205" w:rsidRDefault="00F85205" w:rsidP="00F85205">
            <w:pPr>
              <w:rPr>
                <w:color w:val="000000" w:themeColor="text1"/>
                <w:sz w:val="16"/>
                <w:szCs w:val="16"/>
              </w:rPr>
            </w:pPr>
            <w:r w:rsidRPr="00F85205">
              <w:rPr>
                <w:color w:val="000000" w:themeColor="text1"/>
                <w:sz w:val="16"/>
                <w:szCs w:val="16"/>
              </w:rPr>
              <w:t>1997: IDP Global Database cites UNDP (1997) that the majority of the displaced population was from Mount Lebanon (about 62%) and 52.7% of those displaced arrived in that governate.</w:t>
            </w:r>
            <w:hyperlink r:id="rId230" w:anchor="easy-footnote-bottom-1-18365" w:history="1">
              <w:r w:rsidRPr="00F85205">
                <w:rPr>
                  <w:rStyle w:val="Hyperlink"/>
                  <w:color w:val="000000" w:themeColor="text1"/>
                  <w:sz w:val="16"/>
                  <w:szCs w:val="16"/>
                  <w:vertAlign w:val="superscript"/>
                </w:rPr>
                <w:t>8</w:t>
              </w:r>
            </w:hyperlink>
            <w:r w:rsidRPr="00F85205">
              <w:rPr>
                <w:color w:val="000000" w:themeColor="text1"/>
                <w:sz w:val="16"/>
                <w:szCs w:val="16"/>
              </w:rPr>
              <w:t> But a vast majority of displaced persons still had yet to return and reclaim their property.</w:t>
            </w:r>
          </w:p>
          <w:p w14:paraId="7525D085" w14:textId="77777777" w:rsidR="00F85205" w:rsidRPr="000D21C0" w:rsidRDefault="00F85205" w:rsidP="00F85205">
            <w:pPr>
              <w:rPr>
                <w:rFonts w:eastAsiaTheme="majorEastAsia"/>
                <w:b/>
                <w:bCs/>
                <w:color w:val="000000" w:themeColor="text1"/>
                <w:sz w:val="16"/>
                <w:szCs w:val="16"/>
              </w:rPr>
            </w:pPr>
          </w:p>
        </w:tc>
      </w:tr>
      <w:tr w:rsidR="000D21C0" w:rsidRPr="000D21C0" w14:paraId="51B06518" w14:textId="77777777" w:rsidTr="007B2785">
        <w:tc>
          <w:tcPr>
            <w:tcW w:w="2436" w:type="dxa"/>
            <w:gridSpan w:val="2"/>
            <w:tcBorders>
              <w:bottom w:val="single" w:sz="4" w:space="0" w:color="auto"/>
            </w:tcBorders>
            <w:shd w:val="clear" w:color="auto" w:fill="FFFFFF" w:themeFill="background1"/>
          </w:tcPr>
          <w:p w14:paraId="6E3E4AFA" w14:textId="77777777" w:rsidR="00F85205" w:rsidRPr="000D21C0" w:rsidRDefault="00F85205" w:rsidP="00F85205">
            <w:pPr>
              <w:rPr>
                <w:b/>
                <w:bCs/>
                <w:color w:val="000000" w:themeColor="text1"/>
                <w:sz w:val="16"/>
                <w:szCs w:val="16"/>
              </w:rPr>
            </w:pPr>
            <w:r w:rsidRPr="000D21C0">
              <w:rPr>
                <w:b/>
                <w:bCs/>
                <w:color w:val="000000" w:themeColor="text1"/>
                <w:sz w:val="16"/>
                <w:szCs w:val="16"/>
              </w:rPr>
              <w:t xml:space="preserve">Framework for a Comprehensive Political Settlement of the Cambodia Conflict </w:t>
            </w:r>
            <w:r w:rsidRPr="000D21C0">
              <w:rPr>
                <w:color w:val="000000" w:themeColor="text1"/>
                <w:sz w:val="16"/>
                <w:szCs w:val="16"/>
              </w:rPr>
              <w:t>(1991); Complicated conflict between: 1.) Democratic Kampuchea (Khmer Rouge/ Pol Pot) seeking Maoist agrarian state, supported by China, and 2.) Socialist Republic of Vietnam (reacting to Khmer treatment of Vietnamese &amp; backed by USSR). Vietnamese invasion leads to collapse of Khmer Rouge, Vietnam occupies until 1989; Aggravated by earlier Cambodian Civil War (1967 – ’75)</w:t>
            </w:r>
          </w:p>
        </w:tc>
        <w:tc>
          <w:tcPr>
            <w:tcW w:w="6915" w:type="dxa"/>
            <w:tcBorders>
              <w:bottom w:val="single" w:sz="4" w:space="0" w:color="auto"/>
            </w:tcBorders>
            <w:shd w:val="clear" w:color="auto" w:fill="FFFFFF" w:themeFill="background1"/>
          </w:tcPr>
          <w:p w14:paraId="2DC5E12D" w14:textId="77777777" w:rsidR="00F85205" w:rsidRPr="000D21C0" w:rsidRDefault="00F8520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1B5C5916"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UNAMIC (UN Advance Mission in Cambodia) contained program for repatriation of IDPs and refugees</w:t>
            </w:r>
          </w:p>
          <w:p w14:paraId="40D25D62"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1991: “Hundreds of thousands” of refugees abroad; 360,000 return from Thai border camps, 50% under age of 15</w:t>
            </w:r>
          </w:p>
          <w:p w14:paraId="615561E0"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1992: 200k returned to Cambodia by ‘92</w:t>
            </w:r>
          </w:p>
          <w:p w14:paraId="2398B015"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1993: 231,358 repatriated in total, but 124,959 remained on Thai soil</w:t>
            </w:r>
          </w:p>
          <w:p w14:paraId="33A7EA13" w14:textId="77777777" w:rsidR="00F85205" w:rsidRPr="000D21C0" w:rsidRDefault="00F8520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4BCBA994"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IDPs did not receive same attention and saw no vast aid program</w:t>
            </w:r>
          </w:p>
          <w:p w14:paraId="1DFC1A59" w14:textId="77777777" w:rsidR="00F85205" w:rsidRPr="000D21C0" w:rsidRDefault="00F85205" w:rsidP="00F85205">
            <w:pPr>
              <w:rPr>
                <w:color w:val="000000" w:themeColor="text1"/>
                <w:sz w:val="16"/>
                <w:szCs w:val="16"/>
              </w:rPr>
            </w:pPr>
            <w:r w:rsidRPr="000D21C0">
              <w:rPr>
                <w:color w:val="000000" w:themeColor="text1"/>
                <w:sz w:val="16"/>
                <w:szCs w:val="16"/>
                <w:shd w:val="clear" w:color="auto" w:fill="FEFEFE"/>
              </w:rPr>
              <w:t>1993: 165k IDPs joined resettlement program</w:t>
            </w:r>
          </w:p>
          <w:p w14:paraId="7535D8AA" w14:textId="5F3561F7" w:rsidR="00F85205" w:rsidRPr="000D21C0" w:rsidRDefault="00F85205" w:rsidP="00F85205">
            <w:pPr>
              <w:rPr>
                <w:color w:val="000000" w:themeColor="text1"/>
                <w:sz w:val="16"/>
                <w:szCs w:val="16"/>
              </w:rPr>
            </w:pPr>
            <w:r w:rsidRPr="000D21C0">
              <w:rPr>
                <w:color w:val="000000" w:themeColor="text1"/>
                <w:sz w:val="16"/>
                <w:szCs w:val="16"/>
                <w:shd w:val="clear" w:color="auto" w:fill="FEFEFE"/>
              </w:rPr>
              <w:t>People continued to be displaced in following years due to Khmer Rouge and gov. forces</w:t>
            </w:r>
          </w:p>
          <w:p w14:paraId="5B41489E" w14:textId="728BB89A" w:rsidR="00F85205" w:rsidRPr="000D21C0" w:rsidRDefault="00F85205" w:rsidP="00F85205">
            <w:pPr>
              <w:rPr>
                <w:color w:val="000000" w:themeColor="text1"/>
                <w:sz w:val="16"/>
                <w:szCs w:val="16"/>
              </w:rPr>
            </w:pPr>
            <w:r w:rsidRPr="000D21C0">
              <w:rPr>
                <w:color w:val="000000" w:themeColor="text1"/>
                <w:sz w:val="16"/>
                <w:szCs w:val="16"/>
              </w:rPr>
              <w:t>Australia, Brunei Darussalam, Cambodia, Canada, the People's Republic of China, the French Republic, the Republic of India, the Republic of Indonesia, Japan, the Lao People's Democratic Republic, Malaysia, the Republic of the Philippines, the Republic of Singapore, the Kingdom of Thailand, the Union of Soviet Socialist Republics, the United Kingdom of Great Britain and Northern Ireland, the United States of America and the Socialist Republic of Viet Nam.</w:t>
            </w:r>
          </w:p>
          <w:p w14:paraId="58ED56F2" w14:textId="3C0D09E4" w:rsidR="00F85205" w:rsidRPr="000D21C0" w:rsidRDefault="00F85205" w:rsidP="00F85205">
            <w:pPr>
              <w:rPr>
                <w:color w:val="000000" w:themeColor="text1"/>
                <w:sz w:val="16"/>
                <w:szCs w:val="16"/>
              </w:rPr>
            </w:pPr>
            <w:r w:rsidRPr="000D21C0">
              <w:rPr>
                <w:color w:val="000000" w:themeColor="text1"/>
                <w:sz w:val="16"/>
                <w:szCs w:val="16"/>
              </w:rPr>
              <w:t>Political factions controlling Thai/ neighboring borders, coercing some refugees into settling into various zones/ denying entry.</w:t>
            </w:r>
          </w:p>
          <w:p w14:paraId="242D5AB5" w14:textId="77777777" w:rsidR="00F85205" w:rsidRPr="000D21C0" w:rsidRDefault="00F85205" w:rsidP="00F85205">
            <w:pPr>
              <w:rPr>
                <w:color w:val="000000" w:themeColor="text1"/>
                <w:sz w:val="16"/>
                <w:szCs w:val="16"/>
              </w:rPr>
            </w:pPr>
          </w:p>
          <w:p w14:paraId="7AFD8E98" w14:textId="77777777" w:rsidR="00F85205" w:rsidRPr="000D21C0" w:rsidRDefault="00F85205" w:rsidP="00F85205">
            <w:pPr>
              <w:rPr>
                <w:color w:val="000000" w:themeColor="text1"/>
                <w:sz w:val="16"/>
                <w:szCs w:val="16"/>
              </w:rPr>
            </w:pPr>
            <w:r w:rsidRPr="000D21C0">
              <w:rPr>
                <w:color w:val="000000" w:themeColor="text1"/>
                <w:sz w:val="16"/>
                <w:szCs w:val="16"/>
              </w:rPr>
              <w:t>IDPs far less tended to than refugees</w:t>
            </w:r>
          </w:p>
        </w:tc>
        <w:tc>
          <w:tcPr>
            <w:tcW w:w="4394" w:type="dxa"/>
            <w:tcBorders>
              <w:bottom w:val="single" w:sz="4" w:space="0" w:color="auto"/>
            </w:tcBorders>
            <w:shd w:val="clear" w:color="auto" w:fill="FFFFFF" w:themeFill="background1"/>
          </w:tcPr>
          <w:p w14:paraId="77D43FA5" w14:textId="30033108"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Part III: Article 15: Paragraph 1</w:t>
            </w:r>
          </w:p>
          <w:p w14:paraId="249A9F78"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All persons in Cambodia and all Cambodian refugees and displaced persons shall enjoy the rights and freedoms embodied in the Universal Declaration of Human Rights and other relevant international human rights instruments.</w:t>
            </w:r>
          </w:p>
          <w:p w14:paraId="5AE48241"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Part V. Refugees and Displaced Persons</w:t>
            </w:r>
          </w:p>
          <w:p w14:paraId="0B65D248"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Article 19</w:t>
            </w:r>
          </w:p>
          <w:p w14:paraId="5C40BF63"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Upon entry into force of this Agreement, every effort will be made to create in Cambodia political, economic and social conditions conducive to the voluntary return and harmonious integration of Cambodian refugees and displaced persons.</w:t>
            </w:r>
          </w:p>
          <w:p w14:paraId="3AFB31C0" w14:textId="77777777" w:rsidR="00F85205" w:rsidRPr="000D21C0" w:rsidRDefault="00F85205" w:rsidP="00F85205">
            <w:pPr>
              <w:rPr>
                <w:color w:val="000000" w:themeColor="text1"/>
                <w:sz w:val="16"/>
                <w:szCs w:val="16"/>
              </w:rPr>
            </w:pPr>
          </w:p>
        </w:tc>
      </w:tr>
      <w:tr w:rsidR="000D21C0" w:rsidRPr="000D21C0" w14:paraId="5AA02BE4" w14:textId="77777777" w:rsidTr="007B2785">
        <w:tc>
          <w:tcPr>
            <w:tcW w:w="2436" w:type="dxa"/>
            <w:gridSpan w:val="2"/>
            <w:tcBorders>
              <w:bottom w:val="single" w:sz="4" w:space="0" w:color="auto"/>
            </w:tcBorders>
            <w:shd w:val="clear" w:color="auto" w:fill="FFFFFF" w:themeFill="background1"/>
          </w:tcPr>
          <w:p w14:paraId="77233B75" w14:textId="0B91FF94" w:rsidR="00F85205" w:rsidRPr="000D21C0" w:rsidRDefault="00F85205" w:rsidP="00F85205">
            <w:pPr>
              <w:rPr>
                <w:color w:val="000000" w:themeColor="text1"/>
                <w:sz w:val="16"/>
                <w:szCs w:val="16"/>
              </w:rPr>
            </w:pPr>
            <w:r w:rsidRPr="000D21C0">
              <w:rPr>
                <w:b/>
                <w:bCs/>
                <w:color w:val="000000" w:themeColor="text1"/>
                <w:sz w:val="16"/>
                <w:szCs w:val="16"/>
              </w:rPr>
              <w:t xml:space="preserve">UN Security Council Resolution 687 </w:t>
            </w:r>
            <w:r w:rsidRPr="000D21C0">
              <w:rPr>
                <w:color w:val="000000" w:themeColor="text1"/>
                <w:sz w:val="16"/>
                <w:szCs w:val="16"/>
              </w:rPr>
              <w:t xml:space="preserve">(1991); </w:t>
            </w:r>
          </w:p>
          <w:p w14:paraId="0E1AFE5A" w14:textId="608357E1" w:rsidR="00F85205" w:rsidRPr="000D21C0" w:rsidRDefault="00F85205" w:rsidP="00F85205">
            <w:pPr>
              <w:rPr>
                <w:color w:val="000000" w:themeColor="text1"/>
                <w:sz w:val="16"/>
                <w:szCs w:val="16"/>
              </w:rPr>
            </w:pPr>
          </w:p>
        </w:tc>
        <w:tc>
          <w:tcPr>
            <w:tcW w:w="6915" w:type="dxa"/>
            <w:tcBorders>
              <w:bottom w:val="single" w:sz="4" w:space="0" w:color="auto"/>
            </w:tcBorders>
            <w:shd w:val="clear" w:color="auto" w:fill="FFFFFF" w:themeFill="background1"/>
          </w:tcPr>
          <w:p w14:paraId="7B069493" w14:textId="77777777" w:rsidR="00F85205" w:rsidRPr="000D21C0" w:rsidRDefault="00F85205" w:rsidP="00F85205">
            <w:pPr>
              <w:rPr>
                <w:color w:val="000000" w:themeColor="text1"/>
                <w:sz w:val="16"/>
                <w:szCs w:val="16"/>
              </w:rPr>
            </w:pPr>
            <w:r w:rsidRPr="000D21C0">
              <w:rPr>
                <w:color w:val="000000" w:themeColor="text1"/>
                <w:sz w:val="16"/>
                <w:szCs w:val="16"/>
              </w:rPr>
              <w:t xml:space="preserve">In relation to Iraq Wars and the Iraqi Insurgency (1989 – 1990) Comprehensive security agreement, reaffirming sovereignty of Kuwait and resolving any border issues. Provisions continue to affirm Iraq's need to adhere to international conventions on non-proliferation of WMDs, to report all their ballistic missiles with a range over 150km for destruction, and to establish a UN Observer Unit to station to the </w:t>
            </w:r>
            <w:proofErr w:type="gramStart"/>
            <w:r w:rsidRPr="000D21C0">
              <w:rPr>
                <w:color w:val="000000" w:themeColor="text1"/>
                <w:sz w:val="16"/>
                <w:szCs w:val="16"/>
              </w:rPr>
              <w:t>ten mile</w:t>
            </w:r>
            <w:proofErr w:type="gramEnd"/>
            <w:r w:rsidRPr="000D21C0">
              <w:rPr>
                <w:color w:val="000000" w:themeColor="text1"/>
                <w:sz w:val="16"/>
                <w:szCs w:val="16"/>
              </w:rPr>
              <w:t xml:space="preserve"> demilitarized zone.</w:t>
            </w:r>
          </w:p>
          <w:p w14:paraId="467EB401" w14:textId="77777777" w:rsidR="00F85205" w:rsidRPr="000D21C0" w:rsidRDefault="00F85205" w:rsidP="00F85205">
            <w:pPr>
              <w:rPr>
                <w:color w:val="000000" w:themeColor="text1"/>
                <w:sz w:val="16"/>
                <w:szCs w:val="16"/>
              </w:rPr>
            </w:pPr>
          </w:p>
          <w:p w14:paraId="52BAE402" w14:textId="77777777" w:rsidR="00F85205" w:rsidRPr="000D21C0" w:rsidRDefault="00F85205" w:rsidP="00F85205">
            <w:pPr>
              <w:rPr>
                <w:color w:val="000000" w:themeColor="text1"/>
                <w:sz w:val="16"/>
                <w:szCs w:val="16"/>
              </w:rPr>
            </w:pPr>
            <w:r w:rsidRPr="000D21C0">
              <w:rPr>
                <w:color w:val="000000" w:themeColor="text1"/>
                <w:sz w:val="16"/>
                <w:szCs w:val="16"/>
              </w:rPr>
              <w:t>In the aftermath of the Iraq-UN conflict following President Saddam Hussein’s invasion of Kuwait in 1989, the UN enforced no-fly zones and set up a monitoring commission of the arms capacity of the Iraqi government. By the late 1990s, Iraqi officials had increased their resistance against the implementation of these programs</w:t>
            </w:r>
          </w:p>
          <w:p w14:paraId="6CA169BA" w14:textId="77777777" w:rsidR="00F85205" w:rsidRPr="000D21C0" w:rsidRDefault="00F85205" w:rsidP="00F85205">
            <w:pPr>
              <w:rPr>
                <w:color w:val="000000" w:themeColor="text1"/>
                <w:sz w:val="16"/>
                <w:szCs w:val="16"/>
              </w:rPr>
            </w:pPr>
          </w:p>
          <w:p w14:paraId="775DEC65" w14:textId="66C9F3F8" w:rsidR="00F85205" w:rsidRPr="000D21C0" w:rsidRDefault="00F85205" w:rsidP="00F85205">
            <w:pPr>
              <w:rPr>
                <w:color w:val="000000" w:themeColor="text1"/>
                <w:sz w:val="16"/>
                <w:szCs w:val="16"/>
              </w:rPr>
            </w:pPr>
            <w:r w:rsidRPr="000D21C0">
              <w:rPr>
                <w:color w:val="000000" w:themeColor="text1"/>
                <w:sz w:val="16"/>
                <w:szCs w:val="16"/>
              </w:rPr>
              <w:t xml:space="preserve">Page 9, 30. Decides that, in furtherance of its commitment to facilitate the repatriation of all Kuwaiti and third country nationals, Iraq shall extend all necessary cooperation to the International Committee </w:t>
            </w:r>
            <w:r w:rsidRPr="000D21C0">
              <w:rPr>
                <w:color w:val="000000" w:themeColor="text1"/>
                <w:sz w:val="16"/>
                <w:szCs w:val="16"/>
              </w:rPr>
              <w:lastRenderedPageBreak/>
              <w:t>of the Red Cross, providing lists of such persons, facilitating the access of the International Committee of</w:t>
            </w:r>
            <w:r w:rsidRPr="000D21C0">
              <w:rPr>
                <w:color w:val="000000" w:themeColor="text1"/>
                <w:sz w:val="16"/>
                <w:szCs w:val="16"/>
              </w:rPr>
              <w:br/>
              <w:t>the Red Cross to all such persons wherever located or detained and facilitating the search by the International Committee of the Red Cross for those Kuwaiti and third country nationals still unaccounted for;</w:t>
            </w:r>
          </w:p>
          <w:p w14:paraId="06A7C1F8" w14:textId="6CC908A7" w:rsidR="00F85205" w:rsidRPr="000D21C0" w:rsidRDefault="00F85205" w:rsidP="00F85205">
            <w:pPr>
              <w:rPr>
                <w:color w:val="000000" w:themeColor="text1"/>
                <w:sz w:val="16"/>
                <w:szCs w:val="16"/>
              </w:rPr>
            </w:pPr>
            <w:r w:rsidRPr="000D21C0">
              <w:rPr>
                <w:color w:val="000000" w:themeColor="text1"/>
                <w:sz w:val="16"/>
                <w:szCs w:val="16"/>
              </w:rPr>
              <w:t>Reparations &amp; fund for reparations supposed to be set up by Iraq</w:t>
            </w:r>
          </w:p>
          <w:p w14:paraId="5C114C1D" w14:textId="2573B668" w:rsidR="00F85205" w:rsidRPr="000D21C0" w:rsidRDefault="00F85205" w:rsidP="00F85205">
            <w:pPr>
              <w:rPr>
                <w:color w:val="000000" w:themeColor="text1"/>
                <w:sz w:val="16"/>
                <w:szCs w:val="16"/>
              </w:rPr>
            </w:pPr>
          </w:p>
        </w:tc>
        <w:tc>
          <w:tcPr>
            <w:tcW w:w="4394" w:type="dxa"/>
            <w:tcBorders>
              <w:bottom w:val="single" w:sz="4" w:space="0" w:color="auto"/>
            </w:tcBorders>
            <w:shd w:val="clear" w:color="auto" w:fill="FFFFFF" w:themeFill="background1"/>
          </w:tcPr>
          <w:p w14:paraId="2DB0241C" w14:textId="77777777" w:rsidR="00F85205" w:rsidRPr="000D21C0" w:rsidRDefault="00F85205" w:rsidP="00F85205">
            <w:pPr>
              <w:rPr>
                <w:color w:val="000000" w:themeColor="text1"/>
                <w:sz w:val="16"/>
                <w:szCs w:val="16"/>
              </w:rPr>
            </w:pPr>
          </w:p>
          <w:p w14:paraId="7BDFFAA9" w14:textId="08FE809E" w:rsidR="00F85205" w:rsidRPr="000D21C0" w:rsidRDefault="00F85205" w:rsidP="00F85205">
            <w:pPr>
              <w:rPr>
                <w:color w:val="000000" w:themeColor="text1"/>
                <w:sz w:val="16"/>
                <w:szCs w:val="16"/>
              </w:rPr>
            </w:pPr>
            <w:r w:rsidRPr="000D21C0">
              <w:rPr>
                <w:color w:val="000000" w:themeColor="text1"/>
                <w:sz w:val="16"/>
                <w:szCs w:val="16"/>
              </w:rPr>
              <w:t>Page 3, Noting that despite the progress being made in fulfilling the obligations of resolution 686 (1991), many Kuwaiti and third country nationals are still not accounted for and property remains unreturned,</w:t>
            </w:r>
          </w:p>
        </w:tc>
      </w:tr>
      <w:tr w:rsidR="000D21C0" w:rsidRPr="000D21C0" w14:paraId="44F3C49E" w14:textId="77777777" w:rsidTr="007B2785">
        <w:tc>
          <w:tcPr>
            <w:tcW w:w="2436" w:type="dxa"/>
            <w:gridSpan w:val="2"/>
            <w:tcBorders>
              <w:bottom w:val="single" w:sz="4" w:space="0" w:color="auto"/>
            </w:tcBorders>
            <w:shd w:val="clear" w:color="auto" w:fill="FFFFFF" w:themeFill="background1"/>
          </w:tcPr>
          <w:p w14:paraId="4DC0A577" w14:textId="77777777" w:rsidR="00F85205" w:rsidRPr="000D21C0" w:rsidRDefault="00F85205" w:rsidP="00F85205">
            <w:pPr>
              <w:rPr>
                <w:color w:val="000000" w:themeColor="text1"/>
                <w:sz w:val="16"/>
                <w:szCs w:val="16"/>
              </w:rPr>
            </w:pPr>
            <w:r w:rsidRPr="000D21C0">
              <w:rPr>
                <w:b/>
                <w:bCs/>
                <w:color w:val="000000" w:themeColor="text1"/>
                <w:sz w:val="16"/>
                <w:szCs w:val="16"/>
              </w:rPr>
              <w:t>National Peace Accord (South Africa)</w:t>
            </w:r>
            <w:r w:rsidRPr="000D21C0">
              <w:rPr>
                <w:color w:val="000000" w:themeColor="text1"/>
                <w:sz w:val="16"/>
                <w:szCs w:val="16"/>
              </w:rPr>
              <w:t xml:space="preserve"> (1991);</w:t>
            </w:r>
          </w:p>
          <w:p w14:paraId="7298A5B0" w14:textId="77777777" w:rsidR="00F85205" w:rsidRPr="000D21C0" w:rsidRDefault="00F85205" w:rsidP="00F85205">
            <w:pPr>
              <w:rPr>
                <w:color w:val="000000" w:themeColor="text1"/>
                <w:sz w:val="16"/>
                <w:szCs w:val="16"/>
              </w:rPr>
            </w:pPr>
          </w:p>
          <w:p w14:paraId="13E68AE2" w14:textId="77777777" w:rsidR="00F85205" w:rsidRPr="000D21C0" w:rsidRDefault="00F85205" w:rsidP="00F85205">
            <w:pPr>
              <w:rPr>
                <w:color w:val="000000" w:themeColor="text1"/>
                <w:sz w:val="16"/>
                <w:szCs w:val="16"/>
              </w:rPr>
            </w:pPr>
          </w:p>
          <w:p w14:paraId="0E6ACB09" w14:textId="77777777" w:rsidR="00F85205" w:rsidRPr="000D21C0" w:rsidRDefault="00F85205" w:rsidP="00F85205">
            <w:pPr>
              <w:rPr>
                <w:color w:val="000000" w:themeColor="text1"/>
                <w:sz w:val="16"/>
                <w:szCs w:val="16"/>
              </w:rPr>
            </w:pPr>
            <w:r w:rsidRPr="000D21C0">
              <w:rPr>
                <w:color w:val="000000" w:themeColor="text1"/>
                <w:sz w:val="16"/>
                <w:szCs w:val="16"/>
              </w:rPr>
              <w:t>Principles; code of conduct for all parties; security forces reform; code of conduct for the South African Police; establishment of National Peace Secretariat, Regional and Local Dispute Resolution Committees; a National Peace Committee; and creating Special Criminal Courts.</w:t>
            </w:r>
          </w:p>
        </w:tc>
        <w:tc>
          <w:tcPr>
            <w:tcW w:w="6915" w:type="dxa"/>
            <w:tcBorders>
              <w:bottom w:val="single" w:sz="4" w:space="0" w:color="auto"/>
            </w:tcBorders>
            <w:shd w:val="clear" w:color="auto" w:fill="FFFFFF" w:themeFill="background1"/>
          </w:tcPr>
          <w:p w14:paraId="6CBA6358" w14:textId="77777777" w:rsidR="00F85205" w:rsidRPr="000D21C0" w:rsidRDefault="00F85205" w:rsidP="00F85205">
            <w:pPr>
              <w:rPr>
                <w:color w:val="000000" w:themeColor="text1"/>
                <w:sz w:val="16"/>
                <w:szCs w:val="16"/>
              </w:rPr>
            </w:pPr>
            <w:r w:rsidRPr="000D21C0">
              <w:rPr>
                <w:color w:val="000000" w:themeColor="text1"/>
                <w:sz w:val="16"/>
                <w:szCs w:val="16"/>
              </w:rPr>
              <w:t xml:space="preserve">Agreement between Apartheid gov. &amp; African National Congress (ANC) in wake of transition. In 1912, the African National Congress (ANC) was formed to push for reforms in the country. After the 1960 Sharpeville massacre several </w:t>
            </w:r>
            <w:proofErr w:type="spellStart"/>
            <w:r w:rsidRPr="000D21C0">
              <w:rPr>
                <w:color w:val="000000" w:themeColor="text1"/>
                <w:sz w:val="16"/>
                <w:szCs w:val="16"/>
              </w:rPr>
              <w:t>organisations</w:t>
            </w:r>
            <w:proofErr w:type="spellEnd"/>
            <w:r w:rsidRPr="000D21C0">
              <w:rPr>
                <w:color w:val="000000" w:themeColor="text1"/>
                <w:sz w:val="16"/>
                <w:szCs w:val="16"/>
              </w:rPr>
              <w:t xml:space="preserve"> around the ANC took up arms and began to fight the Apartheid government using violent means. During the 1980s, President P.W. Botha introduced a reform policy that enabled the post-1990 peace agreements, which paved the way for the end of the apartheid system.</w:t>
            </w:r>
            <w:r w:rsidRPr="000D21C0">
              <w:rPr>
                <w:color w:val="000000" w:themeColor="text1"/>
                <w:sz w:val="16"/>
                <w:szCs w:val="16"/>
              </w:rPr>
              <w:br/>
            </w:r>
            <w:r w:rsidRPr="000D21C0">
              <w:rPr>
                <w:color w:val="000000" w:themeColor="text1"/>
                <w:sz w:val="16"/>
                <w:szCs w:val="16"/>
              </w:rPr>
              <w:br/>
              <w:t>South Africa- Namibia. One set of agreements relates to the independence of Namibia which followed from the end of apartheid.</w:t>
            </w:r>
          </w:p>
          <w:p w14:paraId="5791E06F" w14:textId="77777777" w:rsidR="00F85205" w:rsidRPr="000D21C0" w:rsidRDefault="00F85205" w:rsidP="00F85205">
            <w:pPr>
              <w:rPr>
                <w:color w:val="000000" w:themeColor="text1"/>
                <w:sz w:val="16"/>
                <w:szCs w:val="16"/>
              </w:rPr>
            </w:pPr>
            <w:r w:rsidRPr="000D21C0">
              <w:rPr>
                <w:color w:val="000000" w:themeColor="text1"/>
                <w:sz w:val="16"/>
                <w:szCs w:val="16"/>
              </w:rPr>
              <w:t>5.11 The sub-committees should identify areas at community level where they could begin to facilitate the co-ordination of the following issues:</w:t>
            </w:r>
            <w:r w:rsidRPr="000D21C0">
              <w:rPr>
                <w:color w:val="000000" w:themeColor="text1"/>
                <w:sz w:val="16"/>
                <w:szCs w:val="16"/>
              </w:rPr>
              <w:br/>
              <w:t>... · reintegration of displaced persons into the community;</w:t>
            </w:r>
            <w:r w:rsidRPr="000D21C0">
              <w:rPr>
                <w:color w:val="000000" w:themeColor="text1"/>
                <w:sz w:val="16"/>
                <w:szCs w:val="16"/>
              </w:rPr>
              <w:br/>
            </w:r>
            <w:r w:rsidRPr="000D21C0">
              <w:rPr>
                <w:color w:val="000000" w:themeColor="text1"/>
                <w:sz w:val="16"/>
                <w:szCs w:val="16"/>
              </w:rPr>
              <w:br/>
              <w:t>Page 18, Chapter 5, Measures to facilitate socio-economic reconstruction and development</w:t>
            </w:r>
            <w:r w:rsidRPr="000D21C0">
              <w:rPr>
                <w:color w:val="000000" w:themeColor="text1"/>
                <w:sz w:val="16"/>
                <w:szCs w:val="16"/>
              </w:rPr>
              <w:br/>
              <w:t>5.12 The sub-committees should facilitate crisis assistance that will link to socio-economic development in the following areas:</w:t>
            </w:r>
            <w:r w:rsidRPr="000D21C0">
              <w:rPr>
                <w:color w:val="000000" w:themeColor="text1"/>
                <w:sz w:val="16"/>
                <w:szCs w:val="16"/>
              </w:rPr>
              <w:br/>
              <w:t>• dealing with the immediate effects of violence and the resultant social effects, displaced persons problem and homelessness</w:t>
            </w:r>
          </w:p>
          <w:p w14:paraId="0AD8C906" w14:textId="3EA19304" w:rsidR="00F85205" w:rsidRPr="000D21C0" w:rsidRDefault="00F85205" w:rsidP="00F85205">
            <w:pPr>
              <w:rPr>
                <w:color w:val="000000" w:themeColor="text1"/>
                <w:sz w:val="16"/>
                <w:szCs w:val="16"/>
              </w:rPr>
            </w:pPr>
            <w:r w:rsidRPr="000D21C0">
              <w:rPr>
                <w:color w:val="000000" w:themeColor="text1"/>
                <w:sz w:val="16"/>
                <w:szCs w:val="16"/>
              </w:rPr>
              <w:t>Police serving as state apparatus enforcing changes, but police were also main drivers of civil society’s violence.</w:t>
            </w:r>
          </w:p>
          <w:p w14:paraId="39A4B2BD" w14:textId="77777777" w:rsidR="00F85205" w:rsidRPr="000D21C0" w:rsidRDefault="00F85205" w:rsidP="00F85205">
            <w:pPr>
              <w:rPr>
                <w:color w:val="000000" w:themeColor="text1"/>
                <w:sz w:val="16"/>
                <w:szCs w:val="16"/>
              </w:rPr>
            </w:pPr>
          </w:p>
          <w:p w14:paraId="7E69C20A" w14:textId="77777777" w:rsidR="00F85205" w:rsidRPr="000D21C0" w:rsidRDefault="00F85205" w:rsidP="00F85205">
            <w:pPr>
              <w:rPr>
                <w:color w:val="000000" w:themeColor="text1"/>
                <w:sz w:val="16"/>
                <w:szCs w:val="16"/>
              </w:rPr>
            </w:pPr>
          </w:p>
        </w:tc>
        <w:tc>
          <w:tcPr>
            <w:tcW w:w="4394" w:type="dxa"/>
            <w:tcBorders>
              <w:bottom w:val="single" w:sz="4" w:space="0" w:color="auto"/>
            </w:tcBorders>
            <w:shd w:val="clear" w:color="auto" w:fill="FFFFFF" w:themeFill="background1"/>
          </w:tcPr>
          <w:p w14:paraId="2AB38B4D" w14:textId="6A404F76" w:rsidR="00F85205" w:rsidRPr="000D21C0" w:rsidRDefault="00F85205" w:rsidP="00F85205">
            <w:pPr>
              <w:rPr>
                <w:color w:val="000000" w:themeColor="text1"/>
                <w:sz w:val="16"/>
                <w:szCs w:val="16"/>
              </w:rPr>
            </w:pPr>
            <w:r w:rsidRPr="000D21C0">
              <w:rPr>
                <w:color w:val="000000" w:themeColor="text1"/>
                <w:sz w:val="16"/>
                <w:szCs w:val="16"/>
              </w:rPr>
              <w:t>This is really an internal South African document and issue, so maybe of less interest.</w:t>
            </w:r>
          </w:p>
        </w:tc>
      </w:tr>
      <w:tr w:rsidR="000D21C0" w:rsidRPr="000D21C0" w14:paraId="27AAB175" w14:textId="77777777" w:rsidTr="007B2785">
        <w:tc>
          <w:tcPr>
            <w:tcW w:w="2436" w:type="dxa"/>
            <w:gridSpan w:val="2"/>
            <w:tcBorders>
              <w:bottom w:val="single" w:sz="4" w:space="0" w:color="auto"/>
            </w:tcBorders>
            <w:shd w:val="clear" w:color="auto" w:fill="FFFFFF" w:themeFill="background1"/>
          </w:tcPr>
          <w:p w14:paraId="56CAAB5A" w14:textId="77777777" w:rsidR="00F85205" w:rsidRPr="000D21C0" w:rsidRDefault="00F85205" w:rsidP="00F85205">
            <w:pPr>
              <w:rPr>
                <w:b/>
                <w:bCs/>
                <w:color w:val="000000" w:themeColor="text1"/>
                <w:sz w:val="16"/>
                <w:szCs w:val="16"/>
              </w:rPr>
            </w:pPr>
            <w:r w:rsidRPr="000D21C0">
              <w:rPr>
                <w:b/>
                <w:bCs/>
                <w:color w:val="000000" w:themeColor="text1"/>
                <w:sz w:val="16"/>
                <w:szCs w:val="16"/>
              </w:rPr>
              <w:t xml:space="preserve">General Peace Agreement for Mozambique </w:t>
            </w:r>
            <w:r w:rsidRPr="000D21C0">
              <w:rPr>
                <w:color w:val="000000" w:themeColor="text1"/>
                <w:sz w:val="16"/>
                <w:szCs w:val="16"/>
              </w:rPr>
              <w:t>(1992); End to Mozambican Civil War (1977 – 1992) exacerbated by Cold War politics; fought by Marxist Mozambique Liberation Front (FRELIMO) and anti-communist Mozambican National Resistance (RENAMO – they weren’t really anti-communist, just bankrolled by South African/ Rhodesia Apartheid gov.)</w:t>
            </w:r>
          </w:p>
        </w:tc>
        <w:tc>
          <w:tcPr>
            <w:tcW w:w="6915" w:type="dxa"/>
            <w:tcBorders>
              <w:bottom w:val="single" w:sz="4" w:space="0" w:color="auto"/>
            </w:tcBorders>
            <w:shd w:val="clear" w:color="auto" w:fill="FFFFFF" w:themeFill="background1"/>
          </w:tcPr>
          <w:p w14:paraId="6421633E"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1992: 250k Mozambicans in Zimbabwe, 130k registered as refugees officially; 1M refugees in Malawi </w:t>
            </w:r>
            <w:r w:rsidRPr="000D21C0">
              <w:rPr>
                <w:color w:val="000000" w:themeColor="text1"/>
                <w:sz w:val="16"/>
                <w:szCs w:val="16"/>
                <w:shd w:val="clear" w:color="auto" w:fill="FEFEFE"/>
              </w:rPr>
              <w:sym w:font="Wingdings" w:char="F0E0"/>
            </w:r>
            <w:r w:rsidRPr="000D21C0">
              <w:rPr>
                <w:color w:val="000000" w:themeColor="text1"/>
                <w:sz w:val="16"/>
                <w:szCs w:val="16"/>
                <w:shd w:val="clear" w:color="auto" w:fill="FEFEFE"/>
              </w:rPr>
              <w:t xml:space="preserve"> 12k already returned to </w:t>
            </w:r>
            <w:proofErr w:type="spellStart"/>
            <w:r w:rsidRPr="000D21C0">
              <w:rPr>
                <w:color w:val="000000" w:themeColor="text1"/>
                <w:sz w:val="16"/>
                <w:szCs w:val="16"/>
                <w:shd w:val="clear" w:color="auto" w:fill="FEFEFE"/>
              </w:rPr>
              <w:t>Tete</w:t>
            </w:r>
            <w:proofErr w:type="spellEnd"/>
            <w:r w:rsidRPr="000D21C0">
              <w:rPr>
                <w:color w:val="000000" w:themeColor="text1"/>
                <w:sz w:val="16"/>
                <w:szCs w:val="16"/>
                <w:shd w:val="clear" w:color="auto" w:fill="FEFEFE"/>
              </w:rPr>
              <w:t>, Mozambique</w:t>
            </w:r>
          </w:p>
          <w:p w14:paraId="6FE93B34"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1993: 100k refugees returned</w:t>
            </w:r>
          </w:p>
          <w:p w14:paraId="6191397E"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1993: RENAMO sends 3 reps. To Maputo to work w. UNHCR. By the end of 1993, the Office of the United Nations High Commissioner for Refugees estimated that more than half of Mozambique’s 1.5 million refugees had returned to the country. A further 350,000 were expected to return by the end of 1994, with the remaining 375,000 expected to repatriate during 1995.” The 2002 UNHCR Statistical Year Book reported that 604,387 refugees had returned in 1993 alone</w:t>
            </w:r>
          </w:p>
          <w:p w14:paraId="06767277" w14:textId="77777777" w:rsidR="00F85205" w:rsidRPr="000D21C0" w:rsidRDefault="00F85205" w:rsidP="00F85205">
            <w:pPr>
              <w:rPr>
                <w:color w:val="000000" w:themeColor="text1"/>
                <w:sz w:val="16"/>
                <w:szCs w:val="16"/>
              </w:rPr>
            </w:pPr>
            <w:r w:rsidRPr="000D21C0">
              <w:rPr>
                <w:color w:val="000000" w:themeColor="text1"/>
                <w:sz w:val="16"/>
                <w:szCs w:val="16"/>
                <w:shd w:val="clear" w:color="auto" w:fill="FEFEFE"/>
              </w:rPr>
              <w:t>1994: Alfredo del Rio (UNHCR rep.) says 1M + Mozambicans have been repatriated</w:t>
            </w:r>
          </w:p>
          <w:p w14:paraId="2D48FD12" w14:textId="1B577D81" w:rsidR="00F85205" w:rsidRPr="000D21C0" w:rsidRDefault="00F85205" w:rsidP="00F85205">
            <w:pPr>
              <w:rPr>
                <w:color w:val="000000" w:themeColor="text1"/>
                <w:sz w:val="16"/>
                <w:szCs w:val="16"/>
              </w:rPr>
            </w:pPr>
            <w:r w:rsidRPr="000D21C0">
              <w:rPr>
                <w:color w:val="000000" w:themeColor="text1"/>
                <w:sz w:val="16"/>
                <w:szCs w:val="16"/>
                <w:shd w:val="clear" w:color="auto" w:fill="FEFEFE"/>
              </w:rPr>
              <w:t xml:space="preserve">FRELIMO soldiers, RENAMO soldiers, and high command were not prosecuted for war crimes or crimes against humanity. Following parliamentary ratification on October 13, 1992, </w:t>
            </w:r>
            <w:proofErr w:type="spellStart"/>
            <w:r w:rsidRPr="000D21C0">
              <w:rPr>
                <w:color w:val="000000" w:themeColor="text1"/>
                <w:sz w:val="16"/>
                <w:szCs w:val="16"/>
                <w:shd w:val="clear" w:color="auto" w:fill="FEFEFE"/>
              </w:rPr>
              <w:t>Chissano</w:t>
            </w:r>
            <w:proofErr w:type="spellEnd"/>
            <w:r w:rsidRPr="000D21C0">
              <w:rPr>
                <w:color w:val="000000" w:themeColor="text1"/>
                <w:sz w:val="16"/>
                <w:szCs w:val="16"/>
                <w:shd w:val="clear" w:color="auto" w:fill="FEFEFE"/>
              </w:rPr>
              <w:t xml:space="preserve"> promulgated on October 14, 1992 legislation approving the actual peace treaty as well as a general political amnesty. The amnesty covered all crimes committed to date under the country’s security and military legislation, and was agreed upon under the terms of the accord, which committed both sides to release all but common criminals</w:t>
            </w:r>
          </w:p>
          <w:p w14:paraId="56582E3A" w14:textId="31087A4F" w:rsidR="00F85205" w:rsidRPr="000D21C0" w:rsidRDefault="00F85205" w:rsidP="00F85205">
            <w:pPr>
              <w:rPr>
                <w:color w:val="000000" w:themeColor="text1"/>
                <w:sz w:val="16"/>
                <w:szCs w:val="16"/>
              </w:rPr>
            </w:pPr>
            <w:r w:rsidRPr="000D21C0">
              <w:rPr>
                <w:color w:val="000000" w:themeColor="text1"/>
                <w:sz w:val="16"/>
                <w:szCs w:val="16"/>
              </w:rPr>
              <w:t>Ruling party (FRELIMO)</w:t>
            </w:r>
          </w:p>
          <w:p w14:paraId="3096DD56" w14:textId="77777777" w:rsidR="00F85205" w:rsidRPr="000D21C0" w:rsidRDefault="00F85205" w:rsidP="00F85205">
            <w:pPr>
              <w:rPr>
                <w:color w:val="000000" w:themeColor="text1"/>
                <w:sz w:val="16"/>
                <w:szCs w:val="16"/>
              </w:rPr>
            </w:pPr>
          </w:p>
          <w:p w14:paraId="1B9B62E2" w14:textId="26B60C74" w:rsidR="00F85205" w:rsidRPr="000D21C0" w:rsidRDefault="00F85205" w:rsidP="00F85205">
            <w:pPr>
              <w:rPr>
                <w:color w:val="000000" w:themeColor="text1"/>
                <w:sz w:val="16"/>
                <w:szCs w:val="16"/>
              </w:rPr>
            </w:pPr>
            <w:r w:rsidRPr="000D21C0">
              <w:rPr>
                <w:color w:val="000000" w:themeColor="text1"/>
                <w:sz w:val="16"/>
                <w:szCs w:val="16"/>
              </w:rPr>
              <w:t>Portugal &amp; UK as mediators</w:t>
            </w:r>
          </w:p>
        </w:tc>
        <w:tc>
          <w:tcPr>
            <w:tcW w:w="4394" w:type="dxa"/>
            <w:tcBorders>
              <w:bottom w:val="single" w:sz="4" w:space="0" w:color="auto"/>
            </w:tcBorders>
            <w:shd w:val="clear" w:color="auto" w:fill="FFFFFF" w:themeFill="background1"/>
          </w:tcPr>
          <w:p w14:paraId="72136A7A" w14:textId="6DE8CFFD" w:rsidR="00F85205" w:rsidRPr="000D21C0" w:rsidRDefault="00F85205" w:rsidP="00F85205">
            <w:pPr>
              <w:rPr>
                <w:color w:val="000000" w:themeColor="text1"/>
                <w:sz w:val="16"/>
                <w:szCs w:val="16"/>
              </w:rPr>
            </w:pPr>
            <w:r w:rsidRPr="000D21C0">
              <w:rPr>
                <w:color w:val="000000" w:themeColor="text1"/>
                <w:sz w:val="16"/>
                <w:szCs w:val="16"/>
              </w:rPr>
              <w:t xml:space="preserve"> </w:t>
            </w:r>
          </w:p>
          <w:p w14:paraId="6446DF45" w14:textId="401B4ADA"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 xml:space="preserve"> Protocol IV.VI:</w:t>
            </w:r>
          </w:p>
          <w:p w14:paraId="0DF05254"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 xml:space="preserve">3.ii For all purposes, </w:t>
            </w:r>
            <w:proofErr w:type="spellStart"/>
            <w:r w:rsidRPr="000D21C0">
              <w:rPr>
                <w:rFonts w:eastAsia="Times New Roman"/>
                <w:color w:val="000000" w:themeColor="text1"/>
                <w:sz w:val="16"/>
                <w:szCs w:val="16"/>
              </w:rPr>
              <w:t>demobilised</w:t>
            </w:r>
            <w:proofErr w:type="spellEnd"/>
            <w:r w:rsidRPr="000D21C0">
              <w:rPr>
                <w:rFonts w:eastAsia="Times New Roman"/>
                <w:color w:val="000000" w:themeColor="text1"/>
                <w:sz w:val="16"/>
                <w:szCs w:val="16"/>
              </w:rPr>
              <w:t xml:space="preserve"> soldiers of both Parties shall become civilians and shall be accorded equal treatment by the State.</w:t>
            </w:r>
          </w:p>
          <w:p w14:paraId="57932872"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shd w:val="clear" w:color="auto" w:fill="FEFEFE"/>
              </w:rPr>
              <w:t>Except in the provision on Protocol IV.VI.</w:t>
            </w:r>
            <w:proofErr w:type="gramStart"/>
            <w:r w:rsidRPr="000D21C0">
              <w:rPr>
                <w:rFonts w:eastAsia="Times New Roman"/>
                <w:color w:val="000000" w:themeColor="text1"/>
                <w:sz w:val="16"/>
                <w:szCs w:val="16"/>
                <w:shd w:val="clear" w:color="auto" w:fill="FEFEFE"/>
              </w:rPr>
              <w:t>3.II</w:t>
            </w:r>
            <w:proofErr w:type="gramEnd"/>
            <w:r w:rsidRPr="000D21C0">
              <w:rPr>
                <w:rFonts w:eastAsia="Times New Roman"/>
                <w:color w:val="000000" w:themeColor="text1"/>
                <w:sz w:val="16"/>
                <w:szCs w:val="16"/>
                <w:shd w:val="clear" w:color="auto" w:fill="FEFEFE"/>
              </w:rPr>
              <w:t>, amnesty was not explicitly mentioned in the 1992 General Peace Agreement, although a blanket amnesty was given for both sides. This was the principle of the peace process. According to both Harsch</w:t>
            </w:r>
            <w:hyperlink r:id="rId231" w:anchor="easy-footnote-bottom-2-22762" w:history="1">
              <w:r w:rsidRPr="000D21C0">
                <w:rPr>
                  <w:rFonts w:eastAsia="Times New Roman"/>
                  <w:color w:val="000000" w:themeColor="text1"/>
                  <w:sz w:val="16"/>
                  <w:szCs w:val="16"/>
                  <w:u w:val="single"/>
                  <w:vertAlign w:val="superscript"/>
                </w:rPr>
                <w:t>2</w:t>
              </w:r>
            </w:hyperlink>
            <w:r w:rsidRPr="000D21C0">
              <w:rPr>
                <w:rFonts w:eastAsia="Times New Roman"/>
                <w:color w:val="000000" w:themeColor="text1"/>
                <w:sz w:val="16"/>
                <w:szCs w:val="16"/>
                <w:shd w:val="clear" w:color="auto" w:fill="FEFEFE"/>
              </w:rPr>
              <w:t xml:space="preserve"> and </w:t>
            </w:r>
            <w:proofErr w:type="spellStart"/>
            <w:r w:rsidRPr="000D21C0">
              <w:rPr>
                <w:rFonts w:eastAsia="Times New Roman"/>
                <w:color w:val="000000" w:themeColor="text1"/>
                <w:sz w:val="16"/>
                <w:szCs w:val="16"/>
                <w:shd w:val="clear" w:color="auto" w:fill="FEFEFE"/>
              </w:rPr>
              <w:t>Cobban</w:t>
            </w:r>
            <w:proofErr w:type="spellEnd"/>
            <w:r w:rsidRPr="000D21C0">
              <w:rPr>
                <w:rFonts w:eastAsia="Times New Roman"/>
                <w:color w:val="000000" w:themeColor="text1"/>
                <w:sz w:val="16"/>
                <w:szCs w:val="16"/>
                <w:shd w:val="clear" w:color="auto" w:fill="FEFEFE"/>
              </w:rPr>
              <w:t>, the 1992 peace accord in Mozambique contained a blanket amnesty for everyone, on all sides</w:t>
            </w:r>
          </w:p>
          <w:p w14:paraId="438385A4" w14:textId="77777777" w:rsidR="00F85205" w:rsidRPr="000D21C0" w:rsidRDefault="00F85205" w:rsidP="00F85205">
            <w:pPr>
              <w:rPr>
                <w:color w:val="000000" w:themeColor="text1"/>
                <w:sz w:val="16"/>
                <w:szCs w:val="16"/>
              </w:rPr>
            </w:pPr>
          </w:p>
        </w:tc>
      </w:tr>
      <w:tr w:rsidR="000D21C0" w:rsidRPr="000D21C0" w14:paraId="34EBF5E0" w14:textId="77777777" w:rsidTr="007B2785">
        <w:tc>
          <w:tcPr>
            <w:tcW w:w="2436" w:type="dxa"/>
            <w:gridSpan w:val="2"/>
            <w:tcBorders>
              <w:bottom w:val="single" w:sz="4" w:space="0" w:color="auto"/>
            </w:tcBorders>
            <w:shd w:val="clear" w:color="auto" w:fill="FFFFFF" w:themeFill="background1"/>
          </w:tcPr>
          <w:p w14:paraId="5A6696EA" w14:textId="77777777" w:rsidR="00F85205" w:rsidRPr="000D21C0" w:rsidRDefault="00F85205" w:rsidP="00F85205">
            <w:pPr>
              <w:rPr>
                <w:color w:val="000000" w:themeColor="text1"/>
                <w:sz w:val="16"/>
                <w:szCs w:val="16"/>
              </w:rPr>
            </w:pPr>
            <w:proofErr w:type="spellStart"/>
            <w:r w:rsidRPr="000D21C0">
              <w:rPr>
                <w:b/>
                <w:bCs/>
                <w:color w:val="000000" w:themeColor="text1"/>
                <w:sz w:val="16"/>
                <w:szCs w:val="16"/>
              </w:rPr>
              <w:t>Zheleznovodsk</w:t>
            </w:r>
            <w:proofErr w:type="spellEnd"/>
            <w:r w:rsidRPr="000D21C0">
              <w:rPr>
                <w:b/>
                <w:bCs/>
                <w:color w:val="000000" w:themeColor="text1"/>
                <w:sz w:val="16"/>
                <w:szCs w:val="16"/>
              </w:rPr>
              <w:t xml:space="preserve"> Declaration</w:t>
            </w:r>
            <w:r w:rsidRPr="000D21C0">
              <w:rPr>
                <w:color w:val="000000" w:themeColor="text1"/>
                <w:sz w:val="16"/>
                <w:szCs w:val="16"/>
              </w:rPr>
              <w:t xml:space="preserve"> (1991); (Armenia, Azerbaijan, Russia [Nagorno-Karabakh])</w:t>
            </w:r>
          </w:p>
          <w:p w14:paraId="2CB87ECD" w14:textId="77777777" w:rsidR="00F85205" w:rsidRPr="000D21C0" w:rsidRDefault="00F85205" w:rsidP="00F85205">
            <w:pPr>
              <w:rPr>
                <w:color w:val="000000" w:themeColor="text1"/>
                <w:sz w:val="16"/>
                <w:szCs w:val="16"/>
              </w:rPr>
            </w:pPr>
          </w:p>
          <w:p w14:paraId="45854638" w14:textId="77777777" w:rsidR="00F85205" w:rsidRPr="000D21C0" w:rsidRDefault="00F85205" w:rsidP="00F85205">
            <w:pPr>
              <w:rPr>
                <w:color w:val="000000" w:themeColor="text1"/>
                <w:sz w:val="16"/>
                <w:szCs w:val="16"/>
              </w:rPr>
            </w:pPr>
          </w:p>
        </w:tc>
        <w:tc>
          <w:tcPr>
            <w:tcW w:w="6915" w:type="dxa"/>
            <w:tcBorders>
              <w:bottom w:val="single" w:sz="4" w:space="0" w:color="auto"/>
            </w:tcBorders>
            <w:shd w:val="clear" w:color="auto" w:fill="FFFFFF" w:themeFill="background1"/>
          </w:tcPr>
          <w:p w14:paraId="3436AA28" w14:textId="77777777" w:rsidR="00F85205" w:rsidRPr="000D21C0" w:rsidRDefault="00F85205" w:rsidP="00F85205">
            <w:pPr>
              <w:rPr>
                <w:color w:val="000000" w:themeColor="text1"/>
                <w:sz w:val="16"/>
                <w:szCs w:val="16"/>
              </w:rPr>
            </w:pPr>
            <w:r w:rsidRPr="000D21C0">
              <w:rPr>
                <w:color w:val="000000" w:themeColor="text1"/>
                <w:sz w:val="16"/>
                <w:szCs w:val="16"/>
              </w:rPr>
              <w:lastRenderedPageBreak/>
              <w:t>Page 2, 3. The Republic of Azerbaijan and the Republic of Armenia ensure the eventual return of deported people to their homes, beginning with the fully vacated villages.</w:t>
            </w:r>
            <w:r w:rsidRPr="000D21C0">
              <w:rPr>
                <w:color w:val="000000" w:themeColor="text1"/>
                <w:sz w:val="16"/>
                <w:szCs w:val="16"/>
              </w:rPr>
              <w:br/>
            </w:r>
            <w:r w:rsidRPr="000D21C0">
              <w:rPr>
                <w:color w:val="000000" w:themeColor="text1"/>
                <w:sz w:val="16"/>
                <w:szCs w:val="16"/>
              </w:rPr>
              <w:lastRenderedPageBreak/>
              <w:t>The sides guarantee safety in places of permanent residence. Talks on this problem must begin from October 1991.</w:t>
            </w:r>
          </w:p>
          <w:p w14:paraId="0DF4EB4F" w14:textId="07F3EF79" w:rsidR="00F85205" w:rsidRPr="000D21C0" w:rsidRDefault="00F85205" w:rsidP="00F85205">
            <w:pPr>
              <w:rPr>
                <w:color w:val="000000" w:themeColor="text1"/>
                <w:sz w:val="16"/>
                <w:szCs w:val="16"/>
              </w:rPr>
            </w:pPr>
            <w:r w:rsidRPr="000D21C0">
              <w:rPr>
                <w:color w:val="000000" w:themeColor="text1"/>
                <w:sz w:val="16"/>
                <w:szCs w:val="16"/>
              </w:rPr>
              <w:t xml:space="preserve">Parties agreed that the sides believe that the necessary and binding conditions for settlement of the conflict are a ceasefire, the repeal, before January 1 1992, of all unconstitutional Azerbaijani and Armenian enactments concerning Nagorno Karabakh, the recognition of authority of legitimate bodies of power, the withdrawal from the conflict zone of all armed forces, </w:t>
            </w:r>
            <w:r w:rsidRPr="000D21C0">
              <w:rPr>
                <w:color w:val="000000" w:themeColor="text1"/>
                <w:sz w:val="16"/>
                <w:szCs w:val="16"/>
                <w:u w:val="single"/>
              </w:rPr>
              <w:t xml:space="preserve">except units of Soviet Interior Ministry and Soviet </w:t>
            </w:r>
            <w:proofErr w:type="spellStart"/>
            <w:r w:rsidRPr="000D21C0">
              <w:rPr>
                <w:color w:val="000000" w:themeColor="text1"/>
                <w:sz w:val="16"/>
                <w:szCs w:val="16"/>
                <w:u w:val="single"/>
              </w:rPr>
              <w:t>Defence</w:t>
            </w:r>
            <w:proofErr w:type="spellEnd"/>
            <w:r w:rsidRPr="000D21C0">
              <w:rPr>
                <w:color w:val="000000" w:themeColor="text1"/>
                <w:sz w:val="16"/>
                <w:szCs w:val="16"/>
                <w:u w:val="single"/>
              </w:rPr>
              <w:t xml:space="preserve"> Ministry troops.</w:t>
            </w:r>
          </w:p>
          <w:p w14:paraId="68233F81" w14:textId="77777777" w:rsidR="00F85205" w:rsidRPr="000D21C0" w:rsidRDefault="00F85205" w:rsidP="00F85205">
            <w:pPr>
              <w:rPr>
                <w:color w:val="000000" w:themeColor="text1"/>
                <w:sz w:val="16"/>
                <w:szCs w:val="16"/>
              </w:rPr>
            </w:pPr>
            <w:r w:rsidRPr="000D21C0">
              <w:rPr>
                <w:color w:val="000000" w:themeColor="text1"/>
                <w:sz w:val="16"/>
                <w:szCs w:val="16"/>
              </w:rPr>
              <w:t>Russia, Azerbaijan, Kazakhstan, Armenia</w:t>
            </w:r>
          </w:p>
          <w:p w14:paraId="2B4831EC" w14:textId="77777777" w:rsidR="00F85205" w:rsidRPr="000D21C0" w:rsidRDefault="00F85205" w:rsidP="00F85205">
            <w:pPr>
              <w:rPr>
                <w:color w:val="000000" w:themeColor="text1"/>
                <w:sz w:val="16"/>
                <w:szCs w:val="16"/>
              </w:rPr>
            </w:pPr>
          </w:p>
          <w:p w14:paraId="7A0E342F" w14:textId="77777777" w:rsidR="00F85205" w:rsidRPr="000D21C0" w:rsidRDefault="00F85205" w:rsidP="00F85205">
            <w:pPr>
              <w:rPr>
                <w:color w:val="000000" w:themeColor="text1"/>
                <w:sz w:val="16"/>
                <w:szCs w:val="16"/>
              </w:rPr>
            </w:pPr>
            <w:r w:rsidRPr="000D21C0">
              <w:rPr>
                <w:color w:val="000000" w:themeColor="text1"/>
                <w:sz w:val="16"/>
                <w:szCs w:val="16"/>
              </w:rPr>
              <w:t>Mediation from Boris Yeltsin (Russian Federation) and Nursultan Nazarbayev (Kazakhstan)</w:t>
            </w:r>
          </w:p>
          <w:p w14:paraId="35CE6651" w14:textId="77777777" w:rsidR="00F85205" w:rsidRPr="000D21C0" w:rsidRDefault="00F85205" w:rsidP="00F85205">
            <w:pPr>
              <w:rPr>
                <w:color w:val="000000" w:themeColor="text1"/>
                <w:sz w:val="16"/>
                <w:szCs w:val="16"/>
              </w:rPr>
            </w:pPr>
            <w:r w:rsidRPr="000D21C0">
              <w:rPr>
                <w:color w:val="000000" w:themeColor="text1"/>
                <w:sz w:val="16"/>
                <w:szCs w:val="16"/>
              </w:rPr>
              <w:t xml:space="preserve">This agreement failed to come to fruition, and refugees/ IDPs still impacted by continued friction in Nagorno-Karabakh via fighting in 2016 and beyond </w:t>
            </w:r>
          </w:p>
          <w:p w14:paraId="60ADDD0D" w14:textId="77777777" w:rsidR="00F85205" w:rsidRPr="000D21C0" w:rsidRDefault="00F85205" w:rsidP="00F85205">
            <w:pPr>
              <w:rPr>
                <w:color w:val="000000" w:themeColor="text1"/>
                <w:sz w:val="16"/>
                <w:szCs w:val="16"/>
              </w:rPr>
            </w:pPr>
          </w:p>
          <w:p w14:paraId="658A2957" w14:textId="4A37FB3B" w:rsidR="00F85205" w:rsidRPr="000D21C0" w:rsidRDefault="00F85205" w:rsidP="00F85205">
            <w:pPr>
              <w:rPr>
                <w:color w:val="000000" w:themeColor="text1"/>
                <w:sz w:val="16"/>
                <w:szCs w:val="16"/>
              </w:rPr>
            </w:pPr>
            <w:r w:rsidRPr="000D21C0">
              <w:rPr>
                <w:color w:val="000000" w:themeColor="text1"/>
                <w:sz w:val="16"/>
                <w:szCs w:val="16"/>
              </w:rPr>
              <w:t xml:space="preserve">After decades of disagreements over the status of Nagorno-Karabakh, and in the wake of Gorbachev’s policies of political openness, the protests by Armenians in the region escalated into violent conflict in 1990, exacerbated by the central government’s inability to control the republics as the USSR itself was on the verge of collapse. The Autonomous Region (Oblast) of Nagorno-Karabakh (NKAO) proclaimed independence from Azerbaijan in 1991, after the Parliament of the Azerbaijan Soviet Socialist Republic voted to abolish the Oblast. The territory itself is populated by ethnic Armenians, but surrounded by territories with an Azeri majority. The territory proclaimed independence, with the support of Armenia, and incorporating the areas that surround it, but has never gained international recognition and remains a de jure part of Azerbaijan. The violence </w:t>
            </w:r>
            <w:proofErr w:type="gramStart"/>
            <w:r w:rsidRPr="000D21C0">
              <w:rPr>
                <w:color w:val="000000" w:themeColor="text1"/>
                <w:sz w:val="16"/>
                <w:szCs w:val="16"/>
              </w:rPr>
              <w:t>intensified ,</w:t>
            </w:r>
            <w:proofErr w:type="gramEnd"/>
            <w:r w:rsidRPr="000D21C0">
              <w:rPr>
                <w:color w:val="000000" w:themeColor="text1"/>
                <w:sz w:val="16"/>
                <w:szCs w:val="16"/>
              </w:rPr>
              <w:t xml:space="preserve"> leading to an estimated overall death toll of 30 000 After several attempts at mediation, the opposing sides agreed to a ceasefire in May 1994. The initial ceasefire in 1994 was the outcome of the so-called “Minsk process”, overseen by OSCE, with the participation of Russia, France, and the US. </w:t>
            </w:r>
          </w:p>
          <w:p w14:paraId="020E65EF" w14:textId="0060E0E0" w:rsidR="00F85205" w:rsidRPr="000D21C0" w:rsidRDefault="00F85205" w:rsidP="00F85205">
            <w:pPr>
              <w:rPr>
                <w:color w:val="000000" w:themeColor="text1"/>
                <w:sz w:val="16"/>
                <w:szCs w:val="16"/>
              </w:rPr>
            </w:pPr>
          </w:p>
        </w:tc>
        <w:tc>
          <w:tcPr>
            <w:tcW w:w="4394" w:type="dxa"/>
            <w:tcBorders>
              <w:bottom w:val="single" w:sz="4" w:space="0" w:color="auto"/>
            </w:tcBorders>
            <w:shd w:val="clear" w:color="auto" w:fill="FFFFFF" w:themeFill="background1"/>
          </w:tcPr>
          <w:p w14:paraId="034C4A7D" w14:textId="77777777" w:rsidR="00F85205" w:rsidRPr="000D21C0" w:rsidRDefault="00E87061" w:rsidP="00F85205">
            <w:pPr>
              <w:rPr>
                <w:color w:val="000000" w:themeColor="text1"/>
                <w:sz w:val="16"/>
                <w:szCs w:val="16"/>
              </w:rPr>
            </w:pPr>
            <w:hyperlink r:id="rId232" w:history="1">
              <w:r w:rsidR="00F85205" w:rsidRPr="000D21C0">
                <w:rPr>
                  <w:color w:val="000000" w:themeColor="text1"/>
                  <w:sz w:val="16"/>
                  <w:szCs w:val="16"/>
                  <w:u w:val="single"/>
                </w:rPr>
                <w:t>https://www.peaceagreements.org/viewmasterdocument/611</w:t>
              </w:r>
            </w:hyperlink>
            <w:r w:rsidR="00F85205" w:rsidRPr="000D21C0">
              <w:rPr>
                <w:color w:val="000000" w:themeColor="text1"/>
                <w:sz w:val="16"/>
                <w:szCs w:val="16"/>
              </w:rPr>
              <w:t xml:space="preserve"> </w:t>
            </w:r>
          </w:p>
          <w:p w14:paraId="20D25888" w14:textId="77777777" w:rsidR="00F85205" w:rsidRPr="000D21C0" w:rsidRDefault="00F85205" w:rsidP="00F85205">
            <w:pPr>
              <w:rPr>
                <w:color w:val="000000" w:themeColor="text1"/>
                <w:sz w:val="16"/>
                <w:szCs w:val="16"/>
              </w:rPr>
            </w:pPr>
          </w:p>
          <w:p w14:paraId="577B6C06" w14:textId="77777777" w:rsidR="00F85205" w:rsidRPr="000D21C0" w:rsidRDefault="00F85205" w:rsidP="00F85205">
            <w:pPr>
              <w:rPr>
                <w:color w:val="000000" w:themeColor="text1"/>
                <w:sz w:val="16"/>
                <w:szCs w:val="16"/>
              </w:rPr>
            </w:pPr>
            <w:r w:rsidRPr="000D21C0">
              <w:rPr>
                <w:color w:val="000000" w:themeColor="text1"/>
                <w:sz w:val="16"/>
                <w:szCs w:val="16"/>
              </w:rPr>
              <w:lastRenderedPageBreak/>
              <w:t>Working group of observers was tasked with upholding agreement</w:t>
            </w:r>
          </w:p>
        </w:tc>
      </w:tr>
      <w:tr w:rsidR="000D21C0" w:rsidRPr="000D21C0" w14:paraId="1AE35087" w14:textId="77777777" w:rsidTr="007B2785">
        <w:tc>
          <w:tcPr>
            <w:tcW w:w="2436" w:type="dxa"/>
            <w:gridSpan w:val="2"/>
            <w:tcBorders>
              <w:bottom w:val="single" w:sz="4" w:space="0" w:color="auto"/>
            </w:tcBorders>
            <w:shd w:val="clear" w:color="auto" w:fill="FFFFFF" w:themeFill="background1"/>
          </w:tcPr>
          <w:p w14:paraId="5B446817" w14:textId="1DA1B2E1" w:rsidR="00F85205" w:rsidRPr="000D21C0" w:rsidRDefault="00F85205" w:rsidP="00F85205">
            <w:pPr>
              <w:rPr>
                <w:color w:val="000000" w:themeColor="text1"/>
                <w:sz w:val="16"/>
                <w:szCs w:val="16"/>
              </w:rPr>
            </w:pPr>
            <w:r w:rsidRPr="000D21C0">
              <w:rPr>
                <w:b/>
                <w:bCs/>
                <w:color w:val="000000" w:themeColor="text1"/>
                <w:sz w:val="16"/>
                <w:szCs w:val="16"/>
              </w:rPr>
              <w:lastRenderedPageBreak/>
              <w:t>Paris Accords (aka, Agreement on a Comprehensive Political Settlement of the Cambodia Conflict)</w:t>
            </w:r>
            <w:r w:rsidRPr="000D21C0">
              <w:rPr>
                <w:color w:val="000000" w:themeColor="text1"/>
                <w:sz w:val="16"/>
                <w:szCs w:val="16"/>
              </w:rPr>
              <w:t xml:space="preserve"> (1991); </w:t>
            </w:r>
          </w:p>
        </w:tc>
        <w:tc>
          <w:tcPr>
            <w:tcW w:w="6915" w:type="dxa"/>
            <w:tcBorders>
              <w:bottom w:val="single" w:sz="4" w:space="0" w:color="auto"/>
            </w:tcBorders>
            <w:shd w:val="clear" w:color="auto" w:fill="FFFFFF" w:themeFill="background1"/>
          </w:tcPr>
          <w:p w14:paraId="7AA3B50C" w14:textId="77777777" w:rsidR="00F85205" w:rsidRPr="000D21C0" w:rsidRDefault="00F85205" w:rsidP="00F85205">
            <w:pPr>
              <w:rPr>
                <w:color w:val="000000" w:themeColor="text1"/>
                <w:sz w:val="16"/>
                <w:szCs w:val="16"/>
              </w:rPr>
            </w:pPr>
            <w:r w:rsidRPr="000D21C0">
              <w:rPr>
                <w:color w:val="000000" w:themeColor="text1"/>
                <w:sz w:val="16"/>
                <w:szCs w:val="16"/>
              </w:rPr>
              <w:t xml:space="preserve">Page 6, Part V: </w:t>
            </w:r>
          </w:p>
          <w:p w14:paraId="75658218" w14:textId="77777777" w:rsidR="00F85205" w:rsidRPr="000D21C0" w:rsidRDefault="00F85205" w:rsidP="00F85205">
            <w:pPr>
              <w:rPr>
                <w:color w:val="000000" w:themeColor="text1"/>
                <w:sz w:val="16"/>
                <w:szCs w:val="16"/>
              </w:rPr>
            </w:pPr>
            <w:r w:rsidRPr="000D21C0">
              <w:rPr>
                <w:color w:val="000000" w:themeColor="text1"/>
                <w:sz w:val="16"/>
                <w:szCs w:val="16"/>
              </w:rPr>
              <w:t>Refugees and Displaced Persons, Article 20:</w:t>
            </w:r>
            <w:r w:rsidRPr="000D21C0">
              <w:rPr>
                <w:color w:val="000000" w:themeColor="text1"/>
                <w:sz w:val="16"/>
                <w:szCs w:val="16"/>
              </w:rPr>
              <w:br/>
              <w:t>1) Cambodian refugees and displaced persons, located outside Cambodia, shall have the right to return to Cambodia and to live in safety, security and dignity, free from intimidation or coercion of any kind.</w:t>
            </w:r>
            <w:r w:rsidRPr="000D21C0">
              <w:rPr>
                <w:color w:val="000000" w:themeColor="text1"/>
                <w:sz w:val="16"/>
                <w:szCs w:val="16"/>
              </w:rPr>
              <w:br/>
              <w:t xml:space="preserve">2) The Signatories request the Secretary-General of the United Nations to facilitate the repatriation in safety and dignity of Cambodian refugees and displaced persons, as an integral part of the comprehensive political settlement and under the overall authority of the Special Representative of the Secretary-General, in accordance with the guidelines and principles on the repatriation of refugees and displaced persons as set forth in annex 4. </w:t>
            </w:r>
          </w:p>
          <w:p w14:paraId="523CD2EC" w14:textId="77777777" w:rsidR="00F85205" w:rsidRPr="000D21C0" w:rsidRDefault="00F85205" w:rsidP="00F85205">
            <w:pPr>
              <w:rPr>
                <w:color w:val="000000" w:themeColor="text1"/>
                <w:sz w:val="16"/>
                <w:szCs w:val="16"/>
              </w:rPr>
            </w:pPr>
          </w:p>
          <w:p w14:paraId="4965440B" w14:textId="77777777" w:rsidR="00F85205" w:rsidRPr="000D21C0" w:rsidRDefault="00F85205" w:rsidP="00F85205">
            <w:pPr>
              <w:rPr>
                <w:color w:val="000000" w:themeColor="text1"/>
                <w:sz w:val="16"/>
                <w:szCs w:val="16"/>
              </w:rPr>
            </w:pPr>
            <w:r w:rsidRPr="000D21C0">
              <w:rPr>
                <w:color w:val="000000" w:themeColor="text1"/>
                <w:sz w:val="16"/>
                <w:szCs w:val="16"/>
              </w:rPr>
              <w:t>Page 19, Annex 4, Repatriation of Cambodian Refugees and Displaced Persons, Part II Conditions Conducive to The Return of Refugees and Displaced Persons: 2. The task of rebuilding the Cambodian nation will require the harnessing of all its human and natural resources. To this end, the return to the place of their choice of Cambodians from their temporary refuge and elsewhere outside their country of origin will make a major contribution.</w:t>
            </w:r>
          </w:p>
          <w:p w14:paraId="31393E95" w14:textId="0274797C" w:rsidR="00F85205" w:rsidRPr="000D21C0" w:rsidRDefault="00F85205" w:rsidP="00F85205">
            <w:pPr>
              <w:rPr>
                <w:color w:val="000000" w:themeColor="text1"/>
                <w:sz w:val="16"/>
                <w:szCs w:val="16"/>
              </w:rPr>
            </w:pPr>
            <w:r w:rsidRPr="000D21C0">
              <w:rPr>
                <w:color w:val="000000" w:themeColor="text1"/>
                <w:sz w:val="16"/>
                <w:szCs w:val="16"/>
              </w:rPr>
              <w:t xml:space="preserve">Page 6, Part VI. </w:t>
            </w:r>
          </w:p>
          <w:p w14:paraId="57DDFF9B" w14:textId="77777777" w:rsidR="00F85205" w:rsidRPr="000D21C0" w:rsidRDefault="00F85205" w:rsidP="00F85205">
            <w:pPr>
              <w:rPr>
                <w:color w:val="000000" w:themeColor="text1"/>
                <w:sz w:val="16"/>
                <w:szCs w:val="16"/>
              </w:rPr>
            </w:pPr>
            <w:r w:rsidRPr="000D21C0">
              <w:rPr>
                <w:color w:val="000000" w:themeColor="text1"/>
                <w:sz w:val="16"/>
                <w:szCs w:val="16"/>
              </w:rPr>
              <w:t>Release of Prisoners of War And Civilian Internees, Article 22: The expression "civilian internees" refers to all persons who are not prisoners of war and who, having contributed in any way whatsoever to the armed or political struggle, have been arrested or detained by any of the parties by virtue of their contribution thereto.</w:t>
            </w:r>
          </w:p>
          <w:p w14:paraId="1B6EC0D6" w14:textId="7C22A341" w:rsidR="00F85205" w:rsidRPr="000D21C0" w:rsidRDefault="00F85205" w:rsidP="00F85205">
            <w:pPr>
              <w:rPr>
                <w:color w:val="000000" w:themeColor="text1"/>
                <w:sz w:val="16"/>
                <w:szCs w:val="16"/>
              </w:rPr>
            </w:pPr>
            <w:r w:rsidRPr="000D21C0">
              <w:rPr>
                <w:color w:val="000000" w:themeColor="text1"/>
                <w:sz w:val="16"/>
                <w:szCs w:val="16"/>
              </w:rPr>
              <w:t>UN</w:t>
            </w:r>
          </w:p>
          <w:p w14:paraId="02E88872" w14:textId="77777777" w:rsidR="00F85205" w:rsidRPr="000D21C0" w:rsidRDefault="00F85205" w:rsidP="00F85205">
            <w:pPr>
              <w:rPr>
                <w:color w:val="000000" w:themeColor="text1"/>
                <w:sz w:val="16"/>
                <w:szCs w:val="16"/>
              </w:rPr>
            </w:pPr>
          </w:p>
          <w:p w14:paraId="2DC72175" w14:textId="77777777" w:rsidR="00F85205" w:rsidRPr="000D21C0" w:rsidRDefault="00F85205" w:rsidP="00F85205">
            <w:pPr>
              <w:rPr>
                <w:color w:val="000000" w:themeColor="text1"/>
                <w:sz w:val="16"/>
                <w:szCs w:val="16"/>
              </w:rPr>
            </w:pPr>
            <w:r w:rsidRPr="000D21C0">
              <w:rPr>
                <w:color w:val="000000" w:themeColor="text1"/>
                <w:sz w:val="16"/>
                <w:szCs w:val="16"/>
              </w:rPr>
              <w:t>Supreme National Council (H.R.H Prince Norodom Sihanouk, the government of Cambodia, Khmer People's National Liberation Front (KPNLF), FUNCINPEC, Democratic Kampuchea (Khmer Rouge))</w:t>
            </w:r>
          </w:p>
          <w:p w14:paraId="4B5B4725" w14:textId="77777777" w:rsidR="00F85205" w:rsidRPr="000D21C0" w:rsidRDefault="00F85205" w:rsidP="00F85205">
            <w:pPr>
              <w:rPr>
                <w:color w:val="000000" w:themeColor="text1"/>
                <w:sz w:val="16"/>
                <w:szCs w:val="16"/>
              </w:rPr>
            </w:pPr>
          </w:p>
          <w:p w14:paraId="649FEE05" w14:textId="07C5256B" w:rsidR="00F85205" w:rsidRPr="000D21C0" w:rsidRDefault="00F85205" w:rsidP="00F85205">
            <w:pPr>
              <w:rPr>
                <w:color w:val="000000" w:themeColor="text1"/>
                <w:sz w:val="16"/>
                <w:szCs w:val="16"/>
              </w:rPr>
            </w:pPr>
            <w:r w:rsidRPr="000D21C0">
              <w:rPr>
                <w:color w:val="000000" w:themeColor="text1"/>
                <w:sz w:val="16"/>
                <w:szCs w:val="16"/>
              </w:rPr>
              <w:t>3</w:t>
            </w:r>
            <w:r w:rsidRPr="000D21C0">
              <w:rPr>
                <w:color w:val="000000" w:themeColor="text1"/>
                <w:sz w:val="16"/>
                <w:szCs w:val="16"/>
                <w:vertAlign w:val="superscript"/>
              </w:rPr>
              <w:t>rd</w:t>
            </w:r>
            <w:r w:rsidRPr="000D21C0">
              <w:rPr>
                <w:color w:val="000000" w:themeColor="text1"/>
                <w:sz w:val="16"/>
                <w:szCs w:val="16"/>
              </w:rPr>
              <w:t xml:space="preserve"> parties: Australia, Brunei, Canada, China, France, Singapore, USA, UK, Vietnam, Yugoslavia</w:t>
            </w:r>
          </w:p>
        </w:tc>
        <w:tc>
          <w:tcPr>
            <w:tcW w:w="4394" w:type="dxa"/>
            <w:tcBorders>
              <w:bottom w:val="single" w:sz="4" w:space="0" w:color="auto"/>
            </w:tcBorders>
            <w:shd w:val="clear" w:color="auto" w:fill="FFFFFF" w:themeFill="background1"/>
          </w:tcPr>
          <w:p w14:paraId="0F9D3D3F" w14:textId="77777777" w:rsidR="00F85205" w:rsidRPr="000D21C0" w:rsidRDefault="00E87061" w:rsidP="00F85205">
            <w:pPr>
              <w:rPr>
                <w:color w:val="000000" w:themeColor="text1"/>
                <w:sz w:val="16"/>
                <w:szCs w:val="16"/>
              </w:rPr>
            </w:pPr>
            <w:hyperlink r:id="rId233" w:history="1">
              <w:r w:rsidR="00F85205" w:rsidRPr="000D21C0">
                <w:rPr>
                  <w:color w:val="000000" w:themeColor="text1"/>
                  <w:sz w:val="16"/>
                  <w:szCs w:val="16"/>
                  <w:u w:val="single"/>
                </w:rPr>
                <w:t>https://www.peaceagreements.org/viewmasterdocument/252</w:t>
              </w:r>
            </w:hyperlink>
            <w:r w:rsidR="00F85205" w:rsidRPr="000D21C0">
              <w:rPr>
                <w:color w:val="000000" w:themeColor="text1"/>
                <w:sz w:val="16"/>
                <w:szCs w:val="16"/>
              </w:rPr>
              <w:t xml:space="preserve"> </w:t>
            </w:r>
          </w:p>
          <w:p w14:paraId="1E435DED" w14:textId="77777777" w:rsidR="00F85205" w:rsidRPr="000D21C0" w:rsidRDefault="00F85205" w:rsidP="00F85205">
            <w:pPr>
              <w:rPr>
                <w:color w:val="000000" w:themeColor="text1"/>
                <w:sz w:val="16"/>
                <w:szCs w:val="16"/>
              </w:rPr>
            </w:pPr>
          </w:p>
          <w:p w14:paraId="2B7B5F0B" w14:textId="77777777" w:rsidR="00F85205" w:rsidRPr="000D21C0" w:rsidRDefault="00F85205" w:rsidP="00F85205">
            <w:pPr>
              <w:rPr>
                <w:color w:val="000000" w:themeColor="text1"/>
                <w:sz w:val="16"/>
                <w:szCs w:val="16"/>
              </w:rPr>
            </w:pPr>
            <w:r w:rsidRPr="000D21C0">
              <w:rPr>
                <w:color w:val="000000" w:themeColor="text1"/>
                <w:sz w:val="16"/>
                <w:szCs w:val="16"/>
              </w:rPr>
              <w:t xml:space="preserve">Followed-up later by </w:t>
            </w:r>
            <w:hyperlink r:id="rId234" w:history="1">
              <w:r w:rsidRPr="000D21C0">
                <w:rPr>
                  <w:color w:val="000000" w:themeColor="text1"/>
                  <w:sz w:val="16"/>
                  <w:szCs w:val="16"/>
                  <w:u w:val="single"/>
                </w:rPr>
                <w:t>Final Act of Paris Conference (1991)</w:t>
              </w:r>
            </w:hyperlink>
            <w:r w:rsidRPr="000D21C0">
              <w:rPr>
                <w:color w:val="000000" w:themeColor="text1"/>
                <w:sz w:val="16"/>
                <w:szCs w:val="16"/>
              </w:rPr>
              <w:t xml:space="preserve"> in which more measures regarding repatriation were put into place. Link to document here:</w:t>
            </w:r>
          </w:p>
          <w:p w14:paraId="36FA05D5" w14:textId="77777777" w:rsidR="00F85205" w:rsidRPr="000D21C0" w:rsidRDefault="00F85205" w:rsidP="00F85205">
            <w:pPr>
              <w:rPr>
                <w:color w:val="000000" w:themeColor="text1"/>
                <w:sz w:val="16"/>
                <w:szCs w:val="16"/>
              </w:rPr>
            </w:pPr>
          </w:p>
          <w:p w14:paraId="68ED8B09" w14:textId="77777777" w:rsidR="00BB7056" w:rsidRDefault="00E87061" w:rsidP="00F85205">
            <w:pPr>
              <w:rPr>
                <w:color w:val="000000" w:themeColor="text1"/>
                <w:sz w:val="16"/>
                <w:szCs w:val="16"/>
              </w:rPr>
            </w:pPr>
            <w:hyperlink r:id="rId235" w:history="1">
              <w:r w:rsidR="00F85205" w:rsidRPr="000D21C0">
                <w:rPr>
                  <w:color w:val="000000" w:themeColor="text1"/>
                  <w:sz w:val="16"/>
                  <w:szCs w:val="16"/>
                  <w:u w:val="single"/>
                </w:rPr>
                <w:t>https://www.peaceagreements.org/viewmasterdocument/378</w:t>
              </w:r>
            </w:hyperlink>
            <w:r w:rsidR="00F85205" w:rsidRPr="000D21C0">
              <w:rPr>
                <w:color w:val="000000" w:themeColor="text1"/>
                <w:sz w:val="16"/>
                <w:szCs w:val="16"/>
              </w:rPr>
              <w:t xml:space="preserve"> </w:t>
            </w:r>
            <w:r w:rsidR="00BB7056" w:rsidRPr="000D21C0">
              <w:rPr>
                <w:color w:val="000000" w:themeColor="text1"/>
                <w:sz w:val="16"/>
                <w:szCs w:val="16"/>
              </w:rPr>
              <w:t xml:space="preserve"> </w:t>
            </w:r>
          </w:p>
          <w:p w14:paraId="06AC9725" w14:textId="77777777" w:rsidR="00BB7056" w:rsidRDefault="00BB7056" w:rsidP="00F85205">
            <w:pPr>
              <w:rPr>
                <w:color w:val="000000" w:themeColor="text1"/>
                <w:sz w:val="16"/>
                <w:szCs w:val="16"/>
              </w:rPr>
            </w:pPr>
          </w:p>
          <w:p w14:paraId="30BE983E" w14:textId="7BFBD1CD" w:rsidR="00F85205" w:rsidRPr="000D21C0" w:rsidRDefault="00BB7056" w:rsidP="00F85205">
            <w:pPr>
              <w:rPr>
                <w:color w:val="000000" w:themeColor="text1"/>
                <w:sz w:val="16"/>
                <w:szCs w:val="16"/>
              </w:rPr>
            </w:pPr>
            <w:r w:rsidRPr="000D21C0">
              <w:rPr>
                <w:color w:val="000000" w:themeColor="text1"/>
                <w:sz w:val="16"/>
                <w:szCs w:val="16"/>
              </w:rPr>
              <w:t xml:space="preserve">Despite previous cooperation with Vietnamese communists, the Khmer Rouge feared the potential power of their </w:t>
            </w:r>
            <w:proofErr w:type="spellStart"/>
            <w:r w:rsidRPr="000D21C0">
              <w:rPr>
                <w:color w:val="000000" w:themeColor="text1"/>
                <w:sz w:val="16"/>
                <w:szCs w:val="16"/>
              </w:rPr>
              <w:t>neighbour</w:t>
            </w:r>
            <w:proofErr w:type="spellEnd"/>
            <w:r w:rsidRPr="000D21C0">
              <w:rPr>
                <w:color w:val="000000" w:themeColor="text1"/>
                <w:sz w:val="16"/>
                <w:szCs w:val="16"/>
              </w:rPr>
              <w:t xml:space="preserve"> and began purging Vietnamese-trained members of their cadre as well as launching attacks on the Vietnamese border from 1975 onwards. In response, Vietnam launched a full invasion in 1978, displacing the Khmer Rouge government and installing a puppet government in Phnom Penh. Vietnam continued fighting members of the Khmer Rouge until Vietnamese forces withdrew in 1989 and in 1991, the UN mediated a ceasefire.</w:t>
            </w:r>
          </w:p>
        </w:tc>
      </w:tr>
      <w:tr w:rsidR="000D21C0" w:rsidRPr="000D21C0" w14:paraId="2856BBBC" w14:textId="77777777" w:rsidTr="007B2785">
        <w:tc>
          <w:tcPr>
            <w:tcW w:w="2436" w:type="dxa"/>
            <w:gridSpan w:val="2"/>
            <w:tcBorders>
              <w:bottom w:val="single" w:sz="4" w:space="0" w:color="auto"/>
            </w:tcBorders>
            <w:shd w:val="clear" w:color="auto" w:fill="FFFFFF" w:themeFill="background1"/>
          </w:tcPr>
          <w:p w14:paraId="1D9501E5" w14:textId="77777777" w:rsidR="00F85205" w:rsidRPr="000D21C0" w:rsidRDefault="00F85205" w:rsidP="00F85205">
            <w:pPr>
              <w:rPr>
                <w:b/>
                <w:bCs/>
                <w:color w:val="000000" w:themeColor="text1"/>
                <w:sz w:val="16"/>
                <w:szCs w:val="16"/>
              </w:rPr>
            </w:pPr>
            <w:r w:rsidRPr="000D21C0">
              <w:rPr>
                <w:b/>
                <w:bCs/>
                <w:color w:val="000000" w:themeColor="text1"/>
                <w:sz w:val="16"/>
                <w:szCs w:val="16"/>
              </w:rPr>
              <w:t xml:space="preserve">National Pact </w:t>
            </w:r>
            <w:r w:rsidRPr="000D21C0">
              <w:rPr>
                <w:color w:val="000000" w:themeColor="text1"/>
                <w:sz w:val="16"/>
                <w:szCs w:val="16"/>
              </w:rPr>
              <w:t>(Mali – 1992): agreement aimed at resolving the conflict between the Malian government and Tuareg rebels in North of country, which was partly successful but contained detailed articles on refugee repatriation (no mention of IDPs)</w:t>
            </w:r>
          </w:p>
        </w:tc>
        <w:tc>
          <w:tcPr>
            <w:tcW w:w="6915" w:type="dxa"/>
            <w:tcBorders>
              <w:bottom w:val="single" w:sz="4" w:space="0" w:color="auto"/>
            </w:tcBorders>
            <w:shd w:val="clear" w:color="auto" w:fill="FFFFFF" w:themeFill="background1"/>
          </w:tcPr>
          <w:p w14:paraId="618C49BD" w14:textId="77777777" w:rsidR="00F85205" w:rsidRPr="000D21C0" w:rsidRDefault="00F8520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5DF5CA99"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“Displaced” in the agreement refers to nomadic/ semi-nomadic Tuaregs who were displaced in Mali/ neighboring states</w:t>
            </w:r>
          </w:p>
          <w:p w14:paraId="396A41D9"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1994: Repartition of refugees did not occur in 1994 as planned, because of outbreak of violence which created &gt; 160,000 new refugees</w:t>
            </w:r>
          </w:p>
          <w:p w14:paraId="3C6CFBBF"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1995: UNHCR: 39,022 refugees return</w:t>
            </w:r>
          </w:p>
          <w:p w14:paraId="3C02A707"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1996: 22,000 refs. return</w:t>
            </w:r>
          </w:p>
          <w:p w14:paraId="4CCE8CD0"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1997: 34,496 refs. return</w:t>
            </w:r>
          </w:p>
          <w:p w14:paraId="2AFCD62A"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1998: At this point, 131,780 refs. had returned from Burkina Faso, Algeria, Niger, Senegal, &amp; Mauritania</w:t>
            </w:r>
          </w:p>
          <w:p w14:paraId="5A618625"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 5.045 refs. return between 1999 and 2002</w:t>
            </w:r>
          </w:p>
          <w:p w14:paraId="6F20A470" w14:textId="40B0D17D"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 xml:space="preserve">9. A </w:t>
            </w:r>
            <w:proofErr w:type="spellStart"/>
            <w:r w:rsidRPr="000D21C0">
              <w:rPr>
                <w:rFonts w:eastAsia="Times New Roman"/>
                <w:color w:val="000000" w:themeColor="text1"/>
                <w:sz w:val="16"/>
                <w:szCs w:val="16"/>
              </w:rPr>
              <w:t>programme</w:t>
            </w:r>
            <w:proofErr w:type="spellEnd"/>
            <w:r w:rsidRPr="000D21C0">
              <w:rPr>
                <w:rFonts w:eastAsia="Times New Roman"/>
                <w:color w:val="000000" w:themeColor="text1"/>
                <w:sz w:val="16"/>
                <w:szCs w:val="16"/>
              </w:rPr>
              <w:t xml:space="preserve"> for the repatriation of displaced persons will be prepared before signature of the present Pact. The </w:t>
            </w:r>
            <w:proofErr w:type="spellStart"/>
            <w:r w:rsidRPr="000D21C0">
              <w:rPr>
                <w:rFonts w:eastAsia="Times New Roman"/>
                <w:color w:val="000000" w:themeColor="text1"/>
                <w:sz w:val="16"/>
                <w:szCs w:val="16"/>
              </w:rPr>
              <w:t>programme</w:t>
            </w:r>
            <w:proofErr w:type="spellEnd"/>
            <w:r w:rsidRPr="000D21C0">
              <w:rPr>
                <w:rFonts w:eastAsia="Times New Roman"/>
                <w:color w:val="000000" w:themeColor="text1"/>
                <w:sz w:val="16"/>
                <w:szCs w:val="16"/>
              </w:rPr>
              <w:t xml:space="preserve"> will be started within 60 days of the signing of the Pact, which is to say at the end of the execution of arrangements concerning the ceasefire described in paragraph 7 above, which reads as follows:</w:t>
            </w:r>
          </w:p>
          <w:p w14:paraId="52514C8E"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 xml:space="preserve">Within sixty days following the signature of the Pact, a </w:t>
            </w:r>
            <w:proofErr w:type="spellStart"/>
            <w:r w:rsidRPr="000D21C0">
              <w:rPr>
                <w:rFonts w:eastAsia="Times New Roman"/>
                <w:color w:val="000000" w:themeColor="text1"/>
                <w:sz w:val="16"/>
                <w:szCs w:val="16"/>
              </w:rPr>
              <w:t>programme</w:t>
            </w:r>
            <w:proofErr w:type="spellEnd"/>
            <w:r w:rsidRPr="000D21C0">
              <w:rPr>
                <w:rFonts w:eastAsia="Times New Roman"/>
                <w:color w:val="000000" w:themeColor="text1"/>
                <w:sz w:val="16"/>
                <w:szCs w:val="16"/>
              </w:rPr>
              <w:t xml:space="preserve"> will be put into effect comprised of the following measures:</w:t>
            </w:r>
          </w:p>
          <w:p w14:paraId="13F2C4C5"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 xml:space="preserve">Every effort will be made to ensure that the repatriation </w:t>
            </w:r>
            <w:proofErr w:type="spellStart"/>
            <w:r w:rsidRPr="000D21C0">
              <w:rPr>
                <w:rFonts w:eastAsia="Times New Roman"/>
                <w:color w:val="000000" w:themeColor="text1"/>
                <w:sz w:val="16"/>
                <w:szCs w:val="16"/>
              </w:rPr>
              <w:t>programme</w:t>
            </w:r>
            <w:proofErr w:type="spellEnd"/>
            <w:r w:rsidRPr="000D21C0">
              <w:rPr>
                <w:rFonts w:eastAsia="Times New Roman"/>
                <w:color w:val="000000" w:themeColor="text1"/>
                <w:sz w:val="16"/>
                <w:szCs w:val="16"/>
              </w:rPr>
              <w:t xml:space="preserve"> will be completed within 60 days after its launch.</w:t>
            </w:r>
          </w:p>
          <w:p w14:paraId="63738398"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 xml:space="preserve">10. The repatriation </w:t>
            </w:r>
            <w:proofErr w:type="spellStart"/>
            <w:r w:rsidRPr="000D21C0">
              <w:rPr>
                <w:rFonts w:eastAsia="Times New Roman"/>
                <w:color w:val="000000" w:themeColor="text1"/>
                <w:sz w:val="16"/>
                <w:szCs w:val="16"/>
              </w:rPr>
              <w:t>programme</w:t>
            </w:r>
            <w:proofErr w:type="spellEnd"/>
            <w:r w:rsidRPr="000D21C0">
              <w:rPr>
                <w:rFonts w:eastAsia="Times New Roman"/>
                <w:color w:val="000000" w:themeColor="text1"/>
                <w:sz w:val="16"/>
                <w:szCs w:val="16"/>
              </w:rPr>
              <w:t xml:space="preserve"> will be carried out jointly by the Government and the Movements in collaboration with the authorities of the host countries, together with friendly countries and international humanitarian </w:t>
            </w:r>
            <w:proofErr w:type="spellStart"/>
            <w:r w:rsidRPr="000D21C0">
              <w:rPr>
                <w:rFonts w:eastAsia="Times New Roman"/>
                <w:color w:val="000000" w:themeColor="text1"/>
                <w:sz w:val="16"/>
                <w:szCs w:val="16"/>
              </w:rPr>
              <w:t>organisations</w:t>
            </w:r>
            <w:proofErr w:type="spellEnd"/>
            <w:r w:rsidRPr="000D21C0">
              <w:rPr>
                <w:rFonts w:eastAsia="Times New Roman"/>
                <w:color w:val="000000" w:themeColor="text1"/>
                <w:sz w:val="16"/>
                <w:szCs w:val="16"/>
              </w:rPr>
              <w:t xml:space="preserve"> which will be contacted to this effect.</w:t>
            </w:r>
          </w:p>
          <w:p w14:paraId="00F8A26E" w14:textId="77777777" w:rsidR="00F85205" w:rsidRPr="000D21C0" w:rsidRDefault="00F85205" w:rsidP="00F85205">
            <w:pPr>
              <w:rPr>
                <w:color w:val="000000" w:themeColor="text1"/>
                <w:sz w:val="16"/>
                <w:szCs w:val="16"/>
              </w:rPr>
            </w:pPr>
            <w:r w:rsidRPr="000D21C0">
              <w:rPr>
                <w:color w:val="000000" w:themeColor="text1"/>
                <w:sz w:val="16"/>
                <w:szCs w:val="16"/>
              </w:rPr>
              <w:t>Algeria played outsized role in mediating</w:t>
            </w:r>
          </w:p>
          <w:p w14:paraId="5D7C0876" w14:textId="77777777" w:rsidR="00F85205" w:rsidRPr="000D21C0" w:rsidRDefault="00F85205" w:rsidP="00F85205">
            <w:pPr>
              <w:rPr>
                <w:color w:val="000000" w:themeColor="text1"/>
                <w:sz w:val="16"/>
                <w:szCs w:val="16"/>
              </w:rPr>
            </w:pPr>
          </w:p>
          <w:p w14:paraId="702C50B2" w14:textId="77777777" w:rsidR="00F85205" w:rsidRPr="000D21C0" w:rsidRDefault="00F85205" w:rsidP="00F85205">
            <w:pPr>
              <w:rPr>
                <w:color w:val="000000" w:themeColor="text1"/>
                <w:sz w:val="16"/>
                <w:szCs w:val="16"/>
              </w:rPr>
            </w:pPr>
            <w:r w:rsidRPr="000D21C0">
              <w:rPr>
                <w:color w:val="000000" w:themeColor="text1"/>
                <w:sz w:val="16"/>
                <w:szCs w:val="16"/>
              </w:rPr>
              <w:t>International Observers: representative from organization of African Unity (*today, African Union), France</w:t>
            </w:r>
          </w:p>
          <w:p w14:paraId="08C8D4E5" w14:textId="7A5D810A" w:rsidR="00F85205" w:rsidRPr="000D21C0" w:rsidRDefault="00F85205" w:rsidP="00F85205">
            <w:pPr>
              <w:rPr>
                <w:color w:val="000000" w:themeColor="text1"/>
                <w:sz w:val="16"/>
                <w:szCs w:val="16"/>
              </w:rPr>
            </w:pPr>
            <w:r w:rsidRPr="000D21C0">
              <w:rPr>
                <w:color w:val="000000" w:themeColor="text1"/>
                <w:sz w:val="16"/>
                <w:szCs w:val="16"/>
                <w:shd w:val="clear" w:color="auto" w:fill="FEFEFE"/>
              </w:rPr>
              <w:t>Though the National Pact was signed but many remained doubtful of its ability to secure lasting peace, peace persisted among Tuareg rebels. Even after the signing of the accord, troops continued their attacks on civilians. Yet the repartitions also started and refugees from Algeria and Mauritania started to return to Mali.</w:t>
            </w:r>
          </w:p>
        </w:tc>
        <w:tc>
          <w:tcPr>
            <w:tcW w:w="4394" w:type="dxa"/>
            <w:tcBorders>
              <w:bottom w:val="single" w:sz="4" w:space="0" w:color="auto"/>
            </w:tcBorders>
            <w:shd w:val="clear" w:color="auto" w:fill="FFFFFF" w:themeFill="background1"/>
          </w:tcPr>
          <w:p w14:paraId="218E2164" w14:textId="77777777" w:rsidR="00F85205" w:rsidRPr="000D21C0" w:rsidRDefault="00F85205" w:rsidP="00F85205">
            <w:pPr>
              <w:rPr>
                <w:color w:val="000000" w:themeColor="text1"/>
                <w:sz w:val="16"/>
                <w:szCs w:val="16"/>
              </w:rPr>
            </w:pPr>
          </w:p>
          <w:p w14:paraId="64A3C887" w14:textId="77777777" w:rsidR="00F85205" w:rsidRPr="000D21C0" w:rsidRDefault="00E87061" w:rsidP="00F85205">
            <w:pPr>
              <w:rPr>
                <w:color w:val="000000" w:themeColor="text1"/>
                <w:sz w:val="16"/>
                <w:szCs w:val="16"/>
              </w:rPr>
            </w:pPr>
            <w:hyperlink r:id="rId236" w:history="1">
              <w:r w:rsidR="00F85205" w:rsidRPr="000D21C0">
                <w:rPr>
                  <w:color w:val="000000" w:themeColor="text1"/>
                  <w:sz w:val="16"/>
                  <w:szCs w:val="16"/>
                  <w:u w:val="single"/>
                </w:rPr>
                <w:t>https://peaceaccords.nd.edu/wp-content/accords/Mali_Peace_Accord-proof.pdf</w:t>
              </w:r>
            </w:hyperlink>
            <w:r w:rsidR="00F85205" w:rsidRPr="000D21C0">
              <w:rPr>
                <w:color w:val="000000" w:themeColor="text1"/>
                <w:sz w:val="16"/>
                <w:szCs w:val="16"/>
              </w:rPr>
              <w:t xml:space="preserve"> </w:t>
            </w:r>
          </w:p>
          <w:p w14:paraId="7A50BCA7" w14:textId="77777777" w:rsidR="00F85205" w:rsidRPr="000D21C0" w:rsidRDefault="00F85205" w:rsidP="00F85205">
            <w:pPr>
              <w:rPr>
                <w:color w:val="000000" w:themeColor="text1"/>
                <w:sz w:val="16"/>
                <w:szCs w:val="16"/>
              </w:rPr>
            </w:pPr>
          </w:p>
          <w:p w14:paraId="06625C2A" w14:textId="77777777" w:rsidR="00F85205" w:rsidRPr="000D21C0" w:rsidRDefault="00E87061" w:rsidP="00F85205">
            <w:pPr>
              <w:rPr>
                <w:color w:val="000000" w:themeColor="text1"/>
                <w:sz w:val="16"/>
                <w:szCs w:val="16"/>
              </w:rPr>
            </w:pPr>
            <w:hyperlink r:id="rId237" w:history="1">
              <w:r w:rsidR="00F85205" w:rsidRPr="000D21C0">
                <w:rPr>
                  <w:color w:val="000000" w:themeColor="text1"/>
                  <w:sz w:val="16"/>
                  <w:szCs w:val="16"/>
                  <w:u w:val="single"/>
                </w:rPr>
                <w:t>https://www.unhcr.org/statistics/unhcrstats/4a07e87d6/unhcr-statistical-yearbook-2002.html</w:t>
              </w:r>
            </w:hyperlink>
            <w:r w:rsidR="00F85205" w:rsidRPr="000D21C0">
              <w:rPr>
                <w:color w:val="000000" w:themeColor="text1"/>
                <w:sz w:val="16"/>
                <w:szCs w:val="16"/>
              </w:rPr>
              <w:t xml:space="preserve"> </w:t>
            </w:r>
          </w:p>
          <w:p w14:paraId="067676BA" w14:textId="77777777" w:rsidR="00F85205" w:rsidRPr="000D21C0" w:rsidRDefault="00F85205" w:rsidP="00F85205">
            <w:pPr>
              <w:rPr>
                <w:color w:val="000000" w:themeColor="text1"/>
                <w:sz w:val="16"/>
                <w:szCs w:val="16"/>
              </w:rPr>
            </w:pPr>
          </w:p>
          <w:p w14:paraId="09B56B48" w14:textId="77777777" w:rsidR="00F85205" w:rsidRPr="000D21C0" w:rsidRDefault="00E87061" w:rsidP="00F85205">
            <w:pPr>
              <w:rPr>
                <w:color w:val="000000" w:themeColor="text1"/>
                <w:sz w:val="16"/>
                <w:szCs w:val="16"/>
              </w:rPr>
            </w:pPr>
            <w:hyperlink r:id="rId238" w:history="1">
              <w:r w:rsidR="00F85205" w:rsidRPr="000D21C0">
                <w:rPr>
                  <w:color w:val="000000" w:themeColor="text1"/>
                  <w:sz w:val="16"/>
                  <w:szCs w:val="16"/>
                  <w:u w:val="single"/>
                </w:rPr>
                <w:t>https://www.unhcr.org/us/media/international-refugee-aid-and-social-change-northern-mali-stefan-sperl</w:t>
              </w:r>
            </w:hyperlink>
            <w:r w:rsidR="00F85205" w:rsidRPr="000D21C0">
              <w:rPr>
                <w:color w:val="000000" w:themeColor="text1"/>
                <w:sz w:val="16"/>
                <w:szCs w:val="16"/>
              </w:rPr>
              <w:t xml:space="preserve"> </w:t>
            </w:r>
          </w:p>
          <w:p w14:paraId="0FE154FE" w14:textId="77777777" w:rsidR="00F85205" w:rsidRPr="000D21C0" w:rsidRDefault="00F85205" w:rsidP="00F85205">
            <w:pPr>
              <w:rPr>
                <w:color w:val="000000" w:themeColor="text1"/>
                <w:sz w:val="16"/>
                <w:szCs w:val="16"/>
              </w:rPr>
            </w:pPr>
          </w:p>
          <w:p w14:paraId="528651B7" w14:textId="77777777" w:rsidR="00F85205" w:rsidRPr="000D21C0" w:rsidRDefault="00E87061" w:rsidP="00F85205">
            <w:pPr>
              <w:rPr>
                <w:color w:val="000000" w:themeColor="text1"/>
                <w:sz w:val="16"/>
                <w:szCs w:val="16"/>
              </w:rPr>
            </w:pPr>
            <w:hyperlink r:id="rId239" w:history="1">
              <w:r w:rsidR="00F85205" w:rsidRPr="000D21C0">
                <w:rPr>
                  <w:color w:val="000000" w:themeColor="text1"/>
                  <w:sz w:val="16"/>
                  <w:szCs w:val="16"/>
                  <w:u w:val="single"/>
                </w:rPr>
                <w:t>https://apps.dtic.mil/sti/trecms/pdf/AD1065395.pdf</w:t>
              </w:r>
            </w:hyperlink>
            <w:r w:rsidR="00F85205" w:rsidRPr="000D21C0">
              <w:rPr>
                <w:color w:val="000000" w:themeColor="text1"/>
                <w:sz w:val="16"/>
                <w:szCs w:val="16"/>
              </w:rPr>
              <w:t xml:space="preserve"> </w:t>
            </w:r>
          </w:p>
          <w:p w14:paraId="05F9B13A" w14:textId="77777777" w:rsidR="00F85205" w:rsidRPr="000D21C0" w:rsidRDefault="00F85205" w:rsidP="00F85205">
            <w:pPr>
              <w:rPr>
                <w:color w:val="000000" w:themeColor="text1"/>
                <w:sz w:val="16"/>
                <w:szCs w:val="16"/>
              </w:rPr>
            </w:pPr>
          </w:p>
          <w:p w14:paraId="3F370ED6"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11. The reinsertion of displaced populations and the assistance to victims of all the consequences of the armed conflict in Northern Mali will give rise to the creation of two Funds:</w:t>
            </w:r>
          </w:p>
          <w:p w14:paraId="3E410793"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-a Fund for development and reinsertion, which will support the creation of small and medium-sized industries, and small and medium-sized enterprises, and the insertion of the displaced populations into production systems,</w:t>
            </w:r>
          </w:p>
          <w:p w14:paraId="5FCC7874"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-a Fund for assistance and compensation to civil and military victims of the two parties and their heirs, for all the consequences of the armed conflict. This Fund will compensate as a priority, victims identified by the Independent Commission of Enquiry.</w:t>
            </w:r>
          </w:p>
          <w:p w14:paraId="4235E31E" w14:textId="77777777" w:rsidR="00F85205" w:rsidRPr="000D21C0" w:rsidRDefault="00F85205" w:rsidP="00F85205">
            <w:pPr>
              <w:rPr>
                <w:rFonts w:eastAsiaTheme="majorEastAsia"/>
                <w:b/>
                <w:bCs/>
                <w:color w:val="000000" w:themeColor="text1"/>
                <w:sz w:val="16"/>
                <w:szCs w:val="16"/>
              </w:rPr>
            </w:pPr>
          </w:p>
        </w:tc>
      </w:tr>
      <w:tr w:rsidR="000D21C0" w:rsidRPr="000D21C0" w14:paraId="4CE63FD2" w14:textId="77777777" w:rsidTr="007B2785">
        <w:tc>
          <w:tcPr>
            <w:tcW w:w="2436" w:type="dxa"/>
            <w:gridSpan w:val="2"/>
            <w:tcBorders>
              <w:bottom w:val="single" w:sz="4" w:space="0" w:color="auto"/>
            </w:tcBorders>
            <w:shd w:val="clear" w:color="auto" w:fill="FFFFFF" w:themeFill="background1"/>
          </w:tcPr>
          <w:p w14:paraId="226CD9DD" w14:textId="77777777" w:rsidR="00F85205" w:rsidRPr="000D21C0" w:rsidRDefault="00F85205" w:rsidP="00F85205">
            <w:pPr>
              <w:rPr>
                <w:b/>
                <w:bCs/>
                <w:color w:val="000000" w:themeColor="text1"/>
                <w:sz w:val="16"/>
                <w:szCs w:val="16"/>
              </w:rPr>
            </w:pPr>
            <w:r w:rsidRPr="000D21C0">
              <w:rPr>
                <w:b/>
                <w:bCs/>
                <w:color w:val="000000" w:themeColor="text1"/>
                <w:sz w:val="16"/>
                <w:szCs w:val="16"/>
              </w:rPr>
              <w:t xml:space="preserve">Chapultepec Peace Agreement </w:t>
            </w:r>
            <w:r w:rsidRPr="000D21C0">
              <w:rPr>
                <w:color w:val="000000" w:themeColor="text1"/>
                <w:sz w:val="16"/>
                <w:szCs w:val="16"/>
              </w:rPr>
              <w:t xml:space="preserve">(1992); ended Salvadoran Civil War (1979 – 1992), established peace between Salvadoran Gov. and </w:t>
            </w:r>
            <w:proofErr w:type="spellStart"/>
            <w:r w:rsidRPr="000D21C0">
              <w:rPr>
                <w:color w:val="000000" w:themeColor="text1"/>
                <w:sz w:val="16"/>
                <w:szCs w:val="16"/>
              </w:rPr>
              <w:t>Farabundo</w:t>
            </w:r>
            <w:proofErr w:type="spellEnd"/>
            <w:r w:rsidRPr="000D21C0">
              <w:rPr>
                <w:color w:val="000000" w:themeColor="text1"/>
                <w:sz w:val="16"/>
                <w:szCs w:val="16"/>
              </w:rPr>
              <w:t xml:space="preserve"> Martí National Liberation Front (FMLN, bloc of 5 revolutionary parties; a response to Salvadoran gov. covert killings and authoritarianism)</w:t>
            </w:r>
          </w:p>
        </w:tc>
        <w:tc>
          <w:tcPr>
            <w:tcW w:w="6915" w:type="dxa"/>
            <w:tcBorders>
              <w:bottom w:val="single" w:sz="4" w:space="0" w:color="auto"/>
            </w:tcBorders>
            <w:shd w:val="clear" w:color="auto" w:fill="FFFFFF" w:themeFill="background1"/>
          </w:tcPr>
          <w:p w14:paraId="537037B8" w14:textId="77777777" w:rsidR="00F85205" w:rsidRPr="000D21C0" w:rsidRDefault="00F8520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131667B0"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1992: The Government of El Salvador began to coordinate with neighboring countries for the resettlement of Salvadorian refugees; 250k return from Mexico; 7k in Honduras, 20k in Nicaragua had already begun return</w:t>
            </w:r>
          </w:p>
          <w:p w14:paraId="5D94763F"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1993: 200,000 Salvadoran refugees granted safe-haven in the United States were set to have their temporary protected status expire on 30 June 1993, after President Bush had extended it a year past the prior expiration date of 30 June 1992; A Board of Vigilance composed of representatives of all the political parties was created to advise citizens on problems they encountered in getting voter registration cards</w:t>
            </w:r>
          </w:p>
          <w:p w14:paraId="23892847"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1999: </w:t>
            </w:r>
          </w:p>
          <w:p w14:paraId="5FDAFA04" w14:textId="77777777" w:rsidR="00F85205" w:rsidRPr="000D21C0" w:rsidRDefault="00F85205" w:rsidP="00F85205">
            <w:pPr>
              <w:rPr>
                <w:color w:val="000000" w:themeColor="text1"/>
                <w:sz w:val="16"/>
                <w:szCs w:val="16"/>
                <w:shd w:val="clear" w:color="auto" w:fill="FEFEFE"/>
              </w:rPr>
            </w:pPr>
          </w:p>
          <w:p w14:paraId="6EB65D91" w14:textId="77777777" w:rsidR="00F85205" w:rsidRPr="000D21C0" w:rsidRDefault="00F8520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65307604"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Little information on numbers of IDPs, but issue of land redistribution was salient; gov. soldiers had occupied land, refusing to leave. Lack of land tied to inability to vote, leading to more violence and instability.</w:t>
            </w:r>
          </w:p>
          <w:p w14:paraId="0F2C587D" w14:textId="77777777" w:rsidR="00F85205" w:rsidRPr="000D21C0" w:rsidRDefault="00F85205" w:rsidP="00F85205">
            <w:pPr>
              <w:rPr>
                <w:color w:val="000000" w:themeColor="text1"/>
                <w:sz w:val="16"/>
                <w:szCs w:val="16"/>
                <w:shd w:val="clear" w:color="auto" w:fill="FEFEFE"/>
              </w:rPr>
            </w:pPr>
          </w:p>
          <w:p w14:paraId="334B6F81"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lastRenderedPageBreak/>
              <w:t>Outstanding issues preventing the completion of the programs for land transfer and human settlement transfer were not resolved as of the conclusion of official UN observation on 30 June 1998. However, the IDP resettlement program was relatively successful.</w:t>
            </w:r>
          </w:p>
          <w:p w14:paraId="70017543" w14:textId="77777777" w:rsidR="00F85205" w:rsidRPr="000D21C0" w:rsidRDefault="00F85205" w:rsidP="00F85205">
            <w:pPr>
              <w:rPr>
                <w:color w:val="000000" w:themeColor="text1"/>
                <w:sz w:val="16"/>
                <w:szCs w:val="16"/>
              </w:rPr>
            </w:pPr>
          </w:p>
          <w:p w14:paraId="4BE5C941"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Over 250 maimed FMLN combatants returned from Cuba, where they had been receiving medical treatment</w:t>
            </w:r>
          </w:p>
          <w:p w14:paraId="49668D9E" w14:textId="77777777" w:rsidR="00F85205" w:rsidRPr="000D21C0" w:rsidRDefault="00F85205" w:rsidP="00F85205">
            <w:pPr>
              <w:rPr>
                <w:color w:val="000000" w:themeColor="text1"/>
                <w:sz w:val="16"/>
                <w:szCs w:val="16"/>
                <w:shd w:val="clear" w:color="auto" w:fill="FEFEFE"/>
              </w:rPr>
            </w:pPr>
          </w:p>
          <w:p w14:paraId="7E53B96A"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The Government of El Salvador feared that if all the refugees in the US returned home </w:t>
            </w:r>
            <w:proofErr w:type="spellStart"/>
            <w:r w:rsidRPr="000D21C0">
              <w:rPr>
                <w:color w:val="000000" w:themeColor="text1"/>
                <w:sz w:val="16"/>
                <w:szCs w:val="16"/>
                <w:shd w:val="clear" w:color="auto" w:fill="FEFEFE"/>
              </w:rPr>
              <w:t>en</w:t>
            </w:r>
            <w:proofErr w:type="spellEnd"/>
            <w:r w:rsidRPr="000D21C0">
              <w:rPr>
                <w:color w:val="000000" w:themeColor="text1"/>
                <w:sz w:val="16"/>
                <w:szCs w:val="16"/>
                <w:shd w:val="clear" w:color="auto" w:fill="FEFEFE"/>
              </w:rPr>
              <w:t xml:space="preserve"> masse the economy would not be able to absorb them. The remittances sent to El Salvador from Salvadoran refugees and immigrants in the US made up a large part of the Salvadoran economy as well. The Government actively assisted Salvadorans in the US on temporary protected status visas to extend their stays by applying for political asylum.</w:t>
            </w:r>
          </w:p>
          <w:p w14:paraId="6CFD2199" w14:textId="77777777" w:rsidR="00F85205" w:rsidRPr="000D21C0" w:rsidRDefault="00F85205" w:rsidP="00F85205">
            <w:pPr>
              <w:rPr>
                <w:color w:val="000000" w:themeColor="text1"/>
                <w:sz w:val="16"/>
                <w:szCs w:val="16"/>
                <w:shd w:val="clear" w:color="auto" w:fill="FEFEFE"/>
              </w:rPr>
            </w:pPr>
          </w:p>
          <w:p w14:paraId="45FEE1CB"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In 1999, the US government confirmed plans to allow Salvadoran refugees to apply for permanent residence in the US. The plan applied for those who had entered the US before 1990, and was designed to heed concerns that mass deportations would exacerbate El Salvador’s unemployment problems </w:t>
            </w:r>
          </w:p>
          <w:p w14:paraId="5E290249" w14:textId="77777777" w:rsidR="00F85205" w:rsidRPr="000D21C0" w:rsidRDefault="00F85205" w:rsidP="00F85205">
            <w:pPr>
              <w:rPr>
                <w:color w:val="000000" w:themeColor="text1"/>
                <w:sz w:val="16"/>
                <w:szCs w:val="16"/>
                <w:shd w:val="clear" w:color="auto" w:fill="FEFEFE"/>
              </w:rPr>
            </w:pPr>
          </w:p>
          <w:p w14:paraId="2DC0AB16"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The Government made an agreement with the UN Fund for Population Activities (UNFPA) to share information on displaced persons and analyze the needs of approximately 7,000 former FMLN combatants gathered in designated areas according to the demobilization plan. The World Food Program was also authorized to provide assistance</w:t>
            </w:r>
          </w:p>
          <w:p w14:paraId="0DC3DE8B" w14:textId="664986AE" w:rsidR="00F85205" w:rsidRPr="000D21C0" w:rsidRDefault="00F85205" w:rsidP="00F85205">
            <w:pPr>
              <w:rPr>
                <w:color w:val="000000" w:themeColor="text1"/>
                <w:sz w:val="16"/>
                <w:szCs w:val="16"/>
              </w:rPr>
            </w:pPr>
            <w:r w:rsidRPr="000D21C0">
              <w:rPr>
                <w:color w:val="000000" w:themeColor="text1"/>
                <w:sz w:val="16"/>
                <w:szCs w:val="16"/>
              </w:rPr>
              <w:t>Mexico</w:t>
            </w:r>
          </w:p>
          <w:p w14:paraId="2E3D26EF" w14:textId="77777777" w:rsidR="00F85205" w:rsidRPr="000D21C0" w:rsidRDefault="00F85205" w:rsidP="00F85205">
            <w:pPr>
              <w:rPr>
                <w:color w:val="000000" w:themeColor="text1"/>
                <w:sz w:val="16"/>
                <w:szCs w:val="16"/>
              </w:rPr>
            </w:pPr>
          </w:p>
          <w:p w14:paraId="7B0B5E49" w14:textId="77777777" w:rsidR="00F85205" w:rsidRPr="000D21C0" w:rsidRDefault="00F85205" w:rsidP="00F85205">
            <w:pPr>
              <w:rPr>
                <w:color w:val="000000" w:themeColor="text1"/>
                <w:sz w:val="16"/>
                <w:szCs w:val="16"/>
              </w:rPr>
            </w:pPr>
            <w:r w:rsidRPr="000D21C0">
              <w:rPr>
                <w:color w:val="000000" w:themeColor="text1"/>
                <w:sz w:val="16"/>
                <w:szCs w:val="16"/>
              </w:rPr>
              <w:t>UN (Alvaro de Soto, Peruvian diplomat, acting as chief mediator)</w:t>
            </w:r>
          </w:p>
          <w:p w14:paraId="7E2D10F3" w14:textId="77777777" w:rsidR="00F85205" w:rsidRPr="000D21C0" w:rsidRDefault="00F85205" w:rsidP="00F85205">
            <w:pPr>
              <w:rPr>
                <w:color w:val="000000" w:themeColor="text1"/>
                <w:sz w:val="16"/>
                <w:szCs w:val="16"/>
              </w:rPr>
            </w:pPr>
          </w:p>
          <w:p w14:paraId="16E0DF5E" w14:textId="77777777" w:rsidR="00F85205" w:rsidRPr="000D21C0" w:rsidRDefault="00F85205" w:rsidP="00F85205">
            <w:pPr>
              <w:rPr>
                <w:color w:val="000000" w:themeColor="text1"/>
                <w:sz w:val="16"/>
                <w:szCs w:val="16"/>
              </w:rPr>
            </w:pPr>
            <w:r w:rsidRPr="000D21C0">
              <w:rPr>
                <w:color w:val="000000" w:themeColor="text1"/>
                <w:sz w:val="16"/>
                <w:szCs w:val="16"/>
              </w:rPr>
              <w:t>Supported by US, Spain, Venezuela, Colombia, various Central American states</w:t>
            </w:r>
          </w:p>
          <w:p w14:paraId="5F6AA09E" w14:textId="21F032FD" w:rsidR="00F85205" w:rsidRPr="000D21C0" w:rsidRDefault="00F85205" w:rsidP="00F85205">
            <w:pPr>
              <w:rPr>
                <w:color w:val="000000" w:themeColor="text1"/>
                <w:sz w:val="16"/>
                <w:szCs w:val="16"/>
              </w:rPr>
            </w:pPr>
            <w:r w:rsidRPr="000D21C0">
              <w:rPr>
                <w:color w:val="000000" w:themeColor="text1"/>
                <w:sz w:val="16"/>
                <w:szCs w:val="16"/>
              </w:rPr>
              <w:t>For FMLN fighters,</w:t>
            </w:r>
          </w:p>
          <w:p w14:paraId="18A0C583"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seemed many either did not wish to return, or were too uncertain about the peace process to return before it was complete</w:t>
            </w:r>
          </w:p>
          <w:p w14:paraId="6AC5EC95" w14:textId="77777777" w:rsidR="00F85205" w:rsidRPr="000D21C0" w:rsidRDefault="00F85205" w:rsidP="00F85205">
            <w:pPr>
              <w:rPr>
                <w:color w:val="000000" w:themeColor="text1"/>
                <w:sz w:val="16"/>
                <w:szCs w:val="16"/>
                <w:shd w:val="clear" w:color="auto" w:fill="FEFEFE"/>
              </w:rPr>
            </w:pPr>
          </w:p>
          <w:p w14:paraId="46120099"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500,000 Salvadorans were in the US without documentation and argued that conditions were still too unstable in El Salvador to repatriate such large numbers of persons </w:t>
            </w:r>
            <w:proofErr w:type="spellStart"/>
            <w:r w:rsidRPr="000D21C0">
              <w:rPr>
                <w:color w:val="000000" w:themeColor="text1"/>
                <w:sz w:val="16"/>
                <w:szCs w:val="16"/>
                <w:shd w:val="clear" w:color="auto" w:fill="FEFEFE"/>
              </w:rPr>
              <w:t>en</w:t>
            </w:r>
            <w:proofErr w:type="spellEnd"/>
            <w:r w:rsidRPr="000D21C0">
              <w:rPr>
                <w:color w:val="000000" w:themeColor="text1"/>
                <w:sz w:val="16"/>
                <w:szCs w:val="16"/>
                <w:shd w:val="clear" w:color="auto" w:fill="FEFEFE"/>
              </w:rPr>
              <w:t xml:space="preserve"> masse</w:t>
            </w:r>
          </w:p>
          <w:p w14:paraId="3BADB9C9" w14:textId="77777777" w:rsidR="00F85205" w:rsidRPr="000D21C0" w:rsidRDefault="00F85205" w:rsidP="00F85205">
            <w:pPr>
              <w:rPr>
                <w:color w:val="000000" w:themeColor="text1"/>
                <w:sz w:val="16"/>
                <w:szCs w:val="16"/>
              </w:rPr>
            </w:pPr>
            <w:r w:rsidRPr="000D21C0">
              <w:rPr>
                <w:color w:val="000000" w:themeColor="text1"/>
                <w:sz w:val="16"/>
                <w:szCs w:val="16"/>
                <w:shd w:val="clear" w:color="auto" w:fill="FEFEFE"/>
              </w:rPr>
              <w:t>Despite important improvements made by the Supreme Electoral Tribunal, many discrepancies persisted in the registration records. The Supreme Electoral Tribunal did not meet the deadline in early 1994 for issuing registration cards after the push to register as many voters as possible</w:t>
            </w:r>
          </w:p>
        </w:tc>
        <w:tc>
          <w:tcPr>
            <w:tcW w:w="4394" w:type="dxa"/>
            <w:tcBorders>
              <w:bottom w:val="single" w:sz="4" w:space="0" w:color="auto"/>
            </w:tcBorders>
            <w:shd w:val="clear" w:color="auto" w:fill="FFFFFF" w:themeFill="background1"/>
          </w:tcPr>
          <w:p w14:paraId="177C4E7A" w14:textId="77777777" w:rsidR="00F85205" w:rsidRPr="000D21C0" w:rsidRDefault="00E87061" w:rsidP="00F85205">
            <w:pPr>
              <w:rPr>
                <w:color w:val="000000" w:themeColor="text1"/>
                <w:sz w:val="16"/>
                <w:szCs w:val="16"/>
              </w:rPr>
            </w:pPr>
            <w:hyperlink r:id="rId240" w:history="1">
              <w:r w:rsidR="00F85205" w:rsidRPr="000D21C0">
                <w:rPr>
                  <w:color w:val="000000" w:themeColor="text1"/>
                  <w:sz w:val="16"/>
                  <w:szCs w:val="16"/>
                  <w:u w:val="single"/>
                </w:rPr>
                <w:t>https://peaceaccords.nd.edu/wp-content/accords/Chapultepec_Peace_Agreement_16_January_1992.pdf</w:t>
              </w:r>
            </w:hyperlink>
            <w:r w:rsidR="00F85205" w:rsidRPr="000D21C0">
              <w:rPr>
                <w:color w:val="000000" w:themeColor="text1"/>
                <w:sz w:val="16"/>
                <w:szCs w:val="16"/>
              </w:rPr>
              <w:t xml:space="preserve"> </w:t>
            </w:r>
          </w:p>
          <w:p w14:paraId="16DB559F" w14:textId="77777777" w:rsidR="00F85205" w:rsidRPr="000D21C0" w:rsidRDefault="00F85205" w:rsidP="00F85205">
            <w:pPr>
              <w:rPr>
                <w:color w:val="000000" w:themeColor="text1"/>
                <w:sz w:val="16"/>
                <w:szCs w:val="16"/>
              </w:rPr>
            </w:pPr>
          </w:p>
          <w:p w14:paraId="77706A2F" w14:textId="77777777" w:rsidR="00F85205" w:rsidRPr="000D21C0" w:rsidRDefault="00E87061" w:rsidP="00F85205">
            <w:pPr>
              <w:rPr>
                <w:color w:val="000000" w:themeColor="text1"/>
                <w:sz w:val="16"/>
                <w:szCs w:val="16"/>
              </w:rPr>
            </w:pPr>
            <w:hyperlink r:id="rId241" w:history="1">
              <w:r w:rsidR="00F85205" w:rsidRPr="000D21C0">
                <w:rPr>
                  <w:color w:val="000000" w:themeColor="text1"/>
                  <w:sz w:val="16"/>
                  <w:szCs w:val="16"/>
                  <w:u w:val="single"/>
                </w:rPr>
                <w:t>https://documents-dds-ny.un.org/doc/UNDOC/GEN/N94/080/49/PDF/N9408049.pdf?OpenElement</w:t>
              </w:r>
            </w:hyperlink>
            <w:r w:rsidR="00F85205" w:rsidRPr="000D21C0">
              <w:rPr>
                <w:color w:val="000000" w:themeColor="text1"/>
                <w:sz w:val="16"/>
                <w:szCs w:val="16"/>
              </w:rPr>
              <w:t xml:space="preserve"> </w:t>
            </w:r>
          </w:p>
          <w:p w14:paraId="2EA67A79" w14:textId="77777777" w:rsidR="00F85205" w:rsidRPr="000D21C0" w:rsidRDefault="00F85205" w:rsidP="00F85205">
            <w:pPr>
              <w:rPr>
                <w:color w:val="000000" w:themeColor="text1"/>
                <w:sz w:val="16"/>
                <w:szCs w:val="16"/>
              </w:rPr>
            </w:pPr>
          </w:p>
          <w:p w14:paraId="38BB7977"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AGREEMENT ON HUMAN RIGHTS (aka San Jose Agreement, 26 July 1990)</w:t>
            </w:r>
          </w:p>
          <w:p w14:paraId="0B2F8DAB"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I. Respect for and Guarantee of Human Rights</w:t>
            </w:r>
          </w:p>
          <w:p w14:paraId="3A5A9EE1"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7. Displaced persons and returnees shall be provided with the identity documents required by law and shall be guaranteed freedom of movement. They shall also be guaranteed the freedom to carry on their economic activities and to exercise their political and social rights within the framework of the country’s institutions</w:t>
            </w:r>
          </w:p>
          <w:p w14:paraId="418DFBB3"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CHAPULTEPEC AGREEMENT (16 January 1992)</w:t>
            </w:r>
          </w:p>
          <w:p w14:paraId="7EFDD352"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lastRenderedPageBreak/>
              <w:t>Chapter VI: Political Participation by FMLN</w:t>
            </w:r>
          </w:p>
          <w:p w14:paraId="6AA0F410"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3. Full guarantees and security for the return of exiles, war-wounded and other persons currently outside the country for reasons related to the armed conflict.</w:t>
            </w:r>
          </w:p>
          <w:p w14:paraId="3BBFECA5" w14:textId="77777777" w:rsidR="00F85205" w:rsidRPr="000D21C0" w:rsidRDefault="00F85205" w:rsidP="00F85205">
            <w:pPr>
              <w:rPr>
                <w:rFonts w:eastAsiaTheme="majorEastAsia"/>
                <w:b/>
                <w:bCs/>
                <w:color w:val="000000" w:themeColor="text1"/>
                <w:sz w:val="16"/>
                <w:szCs w:val="16"/>
              </w:rPr>
            </w:pPr>
          </w:p>
        </w:tc>
      </w:tr>
      <w:tr w:rsidR="000D21C0" w:rsidRPr="000D21C0" w14:paraId="78C9ED1A" w14:textId="77777777" w:rsidTr="007B2785">
        <w:tc>
          <w:tcPr>
            <w:tcW w:w="2436" w:type="dxa"/>
            <w:gridSpan w:val="2"/>
            <w:tcBorders>
              <w:bottom w:val="single" w:sz="4" w:space="0" w:color="auto"/>
            </w:tcBorders>
            <w:shd w:val="clear" w:color="auto" w:fill="FFFFFF" w:themeFill="background1"/>
          </w:tcPr>
          <w:p w14:paraId="382B38E0" w14:textId="6B2E83B8" w:rsidR="00F85205" w:rsidRPr="000D21C0" w:rsidRDefault="00F85205" w:rsidP="00F85205">
            <w:pPr>
              <w:rPr>
                <w:color w:val="000000" w:themeColor="text1"/>
                <w:sz w:val="16"/>
                <w:szCs w:val="16"/>
              </w:rPr>
            </w:pPr>
            <w:r w:rsidRPr="000D21C0">
              <w:rPr>
                <w:b/>
                <w:bCs/>
                <w:color w:val="000000" w:themeColor="text1"/>
                <w:sz w:val="16"/>
                <w:szCs w:val="16"/>
              </w:rPr>
              <w:lastRenderedPageBreak/>
              <w:t>Sochi Agreement (aka, Agreement on Principles of Settlement of the Georgian-Ossetian Conflict)</w:t>
            </w:r>
            <w:r w:rsidRPr="000D21C0">
              <w:rPr>
                <w:color w:val="000000" w:themeColor="text1"/>
                <w:sz w:val="16"/>
                <w:szCs w:val="16"/>
              </w:rPr>
              <w:t xml:space="preserve"> (1992); (Georgia &amp; Ossetia) </w:t>
            </w:r>
          </w:p>
        </w:tc>
        <w:tc>
          <w:tcPr>
            <w:tcW w:w="6915" w:type="dxa"/>
            <w:tcBorders>
              <w:bottom w:val="single" w:sz="4" w:space="0" w:color="auto"/>
            </w:tcBorders>
            <w:shd w:val="clear" w:color="auto" w:fill="FFFFFF" w:themeFill="background1"/>
          </w:tcPr>
          <w:p w14:paraId="54EB0416" w14:textId="77777777" w:rsidR="00F85205" w:rsidRPr="000D21C0" w:rsidRDefault="00F85205" w:rsidP="00F85205">
            <w:pPr>
              <w:rPr>
                <w:color w:val="000000" w:themeColor="text1"/>
                <w:sz w:val="16"/>
                <w:szCs w:val="16"/>
              </w:rPr>
            </w:pPr>
            <w:r w:rsidRPr="000D21C0">
              <w:rPr>
                <w:color w:val="000000" w:themeColor="text1"/>
                <w:sz w:val="16"/>
                <w:szCs w:val="16"/>
              </w:rPr>
              <w:t xml:space="preserve">Attempted end of Abkhazia-Georgia Conflict; In 1978, protests against the </w:t>
            </w:r>
            <w:proofErr w:type="spellStart"/>
            <w:r w:rsidRPr="000D21C0">
              <w:rPr>
                <w:color w:val="000000" w:themeColor="text1"/>
                <w:sz w:val="16"/>
                <w:szCs w:val="16"/>
              </w:rPr>
              <w:t>Georgianization</w:t>
            </w:r>
            <w:proofErr w:type="spellEnd"/>
            <w:r w:rsidRPr="000D21C0">
              <w:rPr>
                <w:color w:val="000000" w:themeColor="text1"/>
                <w:sz w:val="16"/>
                <w:szCs w:val="16"/>
              </w:rPr>
              <w:t xml:space="preserve"> of Abkhazia emerged from Abkhaz intellectuals. Towards the end of the 1980s, both Georgian and Abkhaz nationalists demanded independence from the Soviet Union. Within Georgia the conflict was exacerbated following conflict in South Ossetia from 1989 onwards in addition to political strife between the supporters of the ousted president, </w:t>
            </w:r>
            <w:proofErr w:type="spellStart"/>
            <w:r w:rsidRPr="000D21C0">
              <w:rPr>
                <w:color w:val="000000" w:themeColor="text1"/>
                <w:sz w:val="16"/>
                <w:szCs w:val="16"/>
              </w:rPr>
              <w:t>Zviad</w:t>
            </w:r>
            <w:proofErr w:type="spellEnd"/>
            <w:r w:rsidRPr="000D21C0">
              <w:rPr>
                <w:color w:val="000000" w:themeColor="text1"/>
                <w:sz w:val="16"/>
                <w:szCs w:val="16"/>
              </w:rPr>
              <w:t xml:space="preserve"> </w:t>
            </w:r>
            <w:proofErr w:type="spellStart"/>
            <w:r w:rsidRPr="000D21C0">
              <w:rPr>
                <w:color w:val="000000" w:themeColor="text1"/>
                <w:sz w:val="16"/>
                <w:szCs w:val="16"/>
              </w:rPr>
              <w:t>Gamsakurdia</w:t>
            </w:r>
            <w:proofErr w:type="spellEnd"/>
            <w:r w:rsidRPr="000D21C0">
              <w:rPr>
                <w:color w:val="000000" w:themeColor="text1"/>
                <w:sz w:val="16"/>
                <w:szCs w:val="16"/>
              </w:rPr>
              <w:t>, and the post-coup government led by Eduard Shevardnadze. The formation of ethnic militias and increased attacks on civilians escalated on both sides and in December 1990 a state of emergency and an economic blockade were declared. The Sochi agreement (1992) established a ceasefire and security corridor, as well as divided the territory between Georgian and Ossetian administration.</w:t>
            </w:r>
          </w:p>
          <w:p w14:paraId="00D4289D" w14:textId="77777777" w:rsidR="00F85205" w:rsidRPr="000D21C0" w:rsidRDefault="00F85205" w:rsidP="00F85205">
            <w:pPr>
              <w:rPr>
                <w:color w:val="000000" w:themeColor="text1"/>
                <w:sz w:val="16"/>
                <w:szCs w:val="16"/>
              </w:rPr>
            </w:pPr>
          </w:p>
          <w:p w14:paraId="517BBD90" w14:textId="57089F4D" w:rsidR="00F85205" w:rsidRPr="000D21C0" w:rsidRDefault="00F85205" w:rsidP="00F85205">
            <w:pPr>
              <w:rPr>
                <w:color w:val="000000" w:themeColor="text1"/>
                <w:sz w:val="16"/>
                <w:szCs w:val="16"/>
              </w:rPr>
            </w:pPr>
            <w:r w:rsidRPr="000D21C0">
              <w:rPr>
                <w:color w:val="000000" w:themeColor="text1"/>
                <w:sz w:val="16"/>
                <w:szCs w:val="16"/>
              </w:rPr>
              <w:t>Page 2, Have agreed upon the following:</w:t>
            </w:r>
            <w:r w:rsidRPr="000D21C0">
              <w:rPr>
                <w:color w:val="000000" w:themeColor="text1"/>
                <w:sz w:val="16"/>
                <w:szCs w:val="16"/>
              </w:rPr>
              <w:br/>
              <w:t>... Article 4</w:t>
            </w:r>
            <w:r w:rsidRPr="000D21C0">
              <w:rPr>
                <w:color w:val="000000" w:themeColor="text1"/>
                <w:sz w:val="16"/>
                <w:szCs w:val="16"/>
              </w:rPr>
              <w:br/>
              <w:t>The Parties shall start immediately negotiations on economic restoration of the regions located in the conflict zone and creation of proper conditions for return of refugees.</w:t>
            </w:r>
          </w:p>
          <w:p w14:paraId="6E4B4A37" w14:textId="63ABD0F2" w:rsidR="00F85205" w:rsidRPr="000D21C0" w:rsidRDefault="00F85205" w:rsidP="00F85205">
            <w:pPr>
              <w:rPr>
                <w:color w:val="000000" w:themeColor="text1"/>
                <w:sz w:val="16"/>
                <w:szCs w:val="16"/>
              </w:rPr>
            </w:pPr>
            <w:r w:rsidRPr="000D21C0">
              <w:rPr>
                <w:color w:val="000000" w:themeColor="text1"/>
                <w:sz w:val="16"/>
                <w:szCs w:val="16"/>
              </w:rPr>
              <w:t>Russia (Yeltsin)</w:t>
            </w:r>
          </w:p>
          <w:p w14:paraId="596B1D69" w14:textId="77777777" w:rsidR="00F85205" w:rsidRPr="000D21C0" w:rsidRDefault="00F85205" w:rsidP="00F85205">
            <w:pPr>
              <w:rPr>
                <w:color w:val="000000" w:themeColor="text1"/>
                <w:sz w:val="16"/>
                <w:szCs w:val="16"/>
              </w:rPr>
            </w:pPr>
          </w:p>
          <w:p w14:paraId="1F9CF691" w14:textId="77777777" w:rsidR="00F85205" w:rsidRPr="000D21C0" w:rsidRDefault="00F85205" w:rsidP="00F85205">
            <w:pPr>
              <w:rPr>
                <w:color w:val="000000" w:themeColor="text1"/>
                <w:sz w:val="16"/>
                <w:szCs w:val="16"/>
              </w:rPr>
            </w:pPr>
            <w:r w:rsidRPr="000D21C0">
              <w:rPr>
                <w:color w:val="000000" w:themeColor="text1"/>
                <w:sz w:val="16"/>
                <w:szCs w:val="16"/>
              </w:rPr>
              <w:t>Georgia (Shevardnadze)</w:t>
            </w:r>
          </w:p>
          <w:p w14:paraId="36B4E078" w14:textId="7D5421AD" w:rsidR="00F85205" w:rsidRPr="000D21C0" w:rsidRDefault="00F85205" w:rsidP="00F85205">
            <w:pPr>
              <w:rPr>
                <w:color w:val="000000" w:themeColor="text1"/>
                <w:sz w:val="16"/>
                <w:szCs w:val="16"/>
              </w:rPr>
            </w:pPr>
            <w:r w:rsidRPr="000D21C0">
              <w:rPr>
                <w:color w:val="000000" w:themeColor="text1"/>
                <w:sz w:val="16"/>
                <w:szCs w:val="16"/>
              </w:rPr>
              <w:t xml:space="preserve">Relations deteriorated drastically in April 2008, and following shelling of Georgian villages on August 1, the Georgian military responded in force retaking most of Tskhinvali by August 7. Russian forces intervened on behalf of Ossetian separatists and after retaking </w:t>
            </w:r>
            <w:proofErr w:type="spellStart"/>
            <w:r w:rsidRPr="000D21C0">
              <w:rPr>
                <w:color w:val="000000" w:themeColor="text1"/>
                <w:sz w:val="16"/>
                <w:szCs w:val="16"/>
              </w:rPr>
              <w:t>Tskihvali</w:t>
            </w:r>
            <w:proofErr w:type="spellEnd"/>
            <w:r w:rsidRPr="000D21C0">
              <w:rPr>
                <w:color w:val="000000" w:themeColor="text1"/>
                <w:sz w:val="16"/>
                <w:szCs w:val="16"/>
              </w:rPr>
              <w:t xml:space="preserve">, opened another front in the </w:t>
            </w:r>
            <w:proofErr w:type="spellStart"/>
            <w:r w:rsidRPr="000D21C0">
              <w:rPr>
                <w:color w:val="000000" w:themeColor="text1"/>
                <w:sz w:val="16"/>
                <w:szCs w:val="16"/>
              </w:rPr>
              <w:t>Kordori</w:t>
            </w:r>
            <w:proofErr w:type="spellEnd"/>
            <w:r w:rsidRPr="000D21C0">
              <w:rPr>
                <w:color w:val="000000" w:themeColor="text1"/>
                <w:sz w:val="16"/>
                <w:szCs w:val="16"/>
              </w:rPr>
              <w:t xml:space="preserve"> Gorge. A ceasefire was brokered on August 12, and the Kremlin declared its recognition of the territories of South Ossetia and Abkhazia on August 26. Russian forces have since strengthened their military presence in those regions in violation of the ceasefire.</w:t>
            </w:r>
          </w:p>
        </w:tc>
        <w:tc>
          <w:tcPr>
            <w:tcW w:w="4394" w:type="dxa"/>
            <w:tcBorders>
              <w:bottom w:val="single" w:sz="4" w:space="0" w:color="auto"/>
            </w:tcBorders>
            <w:shd w:val="clear" w:color="auto" w:fill="FFFFFF" w:themeFill="background1"/>
          </w:tcPr>
          <w:p w14:paraId="66EF91CF" w14:textId="77777777" w:rsidR="00F85205" w:rsidRPr="000D21C0" w:rsidRDefault="00E87061" w:rsidP="00F85205">
            <w:pPr>
              <w:rPr>
                <w:color w:val="000000" w:themeColor="text1"/>
                <w:sz w:val="16"/>
                <w:szCs w:val="16"/>
              </w:rPr>
            </w:pPr>
            <w:hyperlink r:id="rId242" w:history="1">
              <w:r w:rsidR="00F85205" w:rsidRPr="000D21C0">
                <w:rPr>
                  <w:color w:val="000000" w:themeColor="text1"/>
                  <w:sz w:val="16"/>
                  <w:szCs w:val="16"/>
                  <w:u w:val="single"/>
                </w:rPr>
                <w:t>https://www.peaceagreements.org/viewmasterdocument/1699</w:t>
              </w:r>
            </w:hyperlink>
            <w:r w:rsidR="00F85205" w:rsidRPr="000D21C0">
              <w:rPr>
                <w:color w:val="000000" w:themeColor="text1"/>
                <w:sz w:val="16"/>
                <w:szCs w:val="16"/>
              </w:rPr>
              <w:t xml:space="preserve"> </w:t>
            </w:r>
          </w:p>
          <w:p w14:paraId="0FB99A94" w14:textId="77777777" w:rsidR="00F85205" w:rsidRPr="000D21C0" w:rsidRDefault="00F85205" w:rsidP="00F85205">
            <w:pPr>
              <w:rPr>
                <w:color w:val="000000" w:themeColor="text1"/>
                <w:sz w:val="16"/>
                <w:szCs w:val="16"/>
              </w:rPr>
            </w:pPr>
          </w:p>
          <w:p w14:paraId="69B92183" w14:textId="6626C821" w:rsidR="00F85205" w:rsidRPr="000D21C0" w:rsidRDefault="00E87061" w:rsidP="00F85205">
            <w:pPr>
              <w:rPr>
                <w:color w:val="000000" w:themeColor="text1"/>
                <w:sz w:val="16"/>
                <w:szCs w:val="16"/>
              </w:rPr>
            </w:pPr>
            <w:hyperlink r:id="rId243" w:history="1">
              <w:r w:rsidR="00F85205" w:rsidRPr="000D21C0">
                <w:rPr>
                  <w:color w:val="000000" w:themeColor="text1"/>
                  <w:sz w:val="16"/>
                  <w:szCs w:val="16"/>
                  <w:u w:val="single"/>
                </w:rPr>
                <w:t>https://www.peaceagreements.org/view/1699/Agreement%20on%20Principles%20of%20Settlement%20of%20the%20Georgian-Ossetian%20Conflict%20(Sochi%20Agreement)</w:t>
              </w:r>
            </w:hyperlink>
            <w:r w:rsidR="00F85205" w:rsidRPr="000D21C0">
              <w:rPr>
                <w:color w:val="000000" w:themeColor="text1"/>
                <w:sz w:val="16"/>
                <w:szCs w:val="16"/>
              </w:rPr>
              <w:t xml:space="preserve"> </w:t>
            </w:r>
          </w:p>
          <w:p w14:paraId="78D8838F" w14:textId="77777777" w:rsidR="00F85205" w:rsidRPr="000D21C0" w:rsidRDefault="00F85205" w:rsidP="00F85205">
            <w:pPr>
              <w:rPr>
                <w:color w:val="000000" w:themeColor="text1"/>
                <w:sz w:val="16"/>
                <w:szCs w:val="16"/>
              </w:rPr>
            </w:pPr>
          </w:p>
          <w:p w14:paraId="061A4EFA" w14:textId="5E6BD437" w:rsidR="00F85205" w:rsidRPr="000D21C0" w:rsidRDefault="00F85205" w:rsidP="00F85205">
            <w:pPr>
              <w:rPr>
                <w:color w:val="000000" w:themeColor="text1"/>
                <w:sz w:val="16"/>
                <w:szCs w:val="16"/>
              </w:rPr>
            </w:pPr>
            <w:r w:rsidRPr="000D21C0">
              <w:rPr>
                <w:color w:val="000000" w:themeColor="text1"/>
                <w:sz w:val="16"/>
                <w:szCs w:val="16"/>
              </w:rPr>
              <w:t xml:space="preserve">Followed-up by 1992 Final Document of the Moscow Meeting </w:t>
            </w:r>
            <w:hyperlink r:id="rId244" w:history="1">
              <w:r w:rsidRPr="000D21C0">
                <w:rPr>
                  <w:color w:val="000000" w:themeColor="text1"/>
                  <w:sz w:val="16"/>
                  <w:szCs w:val="16"/>
                  <w:u w:val="single"/>
                </w:rPr>
                <w:t>(Moscow Ceasefire)</w:t>
              </w:r>
            </w:hyperlink>
          </w:p>
          <w:p w14:paraId="3A546EB0" w14:textId="77777777" w:rsidR="00F85205" w:rsidRPr="000D21C0" w:rsidRDefault="00F85205" w:rsidP="00F85205">
            <w:pPr>
              <w:rPr>
                <w:color w:val="000000" w:themeColor="text1"/>
                <w:sz w:val="16"/>
                <w:szCs w:val="16"/>
              </w:rPr>
            </w:pPr>
            <w:r w:rsidRPr="000D21C0">
              <w:rPr>
                <w:color w:val="000000" w:themeColor="text1"/>
                <w:sz w:val="16"/>
                <w:szCs w:val="16"/>
              </w:rPr>
              <w:t>Link to document here:</w:t>
            </w:r>
          </w:p>
          <w:p w14:paraId="542733AC" w14:textId="77777777" w:rsidR="00F85205" w:rsidRPr="000D21C0" w:rsidRDefault="00E87061" w:rsidP="00F85205">
            <w:pPr>
              <w:rPr>
                <w:color w:val="000000" w:themeColor="text1"/>
                <w:sz w:val="16"/>
                <w:szCs w:val="16"/>
              </w:rPr>
            </w:pPr>
            <w:hyperlink r:id="rId245" w:history="1">
              <w:r w:rsidR="00F85205" w:rsidRPr="000D21C0">
                <w:rPr>
                  <w:color w:val="000000" w:themeColor="text1"/>
                  <w:sz w:val="16"/>
                  <w:szCs w:val="16"/>
                  <w:u w:val="single"/>
                </w:rPr>
                <w:t>https://www.peaceagreements.org/viewmasterdocument/10</w:t>
              </w:r>
            </w:hyperlink>
            <w:r w:rsidR="00F85205" w:rsidRPr="000D21C0">
              <w:rPr>
                <w:color w:val="000000" w:themeColor="text1"/>
                <w:sz w:val="16"/>
                <w:szCs w:val="16"/>
              </w:rPr>
              <w:t xml:space="preserve"> </w:t>
            </w:r>
          </w:p>
          <w:p w14:paraId="7EF6303D" w14:textId="77777777" w:rsidR="00F85205" w:rsidRPr="000D21C0" w:rsidRDefault="00F85205" w:rsidP="00F85205">
            <w:pPr>
              <w:rPr>
                <w:color w:val="000000" w:themeColor="text1"/>
                <w:sz w:val="16"/>
                <w:szCs w:val="16"/>
              </w:rPr>
            </w:pPr>
          </w:p>
          <w:p w14:paraId="45A57D6F" w14:textId="77777777" w:rsidR="00F85205" w:rsidRPr="000D21C0" w:rsidRDefault="00F85205" w:rsidP="00F85205">
            <w:pPr>
              <w:rPr>
                <w:color w:val="000000" w:themeColor="text1"/>
                <w:sz w:val="16"/>
                <w:szCs w:val="16"/>
              </w:rPr>
            </w:pPr>
            <w:r w:rsidRPr="000D21C0">
              <w:rPr>
                <w:color w:val="000000" w:themeColor="text1"/>
                <w:sz w:val="16"/>
                <w:szCs w:val="16"/>
              </w:rPr>
              <w:t xml:space="preserve">In 1993, another follow-up with </w:t>
            </w:r>
            <w:hyperlink r:id="rId246" w:history="1">
              <w:r w:rsidRPr="000D21C0">
                <w:rPr>
                  <w:color w:val="000000" w:themeColor="text1"/>
                  <w:sz w:val="16"/>
                  <w:szCs w:val="16"/>
                  <w:u w:val="single"/>
                </w:rPr>
                <w:t>Protocol of Negotiations</w:t>
              </w:r>
            </w:hyperlink>
          </w:p>
        </w:tc>
      </w:tr>
      <w:tr w:rsidR="000D21C0" w:rsidRPr="000D21C0" w14:paraId="3C478E70" w14:textId="77777777" w:rsidTr="007B2785">
        <w:trPr>
          <w:trHeight w:val="79"/>
        </w:trPr>
        <w:tc>
          <w:tcPr>
            <w:tcW w:w="2436" w:type="dxa"/>
            <w:gridSpan w:val="2"/>
            <w:tcBorders>
              <w:bottom w:val="single" w:sz="4" w:space="0" w:color="auto"/>
            </w:tcBorders>
            <w:shd w:val="clear" w:color="auto" w:fill="FFFFFF" w:themeFill="background1"/>
          </w:tcPr>
          <w:p w14:paraId="759A0038" w14:textId="77777777" w:rsidR="00F85205" w:rsidRPr="000D21C0" w:rsidRDefault="00F85205" w:rsidP="00F85205">
            <w:pPr>
              <w:rPr>
                <w:color w:val="000000" w:themeColor="text1"/>
                <w:sz w:val="16"/>
                <w:szCs w:val="16"/>
              </w:rPr>
            </w:pPr>
            <w:r w:rsidRPr="000D21C0">
              <w:rPr>
                <w:b/>
                <w:bCs/>
                <w:color w:val="000000" w:themeColor="text1"/>
                <w:sz w:val="16"/>
                <w:szCs w:val="16"/>
              </w:rPr>
              <w:t>Arusha Accord</w:t>
            </w:r>
            <w:r w:rsidRPr="000D21C0">
              <w:rPr>
                <w:color w:val="000000" w:themeColor="text1"/>
                <w:sz w:val="16"/>
                <w:szCs w:val="16"/>
              </w:rPr>
              <w:t xml:space="preserve"> (August 4, 1993) power-sharing agreement between RPF (Tutsi) rebels &amp; existing 5 Rwandan political Parties; ended first Rwandan Civil War 1990 - 1992</w:t>
            </w:r>
          </w:p>
        </w:tc>
        <w:tc>
          <w:tcPr>
            <w:tcW w:w="6915" w:type="dxa"/>
            <w:tcBorders>
              <w:bottom w:val="single" w:sz="4" w:space="0" w:color="auto"/>
            </w:tcBorders>
            <w:shd w:val="clear" w:color="auto" w:fill="FFFFFF" w:themeFill="background1"/>
          </w:tcPr>
          <w:p w14:paraId="6FEF0267" w14:textId="77777777" w:rsidR="00F85205" w:rsidRPr="000D21C0" w:rsidRDefault="00F85205" w:rsidP="00F85205">
            <w:pPr>
              <w:rPr>
                <w:color w:val="000000" w:themeColor="text1"/>
                <w:sz w:val="16"/>
                <w:szCs w:val="16"/>
              </w:rPr>
            </w:pPr>
            <w:r w:rsidRPr="000D21C0">
              <w:rPr>
                <w:color w:val="000000" w:themeColor="text1"/>
                <w:sz w:val="16"/>
                <w:szCs w:val="16"/>
              </w:rPr>
              <w:t xml:space="preserve">1994: </w:t>
            </w:r>
            <w:proofErr w:type="spellStart"/>
            <w:r w:rsidRPr="000D21C0">
              <w:rPr>
                <w:color w:val="000000" w:themeColor="text1"/>
                <w:sz w:val="16"/>
                <w:szCs w:val="16"/>
              </w:rPr>
              <w:t>Juvénal</w:t>
            </w:r>
            <w:proofErr w:type="spellEnd"/>
            <w:r w:rsidRPr="000D21C0">
              <w:rPr>
                <w:color w:val="000000" w:themeColor="text1"/>
                <w:sz w:val="16"/>
                <w:szCs w:val="16"/>
              </w:rPr>
              <w:t xml:space="preserve"> Habyarimana’s plane shot down – Accords completely break down due to genocide. </w:t>
            </w:r>
            <w:proofErr w:type="gramStart"/>
            <w:r w:rsidRPr="000D21C0">
              <w:rPr>
                <w:color w:val="000000" w:themeColor="text1"/>
                <w:sz w:val="16"/>
                <w:szCs w:val="16"/>
              </w:rPr>
              <w:t>250,k</w:t>
            </w:r>
            <w:proofErr w:type="gramEnd"/>
            <w:r w:rsidRPr="000D21C0">
              <w:rPr>
                <w:color w:val="000000" w:themeColor="text1"/>
                <w:sz w:val="16"/>
                <w:szCs w:val="16"/>
              </w:rPr>
              <w:t xml:space="preserve"> Tutsi flee to Tanzania; in July, 1M (mostly Hutus) flee to DRC; by end of genocide, 2M people were refugees (1.2M in Zaïre, 270k in Burundi, 500k in Tanzania), 3M IDPs; end of 1994: 1.208M refugees had returned to Rwanda</w:t>
            </w:r>
          </w:p>
          <w:p w14:paraId="749B9480" w14:textId="4C944A30"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Protocol of Agreement between the Government of the Republic of Rwanda and the Rwandese Patriotic Front on the Rule of Law (18 August 1992)</w:t>
            </w:r>
          </w:p>
          <w:p w14:paraId="0F9CF495"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Article 4</w:t>
            </w:r>
          </w:p>
          <w:p w14:paraId="135FA8E9"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The two parties acknowledge that the national unity of the people of Rwanda cannot be achieved without a definitive solution to the problem of Rwandese refugees. They recognize that the return of the Rwandese refugees to their country is an inalienable right and represents a factor of peace, unity and national reconciliation. They undertake not to hinder the free exercise of this right by the refugees.</w:t>
            </w:r>
          </w:p>
          <w:p w14:paraId="57DFAFA3"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Protocol of Agreement between the Government of the Republic of Rwanda and the Rwandese Patriotic Front on the Repatriation of Rwandese Refugees and the Resettlement of Displaced Persons (9 June 1993)</w:t>
            </w:r>
          </w:p>
          <w:p w14:paraId="3B61D483"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Article 1</w:t>
            </w:r>
          </w:p>
          <w:p w14:paraId="33226654"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The return of Rwandese refugees to their country is an inalienable right and constitutes a factor of peace, national unity, and reconciliation.</w:t>
            </w:r>
          </w:p>
          <w:p w14:paraId="49BC7BF5"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Article 2</w:t>
            </w:r>
          </w:p>
          <w:p w14:paraId="5EEC3EDE"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The return is an act of free will on the part of each refugee. Any Rwandese refugee who wants to go back to his country will do so without any precondition whatsoever.</w:t>
            </w:r>
          </w:p>
          <w:p w14:paraId="2834B4D3"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Each person who returns shall be free to settle down in any place of their choice inside the country, so long as they do not encroach upon the rights of other people.</w:t>
            </w:r>
          </w:p>
          <w:p w14:paraId="0909C4E5"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Article 3</w:t>
            </w:r>
          </w:p>
          <w:p w14:paraId="56D3282F"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For purposes of settling returnees, the Rwandese Government shall make lands available, upon their identification by the “Commission for Repatriation” so long as they are not currently occupied by individuals.</w:t>
            </w:r>
          </w:p>
          <w:p w14:paraId="7DB9663E"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The Commission shall be at liberty to explore and choose, without any restriction, resettlement sites throughout the national territory. The selection of sites, their occupation and farming shall take due consideration of the protection of endangered animal species, especially the mountain gorilla. Depending on the protection requirements and the planned farming development activities, the transfer of those species into compatible ecosystems is recommended.</w:t>
            </w:r>
          </w:p>
          <w:p w14:paraId="1E36CA49" w14:textId="77777777" w:rsidR="00F85205" w:rsidRPr="000D21C0" w:rsidRDefault="00F85205" w:rsidP="00F85205">
            <w:pPr>
              <w:rPr>
                <w:color w:val="000000" w:themeColor="text1"/>
                <w:sz w:val="16"/>
                <w:szCs w:val="16"/>
              </w:rPr>
            </w:pPr>
            <w:r w:rsidRPr="000D21C0">
              <w:rPr>
                <w:color w:val="000000" w:themeColor="text1"/>
                <w:sz w:val="16"/>
                <w:szCs w:val="16"/>
              </w:rPr>
              <w:t>Tanzanian Government (Foreign Minister, Jakaya Kikwete)</w:t>
            </w:r>
          </w:p>
          <w:p w14:paraId="36FB0C97" w14:textId="77777777" w:rsidR="00F85205" w:rsidRPr="000D21C0" w:rsidRDefault="00F85205" w:rsidP="00F85205">
            <w:pPr>
              <w:rPr>
                <w:color w:val="000000" w:themeColor="text1"/>
                <w:sz w:val="16"/>
                <w:szCs w:val="16"/>
              </w:rPr>
            </w:pPr>
          </w:p>
          <w:p w14:paraId="581ECDED" w14:textId="77777777" w:rsidR="00F85205" w:rsidRPr="000D21C0" w:rsidRDefault="00F85205" w:rsidP="00F85205">
            <w:pPr>
              <w:rPr>
                <w:color w:val="000000" w:themeColor="text1"/>
                <w:sz w:val="16"/>
                <w:szCs w:val="16"/>
              </w:rPr>
            </w:pPr>
            <w:r w:rsidRPr="000D21C0">
              <w:rPr>
                <w:color w:val="000000" w:themeColor="text1"/>
                <w:sz w:val="16"/>
                <w:szCs w:val="16"/>
              </w:rPr>
              <w:t>African Union (AU)</w:t>
            </w:r>
          </w:p>
          <w:p w14:paraId="30CEEB78" w14:textId="77777777" w:rsidR="00F85205" w:rsidRPr="000D21C0" w:rsidRDefault="00F85205" w:rsidP="00F85205">
            <w:pPr>
              <w:rPr>
                <w:color w:val="000000" w:themeColor="text1"/>
                <w:sz w:val="16"/>
                <w:szCs w:val="16"/>
              </w:rPr>
            </w:pPr>
          </w:p>
          <w:p w14:paraId="0D2C236D" w14:textId="77777777" w:rsidR="00F85205" w:rsidRPr="000D21C0" w:rsidRDefault="00F85205" w:rsidP="00F85205">
            <w:pPr>
              <w:rPr>
                <w:color w:val="000000" w:themeColor="text1"/>
                <w:sz w:val="16"/>
                <w:szCs w:val="16"/>
              </w:rPr>
            </w:pPr>
            <w:r w:rsidRPr="000D21C0">
              <w:rPr>
                <w:color w:val="000000" w:themeColor="text1"/>
                <w:sz w:val="16"/>
                <w:szCs w:val="16"/>
              </w:rPr>
              <w:t>UN</w:t>
            </w:r>
          </w:p>
          <w:p w14:paraId="7157D55A" w14:textId="77777777" w:rsidR="00F85205" w:rsidRPr="000D21C0" w:rsidRDefault="00F85205" w:rsidP="00F85205">
            <w:pPr>
              <w:rPr>
                <w:color w:val="000000" w:themeColor="text1"/>
                <w:sz w:val="16"/>
                <w:szCs w:val="16"/>
              </w:rPr>
            </w:pPr>
          </w:p>
          <w:p w14:paraId="51A0C5D8" w14:textId="77777777" w:rsidR="00F85205" w:rsidRPr="000D21C0" w:rsidRDefault="00F85205" w:rsidP="00F85205">
            <w:pPr>
              <w:rPr>
                <w:color w:val="000000" w:themeColor="text1"/>
                <w:sz w:val="16"/>
                <w:szCs w:val="16"/>
              </w:rPr>
            </w:pPr>
            <w:r w:rsidRPr="000D21C0">
              <w:rPr>
                <w:color w:val="000000" w:themeColor="text1"/>
                <w:sz w:val="16"/>
                <w:szCs w:val="16"/>
              </w:rPr>
              <w:t xml:space="preserve">Rwandan Gov. (Pres. </w:t>
            </w:r>
            <w:proofErr w:type="spellStart"/>
            <w:r w:rsidRPr="000D21C0">
              <w:rPr>
                <w:color w:val="000000" w:themeColor="text1"/>
                <w:sz w:val="16"/>
                <w:szCs w:val="16"/>
              </w:rPr>
              <w:t>Juvénal</w:t>
            </w:r>
            <w:proofErr w:type="spellEnd"/>
            <w:r w:rsidRPr="000D21C0">
              <w:rPr>
                <w:color w:val="000000" w:themeColor="text1"/>
                <w:sz w:val="16"/>
                <w:szCs w:val="16"/>
              </w:rPr>
              <w:t xml:space="preserve"> Habyarimana)</w:t>
            </w:r>
          </w:p>
          <w:p w14:paraId="1FD2DBE4" w14:textId="77777777" w:rsidR="00F85205" w:rsidRPr="000D21C0" w:rsidRDefault="00F85205" w:rsidP="00F85205">
            <w:pPr>
              <w:rPr>
                <w:color w:val="000000" w:themeColor="text1"/>
                <w:sz w:val="16"/>
                <w:szCs w:val="16"/>
              </w:rPr>
            </w:pPr>
          </w:p>
          <w:p w14:paraId="021B83CA" w14:textId="77777777" w:rsidR="00F85205" w:rsidRPr="000D21C0" w:rsidRDefault="00F85205" w:rsidP="00F85205">
            <w:pPr>
              <w:rPr>
                <w:color w:val="000000" w:themeColor="text1"/>
                <w:sz w:val="16"/>
                <w:szCs w:val="16"/>
              </w:rPr>
            </w:pPr>
            <w:r w:rsidRPr="000D21C0">
              <w:rPr>
                <w:color w:val="000000" w:themeColor="text1"/>
                <w:sz w:val="16"/>
                <w:szCs w:val="16"/>
              </w:rPr>
              <w:t>International Observers (US, Belgium, France)</w:t>
            </w:r>
          </w:p>
          <w:p w14:paraId="4F30A373" w14:textId="774A8D4C"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lastRenderedPageBreak/>
              <w:t>The repatriation of refugees began in 1994 with the establishment of the transitional government. Between August and September 1994, an estimated 200,000 refugees returned to Rwanda. Those attempting to return in later months, however, were interrupted due to militia activities.</w:t>
            </w:r>
          </w:p>
          <w:p w14:paraId="17FB5CCE" w14:textId="77777777" w:rsidR="00F85205" w:rsidRPr="000D21C0" w:rsidRDefault="00F85205" w:rsidP="00F85205">
            <w:pPr>
              <w:rPr>
                <w:color w:val="000000" w:themeColor="text1"/>
                <w:sz w:val="16"/>
                <w:szCs w:val="16"/>
                <w:shd w:val="clear" w:color="auto" w:fill="FEFEFE"/>
              </w:rPr>
            </w:pPr>
          </w:p>
          <w:p w14:paraId="2123FF23" w14:textId="77777777" w:rsidR="00F85205" w:rsidRPr="000D21C0" w:rsidRDefault="00F85205" w:rsidP="00F85205">
            <w:pPr>
              <w:rPr>
                <w:color w:val="000000" w:themeColor="text1"/>
                <w:sz w:val="16"/>
                <w:szCs w:val="16"/>
              </w:rPr>
            </w:pPr>
            <w:r w:rsidRPr="000D21C0">
              <w:rPr>
                <w:color w:val="000000" w:themeColor="text1"/>
                <w:sz w:val="16"/>
                <w:szCs w:val="16"/>
                <w:shd w:val="clear" w:color="auto" w:fill="FEFEFE"/>
              </w:rPr>
              <w:t>A Commission for Repatriation, as called for in the Arusha Accord, was not established in 1994.</w:t>
            </w:r>
          </w:p>
        </w:tc>
        <w:tc>
          <w:tcPr>
            <w:tcW w:w="4394" w:type="dxa"/>
            <w:tcBorders>
              <w:bottom w:val="single" w:sz="4" w:space="0" w:color="auto"/>
            </w:tcBorders>
            <w:shd w:val="clear" w:color="auto" w:fill="FFFFFF" w:themeFill="background1"/>
          </w:tcPr>
          <w:p w14:paraId="01B58E5C" w14:textId="77777777" w:rsidR="00F85205" w:rsidRPr="000D21C0" w:rsidRDefault="00F85205" w:rsidP="00F85205">
            <w:pPr>
              <w:rPr>
                <w:color w:val="000000" w:themeColor="text1"/>
                <w:sz w:val="16"/>
                <w:szCs w:val="16"/>
              </w:rPr>
            </w:pPr>
            <w:r w:rsidRPr="000D21C0">
              <w:rPr>
                <w:color w:val="000000" w:themeColor="text1"/>
                <w:sz w:val="16"/>
                <w:szCs w:val="16"/>
              </w:rPr>
              <w:lastRenderedPageBreak/>
              <w:t xml:space="preserve">1.) </w:t>
            </w:r>
            <w:hyperlink r:id="rId247" w:history="1">
              <w:r w:rsidRPr="000D21C0">
                <w:rPr>
                  <w:color w:val="000000" w:themeColor="text1"/>
                  <w:sz w:val="16"/>
                  <w:szCs w:val="16"/>
                  <w:u w:val="single"/>
                </w:rPr>
                <w:t>https://www.incore.ulster.ac.uk/services/cds/agreements/pdf/rwan1.pdf</w:t>
              </w:r>
            </w:hyperlink>
            <w:r w:rsidRPr="000D21C0">
              <w:rPr>
                <w:color w:val="000000" w:themeColor="text1"/>
                <w:sz w:val="16"/>
                <w:szCs w:val="16"/>
              </w:rPr>
              <w:t xml:space="preserve"> </w:t>
            </w:r>
          </w:p>
          <w:p w14:paraId="2D230809" w14:textId="77777777" w:rsidR="00F85205" w:rsidRPr="000D21C0" w:rsidRDefault="00F85205" w:rsidP="00F85205">
            <w:pPr>
              <w:rPr>
                <w:color w:val="000000" w:themeColor="text1"/>
                <w:sz w:val="16"/>
                <w:szCs w:val="16"/>
              </w:rPr>
            </w:pPr>
          </w:p>
          <w:p w14:paraId="33F805FB" w14:textId="77777777" w:rsidR="00F85205" w:rsidRPr="000D21C0" w:rsidRDefault="00F85205" w:rsidP="00F85205">
            <w:pPr>
              <w:rPr>
                <w:color w:val="000000" w:themeColor="text1"/>
                <w:sz w:val="16"/>
                <w:szCs w:val="16"/>
              </w:rPr>
            </w:pPr>
            <w:r w:rsidRPr="000D21C0">
              <w:rPr>
                <w:color w:val="000000" w:themeColor="text1"/>
                <w:sz w:val="16"/>
                <w:szCs w:val="16"/>
              </w:rPr>
              <w:t xml:space="preserve">2.) First 85 pages contextualize: </w:t>
            </w:r>
            <w:hyperlink r:id="rId248" w:anchor="v=onepage&amp;q&amp;f=false" w:history="1">
              <w:r w:rsidRPr="000D21C0">
                <w:rPr>
                  <w:color w:val="000000" w:themeColor="text1"/>
                  <w:sz w:val="16"/>
                  <w:szCs w:val="16"/>
                  <w:u w:val="single"/>
                </w:rPr>
                <w:t>https://books.google.com/books?id=KseuCgAAQBAJ&amp;pg=PA82#v=onepage&amp;q&amp;f=false</w:t>
              </w:r>
            </w:hyperlink>
            <w:r w:rsidRPr="000D21C0">
              <w:rPr>
                <w:color w:val="000000" w:themeColor="text1"/>
                <w:sz w:val="16"/>
                <w:szCs w:val="16"/>
              </w:rPr>
              <w:t xml:space="preserve"> </w:t>
            </w:r>
          </w:p>
          <w:p w14:paraId="4D0A4E51" w14:textId="77777777" w:rsidR="00F85205" w:rsidRPr="000D21C0" w:rsidRDefault="00F85205" w:rsidP="00F85205">
            <w:pPr>
              <w:rPr>
                <w:color w:val="000000" w:themeColor="text1"/>
                <w:sz w:val="16"/>
                <w:szCs w:val="16"/>
              </w:rPr>
            </w:pPr>
          </w:p>
          <w:p w14:paraId="73A84666" w14:textId="77777777" w:rsidR="00F85205" w:rsidRPr="000D21C0" w:rsidRDefault="00E87061" w:rsidP="00F85205">
            <w:pPr>
              <w:rPr>
                <w:color w:val="000000" w:themeColor="text1"/>
                <w:sz w:val="16"/>
                <w:szCs w:val="16"/>
              </w:rPr>
            </w:pPr>
            <w:hyperlink r:id="rId249" w:history="1">
              <w:r w:rsidR="00F85205" w:rsidRPr="000D21C0">
                <w:rPr>
                  <w:color w:val="000000" w:themeColor="text1"/>
                  <w:sz w:val="16"/>
                  <w:szCs w:val="16"/>
                  <w:u w:val="single"/>
                </w:rPr>
                <w:t>https://peaceaccords.nd.edu/wp-content/accords/Rwanda_Peace_Accord.pdf</w:t>
              </w:r>
            </w:hyperlink>
            <w:r w:rsidR="00F85205" w:rsidRPr="000D21C0">
              <w:rPr>
                <w:color w:val="000000" w:themeColor="text1"/>
                <w:sz w:val="16"/>
                <w:szCs w:val="16"/>
              </w:rPr>
              <w:t xml:space="preserve"> </w:t>
            </w:r>
          </w:p>
          <w:p w14:paraId="3EB289A6" w14:textId="1F6B54FE" w:rsidR="00F85205" w:rsidRPr="000D21C0" w:rsidRDefault="00F85205" w:rsidP="00F85205">
            <w:pPr>
              <w:rPr>
                <w:color w:val="000000" w:themeColor="text1"/>
                <w:sz w:val="16"/>
                <w:szCs w:val="16"/>
                <w:shd w:val="clear" w:color="auto" w:fill="FFFFFF"/>
              </w:rPr>
            </w:pPr>
            <w:r w:rsidRPr="000D21C0">
              <w:rPr>
                <w:color w:val="000000" w:themeColor="text1"/>
                <w:sz w:val="16"/>
                <w:szCs w:val="16"/>
              </w:rPr>
              <w:t>22-month transitional period; outcome favored RPF; Specifically Protocol IV under Article II:</w:t>
            </w:r>
            <w:r w:rsidRPr="000D21C0">
              <w:rPr>
                <w:color w:val="000000" w:themeColor="text1"/>
                <w:sz w:val="16"/>
                <w:szCs w:val="16"/>
                <w:shd w:val="clear" w:color="auto" w:fill="FFFFFF"/>
              </w:rPr>
              <w:t xml:space="preserve"> The Protocol of Agreement between the Government of the Republic of Rwanda and the Rwandese Patriotic Front on the Repatriation of Refugees and the Resettlement of Displaced Persons, signed at Arusha on 9th June, 1993</w:t>
            </w:r>
          </w:p>
          <w:p w14:paraId="62577853"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Article 4</w:t>
            </w:r>
          </w:p>
          <w:p w14:paraId="50AFEBE2"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 xml:space="preserve">The right to property is a fundamental right for all the people of Rwanda. All refugees shall therefore have the right to repossess their property on </w:t>
            </w:r>
            <w:proofErr w:type="spellStart"/>
            <w:r w:rsidRPr="000D21C0">
              <w:rPr>
                <w:rFonts w:eastAsia="Times New Roman"/>
                <w:color w:val="000000" w:themeColor="text1"/>
                <w:sz w:val="16"/>
                <w:szCs w:val="16"/>
              </w:rPr>
              <w:t>return.The</w:t>
            </w:r>
            <w:proofErr w:type="spellEnd"/>
            <w:r w:rsidRPr="000D21C0">
              <w:rPr>
                <w:rFonts w:eastAsia="Times New Roman"/>
                <w:color w:val="000000" w:themeColor="text1"/>
                <w:sz w:val="16"/>
                <w:szCs w:val="16"/>
              </w:rPr>
              <w:t xml:space="preserve"> two parties recommend, however, that in order to promote social harmony and national reconciliation, refugees who left the country more than 10 years ago should not reclaim their properties, which might have been occupied by other people. The Government shall compensate them by putting land at their disposal and shall help them to resettle. As for estates which have been occupied by the Government, the returnee shall have the right for an equitable compensation by the Government.</w:t>
            </w:r>
          </w:p>
          <w:p w14:paraId="07F90DE1"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Article 5</w:t>
            </w:r>
          </w:p>
          <w:p w14:paraId="78961CDE"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The repatriation exercise shall aim at achieving a harmonious and definitive integration.</w:t>
            </w:r>
          </w:p>
          <w:p w14:paraId="31DE7054" w14:textId="77777777" w:rsidR="00F85205" w:rsidRPr="000D21C0" w:rsidRDefault="00F85205" w:rsidP="00F85205">
            <w:pPr>
              <w:rPr>
                <w:rFonts w:eastAsia="Times New Roman"/>
                <w:color w:val="000000" w:themeColor="text1"/>
                <w:sz w:val="16"/>
                <w:szCs w:val="16"/>
              </w:rPr>
            </w:pPr>
            <w:r w:rsidRPr="000D21C0">
              <w:rPr>
                <w:rFonts w:eastAsiaTheme="majorEastAsia"/>
                <w:b/>
                <w:bCs/>
                <w:color w:val="000000" w:themeColor="text1"/>
                <w:sz w:val="16"/>
                <w:szCs w:val="16"/>
              </w:rPr>
              <w:t>Article 6</w:t>
            </w:r>
          </w:p>
          <w:p w14:paraId="3D880DC6" w14:textId="77777777" w:rsidR="00F85205" w:rsidRPr="000D21C0" w:rsidRDefault="00F85205" w:rsidP="00F85205">
            <w:pPr>
              <w:rPr>
                <w:rFonts w:eastAsia="Times New Roman"/>
                <w:color w:val="000000" w:themeColor="text1"/>
                <w:sz w:val="16"/>
                <w:szCs w:val="16"/>
              </w:rPr>
            </w:pPr>
            <w:r w:rsidRPr="000D21C0">
              <w:rPr>
                <w:rFonts w:eastAsia="Times New Roman"/>
                <w:color w:val="000000" w:themeColor="text1"/>
                <w:sz w:val="16"/>
                <w:szCs w:val="16"/>
              </w:rPr>
              <w:t>The repatriation process must mesh with the economic changes underway in the country.</w:t>
            </w:r>
          </w:p>
          <w:p w14:paraId="278534CE" w14:textId="77777777" w:rsidR="00F85205" w:rsidRPr="000D21C0" w:rsidRDefault="00F85205" w:rsidP="00F85205">
            <w:pPr>
              <w:rPr>
                <w:color w:val="000000" w:themeColor="text1"/>
                <w:sz w:val="16"/>
                <w:szCs w:val="16"/>
              </w:rPr>
            </w:pPr>
          </w:p>
        </w:tc>
      </w:tr>
      <w:tr w:rsidR="000D21C0" w:rsidRPr="000D21C0" w14:paraId="263EFE70" w14:textId="77777777" w:rsidTr="007B2785">
        <w:trPr>
          <w:trHeight w:val="79"/>
        </w:trPr>
        <w:tc>
          <w:tcPr>
            <w:tcW w:w="2436" w:type="dxa"/>
            <w:gridSpan w:val="2"/>
            <w:tcBorders>
              <w:bottom w:val="single" w:sz="4" w:space="0" w:color="auto"/>
            </w:tcBorders>
            <w:shd w:val="clear" w:color="auto" w:fill="FFFFFF" w:themeFill="background1"/>
          </w:tcPr>
          <w:p w14:paraId="20304318" w14:textId="55E5F4A3" w:rsidR="00F85205" w:rsidRPr="000D21C0" w:rsidRDefault="00F85205" w:rsidP="00F85205">
            <w:pPr>
              <w:rPr>
                <w:color w:val="000000" w:themeColor="text1"/>
                <w:sz w:val="16"/>
                <w:szCs w:val="16"/>
              </w:rPr>
            </w:pPr>
            <w:r w:rsidRPr="000D21C0">
              <w:rPr>
                <w:b/>
                <w:bCs/>
                <w:color w:val="000000" w:themeColor="text1"/>
                <w:sz w:val="16"/>
                <w:szCs w:val="16"/>
              </w:rPr>
              <w:t>Daruvar Agreement</w:t>
            </w:r>
            <w:r w:rsidRPr="000D21C0">
              <w:rPr>
                <w:color w:val="000000" w:themeColor="text1"/>
                <w:sz w:val="16"/>
                <w:szCs w:val="16"/>
              </w:rPr>
              <w:t xml:space="preserve"> (1993); (Croatia &amp; Yugoslavia); document negotiated by Croatian and Republic of Serbian Krajina (RSK) local authorities in the United Nations Protected Area (UNPA) for the SAO Western Slavonia, also known as Sector West on 18 February 1993, during the Croatian War of Independence. </w:t>
            </w:r>
          </w:p>
        </w:tc>
        <w:tc>
          <w:tcPr>
            <w:tcW w:w="6915" w:type="dxa"/>
            <w:tcBorders>
              <w:bottom w:val="single" w:sz="4" w:space="0" w:color="auto"/>
            </w:tcBorders>
            <w:shd w:val="clear" w:color="auto" w:fill="FFFFFF" w:themeFill="background1"/>
          </w:tcPr>
          <w:p w14:paraId="18836C64" w14:textId="77777777" w:rsidR="00F85205" w:rsidRPr="000D21C0" w:rsidRDefault="00F85205" w:rsidP="00F85205">
            <w:pPr>
              <w:rPr>
                <w:color w:val="000000" w:themeColor="text1"/>
                <w:sz w:val="16"/>
                <w:szCs w:val="16"/>
              </w:rPr>
            </w:pPr>
            <w:r w:rsidRPr="000D21C0">
              <w:rPr>
                <w:color w:val="000000" w:themeColor="text1"/>
                <w:sz w:val="16"/>
                <w:szCs w:val="16"/>
              </w:rPr>
              <w:t xml:space="preserve">The agreement provided for the improvement of water and electrical power supply, the return of refugees to their homes and the opening of transport routes spanning Sector West and connecting Croatian Army-controlled areas near towns of Nova </w:t>
            </w:r>
            <w:proofErr w:type="spellStart"/>
            <w:r w:rsidRPr="000D21C0">
              <w:rPr>
                <w:color w:val="000000" w:themeColor="text1"/>
                <w:sz w:val="16"/>
                <w:szCs w:val="16"/>
              </w:rPr>
              <w:t>Gradiška</w:t>
            </w:r>
            <w:proofErr w:type="spellEnd"/>
            <w:r w:rsidRPr="000D21C0">
              <w:rPr>
                <w:color w:val="000000" w:themeColor="text1"/>
                <w:sz w:val="16"/>
                <w:szCs w:val="16"/>
              </w:rPr>
              <w:t> and </w:t>
            </w:r>
            <w:proofErr w:type="spellStart"/>
            <w:r w:rsidR="00E87061">
              <w:fldChar w:fldCharType="begin"/>
            </w:r>
            <w:r w:rsidR="00E87061">
              <w:instrText xml:space="preserve"> HYPERLINK "https://en.wikipedia.org/wiki/Novska" \o "Novska" </w:instrText>
            </w:r>
            <w:r w:rsidR="00E87061">
              <w:fldChar w:fldCharType="separate"/>
            </w:r>
            <w:r w:rsidRPr="000D21C0">
              <w:rPr>
                <w:color w:val="000000" w:themeColor="text1"/>
                <w:sz w:val="16"/>
                <w:szCs w:val="16"/>
                <w:u w:val="single"/>
              </w:rPr>
              <w:t>Novska</w:t>
            </w:r>
            <w:r w:rsidR="00E87061">
              <w:rPr>
                <w:color w:val="000000" w:themeColor="text1"/>
                <w:sz w:val="16"/>
                <w:szCs w:val="16"/>
                <w:u w:val="single"/>
              </w:rPr>
              <w:fldChar w:fldCharType="end"/>
            </w:r>
            <w:r w:rsidRPr="000D21C0">
              <w:rPr>
                <w:color w:val="000000" w:themeColor="text1"/>
                <w:sz w:val="16"/>
                <w:szCs w:val="16"/>
              </w:rPr>
              <w:t>.Page</w:t>
            </w:r>
            <w:proofErr w:type="spellEnd"/>
            <w:r w:rsidRPr="000D21C0">
              <w:rPr>
                <w:color w:val="000000" w:themeColor="text1"/>
                <w:sz w:val="16"/>
                <w:szCs w:val="16"/>
              </w:rPr>
              <w:t xml:space="preserve"> 1, 2.</w:t>
            </w:r>
          </w:p>
          <w:p w14:paraId="698DF961" w14:textId="41A95735" w:rsidR="00F85205" w:rsidRPr="000D21C0" w:rsidRDefault="00F85205" w:rsidP="00F85205">
            <w:pPr>
              <w:rPr>
                <w:color w:val="000000" w:themeColor="text1"/>
                <w:sz w:val="16"/>
                <w:szCs w:val="16"/>
              </w:rPr>
            </w:pPr>
            <w:r w:rsidRPr="000D21C0">
              <w:rPr>
                <w:color w:val="000000" w:themeColor="text1"/>
                <w:sz w:val="16"/>
                <w:szCs w:val="16"/>
              </w:rPr>
              <w:br/>
              <w:t xml:space="preserve">In the whole region, comprised of the former municipalities </w:t>
            </w:r>
            <w:proofErr w:type="spellStart"/>
            <w:r w:rsidRPr="000D21C0">
              <w:rPr>
                <w:color w:val="000000" w:themeColor="text1"/>
                <w:sz w:val="16"/>
                <w:szCs w:val="16"/>
              </w:rPr>
              <w:t>Daravar</w:t>
            </w:r>
            <w:proofErr w:type="spellEnd"/>
            <w:r w:rsidRPr="000D21C0">
              <w:rPr>
                <w:color w:val="000000" w:themeColor="text1"/>
                <w:sz w:val="16"/>
                <w:szCs w:val="16"/>
              </w:rPr>
              <w:t xml:space="preserve">, </w:t>
            </w:r>
            <w:proofErr w:type="spellStart"/>
            <w:r w:rsidRPr="000D21C0">
              <w:rPr>
                <w:color w:val="000000" w:themeColor="text1"/>
                <w:sz w:val="16"/>
                <w:szCs w:val="16"/>
              </w:rPr>
              <w:t>Grubisno</w:t>
            </w:r>
            <w:proofErr w:type="spellEnd"/>
            <w:r w:rsidRPr="000D21C0">
              <w:rPr>
                <w:color w:val="000000" w:themeColor="text1"/>
                <w:sz w:val="16"/>
                <w:szCs w:val="16"/>
              </w:rPr>
              <w:t xml:space="preserve"> Polje, Nova </w:t>
            </w:r>
            <w:proofErr w:type="spellStart"/>
            <w:r w:rsidRPr="000D21C0">
              <w:rPr>
                <w:color w:val="000000" w:themeColor="text1"/>
                <w:sz w:val="16"/>
                <w:szCs w:val="16"/>
              </w:rPr>
              <w:t>Gradiska</w:t>
            </w:r>
            <w:proofErr w:type="spellEnd"/>
            <w:r w:rsidRPr="000D21C0">
              <w:rPr>
                <w:color w:val="000000" w:themeColor="text1"/>
                <w:sz w:val="16"/>
                <w:szCs w:val="16"/>
              </w:rPr>
              <w:t xml:space="preserve">, </w:t>
            </w:r>
            <w:proofErr w:type="spellStart"/>
            <w:r w:rsidRPr="000D21C0">
              <w:rPr>
                <w:color w:val="000000" w:themeColor="text1"/>
                <w:sz w:val="16"/>
                <w:szCs w:val="16"/>
              </w:rPr>
              <w:t>Novska</w:t>
            </w:r>
            <w:proofErr w:type="spellEnd"/>
            <w:r w:rsidRPr="000D21C0">
              <w:rPr>
                <w:color w:val="000000" w:themeColor="text1"/>
                <w:sz w:val="16"/>
                <w:szCs w:val="16"/>
              </w:rPr>
              <w:t xml:space="preserve"> and </w:t>
            </w:r>
            <w:proofErr w:type="spellStart"/>
            <w:r w:rsidRPr="000D21C0">
              <w:rPr>
                <w:color w:val="000000" w:themeColor="text1"/>
                <w:sz w:val="16"/>
                <w:szCs w:val="16"/>
              </w:rPr>
              <w:t>Pakrac</w:t>
            </w:r>
            <w:proofErr w:type="spellEnd"/>
            <w:r w:rsidRPr="000D21C0">
              <w:rPr>
                <w:color w:val="000000" w:themeColor="text1"/>
                <w:sz w:val="16"/>
                <w:szCs w:val="16"/>
              </w:rPr>
              <w:t xml:space="preserve">, which is under protection of the UNPROFOR forces, the following will be </w:t>
            </w:r>
            <w:proofErr w:type="gramStart"/>
            <w:r w:rsidRPr="000D21C0">
              <w:rPr>
                <w:color w:val="000000" w:themeColor="text1"/>
                <w:sz w:val="16"/>
                <w:szCs w:val="16"/>
              </w:rPr>
              <w:t>ensured:...</w:t>
            </w:r>
            <w:proofErr w:type="gramEnd"/>
            <w:r w:rsidRPr="000D21C0">
              <w:rPr>
                <w:color w:val="000000" w:themeColor="text1"/>
                <w:sz w:val="16"/>
                <w:szCs w:val="16"/>
              </w:rPr>
              <w:t>g. Enabling return of all expelled persons;</w:t>
            </w:r>
          </w:p>
          <w:p w14:paraId="7226AD83" w14:textId="384FD43D" w:rsidR="00F85205" w:rsidRPr="000D21C0" w:rsidRDefault="00F85205" w:rsidP="00F85205">
            <w:pPr>
              <w:rPr>
                <w:color w:val="000000" w:themeColor="text1"/>
                <w:sz w:val="16"/>
                <w:szCs w:val="16"/>
              </w:rPr>
            </w:pPr>
            <w:r w:rsidRPr="000D21C0">
              <w:rPr>
                <w:color w:val="000000" w:themeColor="text1"/>
                <w:sz w:val="16"/>
                <w:szCs w:val="16"/>
              </w:rPr>
              <w:t>UNPROFOR Representatives</w:t>
            </w:r>
          </w:p>
          <w:p w14:paraId="25EE0C05" w14:textId="022C8D74" w:rsidR="00F85205" w:rsidRPr="000D21C0" w:rsidRDefault="00F85205" w:rsidP="00F85205">
            <w:pPr>
              <w:rPr>
                <w:color w:val="000000" w:themeColor="text1"/>
                <w:sz w:val="16"/>
                <w:szCs w:val="16"/>
              </w:rPr>
            </w:pPr>
          </w:p>
          <w:p w14:paraId="419FB3B0" w14:textId="0C0E916F" w:rsidR="00F85205" w:rsidRPr="000D21C0" w:rsidRDefault="00F85205" w:rsidP="00F85205">
            <w:pPr>
              <w:rPr>
                <w:color w:val="000000" w:themeColor="text1"/>
                <w:sz w:val="16"/>
                <w:szCs w:val="16"/>
              </w:rPr>
            </w:pPr>
            <w:r w:rsidRPr="000D21C0">
              <w:rPr>
                <w:color w:val="000000" w:themeColor="text1"/>
                <w:sz w:val="16"/>
                <w:szCs w:val="16"/>
              </w:rPr>
              <w:t>The RSK leadership considered the Daruvar Agreement tantamount to admission of economic unfeasibility of the RSK and an act of treason</w:t>
            </w:r>
          </w:p>
        </w:tc>
        <w:tc>
          <w:tcPr>
            <w:tcW w:w="4394" w:type="dxa"/>
            <w:tcBorders>
              <w:bottom w:val="single" w:sz="4" w:space="0" w:color="auto"/>
            </w:tcBorders>
            <w:shd w:val="clear" w:color="auto" w:fill="FFFFFF" w:themeFill="background1"/>
          </w:tcPr>
          <w:p w14:paraId="463CD187" w14:textId="54B5B516" w:rsidR="00F85205" w:rsidRPr="000D21C0" w:rsidRDefault="00E87061" w:rsidP="00F85205">
            <w:pPr>
              <w:rPr>
                <w:color w:val="000000" w:themeColor="text1"/>
                <w:sz w:val="16"/>
                <w:szCs w:val="16"/>
              </w:rPr>
            </w:pPr>
            <w:hyperlink r:id="rId250" w:history="1">
              <w:r w:rsidR="00F85205" w:rsidRPr="000D21C0">
                <w:rPr>
                  <w:color w:val="000000" w:themeColor="text1"/>
                  <w:sz w:val="16"/>
                  <w:szCs w:val="16"/>
                  <w:u w:val="single"/>
                </w:rPr>
                <w:t>https://www.peaceagreements.org/viewmasterdocument/1460</w:t>
              </w:r>
            </w:hyperlink>
            <w:r w:rsidR="00F85205" w:rsidRPr="000D21C0">
              <w:rPr>
                <w:color w:val="000000" w:themeColor="text1"/>
                <w:sz w:val="16"/>
                <w:szCs w:val="16"/>
              </w:rPr>
              <w:t xml:space="preserve"> </w:t>
            </w:r>
          </w:p>
        </w:tc>
      </w:tr>
      <w:tr w:rsidR="000D21C0" w:rsidRPr="000D21C0" w14:paraId="38131B21" w14:textId="77777777" w:rsidTr="007B2785">
        <w:trPr>
          <w:trHeight w:val="79"/>
        </w:trPr>
        <w:tc>
          <w:tcPr>
            <w:tcW w:w="2436" w:type="dxa"/>
            <w:gridSpan w:val="2"/>
            <w:tcBorders>
              <w:bottom w:val="single" w:sz="4" w:space="0" w:color="auto"/>
            </w:tcBorders>
            <w:shd w:val="clear" w:color="auto" w:fill="FFFFFF" w:themeFill="background1"/>
          </w:tcPr>
          <w:p w14:paraId="59B3D2B9" w14:textId="77777777" w:rsidR="00F85205" w:rsidRPr="000D21C0" w:rsidRDefault="00F85205" w:rsidP="00F85205">
            <w:pPr>
              <w:rPr>
                <w:b/>
                <w:bCs/>
                <w:color w:val="000000" w:themeColor="text1"/>
                <w:sz w:val="16"/>
                <w:szCs w:val="16"/>
              </w:rPr>
            </w:pPr>
            <w:r w:rsidRPr="000D21C0">
              <w:rPr>
                <w:b/>
                <w:bCs/>
                <w:color w:val="000000" w:themeColor="text1"/>
                <w:sz w:val="16"/>
                <w:szCs w:val="16"/>
              </w:rPr>
              <w:t xml:space="preserve">Djibouti Accord de la </w:t>
            </w:r>
            <w:proofErr w:type="spellStart"/>
            <w:r w:rsidRPr="000D21C0">
              <w:rPr>
                <w:b/>
                <w:bCs/>
                <w:color w:val="000000" w:themeColor="text1"/>
                <w:sz w:val="16"/>
                <w:szCs w:val="16"/>
              </w:rPr>
              <w:t>Paix</w:t>
            </w:r>
            <w:proofErr w:type="spellEnd"/>
            <w:r w:rsidRPr="000D21C0">
              <w:rPr>
                <w:b/>
                <w:bCs/>
                <w:color w:val="000000" w:themeColor="text1"/>
                <w:sz w:val="16"/>
                <w:szCs w:val="16"/>
              </w:rPr>
              <w:t xml:space="preserve"> et de la Reconciliation </w:t>
            </w:r>
            <w:proofErr w:type="spellStart"/>
            <w:r w:rsidRPr="000D21C0">
              <w:rPr>
                <w:b/>
                <w:bCs/>
                <w:color w:val="000000" w:themeColor="text1"/>
                <w:sz w:val="16"/>
                <w:szCs w:val="16"/>
              </w:rPr>
              <w:t>Nationale</w:t>
            </w:r>
            <w:proofErr w:type="spellEnd"/>
            <w:r w:rsidRPr="000D21C0">
              <w:rPr>
                <w:b/>
                <w:bCs/>
                <w:color w:val="000000" w:themeColor="text1"/>
                <w:sz w:val="16"/>
                <w:szCs w:val="16"/>
              </w:rPr>
              <w:t xml:space="preserve"> </w:t>
            </w:r>
            <w:r w:rsidRPr="000D21C0">
              <w:rPr>
                <w:color w:val="000000" w:themeColor="text1"/>
                <w:sz w:val="16"/>
                <w:szCs w:val="16"/>
              </w:rPr>
              <w:t>(Dec. 26, 1994); peace agreement between Djibouti gov. (People’s Rally for Progress [RPP]) of Issa ethnicity and opposition rebel faction (Front for Restoration of Unity and Democracy [FRUD]) of Afar ethnicity; French assisted RPP after Afar felt marginalized, with 1992; ’93 peace talks failing; 1994 Accord created multi-party state, with fighting continuing until 2001.</w:t>
            </w:r>
          </w:p>
        </w:tc>
        <w:tc>
          <w:tcPr>
            <w:tcW w:w="6915" w:type="dxa"/>
            <w:tcBorders>
              <w:bottom w:val="single" w:sz="4" w:space="0" w:color="auto"/>
            </w:tcBorders>
            <w:shd w:val="clear" w:color="auto" w:fill="FFFFFF" w:themeFill="background1"/>
          </w:tcPr>
          <w:p w14:paraId="21BF0AD3" w14:textId="77777777" w:rsidR="00F85205" w:rsidRPr="000D21C0" w:rsidRDefault="00F8520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390EF541"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1995: 10,000 – 18,000 </w:t>
            </w:r>
            <w:proofErr w:type="spellStart"/>
            <w:r w:rsidRPr="000D21C0">
              <w:rPr>
                <w:color w:val="000000" w:themeColor="text1"/>
                <w:sz w:val="16"/>
                <w:szCs w:val="16"/>
                <w:shd w:val="clear" w:color="auto" w:fill="FEFEFE"/>
              </w:rPr>
              <w:t>Afars</w:t>
            </w:r>
            <w:proofErr w:type="spellEnd"/>
            <w:r w:rsidRPr="000D21C0">
              <w:rPr>
                <w:color w:val="000000" w:themeColor="text1"/>
                <w:sz w:val="16"/>
                <w:szCs w:val="16"/>
                <w:shd w:val="clear" w:color="auto" w:fill="FEFEFE"/>
              </w:rPr>
              <w:t xml:space="preserve"> displaced by Civil War remained in Ethiopia; 83% of population displaced to urban centers; </w:t>
            </w:r>
            <w:proofErr w:type="spellStart"/>
            <w:r w:rsidRPr="000D21C0">
              <w:rPr>
                <w:color w:val="000000" w:themeColor="text1"/>
                <w:sz w:val="16"/>
                <w:szCs w:val="16"/>
                <w:shd w:val="clear" w:color="auto" w:fill="FEFEFE"/>
              </w:rPr>
              <w:t>Afars</w:t>
            </w:r>
            <w:proofErr w:type="spellEnd"/>
            <w:r w:rsidRPr="000D21C0">
              <w:rPr>
                <w:color w:val="000000" w:themeColor="text1"/>
                <w:sz w:val="16"/>
                <w:szCs w:val="16"/>
                <w:shd w:val="clear" w:color="auto" w:fill="FEFEFE"/>
              </w:rPr>
              <w:t xml:space="preserve"> welcome to return, but FRUD may have opposed repatriation</w:t>
            </w:r>
          </w:p>
          <w:p w14:paraId="0DE385B9"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1996/7/8: UN Secretary General report states lack of attention given to rehabilitation/ repatriation.</w:t>
            </w:r>
          </w:p>
          <w:p w14:paraId="6C8DCC24" w14:textId="77777777"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1998: of ~18,000 Afar refugees, 10,000 said to have repatriated.</w:t>
            </w:r>
          </w:p>
          <w:p w14:paraId="16DD7B4A" w14:textId="77777777" w:rsidR="00F85205" w:rsidRPr="000D21C0" w:rsidRDefault="00F8520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38EAFF06" w14:textId="77777777" w:rsidR="00F85205" w:rsidRPr="000D21C0" w:rsidRDefault="00F85205" w:rsidP="00F85205">
            <w:pPr>
              <w:rPr>
                <w:color w:val="000000" w:themeColor="text1"/>
                <w:sz w:val="16"/>
                <w:szCs w:val="16"/>
              </w:rPr>
            </w:pPr>
            <w:r w:rsidRPr="000D21C0">
              <w:rPr>
                <w:color w:val="000000" w:themeColor="text1"/>
                <w:sz w:val="16"/>
                <w:szCs w:val="16"/>
                <w:shd w:val="clear" w:color="auto" w:fill="FEFEFE"/>
              </w:rPr>
              <w:t>Lack of data different than refugees, same issues of no gov. attention or plans for rehab. By 1998, most IDPs (re)settled.</w:t>
            </w:r>
          </w:p>
          <w:p w14:paraId="7B7B2CE2" w14:textId="49CF8340" w:rsidR="00F85205" w:rsidRPr="000D21C0" w:rsidRDefault="00F85205" w:rsidP="00F85205">
            <w:pPr>
              <w:rPr>
                <w:color w:val="000000" w:themeColor="text1"/>
                <w:sz w:val="16"/>
                <w:szCs w:val="16"/>
                <w:shd w:val="clear" w:color="auto" w:fill="FEFEFE"/>
              </w:rPr>
            </w:pPr>
            <w:r w:rsidRPr="000D21C0">
              <w:rPr>
                <w:color w:val="000000" w:themeColor="text1"/>
                <w:sz w:val="16"/>
                <w:szCs w:val="16"/>
                <w:shd w:val="clear" w:color="auto" w:fill="FEFEFE"/>
              </w:rPr>
              <w:t>1995: Amnesty upheld for FRUD leaders and militias as stated in ’94 Accords</w:t>
            </w:r>
          </w:p>
          <w:p w14:paraId="3F75E35F" w14:textId="77777777" w:rsidR="00F85205" w:rsidRPr="000D21C0" w:rsidRDefault="00F85205" w:rsidP="00F85205">
            <w:pPr>
              <w:rPr>
                <w:color w:val="000000" w:themeColor="text1"/>
                <w:sz w:val="16"/>
                <w:szCs w:val="16"/>
                <w:shd w:val="clear" w:color="auto" w:fill="FEFEFE"/>
              </w:rPr>
            </w:pPr>
          </w:p>
          <w:p w14:paraId="32BD42F9" w14:textId="77777777" w:rsidR="00F85205" w:rsidRPr="000D21C0" w:rsidRDefault="00F85205" w:rsidP="00F85205">
            <w:pPr>
              <w:rPr>
                <w:rFonts w:eastAsiaTheme="majorEastAsia"/>
                <w:b/>
                <w:bCs/>
                <w:color w:val="000000" w:themeColor="text1"/>
                <w:sz w:val="16"/>
                <w:szCs w:val="16"/>
              </w:rPr>
            </w:pPr>
            <w:r w:rsidRPr="000D21C0">
              <w:rPr>
                <w:rFonts w:eastAsia="Times New Roman"/>
                <w:color w:val="000000" w:themeColor="text1"/>
                <w:sz w:val="16"/>
                <w:szCs w:val="16"/>
                <w:shd w:val="clear" w:color="auto" w:fill="FEFEFE"/>
              </w:rPr>
              <w:t xml:space="preserve">New unity government stated </w:t>
            </w:r>
            <w:proofErr w:type="spellStart"/>
            <w:r w:rsidRPr="000D21C0">
              <w:rPr>
                <w:rFonts w:eastAsia="Times New Roman"/>
                <w:color w:val="000000" w:themeColor="text1"/>
                <w:sz w:val="16"/>
                <w:szCs w:val="16"/>
                <w:shd w:val="clear" w:color="auto" w:fill="FEFEFE"/>
              </w:rPr>
              <w:t>Afars</w:t>
            </w:r>
            <w:proofErr w:type="spellEnd"/>
            <w:r w:rsidRPr="000D21C0">
              <w:rPr>
                <w:rFonts w:eastAsia="Times New Roman"/>
                <w:color w:val="000000" w:themeColor="text1"/>
                <w:sz w:val="16"/>
                <w:szCs w:val="16"/>
                <w:shd w:val="clear" w:color="auto" w:fill="FEFEFE"/>
              </w:rPr>
              <w:t xml:space="preserve"> welcome to return, but fear of Northern home remained prevalent as a roadblock via FRUD agitators.</w:t>
            </w:r>
          </w:p>
          <w:p w14:paraId="00814D32" w14:textId="28A08FE6" w:rsidR="00F85205" w:rsidRPr="000D21C0" w:rsidRDefault="00F85205" w:rsidP="00F85205">
            <w:pPr>
              <w:rPr>
                <w:color w:val="000000" w:themeColor="text1"/>
                <w:sz w:val="16"/>
                <w:szCs w:val="16"/>
              </w:rPr>
            </w:pPr>
            <w:r w:rsidRPr="000D21C0">
              <w:rPr>
                <w:color w:val="000000" w:themeColor="text1"/>
                <w:sz w:val="16"/>
                <w:szCs w:val="16"/>
              </w:rPr>
              <w:t>Brokered by the 2 factions?</w:t>
            </w:r>
          </w:p>
          <w:p w14:paraId="7A36D4AF" w14:textId="47E6E8E4" w:rsidR="00F85205" w:rsidRPr="000D21C0" w:rsidRDefault="00F85205" w:rsidP="00F85205">
            <w:pPr>
              <w:rPr>
                <w:color w:val="000000" w:themeColor="text1"/>
                <w:sz w:val="16"/>
                <w:szCs w:val="16"/>
                <w:shd w:val="clear" w:color="auto" w:fill="FEFEFE"/>
              </w:rPr>
            </w:pPr>
            <w:r w:rsidRPr="000D21C0">
              <w:rPr>
                <w:color w:val="000000" w:themeColor="text1"/>
                <w:sz w:val="16"/>
                <w:szCs w:val="16"/>
              </w:rPr>
              <w:t xml:space="preserve">Northern </w:t>
            </w:r>
            <w:proofErr w:type="spellStart"/>
            <w:r w:rsidRPr="000D21C0">
              <w:rPr>
                <w:color w:val="000000" w:themeColor="text1"/>
                <w:sz w:val="16"/>
                <w:szCs w:val="16"/>
              </w:rPr>
              <w:t>Afars</w:t>
            </w:r>
            <w:proofErr w:type="spellEnd"/>
            <w:r w:rsidRPr="000D21C0">
              <w:rPr>
                <w:color w:val="000000" w:themeColor="text1"/>
                <w:sz w:val="16"/>
                <w:szCs w:val="16"/>
              </w:rPr>
              <w:t xml:space="preserve"> left behind in Ethiopia due to lingering violence.</w:t>
            </w:r>
          </w:p>
        </w:tc>
        <w:tc>
          <w:tcPr>
            <w:tcW w:w="4394" w:type="dxa"/>
            <w:tcBorders>
              <w:bottom w:val="single" w:sz="4" w:space="0" w:color="auto"/>
            </w:tcBorders>
            <w:shd w:val="clear" w:color="auto" w:fill="FFFFFF" w:themeFill="background1"/>
          </w:tcPr>
          <w:p w14:paraId="472FB69E" w14:textId="77777777" w:rsidR="00F85205" w:rsidRPr="000D21C0" w:rsidRDefault="00E87061" w:rsidP="00F85205">
            <w:pPr>
              <w:rPr>
                <w:color w:val="000000" w:themeColor="text1"/>
                <w:sz w:val="16"/>
                <w:szCs w:val="16"/>
              </w:rPr>
            </w:pPr>
            <w:hyperlink r:id="rId251" w:history="1">
              <w:r w:rsidR="00F85205" w:rsidRPr="000D21C0">
                <w:rPr>
                  <w:color w:val="000000" w:themeColor="text1"/>
                  <w:sz w:val="16"/>
                  <w:szCs w:val="16"/>
                  <w:u w:val="single"/>
                </w:rPr>
                <w:t>https://press.un.org/en/1997/19971124.ga9360.html</w:t>
              </w:r>
            </w:hyperlink>
            <w:r w:rsidR="00F85205" w:rsidRPr="000D21C0">
              <w:rPr>
                <w:color w:val="000000" w:themeColor="text1"/>
                <w:sz w:val="16"/>
                <w:szCs w:val="16"/>
              </w:rPr>
              <w:t xml:space="preserve"> </w:t>
            </w:r>
          </w:p>
          <w:p w14:paraId="0C7DAFCE" w14:textId="77777777" w:rsidR="00F85205" w:rsidRPr="000D21C0" w:rsidRDefault="00F85205" w:rsidP="00F85205">
            <w:pPr>
              <w:rPr>
                <w:color w:val="000000" w:themeColor="text1"/>
                <w:sz w:val="16"/>
                <w:szCs w:val="16"/>
              </w:rPr>
            </w:pPr>
          </w:p>
          <w:p w14:paraId="29518975" w14:textId="4CCE3499" w:rsidR="00F85205" w:rsidRPr="000D21C0" w:rsidRDefault="00E87061" w:rsidP="00F85205">
            <w:pPr>
              <w:rPr>
                <w:color w:val="000000" w:themeColor="text1"/>
                <w:sz w:val="16"/>
                <w:szCs w:val="16"/>
              </w:rPr>
            </w:pPr>
            <w:hyperlink r:id="rId252" w:history="1">
              <w:r w:rsidR="00F85205" w:rsidRPr="000D21C0">
                <w:rPr>
                  <w:color w:val="000000" w:themeColor="text1"/>
                  <w:sz w:val="16"/>
                  <w:szCs w:val="16"/>
                  <w:u w:val="single"/>
                </w:rPr>
                <w:t>https://www.refworld.org/docid/3ae6ac0914.html</w:t>
              </w:r>
            </w:hyperlink>
            <w:r w:rsidR="00F85205" w:rsidRPr="000D21C0">
              <w:rPr>
                <w:color w:val="000000" w:themeColor="text1"/>
                <w:sz w:val="16"/>
                <w:szCs w:val="16"/>
              </w:rPr>
              <w:t xml:space="preserve"> </w:t>
            </w:r>
          </w:p>
        </w:tc>
      </w:tr>
      <w:tr w:rsidR="000D21C0" w:rsidRPr="000D21C0" w14:paraId="1CFDE92F" w14:textId="77777777" w:rsidTr="007B2785">
        <w:trPr>
          <w:trHeight w:val="79"/>
        </w:trPr>
        <w:tc>
          <w:tcPr>
            <w:tcW w:w="2436" w:type="dxa"/>
            <w:gridSpan w:val="2"/>
            <w:shd w:val="clear" w:color="auto" w:fill="FFFFFF" w:themeFill="background1"/>
          </w:tcPr>
          <w:p w14:paraId="5004A1B8" w14:textId="77777777" w:rsidR="00F85205" w:rsidRPr="000D21C0" w:rsidRDefault="00F85205" w:rsidP="00F85205">
            <w:pPr>
              <w:rPr>
                <w:color w:val="000000" w:themeColor="text1"/>
                <w:sz w:val="16"/>
                <w:szCs w:val="16"/>
              </w:rPr>
            </w:pPr>
            <w:r w:rsidRPr="000D21C0">
              <w:rPr>
                <w:b/>
                <w:bCs/>
                <w:color w:val="000000" w:themeColor="text1"/>
                <w:sz w:val="16"/>
                <w:szCs w:val="16"/>
              </w:rPr>
              <w:t xml:space="preserve">Agreement on a Ceasefire and Separation of Forces </w:t>
            </w:r>
            <w:r w:rsidRPr="000D21C0">
              <w:rPr>
                <w:color w:val="000000" w:themeColor="text1"/>
                <w:sz w:val="16"/>
                <w:szCs w:val="16"/>
              </w:rPr>
              <w:t xml:space="preserve">(Georgia – Abkhazia; 1994); Intended to draw close to Georgian </w:t>
            </w:r>
            <w:proofErr w:type="spellStart"/>
            <w:r w:rsidRPr="000D21C0">
              <w:rPr>
                <w:color w:val="000000" w:themeColor="text1"/>
                <w:sz w:val="16"/>
                <w:szCs w:val="16"/>
              </w:rPr>
              <w:t>Seperatist</w:t>
            </w:r>
            <w:proofErr w:type="spellEnd"/>
            <w:r w:rsidRPr="000D21C0">
              <w:rPr>
                <w:color w:val="000000" w:themeColor="text1"/>
                <w:sz w:val="16"/>
                <w:szCs w:val="16"/>
              </w:rPr>
              <w:t xml:space="preserve"> Conflicts (1989 </w:t>
            </w:r>
            <w:proofErr w:type="gramStart"/>
            <w:r w:rsidRPr="000D21C0">
              <w:rPr>
                <w:color w:val="000000" w:themeColor="text1"/>
                <w:sz w:val="16"/>
                <w:szCs w:val="16"/>
              </w:rPr>
              <w:t>- )</w:t>
            </w:r>
            <w:proofErr w:type="gramEnd"/>
            <w:r w:rsidRPr="000D21C0">
              <w:rPr>
                <w:color w:val="000000" w:themeColor="text1"/>
                <w:sz w:val="16"/>
                <w:szCs w:val="16"/>
              </w:rPr>
              <w:t xml:space="preserve"> and outline clear separation of armed forces/ demarcation of borders</w:t>
            </w:r>
          </w:p>
        </w:tc>
        <w:tc>
          <w:tcPr>
            <w:tcW w:w="6915" w:type="dxa"/>
            <w:shd w:val="clear" w:color="auto" w:fill="FFFFFF" w:themeFill="background1"/>
          </w:tcPr>
          <w:p w14:paraId="0854F55D" w14:textId="77777777" w:rsidR="00F85205" w:rsidRPr="000D21C0" w:rsidRDefault="00F85205" w:rsidP="00F85205">
            <w:pPr>
              <w:rPr>
                <w:color w:val="000000" w:themeColor="text1"/>
                <w:sz w:val="16"/>
                <w:szCs w:val="16"/>
              </w:rPr>
            </w:pPr>
            <w:proofErr w:type="spellStart"/>
            <w:r w:rsidRPr="000D21C0">
              <w:rPr>
                <w:color w:val="000000" w:themeColor="text1"/>
                <w:sz w:val="16"/>
                <w:szCs w:val="16"/>
              </w:rPr>
              <w:t>Formalised</w:t>
            </w:r>
            <w:proofErr w:type="spellEnd"/>
            <w:r w:rsidRPr="000D21C0">
              <w:rPr>
                <w:color w:val="000000" w:themeColor="text1"/>
                <w:sz w:val="16"/>
                <w:szCs w:val="16"/>
              </w:rPr>
              <w:t xml:space="preserve"> commitment to ceasefire and made provision for separation of forces and deployment of peace-keeping force of the Commonwealth of Independent States (CISPKF) to monitor compliance. Also appealed to UN to expand mandate of military services to provide for their participation.</w:t>
            </w:r>
          </w:p>
          <w:p w14:paraId="3C0C8668" w14:textId="478D0711" w:rsidR="00F85205" w:rsidRPr="000D21C0" w:rsidRDefault="00F85205" w:rsidP="00F85205">
            <w:pPr>
              <w:rPr>
                <w:color w:val="000000" w:themeColor="text1"/>
                <w:sz w:val="16"/>
                <w:szCs w:val="16"/>
              </w:rPr>
            </w:pPr>
            <w:r w:rsidRPr="000D21C0">
              <w:rPr>
                <w:color w:val="000000" w:themeColor="text1"/>
                <w:sz w:val="16"/>
                <w:szCs w:val="16"/>
              </w:rPr>
              <w:t>Page 2, 3. The precise demarcation on a detailed map and a plan for the separation of forces in the initial phase of the deployment of the peace-keeping force shall be worked out by the command of the peace-keeping force with the participation of the parties in the context of a step-by-step, comprehensive settlement, with a continuation of the return of refugees and displaced persons and in compliance with this Agreement, in a working group, which shall begin its work to this end in Moscow within five days after the signing of this Agreement. It shall complete this task within five days. Disengagement shall commence five days after the working group has completed its task. The process of disengagement shall be completed no later than 10 days after it has commenced.</w:t>
            </w:r>
          </w:p>
          <w:p w14:paraId="4BD90D5D" w14:textId="1BA5A08A" w:rsidR="00F85205" w:rsidRPr="000D21C0" w:rsidRDefault="00F85205" w:rsidP="00F85205">
            <w:pPr>
              <w:rPr>
                <w:color w:val="000000" w:themeColor="text1"/>
                <w:sz w:val="16"/>
                <w:szCs w:val="16"/>
              </w:rPr>
            </w:pPr>
            <w:r w:rsidRPr="000D21C0">
              <w:rPr>
                <w:color w:val="000000" w:themeColor="text1"/>
                <w:sz w:val="16"/>
                <w:szCs w:val="16"/>
              </w:rPr>
              <w:t>Georgia</w:t>
            </w:r>
          </w:p>
          <w:p w14:paraId="60E28D90" w14:textId="77777777" w:rsidR="00F85205" w:rsidRPr="000D21C0" w:rsidRDefault="00F85205" w:rsidP="00F85205">
            <w:pPr>
              <w:rPr>
                <w:color w:val="000000" w:themeColor="text1"/>
                <w:sz w:val="16"/>
                <w:szCs w:val="16"/>
              </w:rPr>
            </w:pPr>
          </w:p>
          <w:p w14:paraId="55AB7528" w14:textId="6E5DB2EA" w:rsidR="00F85205" w:rsidRPr="000D21C0" w:rsidRDefault="00F85205" w:rsidP="00F85205">
            <w:pPr>
              <w:rPr>
                <w:color w:val="000000" w:themeColor="text1"/>
                <w:sz w:val="16"/>
                <w:szCs w:val="16"/>
              </w:rPr>
            </w:pPr>
            <w:r w:rsidRPr="000D21C0">
              <w:rPr>
                <w:color w:val="000000" w:themeColor="text1"/>
                <w:sz w:val="16"/>
                <w:szCs w:val="16"/>
              </w:rPr>
              <w:t>Abkhazia</w:t>
            </w:r>
          </w:p>
        </w:tc>
        <w:tc>
          <w:tcPr>
            <w:tcW w:w="4394" w:type="dxa"/>
            <w:shd w:val="clear" w:color="auto" w:fill="FFFFFF" w:themeFill="background1"/>
          </w:tcPr>
          <w:p w14:paraId="30E6EE19" w14:textId="77777777" w:rsidR="00F85205" w:rsidRPr="000D21C0" w:rsidRDefault="00E87061" w:rsidP="00F85205">
            <w:pPr>
              <w:rPr>
                <w:color w:val="000000" w:themeColor="text1"/>
                <w:sz w:val="16"/>
                <w:szCs w:val="16"/>
              </w:rPr>
            </w:pPr>
            <w:hyperlink r:id="rId253" w:history="1">
              <w:r w:rsidR="00F85205" w:rsidRPr="000D21C0">
                <w:rPr>
                  <w:color w:val="000000" w:themeColor="text1"/>
                  <w:sz w:val="16"/>
                  <w:szCs w:val="16"/>
                  <w:u w:val="single"/>
                </w:rPr>
                <w:t>https://www.peaceagreements.org/viewmasterdocument/247</w:t>
              </w:r>
            </w:hyperlink>
            <w:r w:rsidR="00F85205" w:rsidRPr="000D21C0">
              <w:rPr>
                <w:color w:val="000000" w:themeColor="text1"/>
                <w:sz w:val="16"/>
                <w:szCs w:val="16"/>
              </w:rPr>
              <w:t xml:space="preserve"> </w:t>
            </w:r>
          </w:p>
          <w:p w14:paraId="26490E40" w14:textId="77777777" w:rsidR="00F85205" w:rsidRPr="000D21C0" w:rsidRDefault="00F85205" w:rsidP="00F85205">
            <w:pPr>
              <w:rPr>
                <w:color w:val="000000" w:themeColor="text1"/>
                <w:sz w:val="16"/>
                <w:szCs w:val="16"/>
              </w:rPr>
            </w:pPr>
          </w:p>
          <w:p w14:paraId="1DD2045B" w14:textId="77777777" w:rsidR="00F85205" w:rsidRPr="000D21C0" w:rsidRDefault="00F85205" w:rsidP="00F85205">
            <w:pPr>
              <w:rPr>
                <w:color w:val="000000" w:themeColor="text1"/>
                <w:sz w:val="16"/>
                <w:szCs w:val="16"/>
              </w:rPr>
            </w:pPr>
          </w:p>
        </w:tc>
      </w:tr>
      <w:tr w:rsidR="007B2785" w:rsidRPr="000D21C0" w14:paraId="669B58BE" w14:textId="77777777" w:rsidTr="008B653C">
        <w:trPr>
          <w:trHeight w:val="79"/>
        </w:trPr>
        <w:tc>
          <w:tcPr>
            <w:tcW w:w="2436" w:type="dxa"/>
            <w:gridSpan w:val="2"/>
            <w:shd w:val="clear" w:color="auto" w:fill="FFFFFF" w:themeFill="background1"/>
          </w:tcPr>
          <w:p w14:paraId="53E7668C" w14:textId="77777777" w:rsidR="007B2785" w:rsidRPr="000D21C0" w:rsidRDefault="007B2785" w:rsidP="00F85205">
            <w:pPr>
              <w:rPr>
                <w:color w:val="000000" w:themeColor="text1"/>
                <w:sz w:val="16"/>
                <w:szCs w:val="16"/>
              </w:rPr>
            </w:pPr>
            <w:r w:rsidRPr="000D21C0">
              <w:rPr>
                <w:b/>
                <w:bCs/>
                <w:color w:val="000000" w:themeColor="text1"/>
                <w:sz w:val="16"/>
                <w:szCs w:val="16"/>
              </w:rPr>
              <w:t xml:space="preserve">Quadripartite Agreement on Voluntary Return of Refugees and DPs </w:t>
            </w:r>
            <w:r w:rsidRPr="000D21C0">
              <w:rPr>
                <w:color w:val="000000" w:themeColor="text1"/>
                <w:sz w:val="16"/>
                <w:szCs w:val="16"/>
              </w:rPr>
              <w:t xml:space="preserve">(Georgia/ Russia/ Abkhazia – 1994); </w:t>
            </w:r>
          </w:p>
        </w:tc>
        <w:tc>
          <w:tcPr>
            <w:tcW w:w="6915" w:type="dxa"/>
            <w:shd w:val="clear" w:color="auto" w:fill="FFFFFF" w:themeFill="background1"/>
          </w:tcPr>
          <w:p w14:paraId="4EE10577" w14:textId="77777777" w:rsidR="007B2785" w:rsidRPr="000D21C0" w:rsidRDefault="007B2785" w:rsidP="00F85205">
            <w:pPr>
              <w:rPr>
                <w:color w:val="000000" w:themeColor="text1"/>
                <w:sz w:val="16"/>
                <w:szCs w:val="16"/>
              </w:rPr>
            </w:pPr>
            <w:r w:rsidRPr="000D21C0">
              <w:rPr>
                <w:color w:val="000000" w:themeColor="text1"/>
                <w:sz w:val="16"/>
                <w:szCs w:val="16"/>
              </w:rPr>
              <w:t>Agreed to guarantee safety of refugees/displaced persons and to respect their right to return peacefully. Also made provision for freedom of movement; return of property; role of UNHCR and establishment of a Commission to create conditions for refugee return and of a mechanism to reunify families.</w:t>
            </w:r>
          </w:p>
          <w:p w14:paraId="7FBC411E" w14:textId="741B1AD3" w:rsidR="007B2785" w:rsidRPr="000D21C0" w:rsidRDefault="007B2785" w:rsidP="00F85205">
            <w:pPr>
              <w:rPr>
                <w:color w:val="000000" w:themeColor="text1"/>
                <w:sz w:val="16"/>
                <w:szCs w:val="16"/>
              </w:rPr>
            </w:pPr>
            <w:r w:rsidRPr="000D21C0">
              <w:rPr>
                <w:color w:val="000000" w:themeColor="text1"/>
                <w:sz w:val="16"/>
                <w:szCs w:val="16"/>
              </w:rPr>
              <w:t xml:space="preserve">Page 2, 3. In implementing this voluntary repatriation </w:t>
            </w:r>
            <w:proofErr w:type="spellStart"/>
            <w:r w:rsidRPr="000D21C0">
              <w:rPr>
                <w:color w:val="000000" w:themeColor="text1"/>
                <w:sz w:val="16"/>
                <w:szCs w:val="16"/>
              </w:rPr>
              <w:t>programme</w:t>
            </w:r>
            <w:proofErr w:type="spellEnd"/>
            <w:r w:rsidRPr="000D21C0">
              <w:rPr>
                <w:color w:val="000000" w:themeColor="text1"/>
                <w:sz w:val="16"/>
                <w:szCs w:val="16"/>
              </w:rPr>
              <w:t>, the Parties undertake to respect the following principles:</w:t>
            </w:r>
            <w:r w:rsidRPr="000D21C0">
              <w:rPr>
                <w:color w:val="000000" w:themeColor="text1"/>
                <w:sz w:val="16"/>
                <w:szCs w:val="16"/>
              </w:rPr>
              <w:br/>
            </w:r>
            <w:r w:rsidRPr="000D21C0">
              <w:rPr>
                <w:color w:val="000000" w:themeColor="text1"/>
                <w:sz w:val="16"/>
                <w:szCs w:val="16"/>
              </w:rPr>
              <w:lastRenderedPageBreak/>
              <w:t>... (c) Displaced persons/refugees shall have the right to return peacefully without risk of arrest, detention, imprisonment or legal criminal proceedings.</w:t>
            </w:r>
            <w:r w:rsidRPr="000D21C0">
              <w:rPr>
                <w:color w:val="000000" w:themeColor="text1"/>
                <w:sz w:val="16"/>
                <w:szCs w:val="16"/>
              </w:rPr>
              <w:br/>
              <w:t>Such immunity shall not apply to persons where there are serious evidences that they have committed war crimes and crimes against humanity as defined in international instruments and international practice as well as serious non-political crimes committed in the context of the conflict. Such immunity shall also not apply to persons who have previously taken part in the hostilities and are currently serving in armed formations, preparing to fight in Abkhazia.</w:t>
            </w:r>
          </w:p>
          <w:p w14:paraId="30C29AF2" w14:textId="096195CB" w:rsidR="007B2785" w:rsidRPr="000D21C0" w:rsidRDefault="007B2785" w:rsidP="00F85205">
            <w:pPr>
              <w:rPr>
                <w:color w:val="000000" w:themeColor="text1"/>
                <w:sz w:val="16"/>
                <w:szCs w:val="16"/>
              </w:rPr>
            </w:pPr>
            <w:r w:rsidRPr="000D21C0">
              <w:rPr>
                <w:color w:val="000000" w:themeColor="text1"/>
                <w:sz w:val="16"/>
                <w:szCs w:val="16"/>
              </w:rPr>
              <w:t>UNHCR</w:t>
            </w:r>
          </w:p>
          <w:p w14:paraId="34BEFA53" w14:textId="77777777" w:rsidR="007B2785" w:rsidRPr="000D21C0" w:rsidRDefault="007B2785" w:rsidP="00F85205">
            <w:pPr>
              <w:rPr>
                <w:color w:val="000000" w:themeColor="text1"/>
                <w:sz w:val="16"/>
                <w:szCs w:val="16"/>
              </w:rPr>
            </w:pPr>
          </w:p>
          <w:p w14:paraId="1D9615C6" w14:textId="77777777" w:rsidR="007B2785" w:rsidRPr="000D21C0" w:rsidRDefault="007B2785" w:rsidP="00F85205">
            <w:pPr>
              <w:rPr>
                <w:color w:val="000000" w:themeColor="text1"/>
                <w:sz w:val="16"/>
                <w:szCs w:val="16"/>
              </w:rPr>
            </w:pPr>
            <w:r w:rsidRPr="000D21C0">
              <w:rPr>
                <w:color w:val="000000" w:themeColor="text1"/>
                <w:sz w:val="16"/>
                <w:szCs w:val="16"/>
              </w:rPr>
              <w:t>Russian Federation</w:t>
            </w:r>
          </w:p>
          <w:p w14:paraId="21CE1BAE" w14:textId="77777777" w:rsidR="007B2785" w:rsidRPr="000D21C0" w:rsidRDefault="007B2785" w:rsidP="00F85205">
            <w:pPr>
              <w:rPr>
                <w:color w:val="000000" w:themeColor="text1"/>
                <w:sz w:val="16"/>
                <w:szCs w:val="16"/>
              </w:rPr>
            </w:pPr>
          </w:p>
          <w:p w14:paraId="7B08B860" w14:textId="77777777" w:rsidR="007B2785" w:rsidRPr="000D21C0" w:rsidRDefault="007B2785" w:rsidP="00F85205">
            <w:pPr>
              <w:rPr>
                <w:color w:val="000000" w:themeColor="text1"/>
                <w:sz w:val="16"/>
                <w:szCs w:val="16"/>
              </w:rPr>
            </w:pPr>
            <w:r w:rsidRPr="000D21C0">
              <w:rPr>
                <w:color w:val="000000" w:themeColor="text1"/>
                <w:sz w:val="16"/>
                <w:szCs w:val="16"/>
              </w:rPr>
              <w:t>Georgian State</w:t>
            </w:r>
          </w:p>
          <w:p w14:paraId="189636BC" w14:textId="77777777" w:rsidR="007B2785" w:rsidRPr="000D21C0" w:rsidRDefault="007B2785" w:rsidP="00F85205">
            <w:pPr>
              <w:rPr>
                <w:color w:val="000000" w:themeColor="text1"/>
                <w:sz w:val="16"/>
                <w:szCs w:val="16"/>
              </w:rPr>
            </w:pPr>
          </w:p>
          <w:p w14:paraId="3BD78BD7" w14:textId="55BE8783" w:rsidR="007B2785" w:rsidRPr="000D21C0" w:rsidRDefault="007B2785" w:rsidP="00F85205">
            <w:pPr>
              <w:rPr>
                <w:color w:val="000000" w:themeColor="text1"/>
                <w:sz w:val="16"/>
                <w:szCs w:val="16"/>
              </w:rPr>
            </w:pPr>
            <w:r w:rsidRPr="000D21C0">
              <w:rPr>
                <w:color w:val="000000" w:themeColor="text1"/>
                <w:sz w:val="16"/>
                <w:szCs w:val="16"/>
              </w:rPr>
              <w:t xml:space="preserve">Abkhaz Rep. (S. </w:t>
            </w:r>
            <w:proofErr w:type="spellStart"/>
            <w:r w:rsidRPr="000D21C0">
              <w:rPr>
                <w:color w:val="000000" w:themeColor="text1"/>
                <w:sz w:val="16"/>
                <w:szCs w:val="16"/>
              </w:rPr>
              <w:t>Jinjolia</w:t>
            </w:r>
            <w:proofErr w:type="spellEnd"/>
            <w:r w:rsidRPr="000D21C0">
              <w:rPr>
                <w:color w:val="000000" w:themeColor="text1"/>
                <w:sz w:val="16"/>
                <w:szCs w:val="16"/>
              </w:rPr>
              <w:t>)</w:t>
            </w:r>
          </w:p>
        </w:tc>
        <w:tc>
          <w:tcPr>
            <w:tcW w:w="4394" w:type="dxa"/>
            <w:shd w:val="clear" w:color="auto" w:fill="FFFFFF" w:themeFill="background1"/>
          </w:tcPr>
          <w:p w14:paraId="41F67BFA" w14:textId="77777777" w:rsidR="007B2785" w:rsidRPr="000D21C0" w:rsidRDefault="00E87061" w:rsidP="00F85205">
            <w:pPr>
              <w:rPr>
                <w:color w:val="000000" w:themeColor="text1"/>
                <w:sz w:val="16"/>
                <w:szCs w:val="16"/>
              </w:rPr>
            </w:pPr>
            <w:hyperlink r:id="rId254" w:history="1">
              <w:r w:rsidR="007B2785" w:rsidRPr="000D21C0">
                <w:rPr>
                  <w:color w:val="000000" w:themeColor="text1"/>
                  <w:sz w:val="16"/>
                  <w:szCs w:val="16"/>
                  <w:u w:val="single"/>
                </w:rPr>
                <w:t>https://www.peaceagreements.org/viewmasterdocument/524</w:t>
              </w:r>
            </w:hyperlink>
            <w:r w:rsidR="007B2785" w:rsidRPr="000D21C0">
              <w:rPr>
                <w:color w:val="000000" w:themeColor="text1"/>
                <w:sz w:val="16"/>
                <w:szCs w:val="16"/>
              </w:rPr>
              <w:t xml:space="preserve"> </w:t>
            </w:r>
          </w:p>
          <w:p w14:paraId="7A429000" w14:textId="7AC3BB54" w:rsidR="007B2785" w:rsidRPr="000D21C0" w:rsidRDefault="007B2785" w:rsidP="00F85205">
            <w:pPr>
              <w:rPr>
                <w:color w:val="000000" w:themeColor="text1"/>
                <w:sz w:val="16"/>
                <w:szCs w:val="16"/>
              </w:rPr>
            </w:pPr>
            <w:r w:rsidRPr="000D21C0">
              <w:rPr>
                <w:color w:val="000000" w:themeColor="text1"/>
                <w:sz w:val="16"/>
                <w:szCs w:val="16"/>
              </w:rPr>
              <w:t>Page 5, THE PARTIES, THE RUSSIAN FEDERATION AND THE UNITED NATIONS HIGH COMMISSIONER FOR REFUGEES FURTHER AGREE AS FOLLOWS:</w:t>
            </w:r>
            <w:r w:rsidRPr="000D21C0">
              <w:rPr>
                <w:color w:val="000000" w:themeColor="text1"/>
                <w:sz w:val="16"/>
                <w:szCs w:val="16"/>
              </w:rPr>
              <w:br/>
              <w:t xml:space="preserve">... (b) Travel shall be facilitated between and within all areas </w:t>
            </w:r>
            <w:r w:rsidRPr="000D21C0">
              <w:rPr>
                <w:color w:val="000000" w:themeColor="text1"/>
                <w:sz w:val="16"/>
                <w:szCs w:val="16"/>
              </w:rPr>
              <w:lastRenderedPageBreak/>
              <w:t xml:space="preserve">where refugees and displaced persons are located and areas of return for the personnel of the United Nations and other relevant international and non-governmental agencies cooperating with the United Nations in repatriation, reintegration and rehabilitation </w:t>
            </w:r>
            <w:proofErr w:type="spellStart"/>
            <w:r w:rsidRPr="000D21C0">
              <w:rPr>
                <w:color w:val="000000" w:themeColor="text1"/>
                <w:sz w:val="16"/>
                <w:szCs w:val="16"/>
              </w:rPr>
              <w:t>programmes</w:t>
            </w:r>
            <w:proofErr w:type="spellEnd"/>
            <w:r w:rsidRPr="000D21C0">
              <w:rPr>
                <w:color w:val="000000" w:themeColor="text1"/>
                <w:sz w:val="16"/>
                <w:szCs w:val="16"/>
              </w:rPr>
              <w:t xml:space="preserve">. It shall include the free use of airspace and authorized airstrips and airports for relief flights and the exemption from taxes and duties of all goods imported for use in the voluntary repatriation </w:t>
            </w:r>
            <w:proofErr w:type="spellStart"/>
            <w:r w:rsidRPr="000D21C0">
              <w:rPr>
                <w:color w:val="000000" w:themeColor="text1"/>
                <w:sz w:val="16"/>
                <w:szCs w:val="16"/>
              </w:rPr>
              <w:t>programme</w:t>
            </w:r>
            <w:proofErr w:type="spellEnd"/>
            <w:r w:rsidRPr="000D21C0">
              <w:rPr>
                <w:color w:val="000000" w:themeColor="text1"/>
                <w:sz w:val="16"/>
                <w:szCs w:val="16"/>
              </w:rPr>
              <w:t xml:space="preserve"> of displaced persons/refugees from Abkhazia and for the provision of relief integration and rehabilitation assistance to the Abkhazian region by the United Nations and cooperating agencies</w:t>
            </w:r>
          </w:p>
        </w:tc>
      </w:tr>
      <w:tr w:rsidR="007B2785" w:rsidRPr="000D21C0" w14:paraId="0C3DEF6D" w14:textId="77777777" w:rsidTr="008B653C">
        <w:trPr>
          <w:trHeight w:val="79"/>
        </w:trPr>
        <w:tc>
          <w:tcPr>
            <w:tcW w:w="2436" w:type="dxa"/>
            <w:gridSpan w:val="2"/>
            <w:tcBorders>
              <w:bottom w:val="single" w:sz="4" w:space="0" w:color="auto"/>
            </w:tcBorders>
            <w:shd w:val="clear" w:color="auto" w:fill="FFFFFF" w:themeFill="background1"/>
          </w:tcPr>
          <w:p w14:paraId="70A85DE4" w14:textId="77777777" w:rsidR="007B2785" w:rsidRPr="000D21C0" w:rsidRDefault="007B2785" w:rsidP="00F85205">
            <w:pPr>
              <w:rPr>
                <w:b/>
                <w:bCs/>
                <w:color w:val="000000" w:themeColor="text1"/>
                <w:sz w:val="16"/>
                <w:szCs w:val="16"/>
              </w:rPr>
            </w:pPr>
            <w:r w:rsidRPr="000D21C0">
              <w:rPr>
                <w:b/>
                <w:bCs/>
                <w:color w:val="000000" w:themeColor="text1"/>
                <w:sz w:val="16"/>
                <w:szCs w:val="16"/>
              </w:rPr>
              <w:lastRenderedPageBreak/>
              <w:t xml:space="preserve">Lusaka Protocol </w:t>
            </w:r>
            <w:r w:rsidRPr="000D21C0">
              <w:rPr>
                <w:color w:val="000000" w:themeColor="text1"/>
                <w:sz w:val="16"/>
                <w:szCs w:val="16"/>
              </w:rPr>
              <w:t>(Angola - 1994); attempted to end Angolan Civil War (1975 – 2002) by integrating/ disarming UNITA and starting national reconciliation; UNITA &amp; MPLA fall back into conflict in 1998, following up with second accord (</w:t>
            </w:r>
            <w:proofErr w:type="spellStart"/>
            <w:r w:rsidRPr="000D21C0">
              <w:rPr>
                <w:color w:val="000000" w:themeColor="text1"/>
                <w:sz w:val="16"/>
                <w:szCs w:val="16"/>
              </w:rPr>
              <w:t>Luena</w:t>
            </w:r>
            <w:proofErr w:type="spellEnd"/>
            <w:r w:rsidRPr="000D21C0">
              <w:rPr>
                <w:color w:val="000000" w:themeColor="text1"/>
                <w:sz w:val="16"/>
                <w:szCs w:val="16"/>
              </w:rPr>
              <w:t xml:space="preserve"> Memorandum of Understanding) in 2002</w:t>
            </w:r>
          </w:p>
        </w:tc>
        <w:tc>
          <w:tcPr>
            <w:tcW w:w="6915" w:type="dxa"/>
            <w:tcBorders>
              <w:bottom w:val="single" w:sz="4" w:space="0" w:color="auto"/>
            </w:tcBorders>
            <w:shd w:val="clear" w:color="auto" w:fill="FFFFFF" w:themeFill="background1"/>
          </w:tcPr>
          <w:p w14:paraId="018FD558"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05F85143"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1994: UNHCR puts number of IDPs at 303,800 (aggregated 1.2 million IDPs)</w:t>
            </w:r>
          </w:p>
          <w:p w14:paraId="225224F9"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1995: United Nations Angola Verification Mission (UNAVEM III) reports most IDPs would wait until farming season (April) to return home; 700 transported by WFF in joint effort from gov. authorities, UN, and NGOs; in 1995, 10% of IDP population returned home</w:t>
            </w:r>
          </w:p>
          <w:p w14:paraId="44613B2F"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1996: 1M IDPs still reliant upon food aid</w:t>
            </w:r>
          </w:p>
          <w:p w14:paraId="60917786" w14:textId="77777777" w:rsidR="007B2785" w:rsidRPr="000D21C0" w:rsidRDefault="007B2785" w:rsidP="00F85205">
            <w:pPr>
              <w:rPr>
                <w:b/>
                <w:bCs/>
                <w:color w:val="000000" w:themeColor="text1"/>
                <w:sz w:val="16"/>
                <w:szCs w:val="16"/>
                <w:shd w:val="clear" w:color="auto" w:fill="FEFEFE"/>
              </w:rPr>
            </w:pPr>
            <w:r w:rsidRPr="000D21C0">
              <w:rPr>
                <w:color w:val="000000" w:themeColor="text1"/>
                <w:sz w:val="16"/>
                <w:szCs w:val="16"/>
                <w:shd w:val="clear" w:color="auto" w:fill="FEFEFE"/>
              </w:rPr>
              <w:t>1998: UNITA &amp; MPLA return to war, repatriation largely falls apart and rate of dislodgement increases.</w:t>
            </w:r>
          </w:p>
          <w:p w14:paraId="18CFD2EB" w14:textId="612842A4"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ANNEX 7: AGENDA ITEM II.5: COMPLETION OF THE ELECTORAL PROCESS:</w:t>
            </w:r>
          </w:p>
          <w:p w14:paraId="77DB36F1"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II: Specific Principles:</w:t>
            </w:r>
          </w:p>
          <w:p w14:paraId="2FD7B6E2"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4. (b) Effective guarantee of the functioning of the State Administration and of the normalization of national life throughout the national territory, including the rehabilitation of communication routes and the resettlement of displaced persons.</w:t>
            </w:r>
          </w:p>
          <w:p w14:paraId="45DC8157" w14:textId="77777777" w:rsidR="007B2785" w:rsidRPr="000D21C0" w:rsidRDefault="007B2785" w:rsidP="00F85205">
            <w:pPr>
              <w:rPr>
                <w:color w:val="000000" w:themeColor="text1"/>
                <w:sz w:val="16"/>
                <w:szCs w:val="16"/>
              </w:rPr>
            </w:pPr>
            <w:r w:rsidRPr="000D21C0">
              <w:rPr>
                <w:color w:val="000000" w:themeColor="text1"/>
                <w:sz w:val="16"/>
                <w:szCs w:val="16"/>
              </w:rPr>
              <w:t>UN</w:t>
            </w:r>
          </w:p>
          <w:p w14:paraId="375AC910" w14:textId="77777777" w:rsidR="007B2785" w:rsidRPr="000D21C0" w:rsidRDefault="007B2785" w:rsidP="00F85205">
            <w:pPr>
              <w:rPr>
                <w:color w:val="000000" w:themeColor="text1"/>
                <w:sz w:val="16"/>
                <w:szCs w:val="16"/>
              </w:rPr>
            </w:pPr>
          </w:p>
          <w:p w14:paraId="30E03837" w14:textId="77777777" w:rsidR="007B2785" w:rsidRPr="000D21C0" w:rsidRDefault="007B2785" w:rsidP="00F85205">
            <w:pPr>
              <w:rPr>
                <w:color w:val="000000" w:themeColor="text1"/>
                <w:sz w:val="16"/>
                <w:szCs w:val="16"/>
              </w:rPr>
            </w:pPr>
            <w:r w:rsidRPr="000D21C0">
              <w:rPr>
                <w:color w:val="000000" w:themeColor="text1"/>
                <w:sz w:val="16"/>
                <w:szCs w:val="16"/>
              </w:rPr>
              <w:t>International Observers: U.S. &amp; Russia</w:t>
            </w:r>
          </w:p>
          <w:p w14:paraId="24D961CF" w14:textId="77777777" w:rsidR="007B2785" w:rsidRPr="000D21C0" w:rsidRDefault="007B2785" w:rsidP="00F85205">
            <w:pPr>
              <w:rPr>
                <w:color w:val="000000" w:themeColor="text1"/>
                <w:sz w:val="16"/>
                <w:szCs w:val="16"/>
              </w:rPr>
            </w:pPr>
          </w:p>
          <w:p w14:paraId="428A1525" w14:textId="77777777" w:rsidR="007B2785" w:rsidRPr="000D21C0" w:rsidRDefault="007B2785" w:rsidP="00F85205">
            <w:pPr>
              <w:rPr>
                <w:color w:val="000000" w:themeColor="text1"/>
                <w:sz w:val="16"/>
                <w:szCs w:val="16"/>
              </w:rPr>
            </w:pPr>
            <w:r w:rsidRPr="000D21C0">
              <w:rPr>
                <w:color w:val="000000" w:themeColor="text1"/>
                <w:sz w:val="16"/>
                <w:szCs w:val="16"/>
              </w:rPr>
              <w:t>Zambian Gov (host)</w:t>
            </w:r>
          </w:p>
          <w:p w14:paraId="465A0934" w14:textId="77777777" w:rsidR="007B2785" w:rsidRPr="000D21C0" w:rsidRDefault="007B2785" w:rsidP="00F85205">
            <w:pPr>
              <w:rPr>
                <w:color w:val="000000" w:themeColor="text1"/>
                <w:sz w:val="16"/>
                <w:szCs w:val="16"/>
              </w:rPr>
            </w:pPr>
          </w:p>
          <w:p w14:paraId="6D98C523" w14:textId="77777777" w:rsidR="007B2785" w:rsidRPr="000D21C0" w:rsidRDefault="007B2785" w:rsidP="00F85205">
            <w:pPr>
              <w:rPr>
                <w:color w:val="000000" w:themeColor="text1"/>
                <w:sz w:val="16"/>
                <w:szCs w:val="16"/>
              </w:rPr>
            </w:pPr>
            <w:r w:rsidRPr="000D21C0">
              <w:rPr>
                <w:color w:val="000000" w:themeColor="text1"/>
                <w:sz w:val="16"/>
                <w:szCs w:val="16"/>
              </w:rPr>
              <w:t xml:space="preserve">Locals: Angolan gov (MPLA) and insurgents (Jonas </w:t>
            </w:r>
            <w:proofErr w:type="spellStart"/>
            <w:r w:rsidRPr="000D21C0">
              <w:rPr>
                <w:color w:val="000000" w:themeColor="text1"/>
                <w:sz w:val="16"/>
                <w:szCs w:val="16"/>
              </w:rPr>
              <w:t>Savimbi’s</w:t>
            </w:r>
            <w:proofErr w:type="spellEnd"/>
            <w:r w:rsidRPr="000D21C0">
              <w:rPr>
                <w:color w:val="000000" w:themeColor="text1"/>
                <w:sz w:val="16"/>
                <w:szCs w:val="16"/>
              </w:rPr>
              <w:t xml:space="preserve"> UNITA)</w:t>
            </w:r>
          </w:p>
          <w:p w14:paraId="2F41F86C" w14:textId="071FE4CA" w:rsidR="007B2785" w:rsidRPr="000D21C0" w:rsidRDefault="007B2785" w:rsidP="00F85205">
            <w:pPr>
              <w:rPr>
                <w:color w:val="000000" w:themeColor="text1"/>
                <w:sz w:val="16"/>
                <w:szCs w:val="16"/>
              </w:rPr>
            </w:pPr>
            <w:r w:rsidRPr="000D21C0">
              <w:rPr>
                <w:color w:val="000000" w:themeColor="text1"/>
                <w:sz w:val="16"/>
                <w:szCs w:val="16"/>
                <w:shd w:val="clear" w:color="auto" w:fill="FEFEFE"/>
              </w:rPr>
              <w:t>UNITA-affiliates and civilians housing sympathies would suffer under later suspicion by ruling party (MPLA) even in integrated government; UNITA called Protocol a “mistake”</w:t>
            </w:r>
          </w:p>
        </w:tc>
        <w:tc>
          <w:tcPr>
            <w:tcW w:w="4394" w:type="dxa"/>
            <w:tcBorders>
              <w:bottom w:val="single" w:sz="4" w:space="0" w:color="auto"/>
            </w:tcBorders>
            <w:shd w:val="clear" w:color="auto" w:fill="FFFFFF" w:themeFill="background1"/>
          </w:tcPr>
          <w:p w14:paraId="568E9DC0" w14:textId="77777777" w:rsidR="007B2785" w:rsidRPr="000D21C0" w:rsidRDefault="00E87061" w:rsidP="00F85205">
            <w:pPr>
              <w:rPr>
                <w:color w:val="000000" w:themeColor="text1"/>
                <w:sz w:val="16"/>
                <w:szCs w:val="16"/>
              </w:rPr>
            </w:pPr>
            <w:hyperlink r:id="rId255" w:history="1">
              <w:r w:rsidR="007B2785" w:rsidRPr="000D21C0">
                <w:rPr>
                  <w:color w:val="000000" w:themeColor="text1"/>
                  <w:sz w:val="16"/>
                  <w:szCs w:val="16"/>
                  <w:u w:val="single"/>
                </w:rPr>
                <w:t>https://peaceaccords.nd.edu/wp-content/accords/Lusaka_Peace_Accord.pdf</w:t>
              </w:r>
            </w:hyperlink>
            <w:r w:rsidR="007B2785" w:rsidRPr="000D21C0">
              <w:rPr>
                <w:color w:val="000000" w:themeColor="text1"/>
                <w:sz w:val="16"/>
                <w:szCs w:val="16"/>
              </w:rPr>
              <w:t xml:space="preserve"> </w:t>
            </w:r>
          </w:p>
          <w:p w14:paraId="3846AFEF" w14:textId="77777777" w:rsidR="007B2785" w:rsidRPr="000D21C0" w:rsidRDefault="007B2785" w:rsidP="00F85205">
            <w:pPr>
              <w:rPr>
                <w:color w:val="000000" w:themeColor="text1"/>
                <w:sz w:val="16"/>
                <w:szCs w:val="16"/>
              </w:rPr>
            </w:pPr>
          </w:p>
          <w:p w14:paraId="0AD82DDB" w14:textId="77777777" w:rsidR="007B2785" w:rsidRPr="000D21C0" w:rsidRDefault="007B2785" w:rsidP="00F85205">
            <w:pPr>
              <w:rPr>
                <w:i/>
                <w:iCs/>
                <w:color w:val="000000" w:themeColor="text1"/>
                <w:sz w:val="16"/>
                <w:szCs w:val="16"/>
              </w:rPr>
            </w:pPr>
            <w:r w:rsidRPr="000D21C0">
              <w:rPr>
                <w:color w:val="000000" w:themeColor="text1"/>
                <w:sz w:val="16"/>
                <w:szCs w:val="16"/>
              </w:rPr>
              <w:t xml:space="preserve">Alex Vines of ‘Human Rights Watch:’ </w:t>
            </w:r>
            <w:r w:rsidRPr="000D21C0">
              <w:rPr>
                <w:i/>
                <w:iCs/>
                <w:color w:val="000000" w:themeColor="text1"/>
                <w:sz w:val="16"/>
                <w:szCs w:val="16"/>
              </w:rPr>
              <w:t>Angola Unravels: The Rise and Fall of the Lusaka Peace Process</w:t>
            </w:r>
          </w:p>
          <w:p w14:paraId="2263EFB8" w14:textId="77777777" w:rsidR="007B2785" w:rsidRPr="000D21C0" w:rsidRDefault="007B2785" w:rsidP="00F85205">
            <w:pPr>
              <w:rPr>
                <w:i/>
                <w:iCs/>
                <w:color w:val="000000" w:themeColor="text1"/>
                <w:sz w:val="16"/>
                <w:szCs w:val="16"/>
              </w:rPr>
            </w:pPr>
          </w:p>
          <w:p w14:paraId="6EF0326B" w14:textId="77777777" w:rsidR="007B2785" w:rsidRPr="000D21C0" w:rsidRDefault="00E87061" w:rsidP="00F85205">
            <w:pPr>
              <w:rPr>
                <w:i/>
                <w:iCs/>
                <w:color w:val="000000" w:themeColor="text1"/>
                <w:sz w:val="16"/>
                <w:szCs w:val="16"/>
              </w:rPr>
            </w:pPr>
            <w:hyperlink r:id="rId256" w:history="1">
              <w:r w:rsidR="007B2785" w:rsidRPr="000D21C0">
                <w:rPr>
                  <w:i/>
                  <w:iCs/>
                  <w:color w:val="000000" w:themeColor="text1"/>
                  <w:sz w:val="16"/>
                  <w:szCs w:val="16"/>
                  <w:u w:val="single"/>
                </w:rPr>
                <w:t>https://repository.uneca.org/handle/10855/39371</w:t>
              </w:r>
            </w:hyperlink>
            <w:r w:rsidR="007B2785" w:rsidRPr="000D21C0">
              <w:rPr>
                <w:i/>
                <w:iCs/>
                <w:color w:val="000000" w:themeColor="text1"/>
                <w:sz w:val="16"/>
                <w:szCs w:val="16"/>
              </w:rPr>
              <w:t xml:space="preserve"> </w:t>
            </w:r>
          </w:p>
          <w:p w14:paraId="0FCB2524" w14:textId="77777777" w:rsidR="007B2785" w:rsidRPr="000D21C0" w:rsidRDefault="007B2785" w:rsidP="00F85205">
            <w:pPr>
              <w:rPr>
                <w:i/>
                <w:iCs/>
                <w:color w:val="000000" w:themeColor="text1"/>
                <w:sz w:val="16"/>
                <w:szCs w:val="16"/>
              </w:rPr>
            </w:pPr>
          </w:p>
          <w:p w14:paraId="1C1B9E00" w14:textId="77777777" w:rsidR="007B2785" w:rsidRPr="000D21C0" w:rsidRDefault="00E87061" w:rsidP="00F85205">
            <w:pPr>
              <w:rPr>
                <w:color w:val="000000" w:themeColor="text1"/>
                <w:sz w:val="16"/>
                <w:szCs w:val="16"/>
              </w:rPr>
            </w:pPr>
            <w:hyperlink r:id="rId257" w:history="1">
              <w:r w:rsidR="007B2785" w:rsidRPr="000D21C0">
                <w:rPr>
                  <w:i/>
                  <w:iCs/>
                  <w:color w:val="000000" w:themeColor="text1"/>
                  <w:sz w:val="16"/>
                  <w:szCs w:val="16"/>
                  <w:u w:val="single"/>
                </w:rPr>
                <w:t>https://www.refworld.org/docid/3ae6aecf14.html</w:t>
              </w:r>
            </w:hyperlink>
            <w:r w:rsidR="007B2785" w:rsidRPr="000D21C0">
              <w:rPr>
                <w:i/>
                <w:iCs/>
                <w:color w:val="000000" w:themeColor="text1"/>
                <w:sz w:val="16"/>
                <w:szCs w:val="16"/>
              </w:rPr>
              <w:t xml:space="preserve"> </w:t>
            </w:r>
          </w:p>
          <w:p w14:paraId="5B14DA0E" w14:textId="7F5C89B3"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ANNEX 6 AGENDA ITEM II.4: NATIONAL RECONCILIATION: I. GENERAL PRINCIPLES:</w:t>
            </w:r>
          </w:p>
          <w:p w14:paraId="49FE40F3"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5. In the spirit of National Reconciliation, all Angolans should forgive and forget the offenses resulting from the Angolan conflict and face the future with tolerance and confidence. Furthermore, the competent institutions will grant an amnesty, in accordance with Article 88 (h) of the Constitutional Law, for illegal acts committed by anyone prior to the signing of the Lusaka Protocol, in the context of the current conflict.</w:t>
            </w:r>
          </w:p>
          <w:p w14:paraId="3A0E7967"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III. Modalities</w:t>
            </w:r>
          </w:p>
          <w:p w14:paraId="58543710"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5. On the day on which the Lusaka Protocol is initiated, the Government and the leadership of UNITA shall each issue a statement on the importance and meaning of pardon and amnesty, as referred to in para. 5 of the general principles relating to National Reconciliation above.</w:t>
            </w:r>
          </w:p>
          <w:p w14:paraId="31D14811"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11. The period for the promulgation of the Law of Amnesty shall be specified in the timetable of the Lusaka Protocol.</w:t>
            </w:r>
          </w:p>
          <w:p w14:paraId="44C67331" w14:textId="77777777" w:rsidR="007B2785" w:rsidRPr="000D21C0" w:rsidRDefault="007B2785" w:rsidP="00F85205">
            <w:pPr>
              <w:rPr>
                <w:color w:val="000000" w:themeColor="text1"/>
                <w:sz w:val="16"/>
                <w:szCs w:val="16"/>
              </w:rPr>
            </w:pPr>
          </w:p>
        </w:tc>
      </w:tr>
      <w:tr w:rsidR="007B2785" w:rsidRPr="000D21C0" w14:paraId="46B93ABA" w14:textId="77777777" w:rsidTr="008B653C">
        <w:trPr>
          <w:trHeight w:val="79"/>
        </w:trPr>
        <w:tc>
          <w:tcPr>
            <w:tcW w:w="2436" w:type="dxa"/>
            <w:gridSpan w:val="2"/>
            <w:shd w:val="clear" w:color="auto" w:fill="FFFFFF" w:themeFill="background1"/>
          </w:tcPr>
          <w:p w14:paraId="3F16ED28" w14:textId="02BF00C7" w:rsidR="007B2785" w:rsidRPr="000D21C0" w:rsidRDefault="007B2785" w:rsidP="00F85205">
            <w:pPr>
              <w:rPr>
                <w:color w:val="000000" w:themeColor="text1"/>
                <w:sz w:val="16"/>
                <w:szCs w:val="16"/>
              </w:rPr>
            </w:pPr>
            <w:r w:rsidRPr="000D21C0">
              <w:rPr>
                <w:b/>
                <w:bCs/>
                <w:color w:val="000000" w:themeColor="text1"/>
                <w:sz w:val="16"/>
                <w:szCs w:val="16"/>
              </w:rPr>
              <w:t>Agreement on Resettlement of the Population Groups uprooted by the Armed Conflict</w:t>
            </w:r>
            <w:r w:rsidRPr="000D21C0">
              <w:rPr>
                <w:color w:val="000000" w:themeColor="text1"/>
                <w:sz w:val="16"/>
                <w:szCs w:val="16"/>
              </w:rPr>
              <w:t xml:space="preserve"> (Guatemala – 1994); </w:t>
            </w:r>
          </w:p>
        </w:tc>
        <w:tc>
          <w:tcPr>
            <w:tcW w:w="6915" w:type="dxa"/>
            <w:shd w:val="clear" w:color="auto" w:fill="FFFFFF" w:themeFill="background1"/>
          </w:tcPr>
          <w:p w14:paraId="0A9EC268" w14:textId="77777777" w:rsidR="007B2785" w:rsidRPr="000D21C0" w:rsidRDefault="007B2785" w:rsidP="00F85205">
            <w:pPr>
              <w:rPr>
                <w:color w:val="000000" w:themeColor="text1"/>
                <w:sz w:val="16"/>
                <w:szCs w:val="16"/>
              </w:rPr>
            </w:pPr>
            <w:r w:rsidRPr="000D21C0">
              <w:rPr>
                <w:color w:val="000000" w:themeColor="text1"/>
                <w:sz w:val="16"/>
                <w:szCs w:val="16"/>
              </w:rPr>
              <w:t>Page 5, II. GUARANTEES FOR THE RESETTLEMENT OF UPROOTED POPULATION GROUPS</w:t>
            </w:r>
            <w:r w:rsidRPr="000D21C0">
              <w:rPr>
                <w:color w:val="000000" w:themeColor="text1"/>
                <w:sz w:val="16"/>
                <w:szCs w:val="16"/>
              </w:rPr>
              <w:br/>
              <w:t>9. In the particular case of abandonment of land as a result of armed conflict, the Government undertakes to revise and promote legal provisions to ensure that such an act is not considered to be voluntary abandonment, and to ratify the inalienable nature of landholding rights. In this context, it shall promote the return of land to the original holders and/or shall seek adequate compensatory solutions.</w:t>
            </w:r>
            <w:r w:rsidRPr="000D21C0">
              <w:rPr>
                <w:color w:val="000000" w:themeColor="text1"/>
                <w:sz w:val="16"/>
                <w:szCs w:val="16"/>
              </w:rPr>
              <w:br/>
              <w:t xml:space="preserve">... 12. The Government undertakes to strengthen its policy for protecting citizens abroad, especially uprooted population groups residing abroad for reasons related to the armed conflict. It shall also ensure the voluntary resettlement of this population group in conditions of security and dignity. With regard to uprooted persons who desire to remain abroad, the Government shall take the necessary steps and </w:t>
            </w:r>
            <w:r w:rsidRPr="000D21C0">
              <w:rPr>
                <w:color w:val="000000" w:themeColor="text1"/>
                <w:sz w:val="16"/>
                <w:szCs w:val="16"/>
              </w:rPr>
              <w:lastRenderedPageBreak/>
              <w:t>conduct the necessary negotiations with the host countries so as to ensure that the migrants are living in a stable situation.</w:t>
            </w:r>
          </w:p>
          <w:p w14:paraId="31301208" w14:textId="0794B540" w:rsidR="007B2785" w:rsidRDefault="007B2785" w:rsidP="00F85205">
            <w:pPr>
              <w:rPr>
                <w:color w:val="000000" w:themeColor="text1"/>
                <w:sz w:val="16"/>
                <w:szCs w:val="16"/>
              </w:rPr>
            </w:pPr>
            <w:r w:rsidRPr="000D21C0">
              <w:rPr>
                <w:color w:val="000000" w:themeColor="text1"/>
                <w:sz w:val="16"/>
                <w:szCs w:val="16"/>
              </w:rPr>
              <w:t>Page 4, II. GUARANTEES FOR THE RESETTLEMENT OF UPROOTED POPULATION GROUPS</w:t>
            </w:r>
            <w:r w:rsidRPr="000D21C0">
              <w:rPr>
                <w:color w:val="000000" w:themeColor="text1"/>
                <w:sz w:val="16"/>
                <w:szCs w:val="16"/>
              </w:rPr>
              <w:br/>
              <w:t>... 7.2. Decree No. 70-91, a provisional act concerning replacement and registration of birth certificates in civil registers destroyed by violence, shall be revised so as to establish a system adapted to the needs of all the affected population groups, with streamlined, free-of-charge registration procedures. For such purposes, the views of the affected sectors shall be taken into account. Personal documentation and identification shall be completed as soon as possible;</w:t>
            </w:r>
            <w:r w:rsidRPr="000D21C0">
              <w:rPr>
                <w:color w:val="000000" w:themeColor="text1"/>
                <w:sz w:val="16"/>
                <w:szCs w:val="16"/>
              </w:rPr>
              <w:br/>
              <w:t>7.3. The necessary administrative rules to streamline formalities to ensure that children of uprooted persons born outside the country are registered as native Guatemalans, in compliance with article 144 of the Constitution of the Republic, shall be promulgated;</w:t>
            </w:r>
          </w:p>
          <w:p w14:paraId="6EFA04D4" w14:textId="77777777" w:rsidR="007B2785" w:rsidRPr="000D21C0" w:rsidRDefault="007B2785" w:rsidP="00F85205">
            <w:pPr>
              <w:rPr>
                <w:color w:val="000000" w:themeColor="text1"/>
                <w:sz w:val="16"/>
                <w:szCs w:val="16"/>
              </w:rPr>
            </w:pPr>
          </w:p>
          <w:p w14:paraId="4F8777F3" w14:textId="4E19070B" w:rsidR="007B2785" w:rsidRPr="000D21C0" w:rsidRDefault="007B2785" w:rsidP="00F85205">
            <w:pPr>
              <w:rPr>
                <w:color w:val="000000" w:themeColor="text1"/>
                <w:sz w:val="16"/>
                <w:szCs w:val="16"/>
              </w:rPr>
            </w:pPr>
            <w:r w:rsidRPr="000D21C0">
              <w:rPr>
                <w:color w:val="000000" w:themeColor="text1"/>
                <w:sz w:val="16"/>
                <w:szCs w:val="16"/>
              </w:rPr>
              <w:t>UN</w:t>
            </w:r>
          </w:p>
          <w:p w14:paraId="1B1172E8" w14:textId="77777777" w:rsidR="007B2785" w:rsidRPr="000D21C0" w:rsidRDefault="007B2785" w:rsidP="00F85205">
            <w:pPr>
              <w:rPr>
                <w:color w:val="000000" w:themeColor="text1"/>
                <w:sz w:val="16"/>
                <w:szCs w:val="16"/>
              </w:rPr>
            </w:pPr>
          </w:p>
          <w:p w14:paraId="0771E8A7" w14:textId="77777777" w:rsidR="007B2785" w:rsidRPr="000D21C0" w:rsidRDefault="007B2785" w:rsidP="00F85205">
            <w:pPr>
              <w:rPr>
                <w:color w:val="000000" w:themeColor="text1"/>
                <w:sz w:val="16"/>
                <w:szCs w:val="16"/>
              </w:rPr>
            </w:pPr>
            <w:r w:rsidRPr="000D21C0">
              <w:rPr>
                <w:color w:val="000000" w:themeColor="text1"/>
                <w:sz w:val="16"/>
                <w:szCs w:val="16"/>
              </w:rPr>
              <w:t>Gov. of Guatemala</w:t>
            </w:r>
          </w:p>
          <w:p w14:paraId="37F71540" w14:textId="77777777" w:rsidR="007B2785" w:rsidRPr="000D21C0" w:rsidRDefault="007B2785" w:rsidP="00F85205">
            <w:pPr>
              <w:rPr>
                <w:color w:val="000000" w:themeColor="text1"/>
                <w:sz w:val="16"/>
                <w:szCs w:val="16"/>
              </w:rPr>
            </w:pPr>
          </w:p>
          <w:p w14:paraId="2FD92130" w14:textId="1CF71623" w:rsidR="007B2785" w:rsidRPr="000D21C0" w:rsidRDefault="007B2785" w:rsidP="00F85205">
            <w:pPr>
              <w:rPr>
                <w:color w:val="000000" w:themeColor="text1"/>
                <w:sz w:val="16"/>
                <w:szCs w:val="16"/>
              </w:rPr>
            </w:pPr>
            <w:r w:rsidRPr="000D21C0">
              <w:rPr>
                <w:color w:val="000000" w:themeColor="text1"/>
                <w:sz w:val="16"/>
                <w:szCs w:val="16"/>
              </w:rPr>
              <w:t xml:space="preserve">Unidad </w:t>
            </w:r>
            <w:proofErr w:type="spellStart"/>
            <w:r w:rsidRPr="000D21C0">
              <w:rPr>
                <w:color w:val="000000" w:themeColor="text1"/>
                <w:sz w:val="16"/>
                <w:szCs w:val="16"/>
              </w:rPr>
              <w:t>Revolucinaria</w:t>
            </w:r>
            <w:proofErr w:type="spellEnd"/>
            <w:r w:rsidRPr="000D21C0">
              <w:rPr>
                <w:color w:val="000000" w:themeColor="text1"/>
                <w:sz w:val="16"/>
                <w:szCs w:val="16"/>
              </w:rPr>
              <w:t xml:space="preserve"> Nacional </w:t>
            </w:r>
            <w:proofErr w:type="spellStart"/>
            <w:r w:rsidRPr="000D21C0">
              <w:rPr>
                <w:color w:val="000000" w:themeColor="text1"/>
                <w:sz w:val="16"/>
                <w:szCs w:val="16"/>
              </w:rPr>
              <w:t>Guatemalteca</w:t>
            </w:r>
            <w:proofErr w:type="spellEnd"/>
          </w:p>
        </w:tc>
        <w:tc>
          <w:tcPr>
            <w:tcW w:w="4394" w:type="dxa"/>
            <w:shd w:val="clear" w:color="auto" w:fill="FFFFFF" w:themeFill="background1"/>
          </w:tcPr>
          <w:p w14:paraId="608F576C" w14:textId="77777777" w:rsidR="007B2785" w:rsidRPr="000D21C0" w:rsidRDefault="00E87061" w:rsidP="00F85205">
            <w:pPr>
              <w:rPr>
                <w:color w:val="000000" w:themeColor="text1"/>
                <w:sz w:val="16"/>
                <w:szCs w:val="16"/>
              </w:rPr>
            </w:pPr>
            <w:hyperlink r:id="rId258" w:history="1">
              <w:r w:rsidR="007B2785" w:rsidRPr="000D21C0">
                <w:rPr>
                  <w:color w:val="000000" w:themeColor="text1"/>
                  <w:sz w:val="16"/>
                  <w:szCs w:val="16"/>
                  <w:u w:val="single"/>
                </w:rPr>
                <w:t>https://www.peaceagreements.org/viewmasterdocument/273</w:t>
              </w:r>
            </w:hyperlink>
            <w:r w:rsidR="007B2785" w:rsidRPr="000D21C0">
              <w:rPr>
                <w:color w:val="000000" w:themeColor="text1"/>
                <w:sz w:val="16"/>
                <w:szCs w:val="16"/>
              </w:rPr>
              <w:t xml:space="preserve"> </w:t>
            </w:r>
          </w:p>
          <w:p w14:paraId="7619A1E6" w14:textId="77777777" w:rsidR="007B2785" w:rsidRPr="000D21C0" w:rsidRDefault="007B2785" w:rsidP="00F85205">
            <w:pPr>
              <w:rPr>
                <w:color w:val="000000" w:themeColor="text1"/>
                <w:sz w:val="16"/>
                <w:szCs w:val="16"/>
              </w:rPr>
            </w:pPr>
          </w:p>
          <w:p w14:paraId="43E5173C" w14:textId="748D8504" w:rsidR="007B2785" w:rsidRPr="000D21C0" w:rsidRDefault="00BB7056" w:rsidP="00F85205">
            <w:pPr>
              <w:rPr>
                <w:color w:val="000000" w:themeColor="text1"/>
                <w:sz w:val="16"/>
                <w:szCs w:val="16"/>
              </w:rPr>
            </w:pPr>
            <w:r w:rsidRPr="000D21C0">
              <w:rPr>
                <w:color w:val="000000" w:themeColor="text1"/>
                <w:sz w:val="16"/>
                <w:szCs w:val="16"/>
              </w:rPr>
              <w:t xml:space="preserve">Civil war broke out in Guatemala when numerous leftist and agrarian groups took up arms in 1960 in face of the repression from the conservative regime of Carlos Castillo </w:t>
            </w:r>
            <w:proofErr w:type="spellStart"/>
            <w:r w:rsidRPr="000D21C0">
              <w:rPr>
                <w:color w:val="000000" w:themeColor="text1"/>
                <w:sz w:val="16"/>
                <w:szCs w:val="16"/>
              </w:rPr>
              <w:t>Armas</w:t>
            </w:r>
            <w:proofErr w:type="spellEnd"/>
            <w:r w:rsidRPr="000D21C0">
              <w:rPr>
                <w:color w:val="000000" w:themeColor="text1"/>
                <w:sz w:val="16"/>
                <w:szCs w:val="16"/>
              </w:rPr>
              <w:t xml:space="preserve">. The </w:t>
            </w:r>
            <w:proofErr w:type="spellStart"/>
            <w:r w:rsidRPr="000D21C0">
              <w:rPr>
                <w:color w:val="000000" w:themeColor="text1"/>
                <w:sz w:val="16"/>
                <w:szCs w:val="16"/>
              </w:rPr>
              <w:t>Armas</w:t>
            </w:r>
            <w:proofErr w:type="spellEnd"/>
            <w:r w:rsidRPr="000D21C0">
              <w:rPr>
                <w:color w:val="000000" w:themeColor="text1"/>
                <w:sz w:val="16"/>
                <w:szCs w:val="16"/>
              </w:rPr>
              <w:t xml:space="preserve"> regime came to power in 1954 following a CIA-backed coup against the leftist government of </w:t>
            </w:r>
            <w:proofErr w:type="spellStart"/>
            <w:r w:rsidRPr="000D21C0">
              <w:rPr>
                <w:color w:val="000000" w:themeColor="text1"/>
                <w:sz w:val="16"/>
                <w:szCs w:val="16"/>
              </w:rPr>
              <w:t>Jacobo</w:t>
            </w:r>
            <w:proofErr w:type="spellEnd"/>
            <w:r w:rsidRPr="000D21C0">
              <w:rPr>
                <w:color w:val="000000" w:themeColor="text1"/>
                <w:sz w:val="16"/>
                <w:szCs w:val="16"/>
              </w:rPr>
              <w:t xml:space="preserve"> Arbenz. The main rebel umbrella was the Guatemalan National Revolutionary Unity (URNG). During the civil war numerous counts of </w:t>
            </w:r>
            <w:r w:rsidRPr="000D21C0">
              <w:rPr>
                <w:color w:val="000000" w:themeColor="text1"/>
                <w:sz w:val="16"/>
                <w:szCs w:val="16"/>
              </w:rPr>
              <w:lastRenderedPageBreak/>
              <w:t>genocide and mass disappearances occurred. In the late 1980s, when a civilian government came to power, the URNG changed tactics when releasing that they wouldn’t come to power through armed conflict. The war came to an end on December 29, 1996, and since then URNG converted to an official political party. In this agreement: Government committed to guaranteeing conditions necessary for safe return of internally displaced, including: promote return of land, and to involve returnees in design and implementation of a comprehensive reintegration plan.</w:t>
            </w:r>
          </w:p>
        </w:tc>
      </w:tr>
      <w:tr w:rsidR="007B2785" w:rsidRPr="000D21C0" w14:paraId="2AC9A69D" w14:textId="77777777" w:rsidTr="008B653C">
        <w:tc>
          <w:tcPr>
            <w:tcW w:w="2436" w:type="dxa"/>
            <w:gridSpan w:val="2"/>
            <w:shd w:val="clear" w:color="auto" w:fill="FFFFFF" w:themeFill="background1"/>
          </w:tcPr>
          <w:p w14:paraId="4B0EDAEB" w14:textId="77777777" w:rsidR="007B2785" w:rsidRPr="000D21C0" w:rsidRDefault="007B2785" w:rsidP="00F85205">
            <w:pPr>
              <w:rPr>
                <w:color w:val="000000" w:themeColor="text1"/>
                <w:sz w:val="16"/>
                <w:szCs w:val="16"/>
              </w:rPr>
            </w:pPr>
            <w:r w:rsidRPr="000D21C0">
              <w:rPr>
                <w:b/>
                <w:bCs/>
                <w:color w:val="000000" w:themeColor="text1"/>
                <w:sz w:val="16"/>
                <w:szCs w:val="16"/>
              </w:rPr>
              <w:lastRenderedPageBreak/>
              <w:t>Tripartite Agreement</w:t>
            </w:r>
            <w:r w:rsidRPr="000D21C0">
              <w:rPr>
                <w:color w:val="000000" w:themeColor="text1"/>
                <w:sz w:val="16"/>
                <w:szCs w:val="16"/>
              </w:rPr>
              <w:t xml:space="preserve"> on the Voluntary Repatriation of Rwandan Refugees from Tanzania (1995); </w:t>
            </w:r>
            <w:r w:rsidRPr="000D21C0">
              <w:rPr>
                <w:color w:val="000000" w:themeColor="text1"/>
                <w:sz w:val="16"/>
                <w:szCs w:val="16"/>
                <w:shd w:val="clear" w:color="auto" w:fill="FEFEFE"/>
              </w:rPr>
              <w:t>The government of Rwanda signed tripartite agreements with UNHCR and the Governments of Burundi and Zaire respectively on the voluntary repatriation of refugees. These agreements defined the conditions for repatriation including returnee protection and land tenure</w:t>
            </w:r>
          </w:p>
        </w:tc>
        <w:tc>
          <w:tcPr>
            <w:tcW w:w="6915" w:type="dxa"/>
            <w:shd w:val="clear" w:color="auto" w:fill="FFFFFF" w:themeFill="background1"/>
          </w:tcPr>
          <w:p w14:paraId="54753C6F"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It was estimated that between 25% to 50% of refugees could return to Rwanda in the next 6 to 12 months. UNHCR and the rehabilitation and social integration ministry worked to improve the security situation for returnees.</w:t>
            </w:r>
          </w:p>
          <w:p w14:paraId="309C5474" w14:textId="77777777" w:rsidR="007B2785" w:rsidRPr="000D21C0" w:rsidRDefault="007B2785" w:rsidP="00F85205">
            <w:pPr>
              <w:rPr>
                <w:color w:val="000000" w:themeColor="text1"/>
                <w:sz w:val="16"/>
                <w:szCs w:val="16"/>
                <w:shd w:val="clear" w:color="auto" w:fill="FEFEFE"/>
              </w:rPr>
            </w:pPr>
          </w:p>
          <w:p w14:paraId="7860AFB8"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The security situation was said to be hindering the resettlement of IDPs and the increased screening by the Rwandan authorities of the refugees had slowed the repatriation process. A tripartite commission involving the UNHCR, Tanzania and Rwanda took place in September and measures were agreed upon for starting large-scale repatriation of more than 600,000 Rwandan refugees in Tanzania. By the end of the year, only 240,698 refugees from neighboring countries had returned</w:t>
            </w:r>
          </w:p>
          <w:p w14:paraId="30420DEC" w14:textId="77777777" w:rsidR="007B2785" w:rsidRPr="000D21C0" w:rsidRDefault="007B2785" w:rsidP="00F85205">
            <w:pPr>
              <w:rPr>
                <w:color w:val="000000" w:themeColor="text1"/>
                <w:sz w:val="16"/>
                <w:szCs w:val="16"/>
                <w:shd w:val="clear" w:color="auto" w:fill="FEFEFE"/>
              </w:rPr>
            </w:pPr>
          </w:p>
          <w:p w14:paraId="7A40F75F" w14:textId="77777777" w:rsidR="007B2785" w:rsidRPr="000D21C0" w:rsidRDefault="007B2785" w:rsidP="00F85205">
            <w:pPr>
              <w:rPr>
                <w:color w:val="000000" w:themeColor="text1"/>
                <w:sz w:val="16"/>
                <w:szCs w:val="16"/>
              </w:rPr>
            </w:pPr>
            <w:r w:rsidRPr="000D21C0">
              <w:rPr>
                <w:color w:val="000000" w:themeColor="text1"/>
                <w:sz w:val="16"/>
                <w:szCs w:val="16"/>
                <w:shd w:val="clear" w:color="auto" w:fill="FEFEFE"/>
              </w:rPr>
              <w:t>It was reported that roughly half of a million people returned to Rwanda during the week of 18 November 1996 after the RPF and the ADFL attacked refugee camps in eastern Congo</w:t>
            </w:r>
          </w:p>
          <w:p w14:paraId="2D12C67F" w14:textId="711CD5BF" w:rsidR="007B2785" w:rsidRPr="000D21C0" w:rsidRDefault="007B2785" w:rsidP="00F85205">
            <w:pPr>
              <w:rPr>
                <w:color w:val="000000" w:themeColor="text1"/>
                <w:sz w:val="16"/>
                <w:szCs w:val="16"/>
              </w:rPr>
            </w:pPr>
            <w:r w:rsidRPr="000D21C0">
              <w:rPr>
                <w:color w:val="000000" w:themeColor="text1"/>
                <w:sz w:val="16"/>
                <w:szCs w:val="16"/>
              </w:rPr>
              <w:t>Article 1: Any Rwandan who wished to return to Rwanda has the right to do so without having to satisfy any pre-condition.</w:t>
            </w:r>
          </w:p>
          <w:p w14:paraId="4455C75C" w14:textId="77777777" w:rsidR="007B2785" w:rsidRPr="000D21C0" w:rsidRDefault="007B2785" w:rsidP="00F85205">
            <w:pPr>
              <w:rPr>
                <w:color w:val="000000" w:themeColor="text1"/>
                <w:sz w:val="16"/>
                <w:szCs w:val="16"/>
              </w:rPr>
            </w:pPr>
          </w:p>
          <w:p w14:paraId="29CDF5DE" w14:textId="77777777" w:rsidR="007B2785" w:rsidRPr="000D21C0" w:rsidRDefault="007B2785" w:rsidP="00F85205">
            <w:pPr>
              <w:rPr>
                <w:color w:val="000000" w:themeColor="text1"/>
                <w:sz w:val="16"/>
                <w:szCs w:val="16"/>
              </w:rPr>
            </w:pPr>
            <w:r w:rsidRPr="000D21C0">
              <w:rPr>
                <w:color w:val="000000" w:themeColor="text1"/>
                <w:sz w:val="16"/>
                <w:szCs w:val="16"/>
              </w:rPr>
              <w:t>Article 5: The Gov. of the United Republic of Tanzania shall facilitate the departure of the Rwandan refugees and simplify the formalities for the exportation of their property and personal effects.</w:t>
            </w:r>
          </w:p>
          <w:p w14:paraId="7D558250" w14:textId="77777777" w:rsidR="007B2785" w:rsidRPr="000D21C0" w:rsidRDefault="007B2785" w:rsidP="00F85205">
            <w:pPr>
              <w:rPr>
                <w:color w:val="000000" w:themeColor="text1"/>
                <w:sz w:val="16"/>
                <w:szCs w:val="16"/>
              </w:rPr>
            </w:pPr>
            <w:r w:rsidRPr="000D21C0">
              <w:rPr>
                <w:color w:val="000000" w:themeColor="text1"/>
                <w:sz w:val="16"/>
                <w:szCs w:val="16"/>
              </w:rPr>
              <w:t>Article 19: A repatriation commission for all issues relating to the repatriation is hereby established.</w:t>
            </w:r>
          </w:p>
          <w:p w14:paraId="6FB9FD36" w14:textId="5D5E14EC" w:rsidR="007B2785" w:rsidRPr="000D21C0" w:rsidRDefault="007B2785" w:rsidP="00F85205">
            <w:pPr>
              <w:rPr>
                <w:color w:val="000000" w:themeColor="text1"/>
                <w:sz w:val="16"/>
                <w:szCs w:val="16"/>
              </w:rPr>
            </w:pPr>
            <w:r w:rsidRPr="000D21C0">
              <w:rPr>
                <w:color w:val="000000" w:themeColor="text1"/>
                <w:sz w:val="16"/>
                <w:szCs w:val="16"/>
              </w:rPr>
              <w:t>UN / UNHCR</w:t>
            </w:r>
          </w:p>
          <w:p w14:paraId="4D33EDF0" w14:textId="77777777" w:rsidR="007B2785" w:rsidRPr="000D21C0" w:rsidRDefault="007B2785" w:rsidP="00F85205">
            <w:pPr>
              <w:rPr>
                <w:color w:val="000000" w:themeColor="text1"/>
                <w:sz w:val="16"/>
                <w:szCs w:val="16"/>
              </w:rPr>
            </w:pPr>
          </w:p>
          <w:p w14:paraId="01A4DF2F" w14:textId="77777777" w:rsidR="007B2785" w:rsidRPr="000D21C0" w:rsidRDefault="007B2785" w:rsidP="00F85205">
            <w:pPr>
              <w:rPr>
                <w:color w:val="000000" w:themeColor="text1"/>
                <w:sz w:val="16"/>
                <w:szCs w:val="16"/>
              </w:rPr>
            </w:pPr>
            <w:r w:rsidRPr="000D21C0">
              <w:rPr>
                <w:color w:val="000000" w:themeColor="text1"/>
                <w:sz w:val="16"/>
                <w:szCs w:val="16"/>
              </w:rPr>
              <w:t>OAU</w:t>
            </w:r>
          </w:p>
          <w:p w14:paraId="4B7F8C6E" w14:textId="5C3BEAA0" w:rsidR="007B2785" w:rsidRPr="000D21C0" w:rsidRDefault="007B2785" w:rsidP="00F85205">
            <w:pPr>
              <w:rPr>
                <w:color w:val="000000" w:themeColor="text1"/>
                <w:sz w:val="16"/>
                <w:szCs w:val="16"/>
              </w:rPr>
            </w:pPr>
            <w:r w:rsidRPr="000D21C0">
              <w:rPr>
                <w:color w:val="000000" w:themeColor="text1"/>
                <w:sz w:val="16"/>
                <w:szCs w:val="16"/>
                <w:shd w:val="clear" w:color="auto" w:fill="FEFEFE"/>
              </w:rPr>
              <w:t>It was reported that Zairian rebels had blocked aid workers from entering refugee camps, raising fears that 100,000 Rwandan refugees might flee the camps into the forests</w:t>
            </w:r>
          </w:p>
        </w:tc>
        <w:tc>
          <w:tcPr>
            <w:tcW w:w="4394" w:type="dxa"/>
            <w:shd w:val="clear" w:color="auto" w:fill="FFFFFF" w:themeFill="background1"/>
          </w:tcPr>
          <w:p w14:paraId="2F378A96" w14:textId="77777777" w:rsidR="007B2785" w:rsidRPr="000D21C0" w:rsidRDefault="00E87061" w:rsidP="00F85205">
            <w:pPr>
              <w:rPr>
                <w:color w:val="000000" w:themeColor="text1"/>
                <w:sz w:val="16"/>
                <w:szCs w:val="16"/>
              </w:rPr>
            </w:pPr>
            <w:hyperlink r:id="rId259" w:history="1">
              <w:r w:rsidR="007B2785" w:rsidRPr="000D21C0">
                <w:rPr>
                  <w:color w:val="000000" w:themeColor="text1"/>
                  <w:sz w:val="16"/>
                  <w:szCs w:val="16"/>
                  <w:u w:val="single"/>
                </w:rPr>
                <w:t>https://www.refworld.org/docid/3ee712db4.html</w:t>
              </w:r>
            </w:hyperlink>
            <w:r w:rsidR="007B2785" w:rsidRPr="000D21C0">
              <w:rPr>
                <w:color w:val="000000" w:themeColor="text1"/>
                <w:sz w:val="16"/>
                <w:szCs w:val="16"/>
              </w:rPr>
              <w:t xml:space="preserve"> </w:t>
            </w:r>
          </w:p>
          <w:p w14:paraId="00CC70DE" w14:textId="77777777" w:rsidR="007B2785" w:rsidRPr="000D21C0" w:rsidRDefault="007B2785" w:rsidP="00F85205">
            <w:pPr>
              <w:rPr>
                <w:color w:val="000000" w:themeColor="text1"/>
                <w:sz w:val="16"/>
                <w:szCs w:val="16"/>
              </w:rPr>
            </w:pPr>
          </w:p>
          <w:p w14:paraId="612A31E9" w14:textId="77777777" w:rsidR="007B2785" w:rsidRPr="000D21C0" w:rsidRDefault="007B2785" w:rsidP="00F85205">
            <w:pPr>
              <w:rPr>
                <w:color w:val="000000" w:themeColor="text1"/>
                <w:sz w:val="16"/>
                <w:szCs w:val="16"/>
              </w:rPr>
            </w:pPr>
            <w:r w:rsidRPr="000D21C0">
              <w:rPr>
                <w:color w:val="000000" w:themeColor="text1"/>
                <w:sz w:val="16"/>
                <w:szCs w:val="16"/>
              </w:rPr>
              <w:t>Technically under Arusha Accords, but distinct as post-1994 genocide</w:t>
            </w:r>
          </w:p>
        </w:tc>
      </w:tr>
      <w:tr w:rsidR="007B2785" w:rsidRPr="000D21C0" w14:paraId="03FD0925" w14:textId="77777777" w:rsidTr="008B653C">
        <w:tc>
          <w:tcPr>
            <w:tcW w:w="2436" w:type="dxa"/>
            <w:gridSpan w:val="2"/>
            <w:shd w:val="clear" w:color="auto" w:fill="FFFFFF" w:themeFill="background1"/>
          </w:tcPr>
          <w:p w14:paraId="1509AF40" w14:textId="77777777" w:rsidR="007B2785" w:rsidRPr="000D21C0" w:rsidRDefault="007B2785" w:rsidP="00F85205">
            <w:pPr>
              <w:rPr>
                <w:b/>
                <w:bCs/>
                <w:color w:val="000000" w:themeColor="text1"/>
                <w:sz w:val="16"/>
                <w:szCs w:val="16"/>
              </w:rPr>
            </w:pPr>
            <w:r w:rsidRPr="000D21C0">
              <w:rPr>
                <w:b/>
                <w:bCs/>
                <w:color w:val="000000" w:themeColor="text1"/>
                <w:sz w:val="16"/>
                <w:szCs w:val="16"/>
              </w:rPr>
              <w:t xml:space="preserve">Agreement Between Republic of Niger’s Government and the ORA Coalition </w:t>
            </w:r>
            <w:r w:rsidRPr="000D21C0">
              <w:rPr>
                <w:color w:val="000000" w:themeColor="text1"/>
                <w:sz w:val="16"/>
                <w:szCs w:val="16"/>
              </w:rPr>
              <w:t>(April 15, 1995); ended 1990-’95 Tuareg rebellion (groups including FLAA, FLT, ARLNN, FPLS) following national famine sparking bid against weak authoritarian gov. to create Tuareg nation-state along ethnic lines.</w:t>
            </w:r>
          </w:p>
        </w:tc>
        <w:tc>
          <w:tcPr>
            <w:tcW w:w="6915" w:type="dxa"/>
            <w:shd w:val="clear" w:color="auto" w:fill="FFFFFF" w:themeFill="background1"/>
          </w:tcPr>
          <w:p w14:paraId="78E1ACC2"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04AD78BB"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1995: 20,000 Tuaregs had fled to Niger; according to UNHCR, 200 returned in ‘95</w:t>
            </w:r>
          </w:p>
          <w:p w14:paraId="0DFD40E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1996: Signing of tripartite agreement w. Niger, Burkina Faso, and UNHCR, laying out steps for repatriation from B. Faso.</w:t>
            </w:r>
          </w:p>
          <w:p w14:paraId="47B09745"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1997: President of Algerian Red Crescent (Said </w:t>
            </w:r>
            <w:proofErr w:type="spellStart"/>
            <w:r w:rsidRPr="000D21C0">
              <w:rPr>
                <w:color w:val="000000" w:themeColor="text1"/>
                <w:sz w:val="16"/>
                <w:szCs w:val="16"/>
                <w:shd w:val="clear" w:color="auto" w:fill="FEFEFE"/>
              </w:rPr>
              <w:t>Ayachi</w:t>
            </w:r>
            <w:proofErr w:type="spellEnd"/>
            <w:r w:rsidRPr="000D21C0">
              <w:rPr>
                <w:color w:val="000000" w:themeColor="text1"/>
                <w:sz w:val="16"/>
                <w:szCs w:val="16"/>
                <w:shd w:val="clear" w:color="auto" w:fill="FEFEFE"/>
              </w:rPr>
              <w:t>) and Niger President sign agreement on repatriation; 403 refugees return</w:t>
            </w:r>
          </w:p>
          <w:p w14:paraId="5CA7FD5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1998: 3,830 returnees</w:t>
            </w:r>
          </w:p>
          <w:p w14:paraId="33AFEE0B"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1999: 10,000 Tuaregs voluntarily repatriated via gov. program</w:t>
            </w:r>
          </w:p>
          <w:p w14:paraId="1F25EFCC"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2000: Most repatriated (1 recorded returnee)</w:t>
            </w:r>
          </w:p>
          <w:p w14:paraId="72C52B3B" w14:textId="7F4BEF3D"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lastRenderedPageBreak/>
              <w:t xml:space="preserve">Repatriation into 1998 heavily delayed through internal political insecurity for Tuaregs and boycott by donor governments (i.e., </w:t>
            </w:r>
            <w:proofErr w:type="spellStart"/>
            <w:r w:rsidRPr="000D21C0">
              <w:rPr>
                <w:color w:val="000000" w:themeColor="text1"/>
                <w:sz w:val="16"/>
                <w:szCs w:val="16"/>
                <w:shd w:val="clear" w:color="auto" w:fill="FEFEFE"/>
              </w:rPr>
              <w:t>Baré</w:t>
            </w:r>
            <w:proofErr w:type="spellEnd"/>
            <w:r w:rsidRPr="000D21C0">
              <w:rPr>
                <w:color w:val="000000" w:themeColor="text1"/>
                <w:sz w:val="16"/>
                <w:szCs w:val="16"/>
                <w:shd w:val="clear" w:color="auto" w:fill="FEFEFE"/>
              </w:rPr>
              <w:t xml:space="preserve"> </w:t>
            </w:r>
            <w:proofErr w:type="spellStart"/>
            <w:r w:rsidRPr="000D21C0">
              <w:rPr>
                <w:color w:val="000000" w:themeColor="text1"/>
                <w:sz w:val="16"/>
                <w:szCs w:val="16"/>
                <w:shd w:val="clear" w:color="auto" w:fill="FEFEFE"/>
              </w:rPr>
              <w:t>Maïnassara</w:t>
            </w:r>
            <w:proofErr w:type="spellEnd"/>
            <w:r w:rsidRPr="000D21C0">
              <w:rPr>
                <w:color w:val="000000" w:themeColor="text1"/>
                <w:sz w:val="16"/>
                <w:szCs w:val="16"/>
                <w:shd w:val="clear" w:color="auto" w:fill="FEFEFE"/>
              </w:rPr>
              <w:t xml:space="preserve">); 1998 mutiny by Agadez soldiers delayed departure of convoy to assist in repatriation of 10,000 Tuaregs into late 1998. Several hundred repatriated from Algeria to Ain </w:t>
            </w:r>
            <w:proofErr w:type="spellStart"/>
            <w:r w:rsidRPr="000D21C0">
              <w:rPr>
                <w:color w:val="000000" w:themeColor="text1"/>
                <w:sz w:val="16"/>
                <w:szCs w:val="16"/>
                <w:shd w:val="clear" w:color="auto" w:fill="FEFEFE"/>
              </w:rPr>
              <w:t>Gazzam</w:t>
            </w:r>
            <w:proofErr w:type="spellEnd"/>
            <w:r w:rsidRPr="000D21C0">
              <w:rPr>
                <w:color w:val="000000" w:themeColor="text1"/>
                <w:sz w:val="16"/>
                <w:szCs w:val="16"/>
                <w:shd w:val="clear" w:color="auto" w:fill="FEFEFE"/>
              </w:rPr>
              <w:t>, Tamanrasset Province throughout the year.</w:t>
            </w:r>
          </w:p>
          <w:p w14:paraId="11186A0D" w14:textId="77777777" w:rsidR="007B2785" w:rsidRPr="000D21C0" w:rsidRDefault="007B2785" w:rsidP="00F85205">
            <w:pPr>
              <w:rPr>
                <w:color w:val="000000" w:themeColor="text1"/>
                <w:sz w:val="16"/>
                <w:szCs w:val="16"/>
                <w:shd w:val="clear" w:color="auto" w:fill="FEFEFE"/>
              </w:rPr>
            </w:pPr>
          </w:p>
          <w:p w14:paraId="260A6C18" w14:textId="77777777" w:rsidR="007B2785" w:rsidRPr="000D21C0" w:rsidRDefault="007B2785" w:rsidP="00F85205">
            <w:pPr>
              <w:rPr>
                <w:color w:val="000000" w:themeColor="text1"/>
                <w:sz w:val="16"/>
                <w:szCs w:val="16"/>
              </w:rPr>
            </w:pPr>
            <w:r w:rsidRPr="000D21C0">
              <w:rPr>
                <w:color w:val="000000" w:themeColor="text1"/>
                <w:sz w:val="16"/>
                <w:szCs w:val="16"/>
                <w:shd w:val="clear" w:color="auto" w:fill="FEFEFE"/>
              </w:rPr>
              <w:t>No recorded amnesty agreements</w:t>
            </w:r>
          </w:p>
          <w:p w14:paraId="2EC33684" w14:textId="70A932B0" w:rsidR="007B2785" w:rsidRPr="000D21C0" w:rsidRDefault="007B2785" w:rsidP="00F85205">
            <w:pPr>
              <w:rPr>
                <w:color w:val="000000" w:themeColor="text1"/>
                <w:sz w:val="16"/>
                <w:szCs w:val="16"/>
                <w:shd w:val="clear" w:color="auto" w:fill="FEFEFE"/>
              </w:rPr>
            </w:pPr>
            <w:r w:rsidRPr="000D21C0">
              <w:rPr>
                <w:color w:val="000000" w:themeColor="text1"/>
                <w:sz w:val="16"/>
                <w:szCs w:val="16"/>
              </w:rPr>
              <w:t>UNHCR</w:t>
            </w:r>
          </w:p>
        </w:tc>
        <w:tc>
          <w:tcPr>
            <w:tcW w:w="4394" w:type="dxa"/>
            <w:shd w:val="clear" w:color="auto" w:fill="FFFFFF" w:themeFill="background1"/>
          </w:tcPr>
          <w:p w14:paraId="073E22CD" w14:textId="77777777" w:rsidR="007B2785" w:rsidRPr="000D21C0" w:rsidRDefault="00E87061" w:rsidP="00F85205">
            <w:pPr>
              <w:rPr>
                <w:color w:val="000000" w:themeColor="text1"/>
                <w:sz w:val="16"/>
                <w:szCs w:val="16"/>
              </w:rPr>
            </w:pPr>
            <w:hyperlink r:id="rId260" w:history="1">
              <w:r w:rsidR="007B2785" w:rsidRPr="000D21C0">
                <w:rPr>
                  <w:color w:val="000000" w:themeColor="text1"/>
                  <w:sz w:val="16"/>
                  <w:szCs w:val="16"/>
                  <w:u w:val="single"/>
                </w:rPr>
                <w:t>https://www.unhcr.org/statistics/country/414ad59c0/2002-unhcr-statistical-yearbook-country-data-sheet-niger.html</w:t>
              </w:r>
            </w:hyperlink>
            <w:r w:rsidR="007B2785" w:rsidRPr="000D21C0">
              <w:rPr>
                <w:color w:val="000000" w:themeColor="text1"/>
                <w:sz w:val="16"/>
                <w:szCs w:val="16"/>
              </w:rPr>
              <w:t xml:space="preserve"> </w:t>
            </w:r>
          </w:p>
          <w:p w14:paraId="75C9CA4B" w14:textId="77777777" w:rsidR="007B2785" w:rsidRPr="000D21C0" w:rsidRDefault="007B2785" w:rsidP="00F85205">
            <w:pPr>
              <w:rPr>
                <w:color w:val="000000" w:themeColor="text1"/>
                <w:sz w:val="16"/>
                <w:szCs w:val="16"/>
              </w:rPr>
            </w:pPr>
          </w:p>
          <w:p w14:paraId="59628572" w14:textId="77777777" w:rsidR="007B2785" w:rsidRPr="000D21C0" w:rsidRDefault="00E87061" w:rsidP="00F85205">
            <w:pPr>
              <w:rPr>
                <w:color w:val="000000" w:themeColor="text1"/>
                <w:sz w:val="16"/>
                <w:szCs w:val="16"/>
              </w:rPr>
            </w:pPr>
            <w:hyperlink r:id="rId261" w:history="1">
              <w:r w:rsidR="007B2785" w:rsidRPr="000D21C0">
                <w:rPr>
                  <w:color w:val="000000" w:themeColor="text1"/>
                  <w:sz w:val="16"/>
                  <w:szCs w:val="16"/>
                  <w:u w:val="single"/>
                </w:rPr>
                <w:t>https://www.refworld.org/docid/469f38c2104.html</w:t>
              </w:r>
            </w:hyperlink>
            <w:r w:rsidR="007B2785" w:rsidRPr="000D21C0">
              <w:rPr>
                <w:color w:val="000000" w:themeColor="text1"/>
                <w:sz w:val="16"/>
                <w:szCs w:val="16"/>
              </w:rPr>
              <w:t xml:space="preserve"> </w:t>
            </w:r>
          </w:p>
          <w:p w14:paraId="33A65D54" w14:textId="77777777" w:rsidR="007B2785" w:rsidRPr="000D21C0" w:rsidRDefault="007B2785" w:rsidP="00F85205">
            <w:pPr>
              <w:rPr>
                <w:color w:val="000000" w:themeColor="text1"/>
                <w:sz w:val="16"/>
                <w:szCs w:val="16"/>
              </w:rPr>
            </w:pPr>
          </w:p>
          <w:p w14:paraId="5CC17046" w14:textId="10571D1C" w:rsidR="007B2785" w:rsidRPr="000D21C0" w:rsidRDefault="00E87061" w:rsidP="00F85205">
            <w:pPr>
              <w:rPr>
                <w:color w:val="000000" w:themeColor="text1"/>
                <w:sz w:val="16"/>
                <w:szCs w:val="16"/>
              </w:rPr>
            </w:pPr>
            <w:hyperlink r:id="rId262" w:history="1">
              <w:r w:rsidR="007B2785" w:rsidRPr="000D21C0">
                <w:rPr>
                  <w:color w:val="000000" w:themeColor="text1"/>
                  <w:sz w:val="16"/>
                  <w:szCs w:val="16"/>
                  <w:u w:val="single"/>
                </w:rPr>
                <w:t>https://www.refworld.org/docid/3f4f59523.html</w:t>
              </w:r>
            </w:hyperlink>
            <w:r w:rsidR="007B2785" w:rsidRPr="000D21C0">
              <w:rPr>
                <w:color w:val="000000" w:themeColor="text1"/>
                <w:sz w:val="16"/>
                <w:szCs w:val="16"/>
              </w:rPr>
              <w:t xml:space="preserve"> </w:t>
            </w:r>
          </w:p>
        </w:tc>
      </w:tr>
      <w:tr w:rsidR="007B2785" w:rsidRPr="000D21C0" w14:paraId="0DAEB9DC" w14:textId="77777777" w:rsidTr="008B653C">
        <w:tc>
          <w:tcPr>
            <w:tcW w:w="2436" w:type="dxa"/>
            <w:gridSpan w:val="2"/>
            <w:shd w:val="clear" w:color="auto" w:fill="FFFFFF" w:themeFill="background1"/>
          </w:tcPr>
          <w:p w14:paraId="1D549082" w14:textId="77777777" w:rsidR="007B2785" w:rsidRPr="000D21C0" w:rsidRDefault="007B2785" w:rsidP="00F85205">
            <w:pPr>
              <w:rPr>
                <w:color w:val="000000" w:themeColor="text1"/>
                <w:sz w:val="16"/>
                <w:szCs w:val="16"/>
              </w:rPr>
            </w:pPr>
            <w:r w:rsidRPr="000D21C0">
              <w:rPr>
                <w:b/>
                <w:bCs/>
                <w:color w:val="000000" w:themeColor="text1"/>
                <w:sz w:val="16"/>
                <w:szCs w:val="16"/>
              </w:rPr>
              <w:t>Abuja Accord, Liberia</w:t>
            </w:r>
            <w:r w:rsidRPr="000D21C0">
              <w:rPr>
                <w:color w:val="000000" w:themeColor="text1"/>
                <w:sz w:val="16"/>
                <w:szCs w:val="16"/>
              </w:rPr>
              <w:t xml:space="preserve"> (1995); sparse reliable info here; peace treaty, attempt to secure peace from National Patriotic Front of Liberia leader, Charles Taylor in the First Liberian Civil War. Preceded by the Cotonou Peace Accord on 25 July 1993, the Akosombo Agreement on 12 August 1994, and its Accra Clarification</w:t>
            </w:r>
          </w:p>
        </w:tc>
        <w:tc>
          <w:tcPr>
            <w:tcW w:w="6915" w:type="dxa"/>
            <w:shd w:val="clear" w:color="auto" w:fill="FFFFFF" w:themeFill="background1"/>
          </w:tcPr>
          <w:p w14:paraId="57B0824F" w14:textId="77777777" w:rsidR="007B2785" w:rsidRPr="000D21C0" w:rsidRDefault="007B2785" w:rsidP="00F85205">
            <w:pPr>
              <w:rPr>
                <w:color w:val="000000" w:themeColor="text1"/>
                <w:sz w:val="16"/>
                <w:szCs w:val="16"/>
              </w:rPr>
            </w:pPr>
            <w:r w:rsidRPr="000D21C0">
              <w:rPr>
                <w:color w:val="000000" w:themeColor="text1"/>
                <w:sz w:val="16"/>
                <w:szCs w:val="16"/>
                <w:shd w:val="clear" w:color="auto" w:fill="FFFFFF"/>
              </w:rPr>
              <w:t>(Wartime) Massive displacement of the civilian population has been another tragic aspect of the war, leading to some 750,000 refugees and one million internally displaced, out of a pre-war population of some 2.5 million</w:t>
            </w:r>
          </w:p>
          <w:p w14:paraId="50498B4A" w14:textId="554874AA" w:rsidR="007B2785" w:rsidRPr="000D21C0" w:rsidRDefault="007B2785" w:rsidP="00F85205">
            <w:pPr>
              <w:rPr>
                <w:color w:val="000000" w:themeColor="text1"/>
                <w:sz w:val="16"/>
                <w:szCs w:val="16"/>
              </w:rPr>
            </w:pPr>
            <w:r w:rsidRPr="000D21C0">
              <w:rPr>
                <w:color w:val="000000" w:themeColor="text1"/>
                <w:sz w:val="16"/>
                <w:szCs w:val="16"/>
              </w:rPr>
              <w:t>ECOWAS</w:t>
            </w:r>
          </w:p>
          <w:p w14:paraId="3071768B" w14:textId="77777777" w:rsidR="007B2785" w:rsidRPr="000D21C0" w:rsidRDefault="007B2785" w:rsidP="00F85205">
            <w:pPr>
              <w:rPr>
                <w:color w:val="000000" w:themeColor="text1"/>
                <w:sz w:val="16"/>
                <w:szCs w:val="16"/>
              </w:rPr>
            </w:pPr>
          </w:p>
          <w:p w14:paraId="496F7E2E" w14:textId="77777777" w:rsidR="007B2785" w:rsidRPr="000D21C0" w:rsidRDefault="007B2785" w:rsidP="00F85205">
            <w:pPr>
              <w:rPr>
                <w:color w:val="000000" w:themeColor="text1"/>
                <w:sz w:val="16"/>
                <w:szCs w:val="16"/>
              </w:rPr>
            </w:pPr>
            <w:r w:rsidRPr="000D21C0">
              <w:rPr>
                <w:color w:val="000000" w:themeColor="text1"/>
                <w:sz w:val="16"/>
                <w:szCs w:val="16"/>
              </w:rPr>
              <w:t>UN</w:t>
            </w:r>
          </w:p>
          <w:p w14:paraId="46F7F425" w14:textId="0BDD721D" w:rsidR="007B2785" w:rsidRPr="000D21C0" w:rsidRDefault="007B2785" w:rsidP="00F85205">
            <w:pPr>
              <w:rPr>
                <w:color w:val="000000" w:themeColor="text1"/>
                <w:sz w:val="16"/>
                <w:szCs w:val="16"/>
              </w:rPr>
            </w:pPr>
            <w:r w:rsidRPr="000D21C0">
              <w:rPr>
                <w:color w:val="000000" w:themeColor="text1"/>
                <w:sz w:val="16"/>
                <w:szCs w:val="16"/>
              </w:rPr>
              <w:t>Refugees arriving in Côte d'Ivoire from Maryland County reported willful killings by the LPC as they attacked an NPFL area; Floods of refugees fleeing to Buchanan in February 1995 were reported to have been tortured with bayonets, gun shots and floggings at the hands of LPC fighters</w:t>
            </w:r>
          </w:p>
        </w:tc>
        <w:tc>
          <w:tcPr>
            <w:tcW w:w="4394" w:type="dxa"/>
            <w:shd w:val="clear" w:color="auto" w:fill="FFFFFF" w:themeFill="background1"/>
          </w:tcPr>
          <w:p w14:paraId="047C5AAD" w14:textId="77777777" w:rsidR="007B2785" w:rsidRPr="000D21C0" w:rsidRDefault="00E87061" w:rsidP="00F85205">
            <w:pPr>
              <w:rPr>
                <w:color w:val="000000" w:themeColor="text1"/>
                <w:sz w:val="16"/>
                <w:szCs w:val="16"/>
              </w:rPr>
            </w:pPr>
            <w:hyperlink r:id="rId263" w:history="1">
              <w:r w:rsidR="007B2785" w:rsidRPr="000D21C0">
                <w:rPr>
                  <w:color w:val="000000" w:themeColor="text1"/>
                  <w:sz w:val="16"/>
                  <w:szCs w:val="16"/>
                  <w:u w:val="single"/>
                </w:rPr>
                <w:t>https://www.hrw.org/reports/1996/WR96/Africa-05.htm</w:t>
              </w:r>
            </w:hyperlink>
            <w:r w:rsidR="007B2785" w:rsidRPr="000D21C0">
              <w:rPr>
                <w:color w:val="000000" w:themeColor="text1"/>
                <w:sz w:val="16"/>
                <w:szCs w:val="16"/>
              </w:rPr>
              <w:t xml:space="preserve"> </w:t>
            </w:r>
          </w:p>
          <w:p w14:paraId="31AF57A5" w14:textId="77777777" w:rsidR="007B2785" w:rsidRPr="000D21C0" w:rsidRDefault="007B2785" w:rsidP="00F85205">
            <w:pPr>
              <w:rPr>
                <w:color w:val="000000" w:themeColor="text1"/>
                <w:sz w:val="16"/>
                <w:szCs w:val="16"/>
              </w:rPr>
            </w:pPr>
          </w:p>
          <w:p w14:paraId="2B0C3089" w14:textId="2EC222A5" w:rsidR="007B2785" w:rsidRPr="000D21C0" w:rsidRDefault="00E87061" w:rsidP="00F85205">
            <w:pPr>
              <w:rPr>
                <w:color w:val="000000" w:themeColor="text1"/>
                <w:sz w:val="16"/>
                <w:szCs w:val="16"/>
              </w:rPr>
            </w:pPr>
            <w:hyperlink r:id="rId264" w:history="1">
              <w:r w:rsidR="007B2785" w:rsidRPr="000D21C0">
                <w:rPr>
                  <w:color w:val="000000" w:themeColor="text1"/>
                  <w:sz w:val="16"/>
                  <w:szCs w:val="16"/>
                  <w:u w:val="single"/>
                </w:rPr>
                <w:t>https://peacemaker.un.org/document-search?keys=&amp;field_padate_value%5Bvalue%5D%5Bdate%5D=&amp;field_pacountry_tid=liberia&amp;field_paconflict_tid%5B%5D=1</w:t>
              </w:r>
            </w:hyperlink>
            <w:r w:rsidR="007B2785" w:rsidRPr="000D21C0">
              <w:rPr>
                <w:color w:val="000000" w:themeColor="text1"/>
                <w:sz w:val="16"/>
                <w:szCs w:val="16"/>
              </w:rPr>
              <w:t xml:space="preserve"> </w:t>
            </w:r>
          </w:p>
        </w:tc>
      </w:tr>
      <w:tr w:rsidR="007B2785" w:rsidRPr="000D21C0" w14:paraId="41EE7947" w14:textId="77777777" w:rsidTr="008B653C">
        <w:tc>
          <w:tcPr>
            <w:tcW w:w="2436" w:type="dxa"/>
            <w:gridSpan w:val="2"/>
            <w:tcBorders>
              <w:bottom w:val="single" w:sz="4" w:space="0" w:color="auto"/>
            </w:tcBorders>
            <w:shd w:val="clear" w:color="auto" w:fill="FFFFFF" w:themeFill="background1"/>
          </w:tcPr>
          <w:p w14:paraId="031CE858" w14:textId="77777777" w:rsidR="007B2785" w:rsidRPr="000D21C0" w:rsidRDefault="007B2785" w:rsidP="00F85205">
            <w:pPr>
              <w:rPr>
                <w:b/>
                <w:bCs/>
                <w:color w:val="000000" w:themeColor="text1"/>
                <w:sz w:val="16"/>
                <w:szCs w:val="16"/>
              </w:rPr>
            </w:pPr>
            <w:r w:rsidRPr="000D21C0">
              <w:rPr>
                <w:b/>
                <w:bCs/>
                <w:color w:val="000000" w:themeColor="text1"/>
                <w:sz w:val="16"/>
                <w:szCs w:val="16"/>
              </w:rPr>
              <w:t xml:space="preserve">General Framework Agreement for Peace in Bosnia &amp; Herzegovina </w:t>
            </w:r>
            <w:r w:rsidRPr="000D21C0">
              <w:rPr>
                <w:color w:val="000000" w:themeColor="text1"/>
                <w:sz w:val="16"/>
                <w:szCs w:val="16"/>
              </w:rPr>
              <w:t xml:space="preserve">(1995; aka Dayton Accords); sparked by breakup of Yugoslavia; Republic of Bosnia &amp; Herzegovina vs. Republic of Herzegovina and </w:t>
            </w:r>
            <w:proofErr w:type="spellStart"/>
            <w:r w:rsidRPr="000D21C0">
              <w:rPr>
                <w:color w:val="000000" w:themeColor="text1"/>
                <w:sz w:val="16"/>
                <w:szCs w:val="16"/>
              </w:rPr>
              <w:t>Republika</w:t>
            </w:r>
            <w:proofErr w:type="spellEnd"/>
            <w:r w:rsidRPr="000D21C0">
              <w:rPr>
                <w:color w:val="000000" w:themeColor="text1"/>
                <w:sz w:val="16"/>
                <w:szCs w:val="16"/>
              </w:rPr>
              <w:t xml:space="preserve"> Srpska (latter 2 backed by Croatia, Serbia, respectively); </w:t>
            </w:r>
            <w:proofErr w:type="spellStart"/>
            <w:r w:rsidRPr="000D21C0">
              <w:rPr>
                <w:color w:val="000000" w:themeColor="text1"/>
                <w:sz w:val="16"/>
                <w:szCs w:val="16"/>
              </w:rPr>
              <w:t>Bosniaks</w:t>
            </w:r>
            <w:proofErr w:type="spellEnd"/>
            <w:r w:rsidRPr="000D21C0">
              <w:rPr>
                <w:color w:val="000000" w:themeColor="text1"/>
                <w:sz w:val="16"/>
                <w:szCs w:val="16"/>
              </w:rPr>
              <w:t xml:space="preserve"> (Muslim), Serbs (Orthodox), Croats (Catholic) created ethno-religious rifts; Slobodan Milosevic in support of Bosnian Serbs.</w:t>
            </w:r>
          </w:p>
        </w:tc>
        <w:tc>
          <w:tcPr>
            <w:tcW w:w="6915" w:type="dxa"/>
            <w:tcBorders>
              <w:bottom w:val="single" w:sz="4" w:space="0" w:color="auto"/>
            </w:tcBorders>
            <w:shd w:val="clear" w:color="auto" w:fill="FFFFFF" w:themeFill="background1"/>
          </w:tcPr>
          <w:p w14:paraId="551D8C27"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69969BA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1995: 900,000 refugees; 815 had returned</w:t>
            </w:r>
          </w:p>
          <w:p w14:paraId="51DDDCDC"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1996: UNHCR developed support of &gt;2M refuges; 370,000 refugees return</w:t>
            </w:r>
          </w:p>
          <w:p w14:paraId="476ECE8B"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1997: 90k refugees &amp; IDPs returned</w:t>
            </w:r>
          </w:p>
          <w:p w14:paraId="00F6968C"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1998: 129,073 (50k return under Germany’s return program) return; 6,063 returned to minority areas</w:t>
            </w:r>
          </w:p>
          <w:p w14:paraId="0EFA297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1999: 48,830 refugees return</w:t>
            </w:r>
          </w:p>
          <w:p w14:paraId="2E1675D5"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2000: 18,715</w:t>
            </w:r>
          </w:p>
          <w:p w14:paraId="2EB32E0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2002: 102k return, with 390k “minority returns”</w:t>
            </w:r>
          </w:p>
          <w:p w14:paraId="2AFA9DBA" w14:textId="77777777" w:rsidR="007B2785" w:rsidRPr="000D21C0" w:rsidRDefault="007B2785" w:rsidP="00F85205">
            <w:pPr>
              <w:rPr>
                <w:b/>
                <w:bCs/>
                <w:color w:val="000000" w:themeColor="text1"/>
                <w:sz w:val="16"/>
                <w:szCs w:val="16"/>
                <w:shd w:val="clear" w:color="auto" w:fill="FEFEFE"/>
              </w:rPr>
            </w:pPr>
          </w:p>
          <w:p w14:paraId="6B81A11A"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670E514D"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1995: 1.2M IDPs</w:t>
            </w:r>
          </w:p>
          <w:p w14:paraId="2B51D9F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1996: 500,000 resettled</w:t>
            </w:r>
          </w:p>
          <w:p w14:paraId="7E233D7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1999: 32,695 IDPs resettled</w:t>
            </w:r>
          </w:p>
          <w:p w14:paraId="07B7087B" w14:textId="77777777" w:rsidR="007B2785" w:rsidRPr="000D21C0" w:rsidRDefault="007B2785" w:rsidP="00F85205">
            <w:pPr>
              <w:rPr>
                <w:color w:val="000000" w:themeColor="text1"/>
                <w:sz w:val="16"/>
                <w:szCs w:val="16"/>
                <w:shd w:val="clear" w:color="auto" w:fill="FFFFFF"/>
              </w:rPr>
            </w:pPr>
            <w:r w:rsidRPr="000D21C0">
              <w:rPr>
                <w:color w:val="000000" w:themeColor="text1"/>
                <w:sz w:val="16"/>
                <w:szCs w:val="16"/>
                <w:shd w:val="clear" w:color="auto" w:fill="FEFEFE"/>
              </w:rPr>
              <w:t>2000: 59,347</w:t>
            </w:r>
          </w:p>
          <w:p w14:paraId="6FE1E54E" w14:textId="28F986D9"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Amnesty granted to all combatants of Federation of </w:t>
            </w:r>
            <w:proofErr w:type="spellStart"/>
            <w:r w:rsidRPr="000D21C0">
              <w:rPr>
                <w:color w:val="000000" w:themeColor="text1"/>
                <w:sz w:val="16"/>
                <w:szCs w:val="16"/>
                <w:shd w:val="clear" w:color="auto" w:fill="FEFEFE"/>
              </w:rPr>
              <w:t>BiH</w:t>
            </w:r>
            <w:proofErr w:type="spellEnd"/>
            <w:r w:rsidRPr="000D21C0">
              <w:rPr>
                <w:color w:val="000000" w:themeColor="text1"/>
                <w:sz w:val="16"/>
                <w:szCs w:val="16"/>
                <w:shd w:val="clear" w:color="auto" w:fill="FEFEFE"/>
              </w:rPr>
              <w:t xml:space="preserve"> and </w:t>
            </w:r>
            <w:proofErr w:type="spellStart"/>
            <w:r w:rsidRPr="000D21C0">
              <w:rPr>
                <w:color w:val="000000" w:themeColor="text1"/>
                <w:sz w:val="16"/>
                <w:szCs w:val="16"/>
                <w:shd w:val="clear" w:color="auto" w:fill="FEFEFE"/>
              </w:rPr>
              <w:t>Republika</w:t>
            </w:r>
            <w:proofErr w:type="spellEnd"/>
            <w:r w:rsidRPr="000D21C0">
              <w:rPr>
                <w:color w:val="000000" w:themeColor="text1"/>
                <w:sz w:val="16"/>
                <w:szCs w:val="16"/>
                <w:shd w:val="clear" w:color="auto" w:fill="FEFEFE"/>
              </w:rPr>
              <w:t xml:space="preserve"> Srpska, except for war crimes as defined by International Tribunal for Former Yugoslavia</w:t>
            </w:r>
          </w:p>
          <w:p w14:paraId="4826DB3E" w14:textId="77777777" w:rsidR="007B2785" w:rsidRPr="000D21C0" w:rsidRDefault="007B2785" w:rsidP="00F85205">
            <w:pPr>
              <w:rPr>
                <w:color w:val="000000" w:themeColor="text1"/>
                <w:sz w:val="16"/>
                <w:szCs w:val="16"/>
                <w:shd w:val="clear" w:color="auto" w:fill="FEFEFE"/>
              </w:rPr>
            </w:pPr>
          </w:p>
          <w:p w14:paraId="79BCA547" w14:textId="77777777" w:rsidR="007B2785" w:rsidRPr="000D21C0" w:rsidRDefault="007B2785" w:rsidP="00F85205">
            <w:pPr>
              <w:rPr>
                <w:color w:val="000000" w:themeColor="text1"/>
                <w:sz w:val="16"/>
                <w:szCs w:val="16"/>
              </w:rPr>
            </w:pPr>
            <w:r w:rsidRPr="000D21C0">
              <w:rPr>
                <w:color w:val="000000" w:themeColor="text1"/>
                <w:sz w:val="16"/>
                <w:szCs w:val="16"/>
                <w:shd w:val="clear" w:color="auto" w:fill="FEFEFE"/>
              </w:rPr>
              <w:t>“Minority returns” of special importance, to see whether reintegration would be possible</w:t>
            </w:r>
          </w:p>
          <w:p w14:paraId="37AC6946" w14:textId="15B5C7BF" w:rsidR="007B2785" w:rsidRPr="000D21C0" w:rsidRDefault="007B2785" w:rsidP="00F85205">
            <w:pPr>
              <w:rPr>
                <w:color w:val="000000" w:themeColor="text1"/>
                <w:sz w:val="16"/>
                <w:szCs w:val="16"/>
              </w:rPr>
            </w:pPr>
            <w:r w:rsidRPr="000D21C0">
              <w:rPr>
                <w:color w:val="000000" w:themeColor="text1"/>
                <w:sz w:val="16"/>
                <w:szCs w:val="16"/>
              </w:rPr>
              <w:t>U.S.A.</w:t>
            </w:r>
          </w:p>
          <w:p w14:paraId="6C4F67C5" w14:textId="77777777" w:rsidR="007B2785" w:rsidRPr="000D21C0" w:rsidRDefault="007B2785" w:rsidP="00F85205">
            <w:pPr>
              <w:rPr>
                <w:color w:val="000000" w:themeColor="text1"/>
                <w:sz w:val="16"/>
                <w:szCs w:val="16"/>
              </w:rPr>
            </w:pPr>
          </w:p>
          <w:p w14:paraId="3D4CF125" w14:textId="77777777" w:rsidR="007B2785" w:rsidRPr="000D21C0" w:rsidRDefault="007B2785" w:rsidP="00F85205">
            <w:pPr>
              <w:rPr>
                <w:color w:val="000000" w:themeColor="text1"/>
                <w:sz w:val="16"/>
                <w:szCs w:val="16"/>
              </w:rPr>
            </w:pPr>
            <w:r w:rsidRPr="000D21C0">
              <w:rPr>
                <w:color w:val="000000" w:themeColor="text1"/>
                <w:sz w:val="16"/>
                <w:szCs w:val="16"/>
              </w:rPr>
              <w:t>EU</w:t>
            </w:r>
          </w:p>
          <w:p w14:paraId="4BCBE697" w14:textId="77777777" w:rsidR="007B2785" w:rsidRPr="000D21C0" w:rsidRDefault="007B2785" w:rsidP="00F85205">
            <w:pPr>
              <w:rPr>
                <w:color w:val="000000" w:themeColor="text1"/>
                <w:sz w:val="16"/>
                <w:szCs w:val="16"/>
              </w:rPr>
            </w:pPr>
          </w:p>
          <w:p w14:paraId="685A1A00" w14:textId="77777777" w:rsidR="007B2785" w:rsidRPr="000D21C0" w:rsidRDefault="007B2785" w:rsidP="00F85205">
            <w:pPr>
              <w:rPr>
                <w:color w:val="000000" w:themeColor="text1"/>
                <w:sz w:val="16"/>
                <w:szCs w:val="16"/>
              </w:rPr>
            </w:pPr>
            <w:r w:rsidRPr="000D21C0">
              <w:rPr>
                <w:color w:val="000000" w:themeColor="text1"/>
                <w:sz w:val="16"/>
                <w:szCs w:val="16"/>
              </w:rPr>
              <w:t>Russia</w:t>
            </w:r>
          </w:p>
          <w:p w14:paraId="63A46876" w14:textId="77777777" w:rsidR="007B2785" w:rsidRPr="000D21C0" w:rsidRDefault="007B2785" w:rsidP="00F85205">
            <w:pPr>
              <w:rPr>
                <w:color w:val="000000" w:themeColor="text1"/>
                <w:sz w:val="16"/>
                <w:szCs w:val="16"/>
              </w:rPr>
            </w:pPr>
          </w:p>
          <w:p w14:paraId="35485760" w14:textId="77777777" w:rsidR="007B2785" w:rsidRPr="000D21C0" w:rsidRDefault="007B2785" w:rsidP="00F85205">
            <w:pPr>
              <w:rPr>
                <w:color w:val="000000" w:themeColor="text1"/>
                <w:sz w:val="16"/>
                <w:szCs w:val="16"/>
              </w:rPr>
            </w:pPr>
            <w:r w:rsidRPr="000D21C0">
              <w:rPr>
                <w:color w:val="000000" w:themeColor="text1"/>
                <w:sz w:val="16"/>
                <w:szCs w:val="16"/>
              </w:rPr>
              <w:t>UN</w:t>
            </w:r>
          </w:p>
          <w:p w14:paraId="334CD5EB" w14:textId="77777777" w:rsidR="007B2785" w:rsidRPr="000D21C0" w:rsidRDefault="007B2785" w:rsidP="00F85205">
            <w:pPr>
              <w:rPr>
                <w:color w:val="000000" w:themeColor="text1"/>
                <w:sz w:val="16"/>
                <w:szCs w:val="16"/>
              </w:rPr>
            </w:pPr>
          </w:p>
          <w:p w14:paraId="065B192F" w14:textId="77777777" w:rsidR="007B2785" w:rsidRPr="000D21C0" w:rsidRDefault="007B2785" w:rsidP="00F85205">
            <w:pPr>
              <w:rPr>
                <w:color w:val="000000" w:themeColor="text1"/>
                <w:sz w:val="16"/>
                <w:szCs w:val="16"/>
              </w:rPr>
            </w:pPr>
            <w:r w:rsidRPr="000D21C0">
              <w:rPr>
                <w:color w:val="000000" w:themeColor="text1"/>
                <w:sz w:val="16"/>
                <w:szCs w:val="16"/>
              </w:rPr>
              <w:t>Bosnia, Croatia, Serbia</w:t>
            </w:r>
          </w:p>
          <w:p w14:paraId="499423D9" w14:textId="25B75C42" w:rsidR="007B2785" w:rsidRPr="000D21C0" w:rsidRDefault="007B2785" w:rsidP="00F85205">
            <w:pPr>
              <w:rPr>
                <w:color w:val="000000" w:themeColor="text1"/>
                <w:sz w:val="16"/>
                <w:szCs w:val="16"/>
              </w:rPr>
            </w:pPr>
            <w:r w:rsidRPr="000D21C0">
              <w:rPr>
                <w:color w:val="000000" w:themeColor="text1"/>
                <w:sz w:val="16"/>
                <w:szCs w:val="16"/>
              </w:rPr>
              <w:t xml:space="preserve">1996: 50,000 refugees denied entry by local </w:t>
            </w:r>
            <w:proofErr w:type="spellStart"/>
            <w:r w:rsidRPr="000D21C0">
              <w:rPr>
                <w:color w:val="000000" w:themeColor="text1"/>
                <w:sz w:val="16"/>
                <w:szCs w:val="16"/>
              </w:rPr>
              <w:t>govs</w:t>
            </w:r>
            <w:proofErr w:type="spellEnd"/>
            <w:r w:rsidRPr="000D21C0">
              <w:rPr>
                <w:color w:val="000000" w:themeColor="text1"/>
                <w:sz w:val="16"/>
                <w:szCs w:val="16"/>
              </w:rPr>
              <w:t>. due to security concerns</w:t>
            </w:r>
          </w:p>
          <w:p w14:paraId="533025B4" w14:textId="77777777" w:rsidR="007B2785" w:rsidRPr="000D21C0" w:rsidRDefault="007B2785" w:rsidP="00F85205">
            <w:pPr>
              <w:rPr>
                <w:color w:val="000000" w:themeColor="text1"/>
                <w:sz w:val="16"/>
                <w:szCs w:val="16"/>
              </w:rPr>
            </w:pPr>
          </w:p>
          <w:p w14:paraId="79235D7A" w14:textId="77777777" w:rsidR="007B2785" w:rsidRPr="000D21C0" w:rsidRDefault="007B2785" w:rsidP="00F85205">
            <w:pPr>
              <w:rPr>
                <w:color w:val="000000" w:themeColor="text1"/>
                <w:sz w:val="16"/>
                <w:szCs w:val="16"/>
              </w:rPr>
            </w:pPr>
            <w:r w:rsidRPr="000D21C0">
              <w:rPr>
                <w:color w:val="000000" w:themeColor="text1"/>
                <w:sz w:val="16"/>
                <w:szCs w:val="16"/>
              </w:rPr>
              <w:t>Most refugees returned only to areas in which they were ethnic majority, others would not return</w:t>
            </w:r>
          </w:p>
        </w:tc>
        <w:tc>
          <w:tcPr>
            <w:tcW w:w="4394" w:type="dxa"/>
            <w:tcBorders>
              <w:bottom w:val="single" w:sz="4" w:space="0" w:color="auto"/>
            </w:tcBorders>
            <w:shd w:val="clear" w:color="auto" w:fill="FFFFFF" w:themeFill="background1"/>
          </w:tcPr>
          <w:p w14:paraId="04BB8D10" w14:textId="77777777" w:rsidR="007B2785" w:rsidRPr="000D21C0" w:rsidRDefault="00E87061" w:rsidP="00F85205">
            <w:pPr>
              <w:rPr>
                <w:color w:val="000000" w:themeColor="text1"/>
                <w:sz w:val="16"/>
                <w:szCs w:val="16"/>
              </w:rPr>
            </w:pPr>
            <w:hyperlink r:id="rId265" w:history="1">
              <w:r w:rsidR="007B2785" w:rsidRPr="000D21C0">
                <w:rPr>
                  <w:color w:val="000000" w:themeColor="text1"/>
                  <w:sz w:val="16"/>
                  <w:szCs w:val="16"/>
                  <w:u w:val="single"/>
                </w:rPr>
                <w:t>https://www.ohr.int/cat/hrs-reports/</w:t>
              </w:r>
            </w:hyperlink>
            <w:r w:rsidR="007B2785" w:rsidRPr="000D21C0">
              <w:rPr>
                <w:color w:val="000000" w:themeColor="text1"/>
                <w:sz w:val="16"/>
                <w:szCs w:val="16"/>
              </w:rPr>
              <w:t xml:space="preserve"> </w:t>
            </w:r>
          </w:p>
          <w:p w14:paraId="2A1F548A" w14:textId="77777777" w:rsidR="007B2785" w:rsidRPr="000D21C0" w:rsidRDefault="007B2785" w:rsidP="00F85205">
            <w:pPr>
              <w:rPr>
                <w:color w:val="000000" w:themeColor="text1"/>
                <w:sz w:val="16"/>
                <w:szCs w:val="16"/>
              </w:rPr>
            </w:pPr>
          </w:p>
          <w:p w14:paraId="4BA333B2" w14:textId="77777777" w:rsidR="007B2785" w:rsidRPr="000D21C0" w:rsidRDefault="00E87061" w:rsidP="00F85205">
            <w:pPr>
              <w:rPr>
                <w:color w:val="000000" w:themeColor="text1"/>
                <w:sz w:val="16"/>
                <w:szCs w:val="16"/>
              </w:rPr>
            </w:pPr>
            <w:hyperlink r:id="rId266" w:history="1">
              <w:r w:rsidR="007B2785" w:rsidRPr="000D21C0">
                <w:rPr>
                  <w:color w:val="000000" w:themeColor="text1"/>
                  <w:sz w:val="16"/>
                  <w:szCs w:val="16"/>
                  <w:u w:val="single"/>
                </w:rPr>
                <w:t>https://www.unhcr.org/us/sites/en-us/files/legacy-pdf/414ad5707.pdf</w:t>
              </w:r>
            </w:hyperlink>
            <w:r w:rsidR="007B2785" w:rsidRPr="000D21C0">
              <w:rPr>
                <w:color w:val="000000" w:themeColor="text1"/>
                <w:sz w:val="16"/>
                <w:szCs w:val="16"/>
              </w:rPr>
              <w:t xml:space="preserve"> </w:t>
            </w:r>
          </w:p>
          <w:p w14:paraId="0B74AD1D" w14:textId="0EFAEEAE" w:rsidR="007B2785" w:rsidRPr="000D21C0" w:rsidRDefault="007B2785" w:rsidP="00F85205">
            <w:pPr>
              <w:rPr>
                <w:rFonts w:eastAsiaTheme="majorEastAsia"/>
                <w:b/>
                <w:bCs/>
                <w:color w:val="000000" w:themeColor="text1"/>
                <w:sz w:val="16"/>
                <w:szCs w:val="16"/>
                <w:shd w:val="clear" w:color="auto" w:fill="FEFEFE"/>
              </w:rPr>
            </w:pPr>
            <w:r w:rsidRPr="000D21C0">
              <w:rPr>
                <w:rFonts w:eastAsiaTheme="majorEastAsia"/>
                <w:b/>
                <w:bCs/>
                <w:color w:val="000000" w:themeColor="text1"/>
                <w:sz w:val="16"/>
                <w:szCs w:val="16"/>
                <w:shd w:val="clear" w:color="auto" w:fill="FEFEFE"/>
              </w:rPr>
              <w:t xml:space="preserve">ANNEX 7: AGREEMENT ON REFUGEES AND DISPLACED PERSONS </w:t>
            </w:r>
          </w:p>
          <w:p w14:paraId="1621D74D" w14:textId="77777777" w:rsidR="007B2785" w:rsidRPr="000D21C0" w:rsidRDefault="007B2785" w:rsidP="00F85205">
            <w:pPr>
              <w:rPr>
                <w:rFonts w:eastAsiaTheme="majorEastAsia"/>
                <w:b/>
                <w:bCs/>
                <w:color w:val="000000" w:themeColor="text1"/>
                <w:sz w:val="16"/>
                <w:szCs w:val="16"/>
                <w:shd w:val="clear" w:color="auto" w:fill="FEFEFE"/>
              </w:rPr>
            </w:pPr>
            <w:r w:rsidRPr="000D21C0">
              <w:rPr>
                <w:rFonts w:eastAsiaTheme="majorEastAsia"/>
                <w:b/>
                <w:bCs/>
                <w:color w:val="000000" w:themeColor="text1"/>
                <w:sz w:val="16"/>
                <w:szCs w:val="16"/>
                <w:shd w:val="clear" w:color="auto" w:fill="FEFEFE"/>
              </w:rPr>
              <w:t>Article II: Creation of Suitable Conditions for Return</w:t>
            </w:r>
          </w:p>
          <w:p w14:paraId="2B4D6D6E" w14:textId="77777777" w:rsidR="007B2785" w:rsidRPr="000D21C0" w:rsidRDefault="007B2785" w:rsidP="00F85205">
            <w:pPr>
              <w:rPr>
                <w:rFonts w:eastAsiaTheme="majorEastAsia"/>
                <w:b/>
                <w:bCs/>
                <w:color w:val="000000" w:themeColor="text1"/>
                <w:sz w:val="16"/>
                <w:szCs w:val="16"/>
                <w:shd w:val="clear" w:color="auto" w:fill="FEFEFE"/>
              </w:rPr>
            </w:pPr>
            <w:r w:rsidRPr="000D21C0">
              <w:rPr>
                <w:rFonts w:eastAsiaTheme="majorEastAsia"/>
                <w:b/>
                <w:bCs/>
                <w:color w:val="000000" w:themeColor="text1"/>
                <w:sz w:val="16"/>
                <w:szCs w:val="16"/>
                <w:shd w:val="clear" w:color="auto" w:fill="FEFEFE"/>
              </w:rPr>
              <w:t>Article III: Cooperation with International Organizations and International Monitoring</w:t>
            </w:r>
          </w:p>
          <w:p w14:paraId="546BE13D" w14:textId="77777777" w:rsidR="007B2785" w:rsidRPr="000D21C0" w:rsidRDefault="007B2785" w:rsidP="00F85205">
            <w:pPr>
              <w:rPr>
                <w:rFonts w:eastAsiaTheme="majorEastAsia"/>
                <w:b/>
                <w:bCs/>
                <w:color w:val="000000" w:themeColor="text1"/>
                <w:sz w:val="16"/>
                <w:szCs w:val="16"/>
                <w:shd w:val="clear" w:color="auto" w:fill="FEFEFE"/>
              </w:rPr>
            </w:pPr>
            <w:r w:rsidRPr="000D21C0">
              <w:rPr>
                <w:rFonts w:eastAsiaTheme="majorEastAsia"/>
                <w:b/>
                <w:bCs/>
                <w:color w:val="000000" w:themeColor="text1"/>
                <w:sz w:val="16"/>
                <w:szCs w:val="16"/>
                <w:shd w:val="clear" w:color="auto" w:fill="FEFEFE"/>
              </w:rPr>
              <w:t>Article IV: Repatriation Assistance</w:t>
            </w:r>
          </w:p>
          <w:p w14:paraId="49ACB78D"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Article VI: Amnesty</w:t>
            </w:r>
          </w:p>
          <w:p w14:paraId="020A86A0"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Any returning refugee or displaced person charged with a crime, other than a serious violation of international humanitarian law as defined in the Statute of the International Tribunal for the Former Yugoslavia since January 1, 1991 or a common crime unrelated to the conflict, shall upon return enjoy an amnesty. In no case shall charges for crimes be imposed for political or other inappropriate reasons or to circumvent the application of the amnesty.</w:t>
            </w:r>
          </w:p>
          <w:p w14:paraId="68DB58E7" w14:textId="77777777" w:rsidR="007B2785" w:rsidRPr="000D21C0" w:rsidRDefault="007B2785" w:rsidP="00F85205">
            <w:pPr>
              <w:rPr>
                <w:color w:val="000000" w:themeColor="text1"/>
                <w:sz w:val="16"/>
                <w:szCs w:val="16"/>
              </w:rPr>
            </w:pPr>
          </w:p>
        </w:tc>
      </w:tr>
      <w:tr w:rsidR="007B2785" w:rsidRPr="000D21C0" w14:paraId="42FBEEED" w14:textId="77777777" w:rsidTr="008B653C">
        <w:tc>
          <w:tcPr>
            <w:tcW w:w="2436" w:type="dxa"/>
            <w:gridSpan w:val="2"/>
            <w:tcBorders>
              <w:bottom w:val="single" w:sz="4" w:space="0" w:color="auto"/>
            </w:tcBorders>
            <w:shd w:val="clear" w:color="auto" w:fill="FFFFFF" w:themeFill="background1"/>
          </w:tcPr>
          <w:p w14:paraId="74AF5DB9" w14:textId="77777777" w:rsidR="007B2785" w:rsidRPr="000D21C0" w:rsidRDefault="007B2785" w:rsidP="00F85205">
            <w:pPr>
              <w:rPr>
                <w:b/>
                <w:bCs/>
                <w:color w:val="000000" w:themeColor="text1"/>
                <w:sz w:val="16"/>
                <w:szCs w:val="16"/>
              </w:rPr>
            </w:pPr>
            <w:proofErr w:type="spellStart"/>
            <w:r w:rsidRPr="000D21C0">
              <w:rPr>
                <w:b/>
                <w:bCs/>
                <w:color w:val="000000" w:themeColor="text1"/>
                <w:sz w:val="16"/>
                <w:szCs w:val="16"/>
              </w:rPr>
              <w:t>Erdut</w:t>
            </w:r>
            <w:proofErr w:type="spellEnd"/>
            <w:r w:rsidRPr="000D21C0">
              <w:rPr>
                <w:b/>
                <w:bCs/>
                <w:color w:val="000000" w:themeColor="text1"/>
                <w:sz w:val="16"/>
                <w:szCs w:val="16"/>
              </w:rPr>
              <w:t xml:space="preserve"> Agreement </w:t>
            </w:r>
            <w:r w:rsidRPr="000D21C0">
              <w:rPr>
                <w:color w:val="000000" w:themeColor="text1"/>
                <w:sz w:val="16"/>
                <w:szCs w:val="16"/>
              </w:rPr>
              <w:t xml:space="preserve">(1995); resolution to Croatian War of </w:t>
            </w:r>
            <w:r w:rsidRPr="000D21C0">
              <w:rPr>
                <w:color w:val="000000" w:themeColor="text1"/>
                <w:sz w:val="16"/>
                <w:szCs w:val="16"/>
              </w:rPr>
              <w:lastRenderedPageBreak/>
              <w:t>Independence (1991 – 1995; between Croat forces loyal to gov. of Croatia, Socialist Federal Republic of Yugoslavia (SFRY) and Serb-Controlled Yugoslav People’s Army (JNA)</w:t>
            </w:r>
          </w:p>
        </w:tc>
        <w:tc>
          <w:tcPr>
            <w:tcW w:w="6915" w:type="dxa"/>
            <w:tcBorders>
              <w:bottom w:val="single" w:sz="4" w:space="0" w:color="auto"/>
            </w:tcBorders>
            <w:shd w:val="clear" w:color="auto" w:fill="FFFFFF" w:themeFill="background1"/>
          </w:tcPr>
          <w:p w14:paraId="5C750A01"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lastRenderedPageBreak/>
              <w:t xml:space="preserve">Refugees: </w:t>
            </w:r>
          </w:p>
          <w:p w14:paraId="110DC0B4" w14:textId="77777777" w:rsidR="007B2785" w:rsidRPr="000D21C0" w:rsidRDefault="007B2785" w:rsidP="00F85205">
            <w:pPr>
              <w:rPr>
                <w:color w:val="000000" w:themeColor="text1"/>
                <w:sz w:val="16"/>
                <w:szCs w:val="16"/>
                <w:shd w:val="clear" w:color="auto" w:fill="FEFEFE"/>
              </w:rPr>
            </w:pPr>
            <w:r w:rsidRPr="000D21C0">
              <w:rPr>
                <w:b/>
                <w:bCs/>
                <w:color w:val="000000" w:themeColor="text1"/>
                <w:sz w:val="16"/>
                <w:szCs w:val="16"/>
                <w:shd w:val="clear" w:color="auto" w:fill="FEFEFE"/>
              </w:rPr>
              <w:lastRenderedPageBreak/>
              <w:t xml:space="preserve">1995: </w:t>
            </w:r>
            <w:r w:rsidRPr="000D21C0">
              <w:rPr>
                <w:color w:val="000000" w:themeColor="text1"/>
                <w:sz w:val="16"/>
                <w:szCs w:val="16"/>
                <w:shd w:val="clear" w:color="auto" w:fill="FEFEFE"/>
              </w:rPr>
              <w:t>Approximately 200,000 Croatian Serbs fled to the Federal Republic of Yugoslavia following the offenses by the Croatian military in the summer of 1995. There are no reports of returns of refugees in 1995.</w:t>
            </w:r>
          </w:p>
          <w:p w14:paraId="57A661ED"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1996: Only 200 returnees; of 5k people who filed requests to return to Croatia, 1,841 have been processed. The Secretary General’s report from June 1996 highlights the biggest problem unfolding in refugee repatriation. Large numbers of Croats who were displaced from Eastern Slavonia, Bosnia and Herzegovina, and the Yugoslav Federation have returned and/or migrated to Eastern Slavonia and have occupied the property of displaced Serbs, who have not yet returned. This population transfer is attributed in large part to the </w:t>
            </w:r>
            <w:proofErr w:type="spellStart"/>
            <w:r w:rsidRPr="000D21C0">
              <w:rPr>
                <w:color w:val="000000" w:themeColor="text1"/>
                <w:sz w:val="16"/>
                <w:szCs w:val="16"/>
                <w:shd w:val="clear" w:color="auto" w:fill="FEFEFE"/>
              </w:rPr>
              <w:t>GoC’s</w:t>
            </w:r>
            <w:proofErr w:type="spellEnd"/>
            <w:r w:rsidRPr="000D21C0">
              <w:rPr>
                <w:color w:val="000000" w:themeColor="text1"/>
                <w:sz w:val="16"/>
                <w:szCs w:val="16"/>
                <w:shd w:val="clear" w:color="auto" w:fill="FEFEFE"/>
              </w:rPr>
              <w:t xml:space="preserve"> issuance of the Decree on the Rights of Returnees, which terminated displaced status on 30 June 1996</w:t>
            </w:r>
          </w:p>
          <w:p w14:paraId="2507A53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1997: Serbs continually beaten by Croat mobs, of 200k who fled to Yugoslavia only 14,952 returned</w:t>
            </w:r>
          </w:p>
          <w:p w14:paraId="31598925"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2000 – 2001: Refugee return slows in 2001</w:t>
            </w:r>
          </w:p>
          <w:p w14:paraId="3805AE11" w14:textId="77777777" w:rsidR="007B2785" w:rsidRPr="000D21C0" w:rsidRDefault="007B2785" w:rsidP="00F85205">
            <w:pPr>
              <w:rPr>
                <w:b/>
                <w:bCs/>
                <w:color w:val="000000" w:themeColor="text1"/>
                <w:sz w:val="16"/>
                <w:szCs w:val="16"/>
                <w:shd w:val="clear" w:color="auto" w:fill="FEFEFE"/>
              </w:rPr>
            </w:pPr>
            <w:r w:rsidRPr="000D21C0">
              <w:rPr>
                <w:color w:val="000000" w:themeColor="text1"/>
                <w:sz w:val="16"/>
                <w:szCs w:val="16"/>
                <w:shd w:val="clear" w:color="auto" w:fill="FEFEFE"/>
              </w:rPr>
              <w:t>2003: 100,000 Croatian Serbs had returned to their homes, while an estimated 230,00 internally displaced persons had also gone back</w:t>
            </w:r>
          </w:p>
          <w:p w14:paraId="377C4C56" w14:textId="52EF0E55" w:rsidR="007B2785" w:rsidRPr="000D21C0" w:rsidRDefault="007B2785" w:rsidP="00F85205">
            <w:pPr>
              <w:rPr>
                <w:rFonts w:eastAsiaTheme="majorEastAsia"/>
                <w:color w:val="000000" w:themeColor="text1"/>
                <w:sz w:val="16"/>
                <w:szCs w:val="16"/>
              </w:rPr>
            </w:pPr>
            <w:r w:rsidRPr="000D21C0">
              <w:rPr>
                <w:rFonts w:eastAsiaTheme="majorEastAsia"/>
                <w:b/>
                <w:bCs/>
                <w:color w:val="000000" w:themeColor="text1"/>
                <w:sz w:val="16"/>
                <w:szCs w:val="16"/>
              </w:rPr>
              <w:t>Under pressure from international community, Gov. of Croatia (</w:t>
            </w:r>
            <w:proofErr w:type="spellStart"/>
            <w:r w:rsidRPr="000D21C0">
              <w:rPr>
                <w:rFonts w:eastAsiaTheme="majorEastAsia"/>
                <w:b/>
                <w:bCs/>
                <w:color w:val="000000" w:themeColor="text1"/>
                <w:sz w:val="16"/>
                <w:szCs w:val="16"/>
              </w:rPr>
              <w:t>GoC</w:t>
            </w:r>
            <w:proofErr w:type="spellEnd"/>
            <w:r w:rsidRPr="000D21C0">
              <w:rPr>
                <w:rFonts w:eastAsiaTheme="majorEastAsia"/>
                <w:b/>
                <w:bCs/>
                <w:color w:val="000000" w:themeColor="text1"/>
                <w:sz w:val="16"/>
                <w:szCs w:val="16"/>
              </w:rPr>
              <w:t>) offers amnesty to Serbs to facilitate their return.</w:t>
            </w:r>
          </w:p>
          <w:p w14:paraId="368942FA" w14:textId="77777777" w:rsidR="007B2785" w:rsidRPr="000D21C0" w:rsidRDefault="007B2785" w:rsidP="00F85205">
            <w:pPr>
              <w:rPr>
                <w:rFonts w:eastAsiaTheme="majorEastAsia"/>
                <w:b/>
                <w:bCs/>
                <w:color w:val="000000" w:themeColor="text1"/>
                <w:sz w:val="16"/>
                <w:szCs w:val="16"/>
              </w:rPr>
            </w:pPr>
          </w:p>
          <w:p w14:paraId="4ADB5274"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ERDUT AGREEMENT, ARTICLE 4:</w:t>
            </w:r>
          </w:p>
          <w:p w14:paraId="5AF6F99D"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The Transitional Administration shall ensure the possibility for the return of refugees and displaced persons to their homes of origin. All persons who have left the Region or who have come to the Region with previous permanent residence in Croatia shall enjoy the same rights as all other residents of the Region. The Transitional Administration shall also take the steps necessary to reestablish the normal functioning of all public services in the Region without delay.</w:t>
            </w:r>
          </w:p>
          <w:p w14:paraId="4FD2F532" w14:textId="77777777" w:rsidR="007B2785" w:rsidRPr="000D21C0" w:rsidRDefault="007B2785" w:rsidP="00F85205">
            <w:pPr>
              <w:rPr>
                <w:rFonts w:eastAsia="Times New Roman"/>
                <w:color w:val="000000" w:themeColor="text1"/>
                <w:sz w:val="16"/>
                <w:szCs w:val="16"/>
              </w:rPr>
            </w:pPr>
            <w:proofErr w:type="spellStart"/>
            <w:r w:rsidRPr="000D21C0">
              <w:rPr>
                <w:rFonts w:eastAsiaTheme="majorEastAsia"/>
                <w:b/>
                <w:bCs/>
                <w:color w:val="000000" w:themeColor="text1"/>
                <w:sz w:val="16"/>
                <w:szCs w:val="16"/>
              </w:rPr>
              <w:t>Erdut</w:t>
            </w:r>
            <w:proofErr w:type="spellEnd"/>
            <w:r w:rsidRPr="000D21C0">
              <w:rPr>
                <w:rFonts w:eastAsiaTheme="majorEastAsia"/>
                <w:b/>
                <w:bCs/>
                <w:color w:val="000000" w:themeColor="text1"/>
                <w:sz w:val="16"/>
                <w:szCs w:val="16"/>
              </w:rPr>
              <w:t xml:space="preserve"> Agreement, Article 7:</w:t>
            </w:r>
          </w:p>
          <w:p w14:paraId="6B154DFC"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All persons have the right to return freely to their place of residence in the Region and to live there in conditions of security. All persons who have let the Region or who have come to the Region with previous permanent residence in Croatia have the right to live in the Region.</w:t>
            </w:r>
          </w:p>
          <w:p w14:paraId="2B5DC00C" w14:textId="77777777" w:rsidR="007B2785" w:rsidRPr="000D21C0" w:rsidRDefault="007B2785" w:rsidP="00F85205">
            <w:pPr>
              <w:rPr>
                <w:rFonts w:eastAsia="Times New Roman"/>
                <w:color w:val="000000" w:themeColor="text1"/>
                <w:sz w:val="16"/>
                <w:szCs w:val="16"/>
              </w:rPr>
            </w:pPr>
            <w:proofErr w:type="spellStart"/>
            <w:r w:rsidRPr="000D21C0">
              <w:rPr>
                <w:rFonts w:eastAsiaTheme="majorEastAsia"/>
                <w:b/>
                <w:bCs/>
                <w:color w:val="000000" w:themeColor="text1"/>
                <w:sz w:val="16"/>
                <w:szCs w:val="16"/>
              </w:rPr>
              <w:t>Erdut</w:t>
            </w:r>
            <w:proofErr w:type="spellEnd"/>
            <w:r w:rsidRPr="000D21C0">
              <w:rPr>
                <w:rFonts w:eastAsiaTheme="majorEastAsia"/>
                <w:b/>
                <w:bCs/>
                <w:color w:val="000000" w:themeColor="text1"/>
                <w:sz w:val="16"/>
                <w:szCs w:val="16"/>
              </w:rPr>
              <w:t xml:space="preserve"> Agreement, Article 8:</w:t>
            </w:r>
          </w:p>
          <w:p w14:paraId="469D5DCE"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All persons shall have the right to have restored to them any property that was taken from them by unlawful acts or that they were forced to abandon and to just compensation for property that cannot be restored to them.</w:t>
            </w:r>
          </w:p>
          <w:p w14:paraId="1E2492B0" w14:textId="77777777" w:rsidR="007B2785" w:rsidRPr="000D21C0" w:rsidRDefault="007B2785" w:rsidP="00F85205">
            <w:pPr>
              <w:rPr>
                <w:rFonts w:eastAsia="Times New Roman"/>
                <w:color w:val="000000" w:themeColor="text1"/>
                <w:sz w:val="16"/>
                <w:szCs w:val="16"/>
              </w:rPr>
            </w:pPr>
            <w:proofErr w:type="spellStart"/>
            <w:r w:rsidRPr="000D21C0">
              <w:rPr>
                <w:rFonts w:eastAsiaTheme="majorEastAsia"/>
                <w:b/>
                <w:bCs/>
                <w:color w:val="000000" w:themeColor="text1"/>
                <w:sz w:val="16"/>
                <w:szCs w:val="16"/>
              </w:rPr>
              <w:t>Erdut</w:t>
            </w:r>
            <w:proofErr w:type="spellEnd"/>
            <w:r w:rsidRPr="000D21C0">
              <w:rPr>
                <w:rFonts w:eastAsiaTheme="majorEastAsia"/>
                <w:b/>
                <w:bCs/>
                <w:color w:val="000000" w:themeColor="text1"/>
                <w:sz w:val="16"/>
                <w:szCs w:val="16"/>
              </w:rPr>
              <w:t xml:space="preserve"> Agreement Article 9:</w:t>
            </w:r>
          </w:p>
          <w:p w14:paraId="7C1C1E29"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The right to recover property, to receive compensation for property that cannot be returned, and to receive assistance in reconstruction of damaged property shall be equally available to all persons without regard to ethnicity.</w:t>
            </w:r>
          </w:p>
          <w:p w14:paraId="5DBDFBE3"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 xml:space="preserve">1997: </w:t>
            </w:r>
            <w:r w:rsidRPr="000D21C0">
              <w:rPr>
                <w:rFonts w:eastAsia="Times New Roman"/>
                <w:color w:val="000000" w:themeColor="text1"/>
                <w:sz w:val="16"/>
                <w:szCs w:val="16"/>
                <w:shd w:val="clear" w:color="auto" w:fill="FEFEFE"/>
              </w:rPr>
              <w:t xml:space="preserve">The </w:t>
            </w:r>
            <w:proofErr w:type="spellStart"/>
            <w:r w:rsidRPr="000D21C0">
              <w:rPr>
                <w:rFonts w:eastAsia="Times New Roman"/>
                <w:color w:val="000000" w:themeColor="text1"/>
                <w:sz w:val="16"/>
                <w:szCs w:val="16"/>
                <w:shd w:val="clear" w:color="auto" w:fill="FEFEFE"/>
              </w:rPr>
              <w:t>GoC</w:t>
            </w:r>
            <w:proofErr w:type="spellEnd"/>
            <w:r w:rsidRPr="000D21C0">
              <w:rPr>
                <w:rFonts w:eastAsia="Times New Roman"/>
                <w:color w:val="000000" w:themeColor="text1"/>
                <w:sz w:val="16"/>
                <w:szCs w:val="16"/>
                <w:shd w:val="clear" w:color="auto" w:fill="FEFEFE"/>
              </w:rPr>
              <w:t xml:space="preserve"> passed the Law on the Lease of Flats in the Liberated Territory and the Law of Temporary Takeover, which gave Serbs a matter of 2-3 months to legally reclaim their property, or someone could legally occupy it</w:t>
            </w:r>
          </w:p>
          <w:p w14:paraId="61AA5D7A" w14:textId="77777777" w:rsidR="007B2785" w:rsidRPr="000D21C0" w:rsidRDefault="007B2785" w:rsidP="00F85205">
            <w:pPr>
              <w:rPr>
                <w:color w:val="000000" w:themeColor="text1"/>
                <w:sz w:val="16"/>
                <w:szCs w:val="16"/>
              </w:rPr>
            </w:pPr>
            <w:r w:rsidRPr="000D21C0">
              <w:rPr>
                <w:color w:val="000000" w:themeColor="text1"/>
                <w:sz w:val="16"/>
                <w:szCs w:val="16"/>
              </w:rPr>
              <w:t xml:space="preserve">The signers were </w:t>
            </w:r>
            <w:proofErr w:type="spellStart"/>
            <w:r w:rsidRPr="000D21C0">
              <w:rPr>
                <w:color w:val="000000" w:themeColor="text1"/>
                <w:sz w:val="16"/>
                <w:szCs w:val="16"/>
              </w:rPr>
              <w:t>Hrvoje</w:t>
            </w:r>
            <w:proofErr w:type="spellEnd"/>
            <w:r w:rsidRPr="000D21C0">
              <w:rPr>
                <w:color w:val="000000" w:themeColor="text1"/>
                <w:sz w:val="16"/>
                <w:szCs w:val="16"/>
              </w:rPr>
              <w:t xml:space="preserve"> </w:t>
            </w:r>
            <w:proofErr w:type="spellStart"/>
            <w:r w:rsidRPr="000D21C0">
              <w:rPr>
                <w:color w:val="000000" w:themeColor="text1"/>
                <w:sz w:val="16"/>
                <w:szCs w:val="16"/>
              </w:rPr>
              <w:t>Šarinić</w:t>
            </w:r>
            <w:proofErr w:type="spellEnd"/>
            <w:r w:rsidRPr="000D21C0">
              <w:rPr>
                <w:color w:val="000000" w:themeColor="text1"/>
                <w:sz w:val="16"/>
                <w:szCs w:val="16"/>
              </w:rPr>
              <w:t xml:space="preserve">, the former prime minister of Croatia, and Milan </w:t>
            </w:r>
            <w:proofErr w:type="spellStart"/>
            <w:r w:rsidRPr="000D21C0">
              <w:rPr>
                <w:color w:val="000000" w:themeColor="text1"/>
                <w:sz w:val="16"/>
                <w:szCs w:val="16"/>
              </w:rPr>
              <w:t>Milanović</w:t>
            </w:r>
            <w:proofErr w:type="spellEnd"/>
            <w:r w:rsidRPr="000D21C0">
              <w:rPr>
                <w:color w:val="000000" w:themeColor="text1"/>
                <w:sz w:val="16"/>
                <w:szCs w:val="16"/>
              </w:rPr>
              <w:t>, a local Serb politician representing the self-proclaimed Republic of Serbian Krajina (RSK) under instructions from the authorities of the Federal Republic of Yugoslavia</w:t>
            </w:r>
          </w:p>
          <w:p w14:paraId="5FD0FC64" w14:textId="77777777" w:rsidR="007B2785" w:rsidRPr="000D21C0" w:rsidRDefault="007B2785" w:rsidP="00F85205">
            <w:pPr>
              <w:rPr>
                <w:color w:val="000000" w:themeColor="text1"/>
                <w:sz w:val="16"/>
                <w:szCs w:val="16"/>
              </w:rPr>
            </w:pPr>
          </w:p>
          <w:p w14:paraId="6F6F77D2" w14:textId="77777777" w:rsidR="007B2785" w:rsidRPr="000D21C0" w:rsidRDefault="007B2785" w:rsidP="00F85205">
            <w:pPr>
              <w:rPr>
                <w:color w:val="000000" w:themeColor="text1"/>
                <w:sz w:val="16"/>
                <w:szCs w:val="16"/>
              </w:rPr>
            </w:pPr>
            <w:r w:rsidRPr="000D21C0">
              <w:rPr>
                <w:color w:val="000000" w:themeColor="text1"/>
                <w:sz w:val="16"/>
                <w:szCs w:val="16"/>
              </w:rPr>
              <w:t>Thorvald Stoltenberg (Norwegian diplomat and UN mediator)</w:t>
            </w:r>
          </w:p>
          <w:p w14:paraId="225497EB" w14:textId="77777777" w:rsidR="007B2785" w:rsidRPr="000D21C0" w:rsidRDefault="007B2785" w:rsidP="00F85205">
            <w:pPr>
              <w:rPr>
                <w:color w:val="000000" w:themeColor="text1"/>
                <w:sz w:val="16"/>
                <w:szCs w:val="16"/>
              </w:rPr>
            </w:pPr>
          </w:p>
          <w:p w14:paraId="2EA628E9" w14:textId="77777777" w:rsidR="007B2785" w:rsidRPr="000D21C0" w:rsidRDefault="007B2785" w:rsidP="00F85205">
            <w:pPr>
              <w:rPr>
                <w:color w:val="000000" w:themeColor="text1"/>
                <w:sz w:val="16"/>
                <w:szCs w:val="16"/>
              </w:rPr>
            </w:pPr>
            <w:r w:rsidRPr="000D21C0">
              <w:rPr>
                <w:color w:val="000000" w:themeColor="text1"/>
                <w:sz w:val="16"/>
                <w:szCs w:val="16"/>
              </w:rPr>
              <w:t>Peter Galbraith (US Ambassador to Croatia at the time)</w:t>
            </w:r>
          </w:p>
          <w:p w14:paraId="72B469D5" w14:textId="2254EA1D" w:rsidR="007B2785" w:rsidRPr="000D21C0" w:rsidRDefault="007B2785" w:rsidP="00F85205">
            <w:pPr>
              <w:rPr>
                <w:color w:val="000000" w:themeColor="text1"/>
                <w:sz w:val="16"/>
                <w:szCs w:val="16"/>
              </w:rPr>
            </w:pPr>
            <w:r w:rsidRPr="000D21C0">
              <w:rPr>
                <w:color w:val="000000" w:themeColor="text1"/>
                <w:sz w:val="16"/>
                <w:szCs w:val="16"/>
                <w:shd w:val="clear" w:color="auto" w:fill="FEFEFE"/>
              </w:rPr>
              <w:t>2006: UN Secretary General Boutros-Ghali reported that the return of refugees to Croatia was being obstructed: “Disturbing reports continue to be received that (Croatian) government offices responsible for expediting this procedure are conducting their work in an uncooperative and obstructive manner.” The report speaks of widespread abuses against the minority Serb population by the Croatian government that must stop</w:t>
            </w:r>
          </w:p>
        </w:tc>
        <w:tc>
          <w:tcPr>
            <w:tcW w:w="4394" w:type="dxa"/>
            <w:tcBorders>
              <w:bottom w:val="single" w:sz="4" w:space="0" w:color="auto"/>
            </w:tcBorders>
            <w:shd w:val="clear" w:color="auto" w:fill="FFFFFF" w:themeFill="background1"/>
          </w:tcPr>
          <w:p w14:paraId="43BD072B" w14:textId="77777777" w:rsidR="007B2785" w:rsidRPr="000D21C0" w:rsidRDefault="00E87061" w:rsidP="00F85205">
            <w:pPr>
              <w:rPr>
                <w:color w:val="000000" w:themeColor="text1"/>
                <w:sz w:val="16"/>
                <w:szCs w:val="16"/>
              </w:rPr>
            </w:pPr>
            <w:hyperlink r:id="rId267" w:history="1">
              <w:r w:rsidR="007B2785" w:rsidRPr="000D21C0">
                <w:rPr>
                  <w:color w:val="000000" w:themeColor="text1"/>
                  <w:sz w:val="16"/>
                  <w:szCs w:val="16"/>
                  <w:u w:val="single"/>
                </w:rPr>
                <w:t>https://peaceaccords.nd.edu/wp-content/accords/S.1995.951_Erdut_agreement_.pdf</w:t>
              </w:r>
            </w:hyperlink>
          </w:p>
          <w:p w14:paraId="22A5856A" w14:textId="77777777" w:rsidR="007B2785" w:rsidRPr="000D21C0" w:rsidRDefault="007B2785" w:rsidP="00F85205">
            <w:pPr>
              <w:rPr>
                <w:rFonts w:eastAsiaTheme="majorEastAsia"/>
                <w:b/>
                <w:bCs/>
                <w:color w:val="000000" w:themeColor="text1"/>
                <w:sz w:val="16"/>
                <w:szCs w:val="16"/>
                <w:shd w:val="clear" w:color="auto" w:fill="FEFEFE"/>
              </w:rPr>
            </w:pPr>
          </w:p>
        </w:tc>
      </w:tr>
      <w:tr w:rsidR="007B2785" w:rsidRPr="000D21C0" w14:paraId="6F1E8203" w14:textId="77777777" w:rsidTr="008B653C">
        <w:tc>
          <w:tcPr>
            <w:tcW w:w="2436" w:type="dxa"/>
            <w:gridSpan w:val="2"/>
            <w:tcBorders>
              <w:bottom w:val="single" w:sz="4" w:space="0" w:color="auto"/>
            </w:tcBorders>
            <w:shd w:val="clear" w:color="auto" w:fill="FFFFFF" w:themeFill="background1"/>
          </w:tcPr>
          <w:p w14:paraId="5609D582" w14:textId="77777777" w:rsidR="007B2785" w:rsidRPr="000D21C0" w:rsidRDefault="007B2785" w:rsidP="00F85205">
            <w:pPr>
              <w:rPr>
                <w:b/>
                <w:bCs/>
                <w:color w:val="000000" w:themeColor="text1"/>
                <w:sz w:val="16"/>
                <w:szCs w:val="16"/>
              </w:rPr>
            </w:pPr>
            <w:r w:rsidRPr="000D21C0">
              <w:rPr>
                <w:b/>
                <w:bCs/>
                <w:color w:val="000000" w:themeColor="text1"/>
                <w:sz w:val="16"/>
                <w:szCs w:val="16"/>
              </w:rPr>
              <w:lastRenderedPageBreak/>
              <w:t xml:space="preserve">Accord for a Firm and Lasting Peace </w:t>
            </w:r>
            <w:r w:rsidRPr="000D21C0">
              <w:rPr>
                <w:color w:val="000000" w:themeColor="text1"/>
                <w:sz w:val="16"/>
                <w:szCs w:val="16"/>
              </w:rPr>
              <w:t xml:space="preserve">(Guatemala, 1996); implementation of 10 separate accords signed by URNG (Guatemalan National Revolutionary Unity), a leftist group reacting to overthrow of </w:t>
            </w:r>
            <w:proofErr w:type="spellStart"/>
            <w:r w:rsidRPr="000D21C0">
              <w:rPr>
                <w:color w:val="000000" w:themeColor="text1"/>
                <w:sz w:val="16"/>
                <w:szCs w:val="16"/>
              </w:rPr>
              <w:t>Jacobo</w:t>
            </w:r>
            <w:proofErr w:type="spellEnd"/>
            <w:r w:rsidRPr="000D21C0">
              <w:rPr>
                <w:color w:val="000000" w:themeColor="text1"/>
                <w:sz w:val="16"/>
                <w:szCs w:val="16"/>
              </w:rPr>
              <w:t xml:space="preserve"> </w:t>
            </w:r>
            <w:proofErr w:type="spellStart"/>
            <w:r w:rsidRPr="000D21C0">
              <w:rPr>
                <w:color w:val="000000" w:themeColor="text1"/>
                <w:sz w:val="16"/>
                <w:szCs w:val="16"/>
              </w:rPr>
              <w:t>Arbénz</w:t>
            </w:r>
            <w:proofErr w:type="spellEnd"/>
            <w:r w:rsidRPr="000D21C0">
              <w:rPr>
                <w:color w:val="000000" w:themeColor="text1"/>
                <w:sz w:val="16"/>
                <w:szCs w:val="16"/>
              </w:rPr>
              <w:t xml:space="preserve"> and spurned by Cuban Revolution and Guatemalan Gov. Guatemalan Civil War (1960 – ’96) created coalition of leftist small groups making up URNG and became deadliest conflict in C. America.</w:t>
            </w:r>
          </w:p>
        </w:tc>
        <w:tc>
          <w:tcPr>
            <w:tcW w:w="6915" w:type="dxa"/>
            <w:tcBorders>
              <w:bottom w:val="single" w:sz="4" w:space="0" w:color="auto"/>
            </w:tcBorders>
            <w:shd w:val="clear" w:color="auto" w:fill="FFFFFF" w:themeFill="background1"/>
          </w:tcPr>
          <w:p w14:paraId="31E6F196"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03CEE23C" w14:textId="77777777" w:rsidR="007B2785" w:rsidRPr="000D21C0" w:rsidRDefault="007B2785" w:rsidP="00F85205">
            <w:pPr>
              <w:rPr>
                <w:color w:val="000000" w:themeColor="text1"/>
                <w:sz w:val="16"/>
                <w:szCs w:val="16"/>
                <w:u w:val="single"/>
                <w:shd w:val="clear" w:color="auto" w:fill="FEFEFE"/>
              </w:rPr>
            </w:pPr>
            <w:r w:rsidRPr="000D21C0">
              <w:rPr>
                <w:color w:val="000000" w:themeColor="text1"/>
                <w:sz w:val="16"/>
                <w:szCs w:val="16"/>
                <w:shd w:val="clear" w:color="auto" w:fill="FEFEFE"/>
              </w:rPr>
              <w:t xml:space="preserve">1997: 4,000 return from (mainly) Mexico, leaving 32,5000 still in Mexico. In response, gov. deploys </w:t>
            </w:r>
            <w:r w:rsidRPr="000D21C0">
              <w:rPr>
                <w:color w:val="000000" w:themeColor="text1"/>
                <w:sz w:val="16"/>
                <w:szCs w:val="16"/>
                <w:u w:val="single"/>
                <w:shd w:val="clear" w:color="auto" w:fill="FEFEFE"/>
              </w:rPr>
              <w:t>Temporary Special Act on Personal Documentation of the Population Uprooted by the Internal Armed Conflict</w:t>
            </w:r>
          </w:p>
          <w:p w14:paraId="32C9CA00"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1999: 43,000 persons resettled in Guatemala</w:t>
            </w:r>
          </w:p>
          <w:p w14:paraId="0257304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2007: Last large group of refugees (150) return to Guatemala from Bolivia</w:t>
            </w:r>
          </w:p>
          <w:p w14:paraId="65E4CCB1" w14:textId="77777777" w:rsidR="007B2785" w:rsidRPr="000D21C0" w:rsidRDefault="007B2785" w:rsidP="00F85205">
            <w:pPr>
              <w:rPr>
                <w:color w:val="000000" w:themeColor="text1"/>
                <w:sz w:val="16"/>
                <w:szCs w:val="16"/>
                <w:shd w:val="clear" w:color="auto" w:fill="FEFEFE"/>
              </w:rPr>
            </w:pPr>
          </w:p>
          <w:p w14:paraId="158D9087" w14:textId="77777777" w:rsidR="007B2785" w:rsidRPr="000D21C0" w:rsidRDefault="007B2785" w:rsidP="00F85205">
            <w:pPr>
              <w:rPr>
                <w:color w:val="000000" w:themeColor="text1"/>
                <w:sz w:val="16"/>
                <w:szCs w:val="16"/>
                <w:shd w:val="clear" w:color="auto" w:fill="FEFEFE"/>
              </w:rPr>
            </w:pPr>
          </w:p>
          <w:p w14:paraId="72EE3693"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37B093B3"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1997: 200,000 IDPs in 2006, 242,386 in 1997</w:t>
            </w:r>
          </w:p>
          <w:p w14:paraId="0C1EFBE5"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1998: Hurricane Mitch heavily impacts IDP camps, increasing to 250,000 people</w:t>
            </w:r>
          </w:p>
          <w:p w14:paraId="1BB226B5"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1999: More than 250,000 still waiting for resettlement.</w:t>
            </w:r>
          </w:p>
          <w:p w14:paraId="1C83AF2B"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2000: Collective of IDPs, </w:t>
            </w:r>
            <w:proofErr w:type="spellStart"/>
            <w:r w:rsidRPr="000D21C0">
              <w:rPr>
                <w:color w:val="000000" w:themeColor="text1"/>
                <w:sz w:val="16"/>
                <w:szCs w:val="16"/>
                <w:shd w:val="clear" w:color="auto" w:fill="FEFEFE"/>
              </w:rPr>
              <w:t>Comunidades</w:t>
            </w:r>
            <w:proofErr w:type="spellEnd"/>
            <w:r w:rsidRPr="000D21C0">
              <w:rPr>
                <w:color w:val="000000" w:themeColor="text1"/>
                <w:sz w:val="16"/>
                <w:szCs w:val="16"/>
                <w:shd w:val="clear" w:color="auto" w:fill="FEFEFE"/>
              </w:rPr>
              <w:t xml:space="preserve"> de Pueblos </w:t>
            </w:r>
            <w:proofErr w:type="spellStart"/>
            <w:r w:rsidRPr="000D21C0">
              <w:rPr>
                <w:color w:val="000000" w:themeColor="text1"/>
                <w:sz w:val="16"/>
                <w:szCs w:val="16"/>
                <w:shd w:val="clear" w:color="auto" w:fill="FEFEFE"/>
              </w:rPr>
              <w:t>en</w:t>
            </w:r>
            <w:proofErr w:type="spellEnd"/>
            <w:r w:rsidRPr="000D21C0">
              <w:rPr>
                <w:color w:val="000000" w:themeColor="text1"/>
                <w:sz w:val="16"/>
                <w:szCs w:val="16"/>
                <w:shd w:val="clear" w:color="auto" w:fill="FEFEFE"/>
              </w:rPr>
              <w:t xml:space="preserve"> Resistencia purchases new land for 15,000 members.</w:t>
            </w:r>
          </w:p>
          <w:p w14:paraId="02E3CE0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2002: 40,000 remain displaced</w:t>
            </w:r>
          </w:p>
          <w:p w14:paraId="47C8BF78" w14:textId="77777777" w:rsidR="007B2785" w:rsidRPr="000D21C0" w:rsidRDefault="007B2785" w:rsidP="00F85205">
            <w:pPr>
              <w:rPr>
                <w:color w:val="000000" w:themeColor="text1"/>
                <w:sz w:val="16"/>
                <w:szCs w:val="16"/>
                <w:shd w:val="clear" w:color="auto" w:fill="FFFFFF"/>
              </w:rPr>
            </w:pPr>
            <w:r w:rsidRPr="000D21C0">
              <w:rPr>
                <w:color w:val="000000" w:themeColor="text1"/>
                <w:sz w:val="16"/>
                <w:szCs w:val="16"/>
                <w:shd w:val="clear" w:color="auto" w:fill="FEFEFE"/>
              </w:rPr>
              <w:t>2004: Peace Secretariat (SEPAZ) and National Council of Displaced People in Guatemala helped settle 3,500 of 8,000 identified IDPs.</w:t>
            </w:r>
          </w:p>
          <w:p w14:paraId="0CA0EC80" w14:textId="7864A2DC"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“Limited amnesty” granted for some crimes committed by URNG members incl. genocide, torture, disappearances. Prosecution of other crimes delayed.</w:t>
            </w:r>
          </w:p>
          <w:p w14:paraId="149D9C2E" w14:textId="77777777" w:rsidR="007B2785" w:rsidRPr="000D21C0" w:rsidRDefault="007B2785" w:rsidP="00F85205">
            <w:pPr>
              <w:rPr>
                <w:color w:val="000000" w:themeColor="text1"/>
                <w:sz w:val="16"/>
                <w:szCs w:val="16"/>
                <w:shd w:val="clear" w:color="auto" w:fill="FEFEFE"/>
              </w:rPr>
            </w:pPr>
          </w:p>
          <w:p w14:paraId="7D7D5498"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Many municipalities refused to implement repatriation act (mentioned left), with Ministry of Interior failing to uphold.</w:t>
            </w:r>
          </w:p>
          <w:p w14:paraId="4C233AC9" w14:textId="77777777" w:rsidR="007B2785" w:rsidRPr="000D21C0" w:rsidRDefault="007B2785" w:rsidP="00F85205">
            <w:pPr>
              <w:rPr>
                <w:color w:val="000000" w:themeColor="text1"/>
                <w:sz w:val="16"/>
                <w:szCs w:val="16"/>
                <w:shd w:val="clear" w:color="auto" w:fill="FEFEFE"/>
              </w:rPr>
            </w:pPr>
          </w:p>
          <w:p w14:paraId="6CC08CD0" w14:textId="77777777" w:rsidR="007B2785" w:rsidRPr="000D21C0" w:rsidRDefault="007B2785" w:rsidP="00F85205">
            <w:pPr>
              <w:rPr>
                <w:color w:val="000000" w:themeColor="text1"/>
                <w:sz w:val="16"/>
                <w:szCs w:val="16"/>
              </w:rPr>
            </w:pPr>
            <w:r w:rsidRPr="000D21C0">
              <w:rPr>
                <w:color w:val="000000" w:themeColor="text1"/>
                <w:sz w:val="16"/>
                <w:szCs w:val="16"/>
                <w:shd w:val="clear" w:color="auto" w:fill="FEFEFE"/>
              </w:rPr>
              <w:t>Issue was addressing who was/ was not a conflict induced IDP in granting gov. aid. UNHCR seems to have been of little help.</w:t>
            </w:r>
          </w:p>
          <w:p w14:paraId="19B4AFAB" w14:textId="7E931CB0" w:rsidR="007B2785" w:rsidRPr="000D21C0" w:rsidRDefault="007B2785" w:rsidP="00F85205">
            <w:pPr>
              <w:rPr>
                <w:color w:val="000000" w:themeColor="text1"/>
                <w:sz w:val="16"/>
                <w:szCs w:val="16"/>
              </w:rPr>
            </w:pPr>
            <w:r w:rsidRPr="000D21C0">
              <w:rPr>
                <w:color w:val="000000" w:themeColor="text1"/>
                <w:sz w:val="16"/>
                <w:szCs w:val="16"/>
              </w:rPr>
              <w:t>UN &amp; UN Mission to Guatemala (MINUGUA)</w:t>
            </w:r>
          </w:p>
          <w:p w14:paraId="43C3E8FF" w14:textId="77777777" w:rsidR="007B2785" w:rsidRPr="000D21C0" w:rsidRDefault="007B2785" w:rsidP="00F85205">
            <w:pPr>
              <w:rPr>
                <w:color w:val="000000" w:themeColor="text1"/>
                <w:sz w:val="16"/>
                <w:szCs w:val="16"/>
              </w:rPr>
            </w:pPr>
          </w:p>
          <w:p w14:paraId="4DCE491D" w14:textId="77777777" w:rsidR="007B2785" w:rsidRPr="000D21C0" w:rsidRDefault="007B2785" w:rsidP="00F85205">
            <w:pPr>
              <w:rPr>
                <w:color w:val="000000" w:themeColor="text1"/>
                <w:sz w:val="16"/>
                <w:szCs w:val="16"/>
              </w:rPr>
            </w:pPr>
            <w:r w:rsidRPr="000D21C0">
              <w:rPr>
                <w:color w:val="000000" w:themeColor="text1"/>
                <w:sz w:val="16"/>
                <w:szCs w:val="16"/>
              </w:rPr>
              <w:t>Group of Friends: Mexico, Spain, Norway, USA, Colombia, Venezuela</w:t>
            </w:r>
          </w:p>
          <w:p w14:paraId="7DD7CC80" w14:textId="77777777" w:rsidR="007B2785" w:rsidRPr="000D21C0" w:rsidRDefault="007B2785" w:rsidP="00F85205">
            <w:pPr>
              <w:rPr>
                <w:color w:val="000000" w:themeColor="text1"/>
                <w:sz w:val="16"/>
                <w:szCs w:val="16"/>
              </w:rPr>
            </w:pPr>
          </w:p>
          <w:p w14:paraId="5ACD4B13" w14:textId="77777777" w:rsidR="007B2785" w:rsidRPr="000D21C0" w:rsidRDefault="007B2785" w:rsidP="00F85205">
            <w:pPr>
              <w:rPr>
                <w:color w:val="000000" w:themeColor="text1"/>
                <w:sz w:val="16"/>
                <w:szCs w:val="16"/>
              </w:rPr>
            </w:pPr>
            <w:r w:rsidRPr="000D21C0">
              <w:rPr>
                <w:color w:val="000000" w:themeColor="text1"/>
                <w:sz w:val="16"/>
                <w:szCs w:val="16"/>
              </w:rPr>
              <w:t>Guatemala Gov. &amp; URNG</w:t>
            </w:r>
          </w:p>
          <w:p w14:paraId="10C60C6B" w14:textId="77777777" w:rsidR="007B2785" w:rsidRPr="000D21C0" w:rsidRDefault="007B2785" w:rsidP="00F85205">
            <w:pPr>
              <w:rPr>
                <w:color w:val="000000" w:themeColor="text1"/>
                <w:sz w:val="16"/>
                <w:szCs w:val="16"/>
              </w:rPr>
            </w:pPr>
          </w:p>
          <w:p w14:paraId="1165E222" w14:textId="77777777" w:rsidR="007B2785" w:rsidRPr="000D21C0" w:rsidRDefault="007B2785" w:rsidP="00F85205">
            <w:pPr>
              <w:rPr>
                <w:color w:val="000000" w:themeColor="text1"/>
                <w:sz w:val="16"/>
                <w:szCs w:val="16"/>
              </w:rPr>
            </w:pPr>
            <w:r w:rsidRPr="000D21C0">
              <w:rPr>
                <w:color w:val="000000" w:themeColor="text1"/>
                <w:sz w:val="16"/>
                <w:szCs w:val="16"/>
              </w:rPr>
              <w:t>Norway UN Secretary-General Jean-</w:t>
            </w:r>
            <w:proofErr w:type="spellStart"/>
            <w:r w:rsidRPr="000D21C0">
              <w:rPr>
                <w:color w:val="000000" w:themeColor="text1"/>
                <w:sz w:val="16"/>
                <w:szCs w:val="16"/>
              </w:rPr>
              <w:t>Arnolt</w:t>
            </w:r>
            <w:proofErr w:type="spellEnd"/>
          </w:p>
          <w:p w14:paraId="7B60E7A8" w14:textId="18D729A8" w:rsidR="007B2785" w:rsidRPr="000D21C0" w:rsidRDefault="007B2785" w:rsidP="00F85205">
            <w:pPr>
              <w:rPr>
                <w:color w:val="000000" w:themeColor="text1"/>
                <w:sz w:val="16"/>
                <w:szCs w:val="16"/>
              </w:rPr>
            </w:pPr>
            <w:r w:rsidRPr="000D21C0">
              <w:rPr>
                <w:color w:val="000000" w:themeColor="text1"/>
                <w:sz w:val="16"/>
                <w:szCs w:val="16"/>
              </w:rPr>
              <w:t>Lack of local gov. legitimacy.</w:t>
            </w:r>
          </w:p>
          <w:p w14:paraId="4FA42126" w14:textId="77777777" w:rsidR="007B2785" w:rsidRPr="000D21C0" w:rsidRDefault="007B2785" w:rsidP="00F85205">
            <w:pPr>
              <w:rPr>
                <w:color w:val="000000" w:themeColor="text1"/>
                <w:sz w:val="16"/>
                <w:szCs w:val="16"/>
              </w:rPr>
            </w:pPr>
          </w:p>
          <w:p w14:paraId="6698983A" w14:textId="77777777" w:rsidR="007B2785" w:rsidRPr="000D21C0" w:rsidRDefault="007B2785" w:rsidP="00F85205">
            <w:pPr>
              <w:rPr>
                <w:color w:val="000000" w:themeColor="text1"/>
                <w:sz w:val="16"/>
                <w:szCs w:val="16"/>
              </w:rPr>
            </w:pPr>
            <w:r w:rsidRPr="000D21C0">
              <w:rPr>
                <w:color w:val="000000" w:themeColor="text1"/>
                <w:sz w:val="16"/>
                <w:szCs w:val="16"/>
              </w:rPr>
              <w:t>No addressing of Guatemalan gov’s genocide of indigenous Mayans.</w:t>
            </w:r>
          </w:p>
        </w:tc>
        <w:tc>
          <w:tcPr>
            <w:tcW w:w="4394" w:type="dxa"/>
            <w:tcBorders>
              <w:bottom w:val="single" w:sz="4" w:space="0" w:color="auto"/>
            </w:tcBorders>
            <w:shd w:val="clear" w:color="auto" w:fill="FFFFFF" w:themeFill="background1"/>
          </w:tcPr>
          <w:p w14:paraId="0714D8B8"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Agreement on Resettlement of the Population Groups Uprooted by the Armed Conflict (Oslo, 17 June 1994)</w:t>
            </w:r>
          </w:p>
          <w:p w14:paraId="45CAB0AF"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I. Definitions, Principles and Objectives of a Comprehensive Strategy for Resettling the Populations Uprooted by Armed Conflict</w:t>
            </w:r>
          </w:p>
          <w:p w14:paraId="12DACE06" w14:textId="77777777" w:rsidR="007B2785" w:rsidRPr="000D21C0" w:rsidRDefault="007B2785" w:rsidP="00F85205">
            <w:pPr>
              <w:rPr>
                <w:color w:val="000000" w:themeColor="text1"/>
                <w:sz w:val="16"/>
                <w:szCs w:val="16"/>
              </w:rPr>
            </w:pPr>
          </w:p>
        </w:tc>
      </w:tr>
      <w:tr w:rsidR="007B2785" w:rsidRPr="000D21C0" w14:paraId="0FF87FB2" w14:textId="77777777" w:rsidTr="008B653C">
        <w:tc>
          <w:tcPr>
            <w:tcW w:w="2436" w:type="dxa"/>
            <w:gridSpan w:val="2"/>
            <w:tcBorders>
              <w:bottom w:val="single" w:sz="4" w:space="0" w:color="auto"/>
            </w:tcBorders>
            <w:shd w:val="clear" w:color="auto" w:fill="FFFFFF" w:themeFill="background1"/>
          </w:tcPr>
          <w:p w14:paraId="006E9206" w14:textId="77777777" w:rsidR="007B2785" w:rsidRPr="000D21C0" w:rsidRDefault="007B2785" w:rsidP="00F85205">
            <w:pPr>
              <w:rPr>
                <w:b/>
                <w:bCs/>
                <w:color w:val="000000" w:themeColor="text1"/>
                <w:sz w:val="16"/>
                <w:szCs w:val="16"/>
              </w:rPr>
            </w:pPr>
            <w:r w:rsidRPr="000D21C0">
              <w:rPr>
                <w:b/>
                <w:bCs/>
                <w:color w:val="000000" w:themeColor="text1"/>
                <w:sz w:val="16"/>
                <w:szCs w:val="16"/>
              </w:rPr>
              <w:t xml:space="preserve">Chittagong Hill Tracts Peace Accord (CHT) </w:t>
            </w:r>
            <w:r w:rsidRPr="000D21C0">
              <w:rPr>
                <w:color w:val="000000" w:themeColor="text1"/>
                <w:sz w:val="16"/>
                <w:szCs w:val="16"/>
              </w:rPr>
              <w:t>(1997, Bangladesh); signed between Gov. of Bangladesh and United People’s Party of the Chittagong Hill tracts; indigenous people of Chittagong Hill Tracts opposed government policy of recognizing only Bengali culture/ language, conflict created 70k refugees (Jumma and Chakma ethnicities)</w:t>
            </w:r>
          </w:p>
        </w:tc>
        <w:tc>
          <w:tcPr>
            <w:tcW w:w="6915" w:type="dxa"/>
            <w:tcBorders>
              <w:bottom w:val="single" w:sz="4" w:space="0" w:color="auto"/>
            </w:tcBorders>
            <w:shd w:val="clear" w:color="auto" w:fill="FFFFFF" w:themeFill="background1"/>
          </w:tcPr>
          <w:p w14:paraId="0509AEAE"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 xml:space="preserve">Refugees: </w:t>
            </w:r>
          </w:p>
          <w:p w14:paraId="5F7EEC6D"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1998: 70k indigenous people fled Indian state of Tripura during Chittagong Hill insurgency; CHT established </w:t>
            </w:r>
            <w:r w:rsidRPr="000D21C0">
              <w:rPr>
                <w:color w:val="000000" w:themeColor="text1"/>
                <w:sz w:val="16"/>
                <w:szCs w:val="16"/>
                <w:u w:val="single"/>
                <w:shd w:val="clear" w:color="auto" w:fill="FEFEFE"/>
              </w:rPr>
              <w:t xml:space="preserve">Task Force on Rehabilitation of Returnee Refugees and Internally Displaced Persons; </w:t>
            </w:r>
            <w:r w:rsidRPr="000D21C0">
              <w:rPr>
                <w:color w:val="000000" w:themeColor="text1"/>
                <w:sz w:val="16"/>
                <w:szCs w:val="16"/>
                <w:shd w:val="clear" w:color="auto" w:fill="FEFEFE"/>
              </w:rPr>
              <w:t>11,000 refugees had returned</w:t>
            </w:r>
          </w:p>
          <w:p w14:paraId="2340F9AD"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1999: 80% of repatriated </w:t>
            </w:r>
            <w:proofErr w:type="spellStart"/>
            <w:r w:rsidRPr="000D21C0">
              <w:rPr>
                <w:color w:val="000000" w:themeColor="text1"/>
                <w:sz w:val="16"/>
                <w:szCs w:val="16"/>
                <w:shd w:val="clear" w:color="auto" w:fill="FEFEFE"/>
              </w:rPr>
              <w:t>tribals</w:t>
            </w:r>
            <w:proofErr w:type="spellEnd"/>
            <w:r w:rsidRPr="000D21C0">
              <w:rPr>
                <w:color w:val="000000" w:themeColor="text1"/>
                <w:sz w:val="16"/>
                <w:szCs w:val="16"/>
                <w:shd w:val="clear" w:color="auto" w:fill="FEFEFE"/>
              </w:rPr>
              <w:t xml:space="preserve"> received their aid</w:t>
            </w:r>
          </w:p>
          <w:p w14:paraId="0EB720CA"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2000: Task Force pushed for Bengalis to be resettled in indigenous lands </w:t>
            </w:r>
            <w:r w:rsidRPr="000D21C0">
              <w:rPr>
                <w:color w:val="000000" w:themeColor="text1"/>
                <w:sz w:val="16"/>
                <w:szCs w:val="16"/>
                <w:shd w:val="clear" w:color="auto" w:fill="FEFEFE"/>
              </w:rPr>
              <w:sym w:font="Wingdings" w:char="F0E0"/>
            </w:r>
            <w:r w:rsidRPr="000D21C0">
              <w:rPr>
                <w:color w:val="000000" w:themeColor="text1"/>
                <w:sz w:val="16"/>
                <w:szCs w:val="16"/>
                <w:shd w:val="clear" w:color="auto" w:fill="FEFEFE"/>
              </w:rPr>
              <w:t xml:space="preserve"> rejected by indigenous groups, task force shut down.</w:t>
            </w:r>
          </w:p>
          <w:p w14:paraId="2271AF0A"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2005: New refugee camps established in CHT tracts</w:t>
            </w:r>
          </w:p>
          <w:p w14:paraId="7E54DB4F"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186E6D3F"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152k (83k tribal, 68k non-tribal) people are IDPs</w:t>
            </w:r>
          </w:p>
          <w:p w14:paraId="470E8367" w14:textId="77777777" w:rsidR="007B2785" w:rsidRPr="000D21C0" w:rsidRDefault="007B2785" w:rsidP="00F85205">
            <w:pPr>
              <w:rPr>
                <w:b/>
                <w:bCs/>
                <w:color w:val="000000" w:themeColor="text1"/>
                <w:sz w:val="16"/>
                <w:szCs w:val="16"/>
                <w:shd w:val="clear" w:color="auto" w:fill="FEFEFE"/>
              </w:rPr>
            </w:pPr>
            <w:r w:rsidRPr="000D21C0">
              <w:rPr>
                <w:color w:val="000000" w:themeColor="text1"/>
                <w:sz w:val="16"/>
                <w:szCs w:val="16"/>
                <w:shd w:val="clear" w:color="auto" w:fill="FEFEFE"/>
              </w:rPr>
              <w:t>1998: 10,000 tribal people from Mizoram cross into Bangladesh, find homes taken over</w:t>
            </w:r>
          </w:p>
          <w:p w14:paraId="264A85CE" w14:textId="5F61D3FD"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2001: Political groups in Arunachal Pradesh, India, threaten force if Buddhist </w:t>
            </w:r>
            <w:proofErr w:type="spellStart"/>
            <w:r w:rsidRPr="000D21C0">
              <w:rPr>
                <w:color w:val="000000" w:themeColor="text1"/>
                <w:sz w:val="16"/>
                <w:szCs w:val="16"/>
                <w:shd w:val="clear" w:color="auto" w:fill="FEFEFE"/>
              </w:rPr>
              <w:t>Chakmas</w:t>
            </w:r>
            <w:proofErr w:type="spellEnd"/>
            <w:r w:rsidRPr="000D21C0">
              <w:rPr>
                <w:color w:val="000000" w:themeColor="text1"/>
                <w:sz w:val="16"/>
                <w:szCs w:val="16"/>
                <w:shd w:val="clear" w:color="auto" w:fill="FEFEFE"/>
              </w:rPr>
              <w:t xml:space="preserve"> are not pushed back into Bangladesh.</w:t>
            </w:r>
          </w:p>
          <w:p w14:paraId="13FC099A" w14:textId="77777777" w:rsidR="007B2785" w:rsidRPr="000D21C0" w:rsidRDefault="007B2785" w:rsidP="00F85205">
            <w:pPr>
              <w:rPr>
                <w:color w:val="000000" w:themeColor="text1"/>
                <w:sz w:val="16"/>
                <w:szCs w:val="16"/>
                <w:shd w:val="clear" w:color="auto" w:fill="FEFEFE"/>
              </w:rPr>
            </w:pPr>
          </w:p>
          <w:p w14:paraId="470923A6"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2002: Floods throughout Bangladesh, data unclear</w:t>
            </w:r>
          </w:p>
          <w:p w14:paraId="44A974D1" w14:textId="77777777" w:rsidR="007B2785" w:rsidRPr="000D21C0" w:rsidRDefault="007B2785" w:rsidP="00F85205">
            <w:pPr>
              <w:rPr>
                <w:color w:val="000000" w:themeColor="text1"/>
                <w:sz w:val="16"/>
                <w:szCs w:val="16"/>
                <w:shd w:val="clear" w:color="auto" w:fill="FEFEFE"/>
              </w:rPr>
            </w:pPr>
          </w:p>
          <w:p w14:paraId="33F343C7"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UN Forum on Indigenous Issues reports 10,000 families (~44,500 persons) unable to reclaim land; </w:t>
            </w:r>
          </w:p>
          <w:p w14:paraId="167BF892" w14:textId="77777777" w:rsidR="007B2785" w:rsidRPr="000D21C0" w:rsidRDefault="007B2785" w:rsidP="00F85205">
            <w:pPr>
              <w:rPr>
                <w:color w:val="000000" w:themeColor="text1"/>
                <w:sz w:val="16"/>
                <w:szCs w:val="16"/>
                <w:shd w:val="clear" w:color="auto" w:fill="FEFEFE"/>
              </w:rPr>
            </w:pPr>
          </w:p>
          <w:p w14:paraId="4F18C9FC"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According to CHT Returnee Jumma Refugees’ Welfare Association (CHTRJRWA), 9,780/ 12,222 families returning to CHT unable to recover lands, living on gov. food rations.</w:t>
            </w:r>
          </w:p>
          <w:p w14:paraId="4C620693" w14:textId="2CFBB343" w:rsidR="007B2785" w:rsidRPr="000D21C0" w:rsidRDefault="007B2785" w:rsidP="00F85205">
            <w:pPr>
              <w:rPr>
                <w:color w:val="000000" w:themeColor="text1"/>
                <w:sz w:val="16"/>
                <w:szCs w:val="16"/>
              </w:rPr>
            </w:pPr>
            <w:r w:rsidRPr="000D21C0">
              <w:rPr>
                <w:color w:val="000000" w:themeColor="text1"/>
                <w:sz w:val="16"/>
                <w:szCs w:val="16"/>
              </w:rPr>
              <w:t>Gov. of Bangladesh</w:t>
            </w:r>
          </w:p>
          <w:p w14:paraId="67A32618" w14:textId="77777777" w:rsidR="007B2785" w:rsidRPr="000D21C0" w:rsidRDefault="007B2785" w:rsidP="00F85205">
            <w:pPr>
              <w:rPr>
                <w:color w:val="000000" w:themeColor="text1"/>
                <w:sz w:val="16"/>
                <w:szCs w:val="16"/>
              </w:rPr>
            </w:pPr>
          </w:p>
          <w:p w14:paraId="0E427336" w14:textId="77777777" w:rsidR="007B2785" w:rsidRPr="000D21C0" w:rsidRDefault="007B2785" w:rsidP="00F85205">
            <w:pPr>
              <w:rPr>
                <w:color w:val="000000" w:themeColor="text1"/>
                <w:sz w:val="16"/>
                <w:szCs w:val="16"/>
              </w:rPr>
            </w:pPr>
            <w:proofErr w:type="spellStart"/>
            <w:r w:rsidRPr="000D21C0">
              <w:rPr>
                <w:color w:val="000000" w:themeColor="text1"/>
                <w:sz w:val="16"/>
                <w:szCs w:val="16"/>
              </w:rPr>
              <w:t>Parbatya</w:t>
            </w:r>
            <w:proofErr w:type="spellEnd"/>
            <w:r w:rsidRPr="000D21C0">
              <w:rPr>
                <w:color w:val="000000" w:themeColor="text1"/>
                <w:sz w:val="16"/>
                <w:szCs w:val="16"/>
              </w:rPr>
              <w:t xml:space="preserve"> </w:t>
            </w:r>
            <w:proofErr w:type="spellStart"/>
            <w:r w:rsidRPr="000D21C0">
              <w:rPr>
                <w:color w:val="000000" w:themeColor="text1"/>
                <w:sz w:val="16"/>
                <w:szCs w:val="16"/>
              </w:rPr>
              <w:t>Chattagram</w:t>
            </w:r>
            <w:proofErr w:type="spellEnd"/>
            <w:r w:rsidRPr="000D21C0">
              <w:rPr>
                <w:color w:val="000000" w:themeColor="text1"/>
                <w:sz w:val="16"/>
                <w:szCs w:val="16"/>
              </w:rPr>
              <w:t xml:space="preserve"> Jana </w:t>
            </w:r>
            <w:proofErr w:type="spellStart"/>
            <w:r w:rsidRPr="000D21C0">
              <w:rPr>
                <w:color w:val="000000" w:themeColor="text1"/>
                <w:sz w:val="16"/>
                <w:szCs w:val="16"/>
              </w:rPr>
              <w:t>Samhati</w:t>
            </w:r>
            <w:proofErr w:type="spellEnd"/>
            <w:r w:rsidRPr="000D21C0">
              <w:rPr>
                <w:color w:val="000000" w:themeColor="text1"/>
                <w:sz w:val="16"/>
                <w:szCs w:val="16"/>
              </w:rPr>
              <w:t xml:space="preserve"> Samiti (PCJSS) – representative group of indigenous Jumma people of CHT.</w:t>
            </w:r>
          </w:p>
          <w:p w14:paraId="6B3DF024" w14:textId="78F947BF"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D) REHABILITATION, GENERAL AMNESTY AND OTHER MATTERS</w:t>
            </w:r>
            <w:r w:rsidRPr="000D21C0">
              <w:rPr>
                <w:rFonts w:eastAsia="Times New Roman"/>
                <w:color w:val="000000" w:themeColor="text1"/>
                <w:sz w:val="16"/>
                <w:szCs w:val="16"/>
              </w:rPr>
              <w:t>16. After the return of all JSS members to normal life general amnesty shall be given to them and the permanent residents who were involved in the activities of the JSS.</w:t>
            </w:r>
          </w:p>
          <w:p w14:paraId="4232962E" w14:textId="77777777" w:rsidR="007B2785" w:rsidRPr="000D21C0" w:rsidRDefault="007B2785" w:rsidP="00F85205">
            <w:pPr>
              <w:rPr>
                <w:color w:val="000000" w:themeColor="text1"/>
                <w:sz w:val="16"/>
                <w:szCs w:val="16"/>
              </w:rPr>
            </w:pPr>
          </w:p>
        </w:tc>
        <w:tc>
          <w:tcPr>
            <w:tcW w:w="4394" w:type="dxa"/>
            <w:tcBorders>
              <w:bottom w:val="single" w:sz="4" w:space="0" w:color="auto"/>
            </w:tcBorders>
            <w:shd w:val="clear" w:color="auto" w:fill="FFFFFF" w:themeFill="background1"/>
          </w:tcPr>
          <w:p w14:paraId="5AC25052" w14:textId="7AFACA0B" w:rsidR="007B2785" w:rsidRPr="000D21C0" w:rsidRDefault="007B2785" w:rsidP="00F85205">
            <w:pPr>
              <w:rPr>
                <w:color w:val="000000" w:themeColor="text1"/>
                <w:sz w:val="16"/>
                <w:szCs w:val="16"/>
              </w:rPr>
            </w:pPr>
            <w:r w:rsidRPr="000D21C0">
              <w:rPr>
                <w:color w:val="000000" w:themeColor="text1"/>
                <w:sz w:val="16"/>
                <w:szCs w:val="16"/>
              </w:rPr>
              <w:lastRenderedPageBreak/>
              <w:t xml:space="preserve">          </w:t>
            </w:r>
          </w:p>
          <w:p w14:paraId="37D5610A" w14:textId="77777777" w:rsidR="007B2785" w:rsidRPr="000D21C0" w:rsidRDefault="007B2785" w:rsidP="00F85205">
            <w:pPr>
              <w:rPr>
                <w:rFonts w:eastAsiaTheme="majorEastAsia"/>
                <w:b/>
                <w:bCs/>
                <w:color w:val="000000" w:themeColor="text1"/>
                <w:sz w:val="16"/>
                <w:szCs w:val="16"/>
              </w:rPr>
            </w:pPr>
          </w:p>
        </w:tc>
      </w:tr>
      <w:tr w:rsidR="007B2785" w:rsidRPr="000D21C0" w14:paraId="5073C7E1" w14:textId="77777777" w:rsidTr="008B653C">
        <w:tc>
          <w:tcPr>
            <w:tcW w:w="2436" w:type="dxa"/>
            <w:gridSpan w:val="2"/>
            <w:tcBorders>
              <w:bottom w:val="single" w:sz="4" w:space="0" w:color="auto"/>
            </w:tcBorders>
            <w:shd w:val="clear" w:color="auto" w:fill="FFFFFF" w:themeFill="background1"/>
          </w:tcPr>
          <w:p w14:paraId="4B4798F2" w14:textId="77777777" w:rsidR="007B2785" w:rsidRPr="000D21C0" w:rsidRDefault="007B2785" w:rsidP="00F85205">
            <w:pPr>
              <w:rPr>
                <w:b/>
                <w:bCs/>
                <w:color w:val="000000" w:themeColor="text1"/>
                <w:sz w:val="16"/>
                <w:szCs w:val="16"/>
              </w:rPr>
            </w:pPr>
            <w:r w:rsidRPr="000D21C0">
              <w:rPr>
                <w:b/>
                <w:bCs/>
                <w:color w:val="000000" w:themeColor="text1"/>
                <w:sz w:val="16"/>
                <w:szCs w:val="16"/>
              </w:rPr>
              <w:t xml:space="preserve">General Agreement on the Establishment of Peace and National Accord in Tajikistan </w:t>
            </w:r>
            <w:r w:rsidRPr="000D21C0">
              <w:rPr>
                <w:color w:val="000000" w:themeColor="text1"/>
                <w:sz w:val="16"/>
                <w:szCs w:val="16"/>
              </w:rPr>
              <w:t xml:space="preserve">(1997); Resolved Tajikistan Civil War (1992 – 1997); struggle between Tajik gov. (President </w:t>
            </w:r>
            <w:proofErr w:type="spellStart"/>
            <w:r w:rsidRPr="000D21C0">
              <w:rPr>
                <w:color w:val="000000" w:themeColor="text1"/>
                <w:sz w:val="16"/>
                <w:szCs w:val="16"/>
              </w:rPr>
              <w:t>Rahmon</w:t>
            </w:r>
            <w:proofErr w:type="spellEnd"/>
            <w:r w:rsidRPr="000D21C0">
              <w:rPr>
                <w:color w:val="000000" w:themeColor="text1"/>
                <w:sz w:val="16"/>
                <w:szCs w:val="16"/>
              </w:rPr>
              <w:t xml:space="preserve"> </w:t>
            </w:r>
            <w:proofErr w:type="spellStart"/>
            <w:r w:rsidRPr="000D21C0">
              <w:rPr>
                <w:color w:val="000000" w:themeColor="text1"/>
                <w:sz w:val="16"/>
                <w:szCs w:val="16"/>
              </w:rPr>
              <w:t>Nabiyev</w:t>
            </w:r>
            <w:proofErr w:type="spellEnd"/>
            <w:r w:rsidRPr="000D21C0">
              <w:rPr>
                <w:color w:val="000000" w:themeColor="text1"/>
                <w:sz w:val="16"/>
                <w:szCs w:val="16"/>
              </w:rPr>
              <w:t xml:space="preserve">) and opposition groups (from </w:t>
            </w:r>
            <w:proofErr w:type="spellStart"/>
            <w:r w:rsidRPr="000D21C0">
              <w:rPr>
                <w:color w:val="000000" w:themeColor="text1"/>
                <w:sz w:val="16"/>
                <w:szCs w:val="16"/>
              </w:rPr>
              <w:t>Garm</w:t>
            </w:r>
            <w:proofErr w:type="spellEnd"/>
            <w:r w:rsidRPr="000D21C0">
              <w:rPr>
                <w:color w:val="000000" w:themeColor="text1"/>
                <w:sz w:val="16"/>
                <w:szCs w:val="16"/>
              </w:rPr>
              <w:t xml:space="preserve"> and </w:t>
            </w:r>
            <w:proofErr w:type="spellStart"/>
            <w:r w:rsidRPr="000D21C0">
              <w:rPr>
                <w:color w:val="000000" w:themeColor="text1"/>
                <w:sz w:val="16"/>
                <w:szCs w:val="16"/>
              </w:rPr>
              <w:t>Gorno</w:t>
            </w:r>
            <w:proofErr w:type="spellEnd"/>
            <w:r w:rsidRPr="000D21C0">
              <w:rPr>
                <w:color w:val="000000" w:themeColor="text1"/>
                <w:sz w:val="16"/>
                <w:szCs w:val="16"/>
              </w:rPr>
              <w:t xml:space="preserve">-Badakhshan) including Islamic and liberal democratic forces </w:t>
            </w:r>
            <w:r w:rsidRPr="000D21C0">
              <w:rPr>
                <w:color w:val="000000" w:themeColor="text1"/>
                <w:sz w:val="16"/>
                <w:szCs w:val="16"/>
              </w:rPr>
              <w:sym w:font="Wingdings" w:char="F0E0"/>
            </w:r>
            <w:r w:rsidRPr="000D21C0">
              <w:rPr>
                <w:color w:val="000000" w:themeColor="text1"/>
                <w:sz w:val="16"/>
                <w:szCs w:val="16"/>
              </w:rPr>
              <w:t xml:space="preserve"> combined was called UTO (United Tajik Opposition); gov. supported by Russia</w:t>
            </w:r>
          </w:p>
        </w:tc>
        <w:tc>
          <w:tcPr>
            <w:tcW w:w="6915" w:type="dxa"/>
            <w:tcBorders>
              <w:bottom w:val="single" w:sz="4" w:space="0" w:color="auto"/>
            </w:tcBorders>
            <w:shd w:val="clear" w:color="auto" w:fill="FFFFFF" w:themeFill="background1"/>
          </w:tcPr>
          <w:p w14:paraId="6EDA6C91"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10 – 20% of Tajiks refugees or internally displaced</w:t>
            </w:r>
          </w:p>
          <w:p w14:paraId="4C83DC21"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79A0B5BA"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Many returned 1994 – ’96 before CNR; </w:t>
            </w:r>
            <w:r w:rsidRPr="000D21C0">
              <w:rPr>
                <w:color w:val="000000" w:themeColor="text1"/>
                <w:sz w:val="16"/>
                <w:szCs w:val="16"/>
                <w:u w:val="single"/>
                <w:shd w:val="clear" w:color="auto" w:fill="FEFEFE"/>
              </w:rPr>
              <w:t>Protocol on Refugees</w:t>
            </w:r>
            <w:r w:rsidRPr="000D21C0">
              <w:rPr>
                <w:color w:val="000000" w:themeColor="text1"/>
                <w:sz w:val="16"/>
                <w:szCs w:val="16"/>
                <w:shd w:val="clear" w:color="auto" w:fill="FEFEFE"/>
              </w:rPr>
              <w:t xml:space="preserve"> establishes timeline of 12 – 18 months for repatriation</w:t>
            </w:r>
          </w:p>
          <w:p w14:paraId="25689550"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1997: 6,700 return from </w:t>
            </w:r>
            <w:proofErr w:type="spellStart"/>
            <w:r w:rsidRPr="000D21C0">
              <w:rPr>
                <w:color w:val="000000" w:themeColor="text1"/>
                <w:sz w:val="16"/>
                <w:szCs w:val="16"/>
                <w:shd w:val="clear" w:color="auto" w:fill="FEFEFE"/>
              </w:rPr>
              <w:t>Qunduz</w:t>
            </w:r>
            <w:proofErr w:type="spellEnd"/>
            <w:r w:rsidRPr="000D21C0">
              <w:rPr>
                <w:color w:val="000000" w:themeColor="text1"/>
                <w:sz w:val="16"/>
                <w:szCs w:val="16"/>
                <w:shd w:val="clear" w:color="auto" w:fill="FEFEFE"/>
              </w:rPr>
              <w:t>, “tens of thousands” from surrounding areas</w:t>
            </w:r>
          </w:p>
          <w:p w14:paraId="3834D18A"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1998: Refugees return from Turkmenistan and Kyrgyzstan with help from UNHCR and IOM.</w:t>
            </w:r>
          </w:p>
          <w:p w14:paraId="5D576CC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1999: 4k from Turkmenistan, 1k from Kyrgyzstan, 1k from Kazakhstan return</w:t>
            </w:r>
          </w:p>
          <w:p w14:paraId="5FA7234B" w14:textId="77777777" w:rsidR="007B2785" w:rsidRPr="000D21C0" w:rsidRDefault="007B2785" w:rsidP="00F85205">
            <w:pPr>
              <w:rPr>
                <w:b/>
                <w:bCs/>
                <w:color w:val="000000" w:themeColor="text1"/>
                <w:sz w:val="16"/>
                <w:szCs w:val="16"/>
                <w:shd w:val="clear" w:color="auto" w:fill="FEFEFE"/>
              </w:rPr>
            </w:pPr>
            <w:r w:rsidRPr="000D21C0">
              <w:rPr>
                <w:color w:val="000000" w:themeColor="text1"/>
                <w:sz w:val="16"/>
                <w:szCs w:val="16"/>
                <w:shd w:val="clear" w:color="auto" w:fill="FEFEFE"/>
              </w:rPr>
              <w:t>2000: repatriation process largely complete</w:t>
            </w:r>
          </w:p>
          <w:p w14:paraId="308ED3AC" w14:textId="7DF5F439"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III. FUNCTIONS AND POWERS OF THE COMMISSION</w:t>
            </w:r>
          </w:p>
          <w:p w14:paraId="725B42E6"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7. The Commission shall have the following functions and powers: Adoption of a Reciprocal Pardon Act and drafting of an Amnesty Act to be adopted by the Parliament and the Commission on National Reconciliation.</w:t>
            </w:r>
          </w:p>
          <w:p w14:paraId="32227475"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With help from UNMOT (UN Observers in Tajikistan), gov. released 161 detainees; no blanket amnesty issued, but Prosecutor General dropped all charges against UTO fighters; 399/1370 cases reviewed and given amnesty by Commission on National Reconciliation (CNR); 1999, 5k UTO fighters given amnesty</w:t>
            </w:r>
          </w:p>
          <w:p w14:paraId="1605C4FA" w14:textId="77777777" w:rsidR="007B2785" w:rsidRPr="000D21C0" w:rsidRDefault="007B2785" w:rsidP="00F85205">
            <w:pPr>
              <w:rPr>
                <w:color w:val="000000" w:themeColor="text1"/>
                <w:sz w:val="16"/>
                <w:szCs w:val="16"/>
              </w:rPr>
            </w:pPr>
            <w:r w:rsidRPr="000D21C0">
              <w:rPr>
                <w:color w:val="000000" w:themeColor="text1"/>
                <w:sz w:val="16"/>
                <w:szCs w:val="16"/>
              </w:rPr>
              <w:t>UN</w:t>
            </w:r>
          </w:p>
          <w:p w14:paraId="766267CF" w14:textId="77777777" w:rsidR="007B2785" w:rsidRPr="000D21C0" w:rsidRDefault="007B2785" w:rsidP="00F85205">
            <w:pPr>
              <w:rPr>
                <w:color w:val="000000" w:themeColor="text1"/>
                <w:sz w:val="16"/>
                <w:szCs w:val="16"/>
              </w:rPr>
            </w:pPr>
          </w:p>
          <w:p w14:paraId="38356ADC" w14:textId="77777777" w:rsidR="007B2785" w:rsidRPr="000D21C0" w:rsidRDefault="007B2785" w:rsidP="00F85205">
            <w:pPr>
              <w:rPr>
                <w:color w:val="000000" w:themeColor="text1"/>
                <w:sz w:val="16"/>
                <w:szCs w:val="16"/>
              </w:rPr>
            </w:pPr>
            <w:r w:rsidRPr="000D21C0">
              <w:rPr>
                <w:color w:val="000000" w:themeColor="text1"/>
                <w:sz w:val="16"/>
                <w:szCs w:val="16"/>
              </w:rPr>
              <w:t>Organization for Security and Co-</w:t>
            </w:r>
            <w:proofErr w:type="spellStart"/>
            <w:r w:rsidRPr="000D21C0">
              <w:rPr>
                <w:color w:val="000000" w:themeColor="text1"/>
                <w:sz w:val="16"/>
                <w:szCs w:val="16"/>
              </w:rPr>
              <w:t>Opeeration</w:t>
            </w:r>
            <w:proofErr w:type="spellEnd"/>
            <w:r w:rsidRPr="000D21C0">
              <w:rPr>
                <w:color w:val="000000" w:themeColor="text1"/>
                <w:sz w:val="16"/>
                <w:szCs w:val="16"/>
              </w:rPr>
              <w:t xml:space="preserve"> in Europe (OSCE)</w:t>
            </w:r>
          </w:p>
          <w:p w14:paraId="74513ABB" w14:textId="77777777" w:rsidR="007B2785" w:rsidRPr="000D21C0" w:rsidRDefault="007B2785" w:rsidP="00F85205">
            <w:pPr>
              <w:rPr>
                <w:color w:val="000000" w:themeColor="text1"/>
                <w:sz w:val="16"/>
                <w:szCs w:val="16"/>
              </w:rPr>
            </w:pPr>
          </w:p>
          <w:p w14:paraId="6B471CB4" w14:textId="77777777" w:rsidR="007B2785" w:rsidRPr="000D21C0" w:rsidRDefault="007B2785" w:rsidP="00F85205">
            <w:pPr>
              <w:rPr>
                <w:color w:val="000000" w:themeColor="text1"/>
                <w:sz w:val="16"/>
                <w:szCs w:val="16"/>
              </w:rPr>
            </w:pPr>
            <w:r w:rsidRPr="000D21C0">
              <w:rPr>
                <w:color w:val="000000" w:themeColor="text1"/>
                <w:sz w:val="16"/>
                <w:szCs w:val="16"/>
              </w:rPr>
              <w:t>Russian Federation</w:t>
            </w:r>
          </w:p>
          <w:p w14:paraId="22252080" w14:textId="77777777" w:rsidR="007B2785" w:rsidRPr="000D21C0" w:rsidRDefault="007B2785" w:rsidP="00F85205">
            <w:pPr>
              <w:rPr>
                <w:color w:val="000000" w:themeColor="text1"/>
                <w:sz w:val="16"/>
                <w:szCs w:val="16"/>
              </w:rPr>
            </w:pPr>
          </w:p>
          <w:p w14:paraId="4B770886" w14:textId="77777777" w:rsidR="007B2785" w:rsidRPr="000D21C0" w:rsidRDefault="007B2785" w:rsidP="00F85205">
            <w:pPr>
              <w:rPr>
                <w:color w:val="000000" w:themeColor="text1"/>
                <w:sz w:val="16"/>
                <w:szCs w:val="16"/>
              </w:rPr>
            </w:pPr>
            <w:r w:rsidRPr="000D21C0">
              <w:rPr>
                <w:color w:val="000000" w:themeColor="text1"/>
                <w:sz w:val="16"/>
                <w:szCs w:val="16"/>
              </w:rPr>
              <w:t>Iran</w:t>
            </w:r>
          </w:p>
          <w:p w14:paraId="108ABFA0" w14:textId="055C92C3" w:rsidR="007B2785" w:rsidRPr="000D21C0" w:rsidRDefault="007B2785" w:rsidP="00F85205">
            <w:pPr>
              <w:rPr>
                <w:rFonts w:eastAsiaTheme="majorEastAsia"/>
                <w:b/>
                <w:bCs/>
                <w:color w:val="000000" w:themeColor="text1"/>
                <w:sz w:val="16"/>
                <w:szCs w:val="16"/>
              </w:rPr>
            </w:pPr>
            <w:r w:rsidRPr="000D21C0">
              <w:rPr>
                <w:rFonts w:eastAsia="Times New Roman"/>
                <w:color w:val="000000" w:themeColor="text1"/>
                <w:sz w:val="16"/>
                <w:szCs w:val="16"/>
              </w:rPr>
              <w:t>Land issue upon return of refugees, but fair effort seems to have been made to evict squatters</w:t>
            </w:r>
          </w:p>
        </w:tc>
        <w:tc>
          <w:tcPr>
            <w:tcW w:w="4394" w:type="dxa"/>
            <w:tcBorders>
              <w:bottom w:val="single" w:sz="4" w:space="0" w:color="auto"/>
            </w:tcBorders>
            <w:shd w:val="clear" w:color="auto" w:fill="FFFFFF" w:themeFill="background1"/>
          </w:tcPr>
          <w:p w14:paraId="35E626C8" w14:textId="77777777" w:rsidR="007B2785" w:rsidRPr="000D21C0" w:rsidRDefault="00E87061" w:rsidP="00F85205">
            <w:pPr>
              <w:rPr>
                <w:color w:val="000000" w:themeColor="text1"/>
                <w:sz w:val="16"/>
                <w:szCs w:val="16"/>
              </w:rPr>
            </w:pPr>
            <w:hyperlink r:id="rId268" w:history="1">
              <w:r w:rsidR="007B2785" w:rsidRPr="000D21C0">
                <w:rPr>
                  <w:color w:val="000000" w:themeColor="text1"/>
                  <w:sz w:val="16"/>
                  <w:szCs w:val="16"/>
                  <w:u w:val="single"/>
                </w:rPr>
                <w:t>https://peacemaker.un.org/sites/peacemaker.un.org/files/TJ_970627_GeneralAgreementontheEstablishmentPeaceNationalAccordinTajikistan.pdf</w:t>
              </w:r>
            </w:hyperlink>
            <w:r w:rsidR="007B2785" w:rsidRPr="000D21C0">
              <w:rPr>
                <w:color w:val="000000" w:themeColor="text1"/>
                <w:sz w:val="16"/>
                <w:szCs w:val="16"/>
              </w:rPr>
              <w:t xml:space="preserve"> </w:t>
            </w:r>
          </w:p>
          <w:p w14:paraId="596A8F56" w14:textId="77777777" w:rsidR="007B2785" w:rsidRPr="000D21C0" w:rsidRDefault="007B2785" w:rsidP="00F85205">
            <w:pPr>
              <w:rPr>
                <w:color w:val="000000" w:themeColor="text1"/>
                <w:sz w:val="16"/>
                <w:szCs w:val="16"/>
              </w:rPr>
            </w:pPr>
          </w:p>
          <w:p w14:paraId="6809B76C" w14:textId="77777777" w:rsidR="007B2785" w:rsidRPr="000D21C0" w:rsidRDefault="00E87061" w:rsidP="00F85205">
            <w:pPr>
              <w:rPr>
                <w:color w:val="000000" w:themeColor="text1"/>
                <w:sz w:val="16"/>
                <w:szCs w:val="16"/>
              </w:rPr>
            </w:pPr>
            <w:hyperlink r:id="rId269" w:history="1">
              <w:r w:rsidR="007B2785" w:rsidRPr="000D21C0">
                <w:rPr>
                  <w:color w:val="000000" w:themeColor="text1"/>
                  <w:sz w:val="16"/>
                  <w:szCs w:val="16"/>
                  <w:u w:val="single"/>
                </w:rPr>
                <w:t>https://www.usip.org/sites/default/files/file/resources/collections/peace_agreements/tajik_gen_agree_19970627.pdf</w:t>
              </w:r>
            </w:hyperlink>
            <w:r w:rsidR="007B2785" w:rsidRPr="000D21C0">
              <w:rPr>
                <w:color w:val="000000" w:themeColor="text1"/>
                <w:sz w:val="16"/>
                <w:szCs w:val="16"/>
              </w:rPr>
              <w:t xml:space="preserve"> </w:t>
            </w:r>
          </w:p>
          <w:p w14:paraId="57CE9AA0" w14:textId="77777777" w:rsidR="007B2785" w:rsidRPr="000D21C0" w:rsidRDefault="007B2785" w:rsidP="00F85205">
            <w:pPr>
              <w:rPr>
                <w:color w:val="000000" w:themeColor="text1"/>
                <w:sz w:val="16"/>
                <w:szCs w:val="16"/>
              </w:rPr>
            </w:pPr>
          </w:p>
          <w:p w14:paraId="2C0ED7A6" w14:textId="77777777" w:rsidR="007B2785" w:rsidRPr="000D21C0" w:rsidRDefault="00E87061" w:rsidP="00F85205">
            <w:pPr>
              <w:rPr>
                <w:rFonts w:eastAsiaTheme="majorEastAsia"/>
                <w:b/>
                <w:bCs/>
                <w:color w:val="000000" w:themeColor="text1"/>
                <w:sz w:val="16"/>
                <w:szCs w:val="16"/>
              </w:rPr>
            </w:pPr>
            <w:hyperlink r:id="rId270" w:history="1">
              <w:r w:rsidR="007B2785" w:rsidRPr="000D21C0">
                <w:rPr>
                  <w:rFonts w:eastAsia="Times New Roman"/>
                  <w:color w:val="000000" w:themeColor="text1"/>
                  <w:sz w:val="16"/>
                  <w:szCs w:val="16"/>
                  <w:u w:val="single"/>
                </w:rPr>
                <w:t>https://digitallibrary.un.org/record/242013?ln=en</w:t>
              </w:r>
            </w:hyperlink>
            <w:r w:rsidR="007B2785" w:rsidRPr="000D21C0">
              <w:rPr>
                <w:rFonts w:eastAsia="Times New Roman"/>
                <w:color w:val="000000" w:themeColor="text1"/>
                <w:sz w:val="16"/>
                <w:szCs w:val="16"/>
              </w:rPr>
              <w:t xml:space="preserve"> </w:t>
            </w:r>
          </w:p>
        </w:tc>
      </w:tr>
      <w:tr w:rsidR="007B2785" w:rsidRPr="000D21C0" w14:paraId="1AD2AA24" w14:textId="77777777" w:rsidTr="008B653C">
        <w:tc>
          <w:tcPr>
            <w:tcW w:w="2436" w:type="dxa"/>
            <w:gridSpan w:val="2"/>
            <w:shd w:val="clear" w:color="auto" w:fill="FFFFFF" w:themeFill="background1"/>
          </w:tcPr>
          <w:p w14:paraId="04C7F502" w14:textId="77777777" w:rsidR="007B2785" w:rsidRPr="000D21C0" w:rsidRDefault="007B2785" w:rsidP="00F85205">
            <w:pPr>
              <w:rPr>
                <w:color w:val="000000" w:themeColor="text1"/>
                <w:sz w:val="16"/>
                <w:szCs w:val="16"/>
              </w:rPr>
            </w:pPr>
            <w:r w:rsidRPr="000D21C0">
              <w:rPr>
                <w:b/>
                <w:bCs/>
                <w:color w:val="000000" w:themeColor="text1"/>
                <w:sz w:val="16"/>
                <w:szCs w:val="16"/>
              </w:rPr>
              <w:t xml:space="preserve">Abuja Peace Agreement, Guinea-Bissau </w:t>
            </w:r>
            <w:r w:rsidRPr="000D21C0">
              <w:rPr>
                <w:color w:val="000000" w:themeColor="text1"/>
                <w:sz w:val="16"/>
                <w:szCs w:val="16"/>
              </w:rPr>
              <w:t xml:space="preserve">(1998); resolution to civil war between President Vieira and insurgency leader </w:t>
            </w:r>
            <w:proofErr w:type="spellStart"/>
            <w:r w:rsidRPr="000D21C0">
              <w:rPr>
                <w:color w:val="000000" w:themeColor="text1"/>
                <w:sz w:val="16"/>
                <w:szCs w:val="16"/>
              </w:rPr>
              <w:t>Ansumane</w:t>
            </w:r>
            <w:proofErr w:type="spellEnd"/>
            <w:r w:rsidRPr="000D21C0">
              <w:rPr>
                <w:color w:val="000000" w:themeColor="text1"/>
                <w:sz w:val="16"/>
                <w:szCs w:val="16"/>
              </w:rPr>
              <w:t xml:space="preserve"> </w:t>
            </w:r>
            <w:proofErr w:type="spellStart"/>
            <w:r w:rsidRPr="000D21C0">
              <w:rPr>
                <w:color w:val="000000" w:themeColor="text1"/>
                <w:sz w:val="16"/>
                <w:szCs w:val="16"/>
              </w:rPr>
              <w:t>Mané</w:t>
            </w:r>
            <w:proofErr w:type="spellEnd"/>
            <w:r w:rsidRPr="000D21C0">
              <w:rPr>
                <w:color w:val="000000" w:themeColor="text1"/>
                <w:sz w:val="16"/>
                <w:szCs w:val="16"/>
              </w:rPr>
              <w:t xml:space="preserve"> (his dismissal for smuggling to Casamance, Senegal sparked conflict); Senegal, Guinean forces with Vieira, Casamance rebels behind </w:t>
            </w:r>
            <w:proofErr w:type="spellStart"/>
            <w:r w:rsidRPr="000D21C0">
              <w:rPr>
                <w:color w:val="000000" w:themeColor="text1"/>
                <w:sz w:val="16"/>
                <w:szCs w:val="16"/>
              </w:rPr>
              <w:t>Mané</w:t>
            </w:r>
            <w:proofErr w:type="spellEnd"/>
          </w:p>
          <w:p w14:paraId="060F0148" w14:textId="77777777" w:rsidR="007B2785" w:rsidRPr="000D21C0" w:rsidRDefault="007B2785" w:rsidP="00F85205">
            <w:pPr>
              <w:rPr>
                <w:b/>
                <w:bCs/>
                <w:color w:val="000000" w:themeColor="text1"/>
                <w:sz w:val="16"/>
                <w:szCs w:val="16"/>
              </w:rPr>
            </w:pPr>
          </w:p>
        </w:tc>
        <w:tc>
          <w:tcPr>
            <w:tcW w:w="6915" w:type="dxa"/>
            <w:shd w:val="clear" w:color="auto" w:fill="FFFFFF" w:themeFill="background1"/>
          </w:tcPr>
          <w:p w14:paraId="1D233A71"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6B85BA4B"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1999 UN reports 5,276 returnees: 232 refugees from Gambia, 855 from Senegal, 456 from Cape Verde </w:t>
            </w:r>
          </w:p>
          <w:p w14:paraId="0448C6C3" w14:textId="77777777" w:rsidR="007B2785" w:rsidRPr="000D21C0" w:rsidRDefault="007B2785" w:rsidP="00F85205">
            <w:pPr>
              <w:rPr>
                <w:color w:val="000000" w:themeColor="text1"/>
                <w:sz w:val="16"/>
                <w:szCs w:val="16"/>
                <w:shd w:val="clear" w:color="auto" w:fill="FEFEFE"/>
              </w:rPr>
            </w:pPr>
          </w:p>
          <w:p w14:paraId="76FDCF86"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2000: 890 – 900 returnees</w:t>
            </w:r>
          </w:p>
          <w:p w14:paraId="020F39BA" w14:textId="77777777" w:rsidR="007B2785" w:rsidRPr="000D21C0" w:rsidRDefault="007B2785" w:rsidP="00F85205">
            <w:pPr>
              <w:rPr>
                <w:color w:val="000000" w:themeColor="text1"/>
                <w:sz w:val="16"/>
                <w:szCs w:val="16"/>
                <w:shd w:val="clear" w:color="auto" w:fill="FEFEFE"/>
              </w:rPr>
            </w:pPr>
          </w:p>
          <w:p w14:paraId="1D26335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2001: Final returnees, most repatriated (despite no explicit policy) in 2000</w:t>
            </w:r>
          </w:p>
          <w:p w14:paraId="5D8D69BA" w14:textId="77777777" w:rsidR="007B2785" w:rsidRPr="000D21C0" w:rsidRDefault="007B2785" w:rsidP="00F85205">
            <w:pPr>
              <w:rPr>
                <w:color w:val="000000" w:themeColor="text1"/>
                <w:sz w:val="16"/>
                <w:szCs w:val="16"/>
                <w:shd w:val="clear" w:color="auto" w:fill="FEFEFE"/>
              </w:rPr>
            </w:pPr>
          </w:p>
          <w:p w14:paraId="151DE77B"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3746042B"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1998: ~385,000 IDPs in G. Bissau</w:t>
            </w:r>
          </w:p>
          <w:p w14:paraId="141ABF17" w14:textId="77777777" w:rsidR="007B2785" w:rsidRPr="000D21C0" w:rsidRDefault="007B2785" w:rsidP="00F85205">
            <w:pPr>
              <w:rPr>
                <w:color w:val="000000" w:themeColor="text1"/>
                <w:sz w:val="16"/>
                <w:szCs w:val="16"/>
                <w:shd w:val="clear" w:color="auto" w:fill="FEFEFE"/>
              </w:rPr>
            </w:pPr>
          </w:p>
          <w:p w14:paraId="6121842F"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1999: UNHCR reports 215,000 returnees</w:t>
            </w:r>
          </w:p>
          <w:p w14:paraId="5DD8ED11" w14:textId="77777777" w:rsidR="007B2785" w:rsidRPr="000D21C0" w:rsidRDefault="007B2785" w:rsidP="00F85205">
            <w:pPr>
              <w:rPr>
                <w:color w:val="000000" w:themeColor="text1"/>
                <w:sz w:val="16"/>
                <w:szCs w:val="16"/>
                <w:shd w:val="clear" w:color="auto" w:fill="FEFEFE"/>
              </w:rPr>
            </w:pPr>
          </w:p>
          <w:p w14:paraId="65CEE330" w14:textId="77777777" w:rsidR="007B2785" w:rsidRPr="000D21C0" w:rsidRDefault="007B2785" w:rsidP="00F85205">
            <w:pPr>
              <w:rPr>
                <w:color w:val="000000" w:themeColor="text1"/>
                <w:sz w:val="16"/>
                <w:szCs w:val="16"/>
                <w:shd w:val="clear" w:color="auto" w:fill="FFFFFF"/>
              </w:rPr>
            </w:pPr>
            <w:r w:rsidRPr="000D21C0">
              <w:rPr>
                <w:color w:val="000000" w:themeColor="text1"/>
                <w:sz w:val="16"/>
                <w:szCs w:val="16"/>
                <w:shd w:val="clear" w:color="auto" w:fill="FEFEFE"/>
              </w:rPr>
              <w:t>2000: Most returned by late 2000</w:t>
            </w:r>
          </w:p>
          <w:p w14:paraId="6708FC36" w14:textId="660B97E4"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lastRenderedPageBreak/>
              <w:t>1998: Accord required that each party work to facilitate the resettlement of refugees and internally displaced persons (IDPs), but did not provide any steps that should be taken to achieve that goal. Clear repatriation took place, but mostly under individual autonomy following end of violence.</w:t>
            </w:r>
          </w:p>
          <w:p w14:paraId="5EC0950F" w14:textId="77777777" w:rsidR="007B2785" w:rsidRPr="000D21C0" w:rsidRDefault="007B2785" w:rsidP="00F85205">
            <w:pPr>
              <w:rPr>
                <w:color w:val="000000" w:themeColor="text1"/>
                <w:sz w:val="16"/>
                <w:szCs w:val="16"/>
                <w:shd w:val="clear" w:color="auto" w:fill="FEFEFE"/>
              </w:rPr>
            </w:pPr>
          </w:p>
          <w:p w14:paraId="3EF18F8C" w14:textId="77777777" w:rsidR="007B2785" w:rsidRPr="000D21C0" w:rsidRDefault="007B2785" w:rsidP="00F85205">
            <w:pPr>
              <w:rPr>
                <w:color w:val="000000" w:themeColor="text1"/>
                <w:sz w:val="16"/>
                <w:szCs w:val="16"/>
              </w:rPr>
            </w:pPr>
          </w:p>
        </w:tc>
        <w:tc>
          <w:tcPr>
            <w:tcW w:w="4394" w:type="dxa"/>
            <w:shd w:val="clear" w:color="auto" w:fill="FFFFFF" w:themeFill="background1"/>
          </w:tcPr>
          <w:p w14:paraId="4625C2DD" w14:textId="77777777" w:rsidR="007B2785" w:rsidRPr="000D21C0" w:rsidRDefault="00E87061" w:rsidP="00F85205">
            <w:pPr>
              <w:rPr>
                <w:color w:val="000000" w:themeColor="text1"/>
                <w:sz w:val="16"/>
                <w:szCs w:val="16"/>
              </w:rPr>
            </w:pPr>
            <w:hyperlink r:id="rId271" w:history="1">
              <w:r w:rsidR="007B2785" w:rsidRPr="000D21C0">
                <w:rPr>
                  <w:color w:val="000000" w:themeColor="text1"/>
                  <w:sz w:val="16"/>
                  <w:szCs w:val="16"/>
                  <w:u w:val="single"/>
                </w:rPr>
                <w:t>https://peaceaccords.nd.edu/accord/abuja-peace-agreement</w:t>
              </w:r>
            </w:hyperlink>
          </w:p>
          <w:p w14:paraId="31B160F8" w14:textId="77777777" w:rsidR="007B2785" w:rsidRPr="000D21C0" w:rsidRDefault="007B2785" w:rsidP="00F85205">
            <w:pPr>
              <w:rPr>
                <w:color w:val="000000" w:themeColor="text1"/>
                <w:sz w:val="16"/>
                <w:szCs w:val="16"/>
              </w:rPr>
            </w:pPr>
          </w:p>
          <w:p w14:paraId="7C4C0F09" w14:textId="77777777" w:rsidR="007B2785" w:rsidRPr="000D21C0" w:rsidRDefault="00E87061" w:rsidP="00F85205">
            <w:pPr>
              <w:rPr>
                <w:color w:val="000000" w:themeColor="text1"/>
                <w:sz w:val="16"/>
                <w:szCs w:val="16"/>
              </w:rPr>
            </w:pPr>
            <w:hyperlink r:id="rId272" w:history="1">
              <w:r w:rsidR="007B2785" w:rsidRPr="000D21C0">
                <w:rPr>
                  <w:color w:val="000000" w:themeColor="text1"/>
                  <w:sz w:val="16"/>
                  <w:szCs w:val="16"/>
                  <w:u w:val="single"/>
                </w:rPr>
                <w:t>https://press.un.org/en/1998/19981214.iha678.html</w:t>
              </w:r>
            </w:hyperlink>
            <w:r w:rsidR="007B2785" w:rsidRPr="000D21C0">
              <w:rPr>
                <w:color w:val="000000" w:themeColor="text1"/>
                <w:sz w:val="16"/>
                <w:szCs w:val="16"/>
              </w:rPr>
              <w:t xml:space="preserve">  </w:t>
            </w:r>
          </w:p>
          <w:p w14:paraId="05D36B93" w14:textId="7CE1C4E9" w:rsidR="007B2785" w:rsidRPr="000D21C0" w:rsidRDefault="007B2785" w:rsidP="00F85205">
            <w:pPr>
              <w:rPr>
                <w:color w:val="000000" w:themeColor="text1"/>
                <w:sz w:val="16"/>
                <w:szCs w:val="16"/>
              </w:rPr>
            </w:pPr>
            <w:r w:rsidRPr="000D21C0">
              <w:rPr>
                <w:color w:val="000000" w:themeColor="text1"/>
                <w:sz w:val="16"/>
                <w:szCs w:val="16"/>
              </w:rPr>
              <w:t>Article I, paragraph (f): “Creation of conditions which may facilitate the return of refugees and resettlement of displaced</w:t>
            </w:r>
          </w:p>
        </w:tc>
      </w:tr>
      <w:tr w:rsidR="007B2785" w:rsidRPr="000D21C0" w14:paraId="26D78BCA" w14:textId="77777777" w:rsidTr="008B653C">
        <w:tc>
          <w:tcPr>
            <w:tcW w:w="2436" w:type="dxa"/>
            <w:gridSpan w:val="2"/>
            <w:shd w:val="clear" w:color="auto" w:fill="FFFFFF" w:themeFill="background1"/>
          </w:tcPr>
          <w:p w14:paraId="1ED5E259" w14:textId="77777777" w:rsidR="007B2785" w:rsidRPr="000D21C0" w:rsidRDefault="007B2785" w:rsidP="00F85205">
            <w:pPr>
              <w:rPr>
                <w:b/>
                <w:bCs/>
                <w:color w:val="000000" w:themeColor="text1"/>
                <w:sz w:val="16"/>
                <w:szCs w:val="16"/>
              </w:rPr>
            </w:pPr>
            <w:r w:rsidRPr="000D21C0">
              <w:rPr>
                <w:b/>
                <w:bCs/>
                <w:color w:val="000000" w:themeColor="text1"/>
                <w:sz w:val="16"/>
                <w:szCs w:val="16"/>
              </w:rPr>
              <w:t xml:space="preserve">Lomé Peace Agreement </w:t>
            </w:r>
            <w:r w:rsidRPr="000D21C0">
              <w:rPr>
                <w:color w:val="000000" w:themeColor="text1"/>
                <w:sz w:val="16"/>
                <w:szCs w:val="16"/>
              </w:rPr>
              <w:t xml:space="preserve">(1999 – Sierra Leone); brought end to decade-long civil war in Sierra Leone; President Ahmad </w:t>
            </w:r>
            <w:proofErr w:type="spellStart"/>
            <w:r w:rsidRPr="000D21C0">
              <w:rPr>
                <w:color w:val="000000" w:themeColor="text1"/>
                <w:sz w:val="16"/>
                <w:szCs w:val="16"/>
              </w:rPr>
              <w:t>Tejan</w:t>
            </w:r>
            <w:proofErr w:type="spellEnd"/>
            <w:r w:rsidRPr="000D21C0">
              <w:rPr>
                <w:color w:val="000000" w:themeColor="text1"/>
                <w:sz w:val="16"/>
                <w:szCs w:val="16"/>
              </w:rPr>
              <w:t xml:space="preserve"> </w:t>
            </w:r>
            <w:proofErr w:type="spellStart"/>
            <w:r w:rsidRPr="000D21C0">
              <w:rPr>
                <w:color w:val="000000" w:themeColor="text1"/>
                <w:sz w:val="16"/>
                <w:szCs w:val="16"/>
              </w:rPr>
              <w:t>Kabbah</w:t>
            </w:r>
            <w:proofErr w:type="spellEnd"/>
            <w:r w:rsidRPr="000D21C0">
              <w:rPr>
                <w:color w:val="000000" w:themeColor="text1"/>
                <w:sz w:val="16"/>
                <w:szCs w:val="16"/>
              </w:rPr>
              <w:t xml:space="preserve"> signed agreement with RUF (Revolutionary United Front) leader, </w:t>
            </w:r>
            <w:proofErr w:type="spellStart"/>
            <w:r w:rsidRPr="000D21C0">
              <w:rPr>
                <w:color w:val="000000" w:themeColor="text1"/>
                <w:sz w:val="16"/>
                <w:szCs w:val="16"/>
              </w:rPr>
              <w:t>Foday</w:t>
            </w:r>
            <w:proofErr w:type="spellEnd"/>
            <w:r w:rsidRPr="000D21C0">
              <w:rPr>
                <w:color w:val="000000" w:themeColor="text1"/>
                <w:sz w:val="16"/>
                <w:szCs w:val="16"/>
              </w:rPr>
              <w:t xml:space="preserve"> </w:t>
            </w:r>
            <w:proofErr w:type="spellStart"/>
            <w:r w:rsidRPr="000D21C0">
              <w:rPr>
                <w:color w:val="000000" w:themeColor="text1"/>
                <w:sz w:val="16"/>
                <w:szCs w:val="16"/>
              </w:rPr>
              <w:t>Sankoh</w:t>
            </w:r>
            <w:proofErr w:type="spellEnd"/>
            <w:r w:rsidRPr="000D21C0">
              <w:rPr>
                <w:color w:val="000000" w:themeColor="text1"/>
                <w:sz w:val="16"/>
                <w:szCs w:val="16"/>
              </w:rPr>
              <w:t xml:space="preserve">; granted </w:t>
            </w:r>
            <w:proofErr w:type="spellStart"/>
            <w:r w:rsidRPr="000D21C0">
              <w:rPr>
                <w:color w:val="000000" w:themeColor="text1"/>
                <w:sz w:val="16"/>
                <w:szCs w:val="16"/>
              </w:rPr>
              <w:t>Sankoh</w:t>
            </w:r>
            <w:proofErr w:type="spellEnd"/>
            <w:r w:rsidRPr="000D21C0">
              <w:rPr>
                <w:color w:val="000000" w:themeColor="text1"/>
                <w:sz w:val="16"/>
                <w:szCs w:val="16"/>
              </w:rPr>
              <w:t xml:space="preserve"> a position in transitional government, as well as amnesty for him/ all RUF combatants</w:t>
            </w:r>
          </w:p>
        </w:tc>
        <w:tc>
          <w:tcPr>
            <w:tcW w:w="6915" w:type="dxa"/>
            <w:shd w:val="clear" w:color="auto" w:fill="FFFFFF" w:themeFill="background1"/>
          </w:tcPr>
          <w:p w14:paraId="78CCB6CA"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608D5D84" w14:textId="77777777" w:rsidR="007B2785" w:rsidRPr="000D21C0" w:rsidRDefault="007B2785" w:rsidP="00F85205">
            <w:pPr>
              <w:rPr>
                <w:color w:val="000000" w:themeColor="text1"/>
                <w:sz w:val="16"/>
                <w:szCs w:val="16"/>
                <w:shd w:val="clear" w:color="auto" w:fill="FEFEFE"/>
              </w:rPr>
            </w:pPr>
            <w:r w:rsidRPr="000D21C0">
              <w:rPr>
                <w:b/>
                <w:bCs/>
                <w:color w:val="000000" w:themeColor="text1"/>
                <w:sz w:val="16"/>
                <w:szCs w:val="16"/>
                <w:shd w:val="clear" w:color="auto" w:fill="FEFEFE"/>
              </w:rPr>
              <w:t>1996</w:t>
            </w:r>
            <w:r w:rsidRPr="000D21C0">
              <w:rPr>
                <w:color w:val="000000" w:themeColor="text1"/>
                <w:sz w:val="16"/>
                <w:szCs w:val="16"/>
                <w:shd w:val="clear" w:color="auto" w:fill="FEFEFE"/>
              </w:rPr>
              <w:t>: Ministry of National Resettlement, Rehabilitation and Reconstruction created in April 1996, ran program (Resettlement, Rehabilitation and Reconstruction) to address, “short-term needs of demobilization and reintegration of ex-combatants, resettlement of displaced people and refugees, and restoration of basic social services, as well as the medium-term reconstruction necessary to lay the foundation for long-term growth and development</w:t>
            </w:r>
          </w:p>
          <w:p w14:paraId="2A49792E" w14:textId="77777777" w:rsidR="007B2785" w:rsidRPr="000D21C0" w:rsidRDefault="007B2785" w:rsidP="00F85205">
            <w:pPr>
              <w:rPr>
                <w:color w:val="000000" w:themeColor="text1"/>
                <w:sz w:val="16"/>
                <w:szCs w:val="16"/>
                <w:shd w:val="clear" w:color="auto" w:fill="FEFEFE"/>
              </w:rPr>
            </w:pPr>
            <w:r w:rsidRPr="000D21C0">
              <w:rPr>
                <w:b/>
                <w:bCs/>
                <w:color w:val="000000" w:themeColor="text1"/>
                <w:sz w:val="16"/>
                <w:szCs w:val="16"/>
                <w:shd w:val="clear" w:color="auto" w:fill="FEFEFE"/>
              </w:rPr>
              <w:t>2000</w:t>
            </w:r>
            <w:r w:rsidRPr="000D21C0">
              <w:rPr>
                <w:color w:val="000000" w:themeColor="text1"/>
                <w:sz w:val="16"/>
                <w:szCs w:val="16"/>
                <w:shd w:val="clear" w:color="auto" w:fill="FEFEFE"/>
              </w:rPr>
              <w:t>: At the government’s invitation, the RUF coordinator for humanitarian affairs was integrated into the NCRRR. UNHCR projects the return to be as many as 108,000 out of 450,000 in 2000 if the security situation improves. It was reported that a small number of Sierra Leonean refugees in Liberia returned to Pujehun.</w:t>
            </w:r>
            <w:hyperlink r:id="rId273" w:anchor="easy-footnote-bottom-1-20988" w:history="1">
              <w:r w:rsidRPr="000D21C0">
                <w:rPr>
                  <w:color w:val="000000" w:themeColor="text1"/>
                  <w:sz w:val="16"/>
                  <w:szCs w:val="16"/>
                  <w:u w:val="single"/>
                  <w:vertAlign w:val="superscript"/>
                </w:rPr>
                <w:t>2</w:t>
              </w:r>
            </w:hyperlink>
            <w:r w:rsidRPr="000D21C0">
              <w:rPr>
                <w:color w:val="000000" w:themeColor="text1"/>
                <w:sz w:val="16"/>
                <w:szCs w:val="16"/>
                <w:shd w:val="clear" w:color="auto" w:fill="FEFEFE"/>
              </w:rPr>
              <w:t> During the remainder of the year, progress in reparations was hindered due to continued fighting. When major violence erupted on the Guinean border in early September 2000, the Sierra Leonean Government assisted the repatriation of more than 20,000 Sierra Leonean refugees</w:t>
            </w:r>
          </w:p>
          <w:p w14:paraId="5FBAA696" w14:textId="77777777" w:rsidR="007B2785" w:rsidRPr="000D21C0" w:rsidRDefault="007B2785" w:rsidP="00F85205">
            <w:pPr>
              <w:rPr>
                <w:color w:val="000000" w:themeColor="text1"/>
                <w:sz w:val="16"/>
                <w:szCs w:val="16"/>
                <w:shd w:val="clear" w:color="auto" w:fill="FEFEFE"/>
              </w:rPr>
            </w:pPr>
            <w:r w:rsidRPr="000D21C0">
              <w:rPr>
                <w:b/>
                <w:bCs/>
                <w:color w:val="000000" w:themeColor="text1"/>
                <w:sz w:val="16"/>
                <w:szCs w:val="16"/>
                <w:shd w:val="clear" w:color="auto" w:fill="FEFEFE"/>
              </w:rPr>
              <w:t xml:space="preserve">2001: </w:t>
            </w:r>
            <w:r w:rsidRPr="000D21C0">
              <w:rPr>
                <w:color w:val="000000" w:themeColor="text1"/>
                <w:sz w:val="16"/>
                <w:szCs w:val="16"/>
                <w:shd w:val="clear" w:color="auto" w:fill="FEFEFE"/>
              </w:rPr>
              <w:t>510k refugees, with 200k in Guinea and Liberia; 247,590 IDP in Sierra Leone</w:t>
            </w:r>
          </w:p>
          <w:p w14:paraId="07981080"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2002</w:t>
            </w:r>
            <w:r w:rsidRPr="000D21C0">
              <w:rPr>
                <w:color w:val="000000" w:themeColor="text1"/>
                <w:sz w:val="16"/>
                <w:szCs w:val="16"/>
                <w:shd w:val="clear" w:color="auto" w:fill="FEFEFE"/>
              </w:rPr>
              <w:t xml:space="preserve">: UNHCR assisted 107k </w:t>
            </w:r>
            <w:proofErr w:type="spellStart"/>
            <w:r w:rsidRPr="000D21C0">
              <w:rPr>
                <w:color w:val="000000" w:themeColor="text1"/>
                <w:sz w:val="16"/>
                <w:szCs w:val="16"/>
                <w:shd w:val="clear" w:color="auto" w:fill="FEFEFE"/>
              </w:rPr>
              <w:t>Siera</w:t>
            </w:r>
            <w:proofErr w:type="spellEnd"/>
            <w:r w:rsidRPr="000D21C0">
              <w:rPr>
                <w:color w:val="000000" w:themeColor="text1"/>
                <w:sz w:val="16"/>
                <w:szCs w:val="16"/>
                <w:shd w:val="clear" w:color="auto" w:fill="FEFEFE"/>
              </w:rPr>
              <w:t xml:space="preserve"> Leonean refugees, 80k unregistered refs. third phase of the national resettlement </w:t>
            </w:r>
            <w:proofErr w:type="spellStart"/>
            <w:r w:rsidRPr="000D21C0">
              <w:rPr>
                <w:color w:val="000000" w:themeColor="text1"/>
                <w:sz w:val="16"/>
                <w:szCs w:val="16"/>
                <w:shd w:val="clear" w:color="auto" w:fill="FEFEFE"/>
              </w:rPr>
              <w:t>programme</w:t>
            </w:r>
            <w:proofErr w:type="spellEnd"/>
            <w:r w:rsidRPr="000D21C0">
              <w:rPr>
                <w:color w:val="000000" w:themeColor="text1"/>
                <w:sz w:val="16"/>
                <w:szCs w:val="16"/>
                <w:shd w:val="clear" w:color="auto" w:fill="FEFEFE"/>
              </w:rPr>
              <w:t xml:space="preserve"> commenced on 28 March and ran through 30 April, at which point operations were suspended for the election period. Some 120,000 internally displaced persons were resettled in the newly accessible areas during this phase</w:t>
            </w:r>
          </w:p>
          <w:p w14:paraId="1C3C18A0" w14:textId="1695B045"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ARTICLE XXII REFUGEES AND DISPLACED PERSONS</w:t>
            </w:r>
          </w:p>
          <w:p w14:paraId="48896B25"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The Parties through the National Commission for Resettlement, Rehabilitation and Reconstruction agree to seek funding from and the involvement of the UN and other agencies, including friendly countries, in order to design and implement a plan for voluntary repatriation and reintegration of Sierra Leonean refugees and internally displaced persons, including non-combatants, in conformity with international conventions, norms and practices.</w:t>
            </w:r>
          </w:p>
          <w:p w14:paraId="5AE04D0C"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ARTICLE XXIII GUARANTEE OF THE SECURITY OF DISPLACED PERSONS AND REFUGEES</w:t>
            </w:r>
          </w:p>
          <w:p w14:paraId="69F8A0B2"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As a reaffirmation of their commitment to the observation of the conventions and principles of human rights and the status of refugees, the Parties shall take effective and appropriate measures to ensure that the right of Sierra Leoneans to asylum is fully respected and that no camps or dwellings of refugees or displaced persons are violated.</w:t>
            </w:r>
          </w:p>
          <w:p w14:paraId="0239B69E" w14:textId="77777777" w:rsidR="007B2785" w:rsidRPr="000D21C0" w:rsidRDefault="007B2785" w:rsidP="00F85205">
            <w:pPr>
              <w:rPr>
                <w:rFonts w:eastAsiaTheme="majorEastAsia"/>
                <w:b/>
                <w:bCs/>
                <w:color w:val="000000" w:themeColor="text1"/>
                <w:sz w:val="16"/>
                <w:szCs w:val="16"/>
              </w:rPr>
            </w:pPr>
          </w:p>
          <w:p w14:paraId="016773A8" w14:textId="77777777" w:rsidR="007B2785" w:rsidRPr="000D21C0" w:rsidRDefault="007B2785" w:rsidP="00F85205">
            <w:pPr>
              <w:rPr>
                <w:color w:val="000000" w:themeColor="text1"/>
                <w:sz w:val="16"/>
                <w:szCs w:val="16"/>
                <w:shd w:val="clear" w:color="auto" w:fill="FEFEFE"/>
              </w:rPr>
            </w:pPr>
            <w:r w:rsidRPr="000D21C0">
              <w:rPr>
                <w:b/>
                <w:bCs/>
                <w:color w:val="000000" w:themeColor="text1"/>
                <w:sz w:val="16"/>
                <w:szCs w:val="16"/>
              </w:rPr>
              <w:t xml:space="preserve">Amnesty for RUF/ all combatants, as well as </w:t>
            </w:r>
            <w:proofErr w:type="spellStart"/>
            <w:r w:rsidRPr="000D21C0">
              <w:rPr>
                <w:b/>
                <w:bCs/>
                <w:color w:val="000000" w:themeColor="text1"/>
                <w:sz w:val="16"/>
                <w:szCs w:val="16"/>
              </w:rPr>
              <w:t>Foday</w:t>
            </w:r>
            <w:proofErr w:type="spellEnd"/>
            <w:r w:rsidRPr="000D21C0">
              <w:rPr>
                <w:b/>
                <w:bCs/>
                <w:color w:val="000000" w:themeColor="text1"/>
                <w:sz w:val="16"/>
                <w:szCs w:val="16"/>
              </w:rPr>
              <w:t xml:space="preserve"> </w:t>
            </w:r>
            <w:proofErr w:type="spellStart"/>
            <w:r w:rsidRPr="000D21C0">
              <w:rPr>
                <w:b/>
                <w:bCs/>
                <w:color w:val="000000" w:themeColor="text1"/>
                <w:sz w:val="16"/>
                <w:szCs w:val="16"/>
              </w:rPr>
              <w:t>Sankoh</w:t>
            </w:r>
            <w:proofErr w:type="spellEnd"/>
          </w:p>
          <w:p w14:paraId="3E02CA96" w14:textId="7B1F78BA" w:rsidR="007B2785" w:rsidRPr="000D21C0" w:rsidRDefault="007B2785" w:rsidP="00F85205">
            <w:pPr>
              <w:rPr>
                <w:color w:val="000000" w:themeColor="text1"/>
                <w:sz w:val="16"/>
                <w:szCs w:val="16"/>
              </w:rPr>
            </w:pPr>
            <w:r w:rsidRPr="000D21C0">
              <w:rPr>
                <w:color w:val="000000" w:themeColor="text1"/>
                <w:sz w:val="16"/>
                <w:szCs w:val="16"/>
              </w:rPr>
              <w:t xml:space="preserve">President </w:t>
            </w:r>
            <w:proofErr w:type="spellStart"/>
            <w:r w:rsidRPr="000D21C0">
              <w:rPr>
                <w:color w:val="000000" w:themeColor="text1"/>
                <w:sz w:val="16"/>
                <w:szCs w:val="16"/>
              </w:rPr>
              <w:t>Tijan</w:t>
            </w:r>
            <w:proofErr w:type="spellEnd"/>
            <w:r w:rsidRPr="000D21C0">
              <w:rPr>
                <w:color w:val="000000" w:themeColor="text1"/>
                <w:sz w:val="16"/>
                <w:szCs w:val="16"/>
              </w:rPr>
              <w:t xml:space="preserve"> </w:t>
            </w:r>
            <w:proofErr w:type="spellStart"/>
            <w:r w:rsidRPr="000D21C0">
              <w:rPr>
                <w:color w:val="000000" w:themeColor="text1"/>
                <w:sz w:val="16"/>
                <w:szCs w:val="16"/>
              </w:rPr>
              <w:t>Kabbah</w:t>
            </w:r>
            <w:proofErr w:type="spellEnd"/>
            <w:r w:rsidRPr="000D21C0">
              <w:rPr>
                <w:color w:val="000000" w:themeColor="text1"/>
                <w:sz w:val="16"/>
                <w:szCs w:val="16"/>
              </w:rPr>
              <w:t xml:space="preserve"> (Sierra Leone)</w:t>
            </w:r>
          </w:p>
          <w:p w14:paraId="0C22A600" w14:textId="77777777" w:rsidR="007B2785" w:rsidRPr="000D21C0" w:rsidRDefault="007B2785" w:rsidP="00F85205">
            <w:pPr>
              <w:rPr>
                <w:color w:val="000000" w:themeColor="text1"/>
                <w:sz w:val="16"/>
                <w:szCs w:val="16"/>
              </w:rPr>
            </w:pPr>
          </w:p>
          <w:p w14:paraId="284708BF" w14:textId="77777777" w:rsidR="007B2785" w:rsidRPr="000D21C0" w:rsidRDefault="007B2785" w:rsidP="00F85205">
            <w:pPr>
              <w:rPr>
                <w:color w:val="000000" w:themeColor="text1"/>
                <w:sz w:val="16"/>
                <w:szCs w:val="16"/>
              </w:rPr>
            </w:pPr>
            <w:r w:rsidRPr="000D21C0">
              <w:rPr>
                <w:color w:val="000000" w:themeColor="text1"/>
                <w:sz w:val="16"/>
                <w:szCs w:val="16"/>
              </w:rPr>
              <w:t>RUF (Revolutionary United Front) – rebel group</w:t>
            </w:r>
          </w:p>
          <w:p w14:paraId="48274A73" w14:textId="77777777" w:rsidR="007B2785" w:rsidRPr="000D21C0" w:rsidRDefault="007B2785" w:rsidP="00F85205">
            <w:pPr>
              <w:rPr>
                <w:color w:val="000000" w:themeColor="text1"/>
                <w:sz w:val="16"/>
                <w:szCs w:val="16"/>
              </w:rPr>
            </w:pPr>
          </w:p>
          <w:p w14:paraId="265FE70F" w14:textId="77777777" w:rsidR="007B2785" w:rsidRPr="000D21C0" w:rsidRDefault="007B2785" w:rsidP="00F85205">
            <w:pPr>
              <w:rPr>
                <w:color w:val="000000" w:themeColor="text1"/>
                <w:sz w:val="16"/>
                <w:szCs w:val="16"/>
              </w:rPr>
            </w:pPr>
            <w:r w:rsidRPr="000D21C0">
              <w:rPr>
                <w:color w:val="000000" w:themeColor="text1"/>
                <w:sz w:val="16"/>
                <w:szCs w:val="16"/>
              </w:rPr>
              <w:t>ECOWAS</w:t>
            </w:r>
          </w:p>
          <w:p w14:paraId="482FF6A7" w14:textId="77777777" w:rsidR="007B2785" w:rsidRPr="000D21C0" w:rsidRDefault="007B2785" w:rsidP="00F85205">
            <w:pPr>
              <w:rPr>
                <w:color w:val="000000" w:themeColor="text1"/>
                <w:sz w:val="16"/>
                <w:szCs w:val="16"/>
              </w:rPr>
            </w:pPr>
          </w:p>
          <w:p w14:paraId="73163417" w14:textId="77777777" w:rsidR="007B2785" w:rsidRPr="000D21C0" w:rsidRDefault="007B2785" w:rsidP="00F85205">
            <w:pPr>
              <w:rPr>
                <w:color w:val="000000" w:themeColor="text1"/>
                <w:sz w:val="16"/>
                <w:szCs w:val="16"/>
              </w:rPr>
            </w:pPr>
            <w:r w:rsidRPr="000D21C0">
              <w:rPr>
                <w:color w:val="000000" w:themeColor="text1"/>
                <w:sz w:val="16"/>
                <w:szCs w:val="16"/>
              </w:rPr>
              <w:t>UN</w:t>
            </w:r>
          </w:p>
          <w:p w14:paraId="35D944E0" w14:textId="77777777" w:rsidR="007B2785" w:rsidRPr="000D21C0" w:rsidRDefault="007B2785" w:rsidP="00F85205">
            <w:pPr>
              <w:rPr>
                <w:color w:val="000000" w:themeColor="text1"/>
                <w:sz w:val="16"/>
                <w:szCs w:val="16"/>
              </w:rPr>
            </w:pPr>
          </w:p>
          <w:p w14:paraId="6B341C37" w14:textId="77777777" w:rsidR="007B2785" w:rsidRPr="000D21C0" w:rsidRDefault="007B2785" w:rsidP="00F85205">
            <w:pPr>
              <w:rPr>
                <w:color w:val="000000" w:themeColor="text1"/>
                <w:sz w:val="16"/>
                <w:szCs w:val="16"/>
              </w:rPr>
            </w:pPr>
            <w:r w:rsidRPr="000D21C0">
              <w:rPr>
                <w:color w:val="000000" w:themeColor="text1"/>
                <w:sz w:val="16"/>
                <w:szCs w:val="16"/>
              </w:rPr>
              <w:t>Jesse Jackson (US Special Envoy for Promotion of Democracy in Africa)</w:t>
            </w:r>
          </w:p>
          <w:p w14:paraId="492B57D3" w14:textId="77777777" w:rsidR="007B2785" w:rsidRPr="000D21C0" w:rsidRDefault="007B2785" w:rsidP="00F85205">
            <w:pPr>
              <w:rPr>
                <w:color w:val="000000" w:themeColor="text1"/>
                <w:sz w:val="16"/>
                <w:szCs w:val="16"/>
              </w:rPr>
            </w:pPr>
          </w:p>
          <w:p w14:paraId="7103074D" w14:textId="77777777" w:rsidR="007B2785" w:rsidRPr="000D21C0" w:rsidRDefault="007B2785" w:rsidP="00F85205">
            <w:pPr>
              <w:rPr>
                <w:color w:val="000000" w:themeColor="text1"/>
                <w:sz w:val="16"/>
                <w:szCs w:val="16"/>
              </w:rPr>
            </w:pPr>
            <w:r w:rsidRPr="000D21C0">
              <w:rPr>
                <w:color w:val="000000" w:themeColor="text1"/>
                <w:sz w:val="16"/>
                <w:szCs w:val="16"/>
              </w:rPr>
              <w:t xml:space="preserve">Government of Togo (hosted in Lomé, Togo); President Gnassingbé </w:t>
            </w:r>
            <w:proofErr w:type="spellStart"/>
            <w:r w:rsidRPr="000D21C0">
              <w:rPr>
                <w:color w:val="000000" w:themeColor="text1"/>
                <w:sz w:val="16"/>
                <w:szCs w:val="16"/>
              </w:rPr>
              <w:t>Eyadéma</w:t>
            </w:r>
            <w:proofErr w:type="spellEnd"/>
          </w:p>
          <w:p w14:paraId="5A5939B2" w14:textId="1ED51E95" w:rsidR="007B2785" w:rsidRPr="000D21C0" w:rsidRDefault="007B2785" w:rsidP="00F85205">
            <w:pPr>
              <w:rPr>
                <w:color w:val="000000" w:themeColor="text1"/>
                <w:sz w:val="16"/>
                <w:szCs w:val="16"/>
              </w:rPr>
            </w:pPr>
            <w:r w:rsidRPr="000D21C0">
              <w:rPr>
                <w:color w:val="000000" w:themeColor="text1"/>
                <w:sz w:val="16"/>
                <w:szCs w:val="16"/>
                <w:shd w:val="clear" w:color="auto" w:fill="FEFEFE"/>
              </w:rPr>
              <w:t>In 2000, progress in reparations was hindered due to continued fighting. When major violence erupted on the Guinean border in early September 2000, the Sierra Leonean Government assisted the repatriation of more than 20,000 Sierra Leonean refugees</w:t>
            </w:r>
          </w:p>
        </w:tc>
        <w:tc>
          <w:tcPr>
            <w:tcW w:w="4394" w:type="dxa"/>
            <w:shd w:val="clear" w:color="auto" w:fill="FFFFFF" w:themeFill="background1"/>
          </w:tcPr>
          <w:p w14:paraId="501E630F" w14:textId="77777777" w:rsidR="007B2785" w:rsidRPr="000D21C0" w:rsidRDefault="00E87061" w:rsidP="00F85205">
            <w:pPr>
              <w:rPr>
                <w:color w:val="000000" w:themeColor="text1"/>
                <w:sz w:val="16"/>
                <w:szCs w:val="16"/>
              </w:rPr>
            </w:pPr>
            <w:hyperlink r:id="rId274" w:history="1">
              <w:r w:rsidR="007B2785" w:rsidRPr="000D21C0">
                <w:rPr>
                  <w:color w:val="000000" w:themeColor="text1"/>
                  <w:sz w:val="16"/>
                  <w:szCs w:val="16"/>
                  <w:u w:val="single"/>
                </w:rPr>
                <w:t>https://peaceaccords.nd.edu/wp-content/accords/The_Lome_Peace_Agreement-_1999_0.pdf</w:t>
              </w:r>
            </w:hyperlink>
          </w:p>
          <w:p w14:paraId="38CB147C" w14:textId="77777777" w:rsidR="007B2785" w:rsidRPr="000D21C0" w:rsidRDefault="007B2785" w:rsidP="00F85205">
            <w:pPr>
              <w:rPr>
                <w:color w:val="000000" w:themeColor="text1"/>
                <w:sz w:val="16"/>
                <w:szCs w:val="16"/>
              </w:rPr>
            </w:pPr>
          </w:p>
          <w:p w14:paraId="61DDB150" w14:textId="77777777" w:rsidR="007B2785" w:rsidRPr="000D21C0" w:rsidRDefault="00E87061" w:rsidP="00F85205">
            <w:pPr>
              <w:rPr>
                <w:color w:val="000000" w:themeColor="text1"/>
                <w:sz w:val="16"/>
                <w:szCs w:val="16"/>
              </w:rPr>
            </w:pPr>
            <w:hyperlink r:id="rId275" w:history="1">
              <w:r w:rsidR="007B2785" w:rsidRPr="000D21C0">
                <w:rPr>
                  <w:color w:val="000000" w:themeColor="text1"/>
                  <w:sz w:val="16"/>
                  <w:szCs w:val="16"/>
                  <w:u w:val="single"/>
                </w:rPr>
                <w:t>https://peacemaker.un.org/sierraleone-ceasefire99</w:t>
              </w:r>
            </w:hyperlink>
            <w:r w:rsidR="007B2785" w:rsidRPr="000D21C0">
              <w:rPr>
                <w:color w:val="000000" w:themeColor="text1"/>
                <w:sz w:val="16"/>
                <w:szCs w:val="16"/>
              </w:rPr>
              <w:t xml:space="preserve"> </w:t>
            </w:r>
          </w:p>
          <w:p w14:paraId="10E822DB" w14:textId="77777777" w:rsidR="007B2785" w:rsidRPr="000D21C0" w:rsidRDefault="007B2785" w:rsidP="00F85205">
            <w:pPr>
              <w:rPr>
                <w:color w:val="000000" w:themeColor="text1"/>
                <w:sz w:val="16"/>
                <w:szCs w:val="16"/>
              </w:rPr>
            </w:pPr>
          </w:p>
          <w:p w14:paraId="41EF8FAF"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ARTICLE IX PARDON AND AMNESTY</w:t>
            </w:r>
          </w:p>
          <w:p w14:paraId="1E68037E"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 xml:space="preserve">1. In order to bring lasting peace to Sierra Leone, the Government of Sierra Leone shall take appropriate legal steps to grant Corporal </w:t>
            </w:r>
            <w:proofErr w:type="spellStart"/>
            <w:r w:rsidRPr="000D21C0">
              <w:rPr>
                <w:rFonts w:eastAsia="Times New Roman"/>
                <w:color w:val="000000" w:themeColor="text1"/>
                <w:sz w:val="16"/>
                <w:szCs w:val="16"/>
              </w:rPr>
              <w:t>Foday</w:t>
            </w:r>
            <w:proofErr w:type="spellEnd"/>
            <w:r w:rsidRPr="000D21C0">
              <w:rPr>
                <w:rFonts w:eastAsia="Times New Roman"/>
                <w:color w:val="000000" w:themeColor="text1"/>
                <w:sz w:val="16"/>
                <w:szCs w:val="16"/>
              </w:rPr>
              <w:t xml:space="preserve"> </w:t>
            </w:r>
            <w:proofErr w:type="spellStart"/>
            <w:r w:rsidRPr="000D21C0">
              <w:rPr>
                <w:rFonts w:eastAsia="Times New Roman"/>
                <w:color w:val="000000" w:themeColor="text1"/>
                <w:sz w:val="16"/>
                <w:szCs w:val="16"/>
              </w:rPr>
              <w:t>Sankoh</w:t>
            </w:r>
            <w:proofErr w:type="spellEnd"/>
            <w:r w:rsidRPr="000D21C0">
              <w:rPr>
                <w:rFonts w:eastAsia="Times New Roman"/>
                <w:color w:val="000000" w:themeColor="text1"/>
                <w:sz w:val="16"/>
                <w:szCs w:val="16"/>
              </w:rPr>
              <w:t xml:space="preserve"> absolute and free pardon.</w:t>
            </w:r>
          </w:p>
          <w:p w14:paraId="175AC73A"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2. After the signing of the present Agreement, the Government of Sierra Leone shall also grant absolute and free pardon and reprieve to all combatants and collaborators in respect of anything done by them in pursuit of their objectives, up to the time of the signing of the present Agreement.</w:t>
            </w:r>
          </w:p>
          <w:p w14:paraId="1099B65E"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3. To consolidate the peace and promote the cause of national reconciliation, the Government of Sierra Leone shall ensure that no official or judicial action is taken against any member of the RUF, ex-AFRC, ex-SLA or CDF in respect of anything done by them in pursuit of their objectives as members of those organizations, since March 1991, up to the time of the signing of the present Agreement. In addition, legislative and</w:t>
            </w:r>
          </w:p>
          <w:p w14:paraId="73F5F3C2"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other measures necessary to guarantee immunity to former combatants, exiles and other persons, currently outside the country for reasons related to the armed conflict shall be adopted ensuring the full exercise of their civil and political rights, with a view to their reintegration within a framework of full legality.</w:t>
            </w:r>
          </w:p>
          <w:p w14:paraId="3D9561D9" w14:textId="77777777" w:rsidR="007B2785" w:rsidRPr="000D21C0" w:rsidRDefault="007B2785" w:rsidP="00F85205">
            <w:pPr>
              <w:rPr>
                <w:color w:val="000000" w:themeColor="text1"/>
                <w:sz w:val="16"/>
                <w:szCs w:val="16"/>
              </w:rPr>
            </w:pPr>
          </w:p>
        </w:tc>
      </w:tr>
      <w:tr w:rsidR="007B2785" w:rsidRPr="000D21C0" w14:paraId="1FD723A2" w14:textId="77777777" w:rsidTr="008B653C">
        <w:tc>
          <w:tcPr>
            <w:tcW w:w="2436" w:type="dxa"/>
            <w:gridSpan w:val="2"/>
            <w:shd w:val="clear" w:color="auto" w:fill="FFFFFF" w:themeFill="background1"/>
          </w:tcPr>
          <w:p w14:paraId="361A8293" w14:textId="77777777" w:rsidR="007B2785" w:rsidRPr="000D21C0" w:rsidRDefault="007B2785" w:rsidP="00F85205">
            <w:pPr>
              <w:rPr>
                <w:b/>
                <w:bCs/>
                <w:color w:val="000000" w:themeColor="text1"/>
                <w:sz w:val="16"/>
                <w:szCs w:val="16"/>
              </w:rPr>
            </w:pPr>
            <w:r w:rsidRPr="000D21C0">
              <w:rPr>
                <w:b/>
                <w:bCs/>
                <w:color w:val="000000" w:themeColor="text1"/>
                <w:sz w:val="16"/>
                <w:szCs w:val="16"/>
              </w:rPr>
              <w:lastRenderedPageBreak/>
              <w:t xml:space="preserve">Agreement on Ending Hostilities in the Republic of Congo </w:t>
            </w:r>
            <w:r w:rsidRPr="000D21C0">
              <w:rPr>
                <w:color w:val="000000" w:themeColor="text1"/>
                <w:sz w:val="16"/>
                <w:szCs w:val="16"/>
              </w:rPr>
              <w:t>(Not to be confused w. DRC; Dec. 29, 1999); sought to end Republic of Congo Civil War (1997 – 1999); post-independence political outcome left candidates (</w:t>
            </w:r>
            <w:proofErr w:type="spellStart"/>
            <w:r w:rsidRPr="000D21C0">
              <w:rPr>
                <w:color w:val="000000" w:themeColor="text1"/>
                <w:sz w:val="16"/>
                <w:szCs w:val="16"/>
              </w:rPr>
              <w:t>Kolelas</w:t>
            </w:r>
            <w:proofErr w:type="spellEnd"/>
            <w:r w:rsidRPr="000D21C0">
              <w:rPr>
                <w:color w:val="000000" w:themeColor="text1"/>
                <w:sz w:val="16"/>
                <w:szCs w:val="16"/>
              </w:rPr>
              <w:t xml:space="preserve">, </w:t>
            </w:r>
            <w:proofErr w:type="spellStart"/>
            <w:r w:rsidRPr="000D21C0">
              <w:rPr>
                <w:color w:val="000000" w:themeColor="text1"/>
                <w:sz w:val="16"/>
                <w:szCs w:val="16"/>
              </w:rPr>
              <w:t>Lissouba</w:t>
            </w:r>
            <w:proofErr w:type="spellEnd"/>
            <w:r w:rsidRPr="000D21C0">
              <w:rPr>
                <w:color w:val="000000" w:themeColor="text1"/>
                <w:sz w:val="16"/>
                <w:szCs w:val="16"/>
              </w:rPr>
              <w:t xml:space="preserve">, and </w:t>
            </w:r>
            <w:proofErr w:type="spellStart"/>
            <w:r w:rsidRPr="000D21C0">
              <w:rPr>
                <w:color w:val="000000" w:themeColor="text1"/>
                <w:sz w:val="16"/>
                <w:szCs w:val="16"/>
              </w:rPr>
              <w:t>Sassou</w:t>
            </w:r>
            <w:proofErr w:type="spellEnd"/>
            <w:r w:rsidRPr="000D21C0">
              <w:rPr>
                <w:color w:val="000000" w:themeColor="text1"/>
                <w:sz w:val="16"/>
                <w:szCs w:val="16"/>
              </w:rPr>
              <w:t xml:space="preserve">) unhappy, who formed militias (Ninja, </w:t>
            </w:r>
            <w:proofErr w:type="spellStart"/>
            <w:r w:rsidRPr="000D21C0">
              <w:rPr>
                <w:color w:val="000000" w:themeColor="text1"/>
                <w:sz w:val="16"/>
                <w:szCs w:val="16"/>
              </w:rPr>
              <w:t>Cocoye</w:t>
            </w:r>
            <w:proofErr w:type="spellEnd"/>
            <w:r w:rsidRPr="000D21C0">
              <w:rPr>
                <w:color w:val="000000" w:themeColor="text1"/>
                <w:sz w:val="16"/>
                <w:szCs w:val="16"/>
              </w:rPr>
              <w:t xml:space="preserve">, Cobra, respectively); became ethnic divide, w. </w:t>
            </w:r>
            <w:proofErr w:type="spellStart"/>
            <w:r w:rsidRPr="000D21C0">
              <w:rPr>
                <w:color w:val="000000" w:themeColor="text1"/>
                <w:sz w:val="16"/>
                <w:szCs w:val="16"/>
              </w:rPr>
              <w:t>Mbochi</w:t>
            </w:r>
            <w:proofErr w:type="spellEnd"/>
            <w:r w:rsidRPr="000D21C0">
              <w:rPr>
                <w:color w:val="000000" w:themeColor="text1"/>
                <w:sz w:val="16"/>
                <w:szCs w:val="16"/>
              </w:rPr>
              <w:t xml:space="preserve"> supporting </w:t>
            </w:r>
            <w:proofErr w:type="spellStart"/>
            <w:r w:rsidRPr="000D21C0">
              <w:rPr>
                <w:color w:val="000000" w:themeColor="text1"/>
                <w:sz w:val="16"/>
                <w:szCs w:val="16"/>
              </w:rPr>
              <w:t>Sassou</w:t>
            </w:r>
            <w:proofErr w:type="spellEnd"/>
            <w:r w:rsidRPr="000D21C0">
              <w:rPr>
                <w:color w:val="000000" w:themeColor="text1"/>
                <w:sz w:val="16"/>
                <w:szCs w:val="16"/>
              </w:rPr>
              <w:t xml:space="preserve">, </w:t>
            </w:r>
            <w:proofErr w:type="spellStart"/>
            <w:r w:rsidRPr="000D21C0">
              <w:rPr>
                <w:color w:val="000000" w:themeColor="text1"/>
                <w:sz w:val="16"/>
                <w:szCs w:val="16"/>
              </w:rPr>
              <w:t>Nibolek</w:t>
            </w:r>
            <w:proofErr w:type="spellEnd"/>
            <w:r w:rsidRPr="000D21C0">
              <w:rPr>
                <w:color w:val="000000" w:themeColor="text1"/>
                <w:sz w:val="16"/>
                <w:szCs w:val="16"/>
              </w:rPr>
              <w:t xml:space="preserve">/ </w:t>
            </w:r>
            <w:proofErr w:type="spellStart"/>
            <w:r w:rsidRPr="000D21C0">
              <w:rPr>
                <w:color w:val="000000" w:themeColor="text1"/>
                <w:sz w:val="16"/>
                <w:szCs w:val="16"/>
              </w:rPr>
              <w:t>Lari</w:t>
            </w:r>
            <w:proofErr w:type="spellEnd"/>
            <w:r w:rsidRPr="000D21C0">
              <w:rPr>
                <w:color w:val="000000" w:themeColor="text1"/>
                <w:sz w:val="16"/>
                <w:szCs w:val="16"/>
              </w:rPr>
              <w:t xml:space="preserve"> ethnicities for </w:t>
            </w:r>
            <w:proofErr w:type="spellStart"/>
            <w:r w:rsidRPr="000D21C0">
              <w:rPr>
                <w:color w:val="000000" w:themeColor="text1"/>
                <w:sz w:val="16"/>
                <w:szCs w:val="16"/>
              </w:rPr>
              <w:t>Lissouba</w:t>
            </w:r>
            <w:proofErr w:type="spellEnd"/>
            <w:r w:rsidRPr="000D21C0">
              <w:rPr>
                <w:color w:val="000000" w:themeColor="text1"/>
                <w:sz w:val="16"/>
                <w:szCs w:val="16"/>
              </w:rPr>
              <w:t xml:space="preserve"> and </w:t>
            </w:r>
            <w:proofErr w:type="spellStart"/>
            <w:r w:rsidRPr="000D21C0">
              <w:rPr>
                <w:color w:val="000000" w:themeColor="text1"/>
                <w:sz w:val="16"/>
                <w:szCs w:val="16"/>
              </w:rPr>
              <w:t>Kalela’s</w:t>
            </w:r>
            <w:proofErr w:type="spellEnd"/>
          </w:p>
        </w:tc>
        <w:tc>
          <w:tcPr>
            <w:tcW w:w="6915" w:type="dxa"/>
            <w:shd w:val="clear" w:color="auto" w:fill="FFFFFF" w:themeFill="background1"/>
          </w:tcPr>
          <w:p w14:paraId="1ABF8E68"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41C6E49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~40,000 people had fled ROC as of 1999</w:t>
            </w:r>
          </w:p>
          <w:p w14:paraId="063BCF78"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2000: By 2000, 12,340 ppl remained abroad</w:t>
            </w:r>
          </w:p>
          <w:p w14:paraId="3F92EFE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2001: Uptick in violence reported, number of refugees increases (Source says to 119,150 but this needs to be verified)</w:t>
            </w:r>
          </w:p>
          <w:p w14:paraId="030B664A"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2002: 109,150 refugees remaining abroad</w:t>
            </w:r>
          </w:p>
          <w:p w14:paraId="675FDCC7"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2007: 19,700 refugees abroad</w:t>
            </w:r>
          </w:p>
          <w:p w14:paraId="63A5AB77" w14:textId="77777777" w:rsidR="007B2785" w:rsidRPr="000D21C0" w:rsidRDefault="007B2785" w:rsidP="00F85205">
            <w:pPr>
              <w:rPr>
                <w:color w:val="000000" w:themeColor="text1"/>
                <w:sz w:val="16"/>
                <w:szCs w:val="16"/>
                <w:shd w:val="clear" w:color="auto" w:fill="FEFEFE"/>
              </w:rPr>
            </w:pPr>
          </w:p>
          <w:p w14:paraId="65AFD7A9"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25F149A9"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800,000 + total in ROC as of 1998</w:t>
            </w:r>
          </w:p>
          <w:p w14:paraId="34A39503"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1999: After accords, 650,000 IDPs</w:t>
            </w:r>
          </w:p>
          <w:p w14:paraId="02986BE9"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2000: 125,000</w:t>
            </w:r>
          </w:p>
          <w:p w14:paraId="2C7078A0"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2001: Violence makes displacement frequent, 139,000 IDPs</w:t>
            </w:r>
          </w:p>
          <w:p w14:paraId="71D067B1"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2002: Ninja attacks spread </w:t>
            </w:r>
            <w:r w:rsidRPr="000D21C0">
              <w:rPr>
                <w:color w:val="000000" w:themeColor="text1"/>
                <w:sz w:val="16"/>
                <w:szCs w:val="16"/>
                <w:shd w:val="clear" w:color="auto" w:fill="FEFEFE"/>
              </w:rPr>
              <w:sym w:font="Wingdings" w:char="F0E0"/>
            </w:r>
            <w:r w:rsidRPr="000D21C0">
              <w:rPr>
                <w:color w:val="000000" w:themeColor="text1"/>
                <w:sz w:val="16"/>
                <w:szCs w:val="16"/>
                <w:shd w:val="clear" w:color="auto" w:fill="FEFEFE"/>
              </w:rPr>
              <w:t xml:space="preserve"> +75,000 displaced</w:t>
            </w:r>
          </w:p>
          <w:p w14:paraId="6326F2C6"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2006- ‘09: 7,800 IDPs</w:t>
            </w:r>
          </w:p>
          <w:p w14:paraId="1C8C66B4" w14:textId="77777777" w:rsidR="007B2785" w:rsidRPr="000D21C0" w:rsidRDefault="007B2785" w:rsidP="00F85205">
            <w:pPr>
              <w:rPr>
                <w:color w:val="000000" w:themeColor="text1"/>
                <w:sz w:val="16"/>
                <w:szCs w:val="16"/>
              </w:rPr>
            </w:pPr>
            <w:r w:rsidRPr="000D21C0">
              <w:rPr>
                <w:color w:val="000000" w:themeColor="text1"/>
                <w:sz w:val="16"/>
                <w:szCs w:val="16"/>
              </w:rPr>
              <w:t xml:space="preserve">Despite remaining in power post-agreement, </w:t>
            </w:r>
            <w:proofErr w:type="spellStart"/>
            <w:r w:rsidRPr="000D21C0">
              <w:rPr>
                <w:color w:val="000000" w:themeColor="text1"/>
                <w:sz w:val="16"/>
                <w:szCs w:val="16"/>
              </w:rPr>
              <w:t>Lissouba</w:t>
            </w:r>
            <w:proofErr w:type="spellEnd"/>
            <w:r w:rsidRPr="000D21C0">
              <w:rPr>
                <w:color w:val="000000" w:themeColor="text1"/>
                <w:sz w:val="16"/>
                <w:szCs w:val="16"/>
              </w:rPr>
              <w:t xml:space="preserve"> failed to instate many of the agreement’s points</w:t>
            </w:r>
          </w:p>
          <w:p w14:paraId="514CCE0C" w14:textId="77777777" w:rsidR="007B2785" w:rsidRPr="000D21C0" w:rsidRDefault="007B2785" w:rsidP="00F85205">
            <w:pPr>
              <w:rPr>
                <w:color w:val="000000" w:themeColor="text1"/>
                <w:sz w:val="16"/>
                <w:szCs w:val="16"/>
              </w:rPr>
            </w:pPr>
          </w:p>
          <w:p w14:paraId="0A898737"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1999: 350 returning refugees disappear in ROC (aka “were disappeared”)</w:t>
            </w:r>
          </w:p>
          <w:p w14:paraId="59150F30" w14:textId="77777777" w:rsidR="007B2785" w:rsidRPr="000D21C0" w:rsidRDefault="007B2785" w:rsidP="00F85205">
            <w:pPr>
              <w:rPr>
                <w:color w:val="000000" w:themeColor="text1"/>
                <w:sz w:val="16"/>
                <w:szCs w:val="16"/>
                <w:shd w:val="clear" w:color="auto" w:fill="FEFEFE"/>
              </w:rPr>
            </w:pPr>
          </w:p>
          <w:p w14:paraId="17F485D9"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2001: World Bank creates </w:t>
            </w:r>
            <w:proofErr w:type="spellStart"/>
            <w:r w:rsidRPr="000D21C0">
              <w:rPr>
                <w:color w:val="000000" w:themeColor="text1"/>
                <w:sz w:val="16"/>
                <w:szCs w:val="16"/>
                <w:u w:val="single"/>
                <w:shd w:val="clear" w:color="auto" w:fill="FEFEFE"/>
              </w:rPr>
              <w:t>Haut</w:t>
            </w:r>
            <w:proofErr w:type="spellEnd"/>
            <w:r w:rsidRPr="000D21C0">
              <w:rPr>
                <w:color w:val="000000" w:themeColor="text1"/>
                <w:sz w:val="16"/>
                <w:szCs w:val="16"/>
                <w:u w:val="single"/>
                <w:shd w:val="clear" w:color="auto" w:fill="FEFEFE"/>
              </w:rPr>
              <w:t xml:space="preserve"> Commissariat pour la </w:t>
            </w:r>
            <w:proofErr w:type="spellStart"/>
            <w:r w:rsidRPr="000D21C0">
              <w:rPr>
                <w:color w:val="000000" w:themeColor="text1"/>
                <w:sz w:val="16"/>
                <w:szCs w:val="16"/>
                <w:u w:val="single"/>
                <w:shd w:val="clear" w:color="auto" w:fill="FEFEFE"/>
              </w:rPr>
              <w:t>Démobilisation</w:t>
            </w:r>
            <w:proofErr w:type="spellEnd"/>
            <w:r w:rsidRPr="000D21C0">
              <w:rPr>
                <w:color w:val="000000" w:themeColor="text1"/>
                <w:sz w:val="16"/>
                <w:szCs w:val="16"/>
                <w:u w:val="single"/>
                <w:shd w:val="clear" w:color="auto" w:fill="FEFEFE"/>
              </w:rPr>
              <w:t xml:space="preserve"> et Reinsertion des ex-</w:t>
            </w:r>
            <w:proofErr w:type="spellStart"/>
            <w:r w:rsidRPr="000D21C0">
              <w:rPr>
                <w:color w:val="000000" w:themeColor="text1"/>
                <w:sz w:val="16"/>
                <w:szCs w:val="16"/>
                <w:u w:val="single"/>
                <w:shd w:val="clear" w:color="auto" w:fill="FEFEFE"/>
              </w:rPr>
              <w:t>Combatent</w:t>
            </w:r>
            <w:proofErr w:type="spellEnd"/>
            <w:r w:rsidRPr="000D21C0">
              <w:rPr>
                <w:color w:val="000000" w:themeColor="text1"/>
                <w:sz w:val="16"/>
                <w:szCs w:val="16"/>
                <w:u w:val="single"/>
                <w:shd w:val="clear" w:color="auto" w:fill="FEFEFE"/>
              </w:rPr>
              <w:t xml:space="preserve">, </w:t>
            </w:r>
            <w:r w:rsidRPr="000D21C0">
              <w:rPr>
                <w:color w:val="000000" w:themeColor="text1"/>
                <w:sz w:val="16"/>
                <w:szCs w:val="16"/>
                <w:shd w:val="clear" w:color="auto" w:fill="FEFEFE"/>
              </w:rPr>
              <w:t>aimed and reintegration; violence counters this</w:t>
            </w:r>
          </w:p>
          <w:p w14:paraId="170D2D2C" w14:textId="77777777" w:rsidR="007B2785" w:rsidRPr="000D21C0" w:rsidRDefault="007B2785" w:rsidP="00F85205">
            <w:pPr>
              <w:rPr>
                <w:color w:val="000000" w:themeColor="text1"/>
                <w:sz w:val="16"/>
                <w:szCs w:val="16"/>
              </w:rPr>
            </w:pPr>
            <w:r w:rsidRPr="000D21C0">
              <w:rPr>
                <w:color w:val="000000" w:themeColor="text1"/>
                <w:sz w:val="16"/>
                <w:szCs w:val="16"/>
              </w:rPr>
              <w:t>Gabonese President, Omar Bongo</w:t>
            </w:r>
          </w:p>
          <w:p w14:paraId="6F8AB7A4" w14:textId="77777777" w:rsidR="007B2785" w:rsidRPr="000D21C0" w:rsidRDefault="007B2785" w:rsidP="00F85205">
            <w:pPr>
              <w:rPr>
                <w:color w:val="000000" w:themeColor="text1"/>
                <w:sz w:val="16"/>
                <w:szCs w:val="16"/>
              </w:rPr>
            </w:pPr>
          </w:p>
          <w:p w14:paraId="37B3F36F" w14:textId="77777777" w:rsidR="007B2785" w:rsidRPr="000D21C0" w:rsidRDefault="007B2785" w:rsidP="00F85205">
            <w:pPr>
              <w:rPr>
                <w:color w:val="000000" w:themeColor="text1"/>
                <w:sz w:val="16"/>
                <w:szCs w:val="16"/>
              </w:rPr>
            </w:pPr>
            <w:r w:rsidRPr="000D21C0">
              <w:rPr>
                <w:color w:val="000000" w:themeColor="text1"/>
                <w:sz w:val="16"/>
                <w:szCs w:val="16"/>
              </w:rPr>
              <w:t>Organization of African Unity (OAU)</w:t>
            </w:r>
          </w:p>
          <w:p w14:paraId="0D8EAFAF" w14:textId="77777777" w:rsidR="007B2785" w:rsidRPr="000D21C0" w:rsidRDefault="007B2785" w:rsidP="00F85205">
            <w:pPr>
              <w:rPr>
                <w:color w:val="000000" w:themeColor="text1"/>
                <w:sz w:val="16"/>
                <w:szCs w:val="16"/>
              </w:rPr>
            </w:pPr>
          </w:p>
          <w:p w14:paraId="4FD43F47" w14:textId="77777777" w:rsidR="007B2785" w:rsidRPr="000D21C0" w:rsidRDefault="007B2785" w:rsidP="00F85205">
            <w:pPr>
              <w:rPr>
                <w:color w:val="000000" w:themeColor="text1"/>
                <w:sz w:val="16"/>
                <w:szCs w:val="16"/>
              </w:rPr>
            </w:pPr>
            <w:r w:rsidRPr="000D21C0">
              <w:rPr>
                <w:color w:val="000000" w:themeColor="text1"/>
                <w:sz w:val="16"/>
                <w:szCs w:val="16"/>
              </w:rPr>
              <w:t>UN</w:t>
            </w:r>
          </w:p>
          <w:p w14:paraId="73799D5F" w14:textId="35F6958E" w:rsidR="007B2785" w:rsidRPr="000D21C0" w:rsidRDefault="007B2785" w:rsidP="00F85205">
            <w:pPr>
              <w:rPr>
                <w:color w:val="000000" w:themeColor="text1"/>
                <w:sz w:val="16"/>
                <w:szCs w:val="16"/>
              </w:rPr>
            </w:pPr>
            <w:r w:rsidRPr="000D21C0">
              <w:rPr>
                <w:color w:val="000000" w:themeColor="text1"/>
                <w:sz w:val="16"/>
                <w:szCs w:val="16"/>
              </w:rPr>
              <w:t>No official demilitarization, faction attacks kept pushing up numbers of IDPs and refugees</w:t>
            </w:r>
          </w:p>
          <w:p w14:paraId="1B972BDE" w14:textId="77777777" w:rsidR="007B2785" w:rsidRPr="000D21C0" w:rsidRDefault="007B2785" w:rsidP="00F85205">
            <w:pPr>
              <w:rPr>
                <w:color w:val="000000" w:themeColor="text1"/>
                <w:sz w:val="16"/>
                <w:szCs w:val="16"/>
              </w:rPr>
            </w:pPr>
            <w:r w:rsidRPr="000D21C0">
              <w:rPr>
                <w:color w:val="000000" w:themeColor="text1"/>
                <w:sz w:val="16"/>
                <w:szCs w:val="16"/>
              </w:rPr>
              <w:t xml:space="preserve">  </w:t>
            </w:r>
          </w:p>
        </w:tc>
        <w:tc>
          <w:tcPr>
            <w:tcW w:w="4394" w:type="dxa"/>
            <w:shd w:val="clear" w:color="auto" w:fill="FFFFFF" w:themeFill="background1"/>
          </w:tcPr>
          <w:p w14:paraId="117A9BEC"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Chapter II: The Monitoring Commission for the Agreements on Cease-Fire and End of Hostilities</w:t>
            </w:r>
          </w:p>
          <w:p w14:paraId="27BC7006"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Article 4:</w:t>
            </w:r>
            <w:r w:rsidRPr="000D21C0">
              <w:rPr>
                <w:rFonts w:eastAsia="Times New Roman"/>
                <w:color w:val="000000" w:themeColor="text1"/>
                <w:sz w:val="16"/>
                <w:szCs w:val="16"/>
              </w:rPr>
              <w:t> The cease-fire and end of hostilities Monitoring Commission is divided into working committees, namely:</w:t>
            </w:r>
          </w:p>
          <w:p w14:paraId="03224E01"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2. the committee for the resettlement of displaced and exiled people in their habitual place of residence.</w:t>
            </w:r>
          </w:p>
          <w:p w14:paraId="56173C33" w14:textId="77777777" w:rsidR="007B2785" w:rsidRPr="000D21C0" w:rsidRDefault="00E87061" w:rsidP="00F85205">
            <w:pPr>
              <w:rPr>
                <w:color w:val="000000" w:themeColor="text1"/>
                <w:sz w:val="16"/>
                <w:szCs w:val="16"/>
              </w:rPr>
            </w:pPr>
            <w:hyperlink r:id="rId276" w:history="1">
              <w:r w:rsidR="007B2785" w:rsidRPr="000D21C0">
                <w:rPr>
                  <w:color w:val="000000" w:themeColor="text1"/>
                  <w:sz w:val="16"/>
                  <w:szCs w:val="16"/>
                  <w:u w:val="single"/>
                </w:rPr>
                <w:t>https://peacemaker.un.org/sites/peacemaker.un.org/files/CD_990710_LusakaAgreement.pdf</w:t>
              </w:r>
            </w:hyperlink>
            <w:r w:rsidR="007B2785" w:rsidRPr="000D21C0">
              <w:rPr>
                <w:color w:val="000000" w:themeColor="text1"/>
                <w:sz w:val="16"/>
                <w:szCs w:val="16"/>
              </w:rPr>
              <w:t xml:space="preserve"> </w:t>
            </w:r>
          </w:p>
          <w:p w14:paraId="546D6771" w14:textId="77777777" w:rsidR="007B2785" w:rsidRPr="000D21C0" w:rsidRDefault="007B2785" w:rsidP="00F85205">
            <w:pPr>
              <w:rPr>
                <w:color w:val="000000" w:themeColor="text1"/>
                <w:sz w:val="16"/>
                <w:szCs w:val="16"/>
              </w:rPr>
            </w:pPr>
          </w:p>
          <w:p w14:paraId="04262EA6" w14:textId="77777777" w:rsidR="007B2785" w:rsidRPr="000D21C0" w:rsidRDefault="00E87061" w:rsidP="00F85205">
            <w:pPr>
              <w:rPr>
                <w:color w:val="000000" w:themeColor="text1"/>
                <w:sz w:val="16"/>
                <w:szCs w:val="16"/>
              </w:rPr>
            </w:pPr>
            <w:hyperlink r:id="rId277" w:history="1">
              <w:r w:rsidR="007B2785" w:rsidRPr="000D21C0">
                <w:rPr>
                  <w:color w:val="000000" w:themeColor="text1"/>
                  <w:sz w:val="16"/>
                  <w:szCs w:val="16"/>
                  <w:u w:val="single"/>
                </w:rPr>
                <w:t>https://reliefweb.int/report/congo/congo-disappeared-not-forgotten-brazzavilles-missing-refugees</w:t>
              </w:r>
            </w:hyperlink>
            <w:r w:rsidR="007B2785" w:rsidRPr="000D21C0">
              <w:rPr>
                <w:color w:val="000000" w:themeColor="text1"/>
                <w:sz w:val="16"/>
                <w:szCs w:val="16"/>
              </w:rPr>
              <w:t xml:space="preserve"> </w:t>
            </w:r>
          </w:p>
          <w:p w14:paraId="47D84C8D" w14:textId="77777777" w:rsidR="007B2785" w:rsidRPr="000D21C0" w:rsidRDefault="007B2785" w:rsidP="00F85205">
            <w:pPr>
              <w:rPr>
                <w:color w:val="000000" w:themeColor="text1"/>
                <w:sz w:val="16"/>
                <w:szCs w:val="16"/>
              </w:rPr>
            </w:pPr>
          </w:p>
          <w:p w14:paraId="4FFDAA8B" w14:textId="77777777" w:rsidR="007B2785" w:rsidRPr="000D21C0" w:rsidRDefault="00E87061" w:rsidP="00F85205">
            <w:pPr>
              <w:rPr>
                <w:color w:val="000000" w:themeColor="text1"/>
                <w:sz w:val="16"/>
                <w:szCs w:val="16"/>
              </w:rPr>
            </w:pPr>
            <w:hyperlink r:id="rId278" w:history="1">
              <w:r w:rsidR="007B2785" w:rsidRPr="000D21C0">
                <w:rPr>
                  <w:color w:val="000000" w:themeColor="text1"/>
                  <w:sz w:val="16"/>
                  <w:szCs w:val="16"/>
                  <w:u w:val="single"/>
                </w:rPr>
                <w:t>https://papers.ssrn.com/sol3/papers.cfm?abstract_id=1099049</w:t>
              </w:r>
            </w:hyperlink>
          </w:p>
          <w:p w14:paraId="518470DC" w14:textId="77777777" w:rsidR="007B2785" w:rsidRPr="000D21C0" w:rsidRDefault="007B2785" w:rsidP="00F85205">
            <w:pPr>
              <w:rPr>
                <w:color w:val="000000" w:themeColor="text1"/>
                <w:sz w:val="16"/>
                <w:szCs w:val="16"/>
              </w:rPr>
            </w:pPr>
          </w:p>
          <w:p w14:paraId="60EA8402" w14:textId="77777777" w:rsidR="007B2785" w:rsidRPr="000D21C0" w:rsidRDefault="00E87061" w:rsidP="00F85205">
            <w:pPr>
              <w:rPr>
                <w:color w:val="000000" w:themeColor="text1"/>
                <w:sz w:val="16"/>
                <w:szCs w:val="16"/>
              </w:rPr>
            </w:pPr>
            <w:hyperlink r:id="rId279" w:history="1">
              <w:r w:rsidR="007B2785" w:rsidRPr="000D21C0">
                <w:rPr>
                  <w:color w:val="000000" w:themeColor="text1"/>
                  <w:sz w:val="16"/>
                  <w:szCs w:val="16"/>
                  <w:u w:val="single"/>
                </w:rPr>
                <w:t>https://www.peaceagreements.org/viewmasterdocument/201</w:t>
              </w:r>
            </w:hyperlink>
          </w:p>
        </w:tc>
      </w:tr>
      <w:tr w:rsidR="007B2785" w:rsidRPr="000D21C0" w14:paraId="6D5DB812" w14:textId="77777777" w:rsidTr="008B653C">
        <w:tc>
          <w:tcPr>
            <w:tcW w:w="2436" w:type="dxa"/>
            <w:gridSpan w:val="2"/>
            <w:tcBorders>
              <w:bottom w:val="single" w:sz="4" w:space="0" w:color="auto"/>
            </w:tcBorders>
            <w:shd w:val="clear" w:color="auto" w:fill="FFFFFF" w:themeFill="background1"/>
          </w:tcPr>
          <w:p w14:paraId="1B7ECEB4" w14:textId="77777777" w:rsidR="007B2785" w:rsidRPr="000D21C0" w:rsidRDefault="007B2785" w:rsidP="00F85205">
            <w:pPr>
              <w:rPr>
                <w:b/>
                <w:bCs/>
                <w:color w:val="000000" w:themeColor="text1"/>
                <w:sz w:val="16"/>
                <w:szCs w:val="16"/>
              </w:rPr>
            </w:pPr>
            <w:r w:rsidRPr="000D21C0">
              <w:rPr>
                <w:b/>
                <w:bCs/>
                <w:color w:val="000000" w:themeColor="text1"/>
                <w:sz w:val="16"/>
                <w:szCs w:val="16"/>
              </w:rPr>
              <w:t xml:space="preserve">Arusha Peace and Reconciliation Agreement for Burundi </w:t>
            </w:r>
            <w:r w:rsidRPr="000D21C0">
              <w:rPr>
                <w:color w:val="000000" w:themeColor="text1"/>
                <w:sz w:val="16"/>
                <w:szCs w:val="16"/>
              </w:rPr>
              <w:t>(2000); brought Burundian Civil War to end (mostly); result of Hutu/ Tutsi ethno-divisions in which Tutsi President (</w:t>
            </w:r>
            <w:proofErr w:type="spellStart"/>
            <w:r w:rsidRPr="000D21C0">
              <w:rPr>
                <w:color w:val="000000" w:themeColor="text1"/>
                <w:sz w:val="16"/>
                <w:szCs w:val="16"/>
              </w:rPr>
              <w:t>Ndadaye</w:t>
            </w:r>
            <w:proofErr w:type="spellEnd"/>
            <w:r w:rsidRPr="000D21C0">
              <w:rPr>
                <w:color w:val="000000" w:themeColor="text1"/>
                <w:sz w:val="16"/>
                <w:szCs w:val="16"/>
              </w:rPr>
              <w:t>) was killed and power struggle between groups ensued</w:t>
            </w:r>
          </w:p>
        </w:tc>
        <w:tc>
          <w:tcPr>
            <w:tcW w:w="6915" w:type="dxa"/>
            <w:tcBorders>
              <w:bottom w:val="single" w:sz="4" w:space="0" w:color="auto"/>
            </w:tcBorders>
            <w:shd w:val="clear" w:color="auto" w:fill="FFFFFF" w:themeFill="background1"/>
          </w:tcPr>
          <w:p w14:paraId="61491159"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4B2B6A22"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2000: 839,000 refugees in neighboring countries (200k in Tanzania)</w:t>
            </w:r>
          </w:p>
          <w:p w14:paraId="5B937C48"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2003: 82,409 return</w:t>
            </w:r>
          </w:p>
          <w:p w14:paraId="4413BF81"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2004: 90,321 return</w:t>
            </w:r>
          </w:p>
          <w:p w14:paraId="44A6A08A"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2005: 68,248 return; land is an issue as it has been occupied by others.</w:t>
            </w:r>
          </w:p>
          <w:p w14:paraId="47699E75"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2006: 38,181 return, gov. adopts bill establishing land commission</w:t>
            </w:r>
          </w:p>
          <w:p w14:paraId="39F0BD8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2007: 33,000 return</w:t>
            </w:r>
          </w:p>
          <w:p w14:paraId="63A4BC43"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2008: 76,000 Burundians naturalized in Tanzania; 64,000 return to Burundi</w:t>
            </w:r>
          </w:p>
          <w:p w14:paraId="41D741B6"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2009: 31,562 return</w:t>
            </w:r>
          </w:p>
          <w:p w14:paraId="7A00C81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2010: 200,000 still in Tanzania</w:t>
            </w:r>
          </w:p>
          <w:p w14:paraId="0B0A2169"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2012: 34,000 return</w:t>
            </w:r>
          </w:p>
          <w:p w14:paraId="1EB06C06" w14:textId="77777777" w:rsidR="007B2785" w:rsidRPr="000D21C0" w:rsidRDefault="007B2785" w:rsidP="00F85205">
            <w:pPr>
              <w:rPr>
                <w:color w:val="000000" w:themeColor="text1"/>
                <w:sz w:val="16"/>
                <w:szCs w:val="16"/>
                <w:shd w:val="clear" w:color="auto" w:fill="FEFEFE"/>
              </w:rPr>
            </w:pPr>
          </w:p>
          <w:p w14:paraId="712CE277"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61F8E996"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&gt;633,000 in 2001</w:t>
            </w:r>
          </w:p>
          <w:p w14:paraId="25261129"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2002: 487,500 IDPs; establishment of </w:t>
            </w:r>
            <w:r w:rsidRPr="000D21C0">
              <w:rPr>
                <w:color w:val="000000" w:themeColor="text1"/>
                <w:sz w:val="16"/>
                <w:szCs w:val="16"/>
                <w:u w:val="single"/>
                <w:shd w:val="clear" w:color="auto" w:fill="FEFEFE"/>
              </w:rPr>
              <w:t xml:space="preserve">National Commission for the Rehabilitation of Displaced Persons </w:t>
            </w:r>
          </w:p>
          <w:p w14:paraId="406D1A6D"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2003: 281,000 IDPs across 230 camps</w:t>
            </w:r>
          </w:p>
          <w:p w14:paraId="349B9AD8"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2006: Record low of 100,000 IDPs; land issue remained problem</w:t>
            </w:r>
          </w:p>
          <w:p w14:paraId="509022BD"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2008: Hutu/ Tutsi skirmishes displace +20,000</w:t>
            </w:r>
          </w:p>
          <w:p w14:paraId="206B50F2"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2011: IDP increases to 157,000</w:t>
            </w:r>
          </w:p>
          <w:p w14:paraId="0A17198C" w14:textId="4491976F"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Sub-Commission for reintegration never established, hindering process.</w:t>
            </w:r>
          </w:p>
          <w:p w14:paraId="333BC536" w14:textId="77777777" w:rsidR="007B2785" w:rsidRPr="000D21C0" w:rsidRDefault="007B2785" w:rsidP="00F85205">
            <w:pPr>
              <w:rPr>
                <w:color w:val="000000" w:themeColor="text1"/>
                <w:sz w:val="16"/>
                <w:szCs w:val="16"/>
                <w:shd w:val="clear" w:color="auto" w:fill="FEFEFE"/>
              </w:rPr>
            </w:pPr>
          </w:p>
          <w:p w14:paraId="5F01C0AA" w14:textId="77777777" w:rsidR="007B2785" w:rsidRPr="000D21C0" w:rsidRDefault="007B2785" w:rsidP="00F85205">
            <w:pPr>
              <w:rPr>
                <w:color w:val="000000" w:themeColor="text1"/>
                <w:sz w:val="16"/>
                <w:szCs w:val="16"/>
              </w:rPr>
            </w:pPr>
            <w:r w:rsidRPr="000D21C0">
              <w:rPr>
                <w:color w:val="000000" w:themeColor="text1"/>
                <w:sz w:val="16"/>
                <w:szCs w:val="16"/>
                <w:shd w:val="clear" w:color="auto" w:fill="FEFEFE"/>
              </w:rPr>
              <w:lastRenderedPageBreak/>
              <w:t>Arusha had amnesty for conflict, but excluded genocide, crimes against humanity, or participation in coup. Political leaders returning from exile received immunity.</w:t>
            </w:r>
          </w:p>
          <w:p w14:paraId="773F96B5" w14:textId="170968AF" w:rsidR="007B2785" w:rsidRPr="000D21C0" w:rsidRDefault="007B2785" w:rsidP="00F85205">
            <w:pPr>
              <w:rPr>
                <w:color w:val="000000" w:themeColor="text1"/>
                <w:sz w:val="16"/>
                <w:szCs w:val="16"/>
              </w:rPr>
            </w:pPr>
            <w:r w:rsidRPr="000D21C0">
              <w:rPr>
                <w:color w:val="000000" w:themeColor="text1"/>
                <w:sz w:val="16"/>
                <w:szCs w:val="16"/>
              </w:rPr>
              <w:t>Julius Nyerere; Nelson Mandela</w:t>
            </w:r>
          </w:p>
          <w:p w14:paraId="5D859A5C" w14:textId="77777777" w:rsidR="007B2785" w:rsidRPr="000D21C0" w:rsidRDefault="007B2785" w:rsidP="00F85205">
            <w:pPr>
              <w:rPr>
                <w:color w:val="000000" w:themeColor="text1"/>
                <w:sz w:val="16"/>
                <w:szCs w:val="16"/>
              </w:rPr>
            </w:pPr>
          </w:p>
          <w:p w14:paraId="697F97F5" w14:textId="77777777" w:rsidR="007B2785" w:rsidRPr="000D21C0" w:rsidRDefault="007B2785" w:rsidP="00F85205">
            <w:pPr>
              <w:rPr>
                <w:color w:val="000000" w:themeColor="text1"/>
                <w:sz w:val="16"/>
                <w:szCs w:val="16"/>
              </w:rPr>
            </w:pPr>
            <w:r w:rsidRPr="000D21C0">
              <w:rPr>
                <w:color w:val="000000" w:themeColor="text1"/>
                <w:sz w:val="16"/>
                <w:szCs w:val="16"/>
              </w:rPr>
              <w:t>UNHCR</w:t>
            </w:r>
          </w:p>
          <w:p w14:paraId="5EF5785B" w14:textId="77777777" w:rsidR="007B2785" w:rsidRPr="000D21C0" w:rsidRDefault="007B2785" w:rsidP="00F85205">
            <w:pPr>
              <w:rPr>
                <w:color w:val="000000" w:themeColor="text1"/>
                <w:sz w:val="16"/>
                <w:szCs w:val="16"/>
              </w:rPr>
            </w:pPr>
          </w:p>
          <w:p w14:paraId="48C4E7CB" w14:textId="77777777" w:rsidR="007B2785" w:rsidRPr="000D21C0" w:rsidRDefault="007B2785" w:rsidP="00F85205">
            <w:pPr>
              <w:rPr>
                <w:color w:val="000000" w:themeColor="text1"/>
                <w:sz w:val="16"/>
                <w:szCs w:val="16"/>
              </w:rPr>
            </w:pPr>
            <w:r w:rsidRPr="000D21C0">
              <w:rPr>
                <w:color w:val="000000" w:themeColor="text1"/>
                <w:sz w:val="16"/>
                <w:szCs w:val="16"/>
              </w:rPr>
              <w:t>Individuals returning not guaranteed to get land back (regardless of Hutu/ Tutsi), making IDPs a sticking point</w:t>
            </w:r>
          </w:p>
        </w:tc>
        <w:tc>
          <w:tcPr>
            <w:tcW w:w="4394" w:type="dxa"/>
            <w:tcBorders>
              <w:bottom w:val="single" w:sz="4" w:space="0" w:color="auto"/>
            </w:tcBorders>
            <w:shd w:val="clear" w:color="auto" w:fill="FFFFFF" w:themeFill="background1"/>
          </w:tcPr>
          <w:p w14:paraId="44FD3D2C" w14:textId="77777777" w:rsidR="007B2785" w:rsidRPr="000D21C0" w:rsidRDefault="007B2785" w:rsidP="00F85205">
            <w:pPr>
              <w:rPr>
                <w:rFonts w:eastAsiaTheme="majorEastAsia"/>
                <w:color w:val="000000" w:themeColor="text1"/>
                <w:sz w:val="16"/>
                <w:szCs w:val="16"/>
                <w:shd w:val="clear" w:color="auto" w:fill="FEFEFE"/>
              </w:rPr>
            </w:pPr>
            <w:r w:rsidRPr="000D21C0">
              <w:rPr>
                <w:rFonts w:eastAsiaTheme="majorEastAsia"/>
                <w:b/>
                <w:bCs/>
                <w:color w:val="000000" w:themeColor="text1"/>
                <w:sz w:val="16"/>
                <w:szCs w:val="16"/>
                <w:shd w:val="clear" w:color="auto" w:fill="FEFEFE"/>
              </w:rPr>
              <w:lastRenderedPageBreak/>
              <w:t xml:space="preserve">Protocol IV, Chapter I, Article 2: Principles governing return, resettlement and reintegration </w:t>
            </w:r>
          </w:p>
          <w:p w14:paraId="4220A670" w14:textId="77777777" w:rsidR="007B2785" w:rsidRPr="000D21C0" w:rsidRDefault="007B2785" w:rsidP="00F85205">
            <w:pPr>
              <w:rPr>
                <w:rFonts w:eastAsiaTheme="majorEastAsia"/>
                <w:color w:val="000000" w:themeColor="text1"/>
                <w:sz w:val="16"/>
                <w:szCs w:val="16"/>
              </w:rPr>
            </w:pPr>
            <w:r w:rsidRPr="000D21C0">
              <w:rPr>
                <w:rFonts w:eastAsiaTheme="majorEastAsia"/>
                <w:b/>
                <w:bCs/>
                <w:color w:val="000000" w:themeColor="text1"/>
                <w:sz w:val="16"/>
                <w:szCs w:val="16"/>
              </w:rPr>
              <w:t>Protocol IV, Chapter I, Article 4: Guidelines governing resettlement and integration</w:t>
            </w:r>
          </w:p>
          <w:p w14:paraId="799DEE47" w14:textId="77777777" w:rsidR="007B2785" w:rsidRPr="000D21C0" w:rsidRDefault="007B2785" w:rsidP="00F85205">
            <w:pPr>
              <w:rPr>
                <w:rFonts w:eastAsiaTheme="majorEastAsia"/>
                <w:color w:val="000000" w:themeColor="text1"/>
                <w:sz w:val="16"/>
                <w:szCs w:val="16"/>
              </w:rPr>
            </w:pPr>
          </w:p>
          <w:p w14:paraId="3ACB0098" w14:textId="77777777" w:rsidR="007B2785" w:rsidRPr="000D21C0" w:rsidRDefault="007B2785" w:rsidP="00F85205">
            <w:pPr>
              <w:rPr>
                <w:rFonts w:eastAsiaTheme="majorEastAsia"/>
                <w:b/>
                <w:bCs/>
                <w:color w:val="000000" w:themeColor="text1"/>
                <w:sz w:val="16"/>
                <w:szCs w:val="16"/>
              </w:rPr>
            </w:pPr>
            <w:r w:rsidRPr="000D21C0">
              <w:rPr>
                <w:rFonts w:eastAsiaTheme="majorEastAsia"/>
                <w:b/>
                <w:bCs/>
                <w:color w:val="000000" w:themeColor="text1"/>
                <w:sz w:val="16"/>
                <w:szCs w:val="16"/>
              </w:rPr>
              <w:t xml:space="preserve">https://peaceaccords.nd.edu/accord/arusha-peace-and-reconciliation-agreement-for-burundi?1690 </w:t>
            </w:r>
          </w:p>
          <w:p w14:paraId="18E2A927" w14:textId="77777777" w:rsidR="007B2785" w:rsidRPr="000D21C0" w:rsidRDefault="007B2785" w:rsidP="00F85205">
            <w:pPr>
              <w:rPr>
                <w:rFonts w:eastAsiaTheme="majorEastAsia"/>
                <w:b/>
                <w:bCs/>
                <w:color w:val="000000" w:themeColor="text1"/>
                <w:sz w:val="16"/>
                <w:szCs w:val="16"/>
              </w:rPr>
            </w:pPr>
          </w:p>
          <w:p w14:paraId="4A800027" w14:textId="77777777" w:rsidR="007B2785" w:rsidRPr="000D21C0" w:rsidRDefault="007B2785" w:rsidP="00F85205">
            <w:pPr>
              <w:rPr>
                <w:rFonts w:eastAsiaTheme="majorEastAsia"/>
                <w:b/>
                <w:bCs/>
                <w:color w:val="000000" w:themeColor="text1"/>
                <w:sz w:val="16"/>
                <w:szCs w:val="16"/>
              </w:rPr>
            </w:pPr>
            <w:r w:rsidRPr="000D21C0">
              <w:rPr>
                <w:rFonts w:eastAsiaTheme="majorEastAsia"/>
                <w:b/>
                <w:bCs/>
                <w:color w:val="000000" w:themeColor="text1"/>
                <w:sz w:val="16"/>
                <w:szCs w:val="16"/>
              </w:rPr>
              <w:t xml:space="preserve">https://www.unhcr.org/statistics/country/44e5c7470/2004-unhcr-statistical-yearbook-country-data-sheet-burundi.html </w:t>
            </w:r>
          </w:p>
          <w:p w14:paraId="2B92C0D8" w14:textId="77777777" w:rsidR="007B2785" w:rsidRPr="000D21C0" w:rsidRDefault="007B2785" w:rsidP="00F85205">
            <w:pPr>
              <w:rPr>
                <w:rFonts w:eastAsiaTheme="majorEastAsia"/>
                <w:b/>
                <w:bCs/>
                <w:color w:val="000000" w:themeColor="text1"/>
                <w:sz w:val="16"/>
                <w:szCs w:val="16"/>
              </w:rPr>
            </w:pPr>
          </w:p>
          <w:p w14:paraId="37FCEECB" w14:textId="77777777" w:rsidR="007B2785" w:rsidRPr="000D21C0" w:rsidRDefault="007B2785" w:rsidP="00F85205">
            <w:pPr>
              <w:rPr>
                <w:rFonts w:eastAsiaTheme="majorEastAsia"/>
                <w:b/>
                <w:bCs/>
                <w:color w:val="000000" w:themeColor="text1"/>
                <w:sz w:val="16"/>
                <w:szCs w:val="16"/>
              </w:rPr>
            </w:pPr>
            <w:r w:rsidRPr="000D21C0">
              <w:rPr>
                <w:rFonts w:eastAsiaTheme="majorEastAsia"/>
                <w:b/>
                <w:bCs/>
                <w:color w:val="000000" w:themeColor="text1"/>
                <w:sz w:val="16"/>
                <w:szCs w:val="16"/>
              </w:rPr>
              <w:t xml:space="preserve">https://www.afrobarometer.org/publication/ad163-burundis-national-land-commission-how-fairly-does-it-resolve-land-disputes/ </w:t>
            </w:r>
          </w:p>
          <w:p w14:paraId="7D61B0CB" w14:textId="77777777" w:rsidR="007B2785" w:rsidRPr="000D21C0" w:rsidRDefault="007B2785" w:rsidP="00F85205">
            <w:pPr>
              <w:rPr>
                <w:rFonts w:eastAsiaTheme="majorEastAsia"/>
                <w:b/>
                <w:bCs/>
                <w:color w:val="000000" w:themeColor="text1"/>
                <w:sz w:val="16"/>
                <w:szCs w:val="16"/>
              </w:rPr>
            </w:pPr>
          </w:p>
          <w:p w14:paraId="27C84DCA" w14:textId="77777777" w:rsidR="007B2785" w:rsidRPr="000D21C0" w:rsidRDefault="007B2785" w:rsidP="00F85205">
            <w:pPr>
              <w:rPr>
                <w:rFonts w:eastAsiaTheme="majorEastAsia"/>
                <w:b/>
                <w:bCs/>
                <w:color w:val="000000" w:themeColor="text1"/>
                <w:sz w:val="16"/>
                <w:szCs w:val="16"/>
              </w:rPr>
            </w:pPr>
            <w:r w:rsidRPr="000D21C0">
              <w:rPr>
                <w:rFonts w:eastAsiaTheme="majorEastAsia"/>
                <w:b/>
                <w:bCs/>
                <w:color w:val="000000" w:themeColor="text1"/>
                <w:sz w:val="16"/>
                <w:szCs w:val="16"/>
              </w:rPr>
              <w:t xml:space="preserve">https://www.internal-displacement.org/countries/burundi </w:t>
            </w:r>
          </w:p>
          <w:p w14:paraId="4A5D038B" w14:textId="77777777" w:rsidR="007B2785" w:rsidRPr="000D21C0" w:rsidRDefault="007B2785" w:rsidP="00F85205">
            <w:pPr>
              <w:rPr>
                <w:rFonts w:eastAsiaTheme="majorEastAsia"/>
                <w:b/>
                <w:bCs/>
                <w:color w:val="000000" w:themeColor="text1"/>
                <w:sz w:val="16"/>
                <w:szCs w:val="16"/>
              </w:rPr>
            </w:pPr>
          </w:p>
        </w:tc>
      </w:tr>
      <w:tr w:rsidR="007B2785" w:rsidRPr="000D21C0" w14:paraId="6CD3F218" w14:textId="77777777" w:rsidTr="008B653C">
        <w:tc>
          <w:tcPr>
            <w:tcW w:w="2436" w:type="dxa"/>
            <w:gridSpan w:val="2"/>
            <w:tcBorders>
              <w:bottom w:val="single" w:sz="4" w:space="0" w:color="auto"/>
            </w:tcBorders>
            <w:shd w:val="clear" w:color="auto" w:fill="FFFFFF" w:themeFill="background1"/>
          </w:tcPr>
          <w:p w14:paraId="3F6B7CCE" w14:textId="77777777" w:rsidR="007B2785" w:rsidRPr="000D21C0" w:rsidRDefault="007B2785" w:rsidP="00F85205">
            <w:pPr>
              <w:rPr>
                <w:b/>
                <w:bCs/>
                <w:color w:val="000000" w:themeColor="text1"/>
                <w:sz w:val="16"/>
                <w:szCs w:val="16"/>
              </w:rPr>
            </w:pPr>
            <w:proofErr w:type="spellStart"/>
            <w:r w:rsidRPr="000D21C0">
              <w:rPr>
                <w:b/>
                <w:bCs/>
                <w:color w:val="000000" w:themeColor="text1"/>
                <w:sz w:val="16"/>
                <w:szCs w:val="16"/>
              </w:rPr>
              <w:t>Ohrid</w:t>
            </w:r>
            <w:proofErr w:type="spellEnd"/>
            <w:r w:rsidRPr="000D21C0">
              <w:rPr>
                <w:b/>
                <w:bCs/>
                <w:color w:val="000000" w:themeColor="text1"/>
                <w:sz w:val="16"/>
                <w:szCs w:val="16"/>
              </w:rPr>
              <w:t xml:space="preserve"> Agreement </w:t>
            </w:r>
            <w:r w:rsidRPr="000D21C0">
              <w:rPr>
                <w:color w:val="000000" w:themeColor="text1"/>
                <w:sz w:val="16"/>
                <w:szCs w:val="16"/>
              </w:rPr>
              <w:t xml:space="preserve">(Macedonia - August 13, 2001); Signed by Government of the Republic of Macedonia (*today North Macedonia) and representatives of Albanian minority [i.e., National Liberation Army (UÇK); separatist group closely tied to Kosovo Liberation Army (KLA)]; </w:t>
            </w:r>
          </w:p>
        </w:tc>
        <w:tc>
          <w:tcPr>
            <w:tcW w:w="6915" w:type="dxa"/>
            <w:tcBorders>
              <w:bottom w:val="single" w:sz="4" w:space="0" w:color="auto"/>
            </w:tcBorders>
            <w:shd w:val="clear" w:color="auto" w:fill="FFFFFF" w:themeFill="background1"/>
          </w:tcPr>
          <w:p w14:paraId="1DB10D8E"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2C61CD17"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2001: UNHCR states 90,012 refugees returned to Macedonia in 2001</w:t>
            </w:r>
          </w:p>
          <w:p w14:paraId="3F05B04A"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2002: 10,767 returnees</w:t>
            </w:r>
          </w:p>
          <w:p w14:paraId="5848E4EB"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2003: 2,201 returnees</w:t>
            </w:r>
          </w:p>
          <w:p w14:paraId="7F82E3A2"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2004: 726 returnees</w:t>
            </w:r>
          </w:p>
          <w:p w14:paraId="5B63BD01"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2005: Provision complete</w:t>
            </w:r>
          </w:p>
          <w:p w14:paraId="1C56B2A5" w14:textId="77777777" w:rsidR="007B2785" w:rsidRPr="000D21C0" w:rsidRDefault="007B2785" w:rsidP="00F85205">
            <w:pPr>
              <w:rPr>
                <w:color w:val="000000" w:themeColor="text1"/>
                <w:sz w:val="16"/>
                <w:szCs w:val="16"/>
                <w:shd w:val="clear" w:color="auto" w:fill="FEFEFE"/>
              </w:rPr>
            </w:pPr>
          </w:p>
          <w:p w14:paraId="45103144"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193EE8E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2001: Estimated 510,000 IDPs, 55k home at end of 2001</w:t>
            </w:r>
          </w:p>
          <w:p w14:paraId="04D25EA6" w14:textId="77777777" w:rsidR="007B2785" w:rsidRPr="000D21C0" w:rsidRDefault="007B2785" w:rsidP="00F85205">
            <w:pPr>
              <w:rPr>
                <w:b/>
                <w:bCs/>
                <w:color w:val="000000" w:themeColor="text1"/>
                <w:sz w:val="16"/>
                <w:szCs w:val="16"/>
                <w:shd w:val="clear" w:color="auto" w:fill="FEFEFE"/>
              </w:rPr>
            </w:pPr>
            <w:r w:rsidRPr="000D21C0">
              <w:rPr>
                <w:color w:val="000000" w:themeColor="text1"/>
                <w:sz w:val="16"/>
                <w:szCs w:val="16"/>
                <w:shd w:val="clear" w:color="auto" w:fill="FEFEFE"/>
              </w:rPr>
              <w:t>2002: IDMC (Internal Displacement Monitoring System) did not report IDPs throughout 2009, insinuating repatriation or only minor movements.</w:t>
            </w:r>
          </w:p>
          <w:p w14:paraId="6093849E" w14:textId="1D7AA32B"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ANNEX C</w:t>
            </w:r>
          </w:p>
          <w:p w14:paraId="165388BA"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3.1. All parties will work to ensure the return of refugees who are citizens or legal residents of Macedonia and displaced persons to their homes within the shortest possible timeframe, and invite the international community and in particular UNHCR to assist in these efforts.</w:t>
            </w:r>
          </w:p>
          <w:p w14:paraId="2422CDA8"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European Union (lead negotiator: François </w:t>
            </w:r>
            <w:proofErr w:type="spellStart"/>
            <w:r w:rsidRPr="000D21C0">
              <w:rPr>
                <w:color w:val="000000" w:themeColor="text1"/>
                <w:sz w:val="16"/>
                <w:szCs w:val="16"/>
                <w:shd w:val="clear" w:color="auto" w:fill="FEFEFE"/>
              </w:rPr>
              <w:t>Léotard</w:t>
            </w:r>
            <w:proofErr w:type="spellEnd"/>
            <w:r w:rsidRPr="000D21C0">
              <w:rPr>
                <w:color w:val="000000" w:themeColor="text1"/>
                <w:sz w:val="16"/>
                <w:szCs w:val="16"/>
                <w:shd w:val="clear" w:color="auto" w:fill="FEFEFE"/>
              </w:rPr>
              <w:t>)</w:t>
            </w:r>
          </w:p>
          <w:p w14:paraId="66385E86" w14:textId="77777777" w:rsidR="007B2785" w:rsidRPr="000D21C0" w:rsidRDefault="007B2785" w:rsidP="00F85205">
            <w:pPr>
              <w:rPr>
                <w:color w:val="000000" w:themeColor="text1"/>
                <w:sz w:val="16"/>
                <w:szCs w:val="16"/>
                <w:shd w:val="clear" w:color="auto" w:fill="FEFEFE"/>
              </w:rPr>
            </w:pPr>
          </w:p>
          <w:p w14:paraId="1B8F393C"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U.S. (rep. James W. Pardew)</w:t>
            </w:r>
          </w:p>
          <w:p w14:paraId="6E9A964E" w14:textId="77777777" w:rsidR="007B2785" w:rsidRPr="000D21C0" w:rsidRDefault="007B2785" w:rsidP="00F85205">
            <w:pPr>
              <w:rPr>
                <w:color w:val="000000" w:themeColor="text1"/>
                <w:sz w:val="16"/>
                <w:szCs w:val="16"/>
                <w:shd w:val="clear" w:color="auto" w:fill="FEFEFE"/>
              </w:rPr>
            </w:pPr>
          </w:p>
          <w:p w14:paraId="3B852759" w14:textId="77777777" w:rsidR="007B2785" w:rsidRPr="000D21C0" w:rsidRDefault="007B2785" w:rsidP="00F85205">
            <w:pPr>
              <w:rPr>
                <w:color w:val="000000" w:themeColor="text1"/>
                <w:sz w:val="16"/>
                <w:szCs w:val="16"/>
              </w:rPr>
            </w:pPr>
            <w:r w:rsidRPr="000D21C0">
              <w:rPr>
                <w:color w:val="000000" w:themeColor="text1"/>
                <w:sz w:val="16"/>
                <w:szCs w:val="16"/>
                <w:shd w:val="clear" w:color="auto" w:fill="FEFEFE"/>
              </w:rPr>
              <w:t>The parliamentary debate on peace agreement was halted on issues related to refugees in early September 2002. Nationalist politicians were complaining that ethnic Albanian rebels were blocking the reparations of Slav refugees.</w:t>
            </w:r>
          </w:p>
        </w:tc>
        <w:tc>
          <w:tcPr>
            <w:tcW w:w="4394" w:type="dxa"/>
            <w:tcBorders>
              <w:bottom w:val="single" w:sz="4" w:space="0" w:color="auto"/>
            </w:tcBorders>
            <w:shd w:val="clear" w:color="auto" w:fill="FFFFFF" w:themeFill="background1"/>
          </w:tcPr>
          <w:p w14:paraId="7E43424B" w14:textId="77777777" w:rsidR="007B2785" w:rsidRPr="000D21C0" w:rsidRDefault="00E87061" w:rsidP="00F85205">
            <w:pPr>
              <w:rPr>
                <w:color w:val="000000" w:themeColor="text1"/>
                <w:sz w:val="16"/>
                <w:szCs w:val="16"/>
              </w:rPr>
            </w:pPr>
            <w:hyperlink r:id="rId280" w:history="1">
              <w:r w:rsidR="007B2785" w:rsidRPr="000D21C0">
                <w:rPr>
                  <w:color w:val="000000" w:themeColor="text1"/>
                  <w:sz w:val="16"/>
                  <w:szCs w:val="16"/>
                  <w:u w:val="single"/>
                </w:rPr>
                <w:t>https://peaceaccords.nd.edu/wp-content/accords/Macedonia_framework_agreement.pdf</w:t>
              </w:r>
            </w:hyperlink>
            <w:r w:rsidR="007B2785" w:rsidRPr="000D21C0">
              <w:rPr>
                <w:color w:val="000000" w:themeColor="text1"/>
                <w:sz w:val="16"/>
                <w:szCs w:val="16"/>
              </w:rPr>
              <w:t xml:space="preserve"> </w:t>
            </w:r>
          </w:p>
          <w:p w14:paraId="75532397" w14:textId="77777777" w:rsidR="007B2785" w:rsidRPr="000D21C0" w:rsidRDefault="007B2785" w:rsidP="00F85205">
            <w:pPr>
              <w:rPr>
                <w:color w:val="000000" w:themeColor="text1"/>
                <w:sz w:val="16"/>
                <w:szCs w:val="16"/>
              </w:rPr>
            </w:pPr>
          </w:p>
          <w:p w14:paraId="11894AE0" w14:textId="77777777" w:rsidR="007B2785" w:rsidRPr="000D21C0" w:rsidRDefault="00E87061" w:rsidP="00F85205">
            <w:pPr>
              <w:rPr>
                <w:color w:val="000000" w:themeColor="text1"/>
                <w:sz w:val="16"/>
                <w:szCs w:val="16"/>
              </w:rPr>
            </w:pPr>
            <w:hyperlink r:id="rId281" w:history="1">
              <w:r w:rsidR="007B2785" w:rsidRPr="000D21C0">
                <w:rPr>
                  <w:color w:val="000000" w:themeColor="text1"/>
                  <w:sz w:val="16"/>
                  <w:szCs w:val="16"/>
                  <w:u w:val="single"/>
                </w:rPr>
                <w:t>https://web.archive.org/web/20160823161129/http://www.fes.org.mk/pdf/OFA_english.pdf</w:t>
              </w:r>
            </w:hyperlink>
            <w:r w:rsidR="007B2785" w:rsidRPr="000D21C0">
              <w:rPr>
                <w:color w:val="000000" w:themeColor="text1"/>
                <w:sz w:val="16"/>
                <w:szCs w:val="16"/>
              </w:rPr>
              <w:t xml:space="preserve"> </w:t>
            </w:r>
          </w:p>
          <w:p w14:paraId="5B0A1FF5" w14:textId="77777777" w:rsidR="007B2785" w:rsidRPr="000D21C0" w:rsidRDefault="007B2785" w:rsidP="00F85205">
            <w:pPr>
              <w:rPr>
                <w:color w:val="000000" w:themeColor="text1"/>
                <w:sz w:val="16"/>
                <w:szCs w:val="16"/>
              </w:rPr>
            </w:pPr>
          </w:p>
          <w:p w14:paraId="2E78D6C4" w14:textId="77777777" w:rsidR="007B2785" w:rsidRPr="000D21C0" w:rsidRDefault="00E87061" w:rsidP="00F85205">
            <w:pPr>
              <w:rPr>
                <w:rFonts w:eastAsiaTheme="majorEastAsia"/>
                <w:b/>
                <w:bCs/>
                <w:color w:val="000000" w:themeColor="text1"/>
                <w:sz w:val="16"/>
                <w:szCs w:val="16"/>
              </w:rPr>
            </w:pPr>
            <w:hyperlink r:id="rId282" w:history="1">
              <w:r w:rsidR="007B2785" w:rsidRPr="000D21C0">
                <w:rPr>
                  <w:rFonts w:eastAsia="Times New Roman"/>
                  <w:color w:val="000000" w:themeColor="text1"/>
                  <w:sz w:val="16"/>
                  <w:szCs w:val="16"/>
                  <w:u w:val="single"/>
                </w:rPr>
                <w:t>https://web.archive.org/web/20120501064919/http://seeu.edu.mk/files/research/projects/OFA_EN_Final.pdf</w:t>
              </w:r>
            </w:hyperlink>
            <w:r w:rsidR="007B2785" w:rsidRPr="000D21C0">
              <w:rPr>
                <w:rFonts w:eastAsia="Times New Roman"/>
                <w:color w:val="000000" w:themeColor="text1"/>
                <w:sz w:val="16"/>
                <w:szCs w:val="16"/>
              </w:rPr>
              <w:t xml:space="preserve"> </w:t>
            </w:r>
          </w:p>
        </w:tc>
      </w:tr>
      <w:tr w:rsidR="007B2785" w:rsidRPr="000D21C0" w14:paraId="783E1E69" w14:textId="77777777" w:rsidTr="008B653C">
        <w:tc>
          <w:tcPr>
            <w:tcW w:w="2436" w:type="dxa"/>
            <w:gridSpan w:val="2"/>
            <w:shd w:val="clear" w:color="auto" w:fill="FFFFFF" w:themeFill="background1"/>
          </w:tcPr>
          <w:p w14:paraId="19FB7B35" w14:textId="77777777" w:rsidR="007B2785" w:rsidRPr="000D21C0" w:rsidRDefault="007B2785" w:rsidP="00F85205">
            <w:pPr>
              <w:rPr>
                <w:b/>
                <w:bCs/>
                <w:color w:val="000000" w:themeColor="text1"/>
                <w:sz w:val="16"/>
                <w:szCs w:val="16"/>
              </w:rPr>
            </w:pPr>
            <w:r w:rsidRPr="000D21C0">
              <w:rPr>
                <w:b/>
                <w:bCs/>
                <w:color w:val="000000" w:themeColor="text1"/>
                <w:sz w:val="16"/>
                <w:szCs w:val="16"/>
              </w:rPr>
              <w:t xml:space="preserve">Agreement for the Reform and Civil Concord </w:t>
            </w:r>
            <w:r w:rsidRPr="000D21C0">
              <w:rPr>
                <w:color w:val="000000" w:themeColor="text1"/>
                <w:sz w:val="16"/>
                <w:szCs w:val="16"/>
              </w:rPr>
              <w:t xml:space="preserve">(Djibouti - 2001); Follow-up to 1994 “Accord de la </w:t>
            </w:r>
            <w:proofErr w:type="spellStart"/>
            <w:r w:rsidRPr="000D21C0">
              <w:rPr>
                <w:color w:val="000000" w:themeColor="text1"/>
                <w:sz w:val="16"/>
                <w:szCs w:val="16"/>
              </w:rPr>
              <w:t>Paix</w:t>
            </w:r>
            <w:proofErr w:type="spellEnd"/>
            <w:r w:rsidRPr="000D21C0">
              <w:rPr>
                <w:color w:val="000000" w:themeColor="text1"/>
                <w:sz w:val="16"/>
                <w:szCs w:val="16"/>
              </w:rPr>
              <w:t>…,” definitively signing a peace accord and last of FRUD guerillas laid down arms for reintegration</w:t>
            </w:r>
          </w:p>
        </w:tc>
        <w:tc>
          <w:tcPr>
            <w:tcW w:w="6915" w:type="dxa"/>
            <w:shd w:val="clear" w:color="auto" w:fill="FFFFFF" w:themeFill="background1"/>
          </w:tcPr>
          <w:p w14:paraId="29056D3D"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503C93C7"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Refugee issue is very tricky in Djibouti as Djibouti’s nationality law allows people from neighboring countries to come to Djibouti</w:t>
            </w:r>
          </w:p>
          <w:p w14:paraId="3EFE123C" w14:textId="77777777" w:rsidR="007B2785" w:rsidRPr="000D21C0" w:rsidRDefault="007B2785" w:rsidP="00F85205">
            <w:pPr>
              <w:rPr>
                <w:color w:val="000000" w:themeColor="text1"/>
                <w:sz w:val="16"/>
                <w:szCs w:val="16"/>
                <w:shd w:val="clear" w:color="auto" w:fill="FEFEFE"/>
              </w:rPr>
            </w:pPr>
          </w:p>
          <w:p w14:paraId="340E529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Refugee provision of the accord was not implemented. In 2003, government attempted to expel 15% of the entire population (100,000 people) by labeling them illegal migrants.</w:t>
            </w:r>
          </w:p>
          <w:p w14:paraId="2482B5E2" w14:textId="77777777" w:rsidR="007B2785" w:rsidRPr="000D21C0" w:rsidRDefault="007B2785" w:rsidP="00F85205">
            <w:pPr>
              <w:rPr>
                <w:color w:val="000000" w:themeColor="text1"/>
                <w:sz w:val="16"/>
                <w:szCs w:val="16"/>
                <w:shd w:val="clear" w:color="auto" w:fill="FEFEFE"/>
              </w:rPr>
            </w:pPr>
          </w:p>
          <w:p w14:paraId="458868D5"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1D2A8308"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UNHCR does not report any IDPs in Djibouti between 2001 and 2005</w:t>
            </w:r>
          </w:p>
          <w:p w14:paraId="2F3269D8"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Article 7: On Beneficiaries.</w:t>
            </w:r>
          </w:p>
          <w:p w14:paraId="3C134D46"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The next of kin of the FRUD victims will receive assistance.</w:t>
            </w:r>
          </w:p>
          <w:p w14:paraId="4B884D0C"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 xml:space="preserve">External financial aid will be applied for in order to implement this </w:t>
            </w:r>
            <w:proofErr w:type="spellStart"/>
            <w:r w:rsidRPr="000D21C0">
              <w:rPr>
                <w:rFonts w:eastAsia="Times New Roman"/>
                <w:color w:val="000000" w:themeColor="text1"/>
                <w:sz w:val="16"/>
                <w:szCs w:val="16"/>
              </w:rPr>
              <w:t>programme</w:t>
            </w:r>
            <w:proofErr w:type="spellEnd"/>
            <w:r w:rsidRPr="000D21C0">
              <w:rPr>
                <w:rFonts w:eastAsia="Times New Roman"/>
                <w:color w:val="000000" w:themeColor="text1"/>
                <w:sz w:val="16"/>
                <w:szCs w:val="16"/>
              </w:rPr>
              <w:t xml:space="preserve"> within the framework of the strengthening of the peace process and the prevention of conflicts.</w:t>
            </w:r>
          </w:p>
          <w:p w14:paraId="47009E4D"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Article 9: On Consequences for Civilians.</w:t>
            </w:r>
          </w:p>
          <w:p w14:paraId="7DC5BABF"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b) Compensation will be allocated to the civilian victims whose belongings have been destroyed or damaged by the war.</w:t>
            </w:r>
          </w:p>
          <w:p w14:paraId="259A3C3B"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c) International financial support will be applied for with this end in view.</w:t>
            </w:r>
          </w:p>
          <w:p w14:paraId="5F5076F7" w14:textId="77777777" w:rsidR="007B2785" w:rsidRPr="000D21C0" w:rsidRDefault="007B2785" w:rsidP="00F85205">
            <w:pPr>
              <w:rPr>
                <w:color w:val="000000" w:themeColor="text1"/>
                <w:sz w:val="16"/>
                <w:szCs w:val="16"/>
              </w:rPr>
            </w:pPr>
            <w:r w:rsidRPr="000D21C0">
              <w:rPr>
                <w:color w:val="000000" w:themeColor="text1"/>
                <w:sz w:val="16"/>
                <w:szCs w:val="16"/>
              </w:rPr>
              <w:t>Djibouti President Ismail Omar Guelleh</w:t>
            </w:r>
          </w:p>
          <w:p w14:paraId="2CF0DBF1" w14:textId="77777777" w:rsidR="007B2785" w:rsidRPr="000D21C0" w:rsidRDefault="007B2785" w:rsidP="00F85205">
            <w:pPr>
              <w:rPr>
                <w:color w:val="000000" w:themeColor="text1"/>
                <w:sz w:val="16"/>
                <w:szCs w:val="16"/>
              </w:rPr>
            </w:pPr>
          </w:p>
          <w:p w14:paraId="10814181" w14:textId="77777777" w:rsidR="007B2785" w:rsidRPr="000D21C0" w:rsidRDefault="00E87061" w:rsidP="00F85205">
            <w:pPr>
              <w:rPr>
                <w:color w:val="000000" w:themeColor="text1"/>
                <w:sz w:val="16"/>
                <w:szCs w:val="16"/>
              </w:rPr>
            </w:pPr>
            <w:hyperlink r:id="rId283" w:history="1">
              <w:r w:rsidR="007B2785" w:rsidRPr="000D21C0">
                <w:rPr>
                  <w:color w:val="000000" w:themeColor="text1"/>
                  <w:sz w:val="16"/>
                  <w:szCs w:val="16"/>
                  <w:u w:val="single"/>
                </w:rPr>
                <w:t>https://peaceaccords.nd.edu/wp-content/accords/Agreement_for_Reform_and_Civil_Concord_2001-05-12.pdf</w:t>
              </w:r>
            </w:hyperlink>
            <w:r w:rsidR="007B2785" w:rsidRPr="000D21C0">
              <w:rPr>
                <w:color w:val="000000" w:themeColor="text1"/>
                <w:sz w:val="16"/>
                <w:szCs w:val="16"/>
              </w:rPr>
              <w:t xml:space="preserve"> </w:t>
            </w:r>
          </w:p>
          <w:p w14:paraId="49BAAFC1" w14:textId="77777777" w:rsidR="007B2785" w:rsidRPr="000D21C0" w:rsidRDefault="007B2785" w:rsidP="00F85205">
            <w:pPr>
              <w:rPr>
                <w:color w:val="000000" w:themeColor="text1"/>
                <w:sz w:val="16"/>
                <w:szCs w:val="16"/>
              </w:rPr>
            </w:pPr>
          </w:p>
          <w:p w14:paraId="19F55A4E" w14:textId="77777777" w:rsidR="007B2785" w:rsidRPr="000D21C0" w:rsidRDefault="00E87061" w:rsidP="00F85205">
            <w:pPr>
              <w:rPr>
                <w:color w:val="000000" w:themeColor="text1"/>
                <w:sz w:val="16"/>
                <w:szCs w:val="16"/>
              </w:rPr>
            </w:pPr>
            <w:hyperlink r:id="rId284" w:history="1">
              <w:r w:rsidR="007B2785" w:rsidRPr="000D21C0">
                <w:rPr>
                  <w:color w:val="000000" w:themeColor="text1"/>
                  <w:sz w:val="16"/>
                  <w:szCs w:val="16"/>
                  <w:u w:val="single"/>
                </w:rPr>
                <w:t>https://www.unhcr.org/media/2005-unhcr-statistical-yearbook-country-data-sheet-djibouti</w:t>
              </w:r>
            </w:hyperlink>
            <w:r w:rsidR="007B2785" w:rsidRPr="000D21C0">
              <w:rPr>
                <w:color w:val="000000" w:themeColor="text1"/>
                <w:sz w:val="16"/>
                <w:szCs w:val="16"/>
              </w:rPr>
              <w:t xml:space="preserve"> </w:t>
            </w:r>
          </w:p>
        </w:tc>
        <w:tc>
          <w:tcPr>
            <w:tcW w:w="4394" w:type="dxa"/>
            <w:shd w:val="clear" w:color="auto" w:fill="FFFFFF" w:themeFill="background1"/>
          </w:tcPr>
          <w:p w14:paraId="749617FB"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lastRenderedPageBreak/>
              <w:t>Article 8: General Principles.</w:t>
            </w:r>
          </w:p>
          <w:p w14:paraId="3D22FA7C"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b) Facing the enormity of the task of national reconstruction, the two Parties have agreed to grant this budget item a very special significance and to involve all the appropriate measures having in view the rehabilitation of refugees and displaced persons, the compensation of individuals whose belongings have been destroyed during the conflict and the reconstruction of public infrastructure.</w:t>
            </w:r>
          </w:p>
          <w:p w14:paraId="01F03C18" w14:textId="77777777" w:rsidR="007B2785" w:rsidRPr="000D21C0" w:rsidRDefault="007B2785" w:rsidP="00F85205">
            <w:pPr>
              <w:rPr>
                <w:rFonts w:eastAsiaTheme="majorEastAsia"/>
                <w:color w:val="000000" w:themeColor="text1"/>
                <w:sz w:val="16"/>
                <w:szCs w:val="16"/>
                <w:shd w:val="clear" w:color="auto" w:fill="FEFEFE"/>
              </w:rPr>
            </w:pPr>
          </w:p>
        </w:tc>
      </w:tr>
      <w:tr w:rsidR="007B2785" w:rsidRPr="000D21C0" w14:paraId="3B5A24B6" w14:textId="77777777" w:rsidTr="008B653C">
        <w:tc>
          <w:tcPr>
            <w:tcW w:w="2436" w:type="dxa"/>
            <w:gridSpan w:val="2"/>
            <w:shd w:val="clear" w:color="auto" w:fill="FFFFFF" w:themeFill="background1"/>
          </w:tcPr>
          <w:p w14:paraId="02219D1C" w14:textId="77777777" w:rsidR="007B2785" w:rsidRPr="000D21C0" w:rsidRDefault="007B2785" w:rsidP="00F85205">
            <w:pPr>
              <w:rPr>
                <w:b/>
                <w:bCs/>
                <w:color w:val="000000" w:themeColor="text1"/>
                <w:sz w:val="16"/>
                <w:szCs w:val="16"/>
              </w:rPr>
            </w:pPr>
            <w:proofErr w:type="spellStart"/>
            <w:r w:rsidRPr="000D21C0">
              <w:rPr>
                <w:b/>
                <w:bCs/>
                <w:color w:val="000000" w:themeColor="text1"/>
                <w:sz w:val="16"/>
                <w:szCs w:val="16"/>
              </w:rPr>
              <w:t>Luena</w:t>
            </w:r>
            <w:proofErr w:type="spellEnd"/>
            <w:r w:rsidRPr="000D21C0">
              <w:rPr>
                <w:b/>
                <w:bCs/>
                <w:color w:val="000000" w:themeColor="text1"/>
                <w:sz w:val="16"/>
                <w:szCs w:val="16"/>
              </w:rPr>
              <w:t xml:space="preserve"> Memorandum of Understanding </w:t>
            </w:r>
            <w:r w:rsidRPr="000D21C0">
              <w:rPr>
                <w:color w:val="000000" w:themeColor="text1"/>
                <w:sz w:val="16"/>
                <w:szCs w:val="16"/>
              </w:rPr>
              <w:t xml:space="preserve">(Angola – 2002); brought end to 26-year civil war following killing of UNITA leader Jonas </w:t>
            </w:r>
            <w:proofErr w:type="spellStart"/>
            <w:r w:rsidRPr="000D21C0">
              <w:rPr>
                <w:color w:val="000000" w:themeColor="text1"/>
                <w:sz w:val="16"/>
                <w:szCs w:val="16"/>
              </w:rPr>
              <w:t>Savimbi</w:t>
            </w:r>
            <w:proofErr w:type="spellEnd"/>
            <w:r w:rsidRPr="000D21C0">
              <w:rPr>
                <w:color w:val="000000" w:themeColor="text1"/>
                <w:sz w:val="16"/>
                <w:szCs w:val="16"/>
              </w:rPr>
              <w:t xml:space="preserve"> in 2002; agreement between MPLA &amp; UNITA</w:t>
            </w:r>
          </w:p>
        </w:tc>
        <w:tc>
          <w:tcPr>
            <w:tcW w:w="6915" w:type="dxa"/>
            <w:shd w:val="clear" w:color="auto" w:fill="FFFFFF" w:themeFill="background1"/>
          </w:tcPr>
          <w:p w14:paraId="375A714D"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23B95BC2"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UNAVEM III (UN Angola mission) estimates 10% of total IDPs had returned home by 1995</w:t>
            </w:r>
          </w:p>
          <w:p w14:paraId="1901F19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1998: War </w:t>
            </w:r>
            <w:r w:rsidRPr="000D21C0">
              <w:rPr>
                <w:color w:val="000000" w:themeColor="text1"/>
                <w:sz w:val="16"/>
                <w:szCs w:val="16"/>
                <w:shd w:val="clear" w:color="auto" w:fill="FEFEFE"/>
              </w:rPr>
              <w:sym w:font="Wingdings" w:char="F0E0"/>
            </w:r>
            <w:r w:rsidRPr="000D21C0">
              <w:rPr>
                <w:color w:val="000000" w:themeColor="text1"/>
                <w:sz w:val="16"/>
                <w:szCs w:val="16"/>
                <w:shd w:val="clear" w:color="auto" w:fill="FEFEFE"/>
              </w:rPr>
              <w:t xml:space="preserve"> increase in IDPs; Governor of </w:t>
            </w:r>
            <w:proofErr w:type="spellStart"/>
            <w:r w:rsidRPr="000D21C0">
              <w:rPr>
                <w:color w:val="000000" w:themeColor="text1"/>
                <w:sz w:val="16"/>
                <w:szCs w:val="16"/>
                <w:shd w:val="clear" w:color="auto" w:fill="FEFEFE"/>
              </w:rPr>
              <w:t>Bie</w:t>
            </w:r>
            <w:proofErr w:type="spellEnd"/>
            <w:r w:rsidRPr="000D21C0">
              <w:rPr>
                <w:color w:val="000000" w:themeColor="text1"/>
                <w:sz w:val="16"/>
                <w:szCs w:val="16"/>
                <w:shd w:val="clear" w:color="auto" w:fill="FEFEFE"/>
              </w:rPr>
              <w:t xml:space="preserve"> Province declares settlement of 300k ppl; Social Reintegration Minister estimates between April – September of 2002, 500k people had left camps and returned home; UN Humanitarian Coordinator, Erick de Mull, reports that 2M ppl have been settled via UN programs</w:t>
            </w:r>
          </w:p>
          <w:p w14:paraId="7A9D74E8"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2003: 2.4M IDPs remain in Angola</w:t>
            </w:r>
          </w:p>
          <w:p w14:paraId="059AE6B0"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2004: 425k ppl resettled</w:t>
            </w:r>
          </w:p>
          <w:p w14:paraId="240594BB" w14:textId="77777777" w:rsidR="007B2785" w:rsidRPr="000D21C0" w:rsidRDefault="007B2785" w:rsidP="00F85205">
            <w:pPr>
              <w:rPr>
                <w:b/>
                <w:bCs/>
                <w:color w:val="000000" w:themeColor="text1"/>
                <w:sz w:val="16"/>
                <w:szCs w:val="16"/>
                <w:shd w:val="clear" w:color="auto" w:fill="FEFEFE"/>
              </w:rPr>
            </w:pPr>
            <w:r w:rsidRPr="000D21C0">
              <w:rPr>
                <w:color w:val="000000" w:themeColor="text1"/>
                <w:sz w:val="16"/>
                <w:szCs w:val="16"/>
                <w:shd w:val="clear" w:color="auto" w:fill="FEFEFE"/>
              </w:rPr>
              <w:t xml:space="preserve">2005: Joint assessment by UN &amp; Angolan gov. reports that, since ceasefire, 4 million ppl (these #s </w:t>
            </w:r>
            <w:proofErr w:type="gramStart"/>
            <w:r w:rsidRPr="000D21C0">
              <w:rPr>
                <w:color w:val="000000" w:themeColor="text1"/>
                <w:sz w:val="16"/>
                <w:szCs w:val="16"/>
                <w:shd w:val="clear" w:color="auto" w:fill="FEFEFE"/>
              </w:rPr>
              <w:t>seem</w:t>
            </w:r>
            <w:proofErr w:type="gramEnd"/>
            <w:r w:rsidRPr="000D21C0">
              <w:rPr>
                <w:color w:val="000000" w:themeColor="text1"/>
                <w:sz w:val="16"/>
                <w:szCs w:val="16"/>
                <w:shd w:val="clear" w:color="auto" w:fill="FEFEFE"/>
              </w:rPr>
              <w:t xml:space="preserve"> to oscillate a lot so maybe some data tampering) have returned home, leaving only 91k IDPs.</w:t>
            </w:r>
          </w:p>
          <w:p w14:paraId="528AF15D" w14:textId="2290B1E6" w:rsidR="007B2785" w:rsidRPr="000D21C0" w:rsidRDefault="007B2785" w:rsidP="00F85205">
            <w:pPr>
              <w:rPr>
                <w:rFonts w:eastAsiaTheme="majorEastAsia"/>
                <w:b/>
                <w:bCs/>
                <w:color w:val="000000" w:themeColor="text1"/>
                <w:sz w:val="16"/>
                <w:szCs w:val="16"/>
              </w:rPr>
            </w:pPr>
            <w:r w:rsidRPr="000D21C0">
              <w:rPr>
                <w:rFonts w:eastAsia="Times New Roman"/>
                <w:color w:val="000000" w:themeColor="text1"/>
                <w:sz w:val="16"/>
                <w:szCs w:val="16"/>
              </w:rPr>
              <w:t>Day before signing, Angolan parliament approved general amnesty law for UNITA troops, ignores issues of UNITA-affiliated refugee ostracization</w:t>
            </w:r>
          </w:p>
          <w:p w14:paraId="5EA46301" w14:textId="73EFD352" w:rsidR="007B2785" w:rsidRPr="000D21C0" w:rsidRDefault="007B2785" w:rsidP="00F85205">
            <w:pPr>
              <w:rPr>
                <w:color w:val="000000" w:themeColor="text1"/>
                <w:sz w:val="16"/>
                <w:szCs w:val="16"/>
              </w:rPr>
            </w:pPr>
            <w:r w:rsidRPr="000D21C0">
              <w:rPr>
                <w:color w:val="000000" w:themeColor="text1"/>
                <w:sz w:val="16"/>
                <w:szCs w:val="16"/>
              </w:rPr>
              <w:t>UN Mission to Angola (UNMA &amp; UNAVEM III)</w:t>
            </w:r>
          </w:p>
          <w:p w14:paraId="637718B2" w14:textId="77777777" w:rsidR="007B2785" w:rsidRPr="000D21C0" w:rsidRDefault="007B2785" w:rsidP="00F85205">
            <w:pPr>
              <w:rPr>
                <w:color w:val="000000" w:themeColor="text1"/>
                <w:sz w:val="16"/>
                <w:szCs w:val="16"/>
              </w:rPr>
            </w:pPr>
          </w:p>
          <w:p w14:paraId="6AFB3DC0" w14:textId="77777777" w:rsidR="007B2785" w:rsidRPr="000D21C0" w:rsidRDefault="007B2785" w:rsidP="00F85205">
            <w:pPr>
              <w:rPr>
                <w:color w:val="000000" w:themeColor="text1"/>
                <w:sz w:val="16"/>
                <w:szCs w:val="16"/>
              </w:rPr>
            </w:pPr>
            <w:r w:rsidRPr="000D21C0">
              <w:rPr>
                <w:color w:val="000000" w:themeColor="text1"/>
                <w:sz w:val="16"/>
                <w:szCs w:val="16"/>
              </w:rPr>
              <w:t>African observers: Southern African Development Community (SADC)</w:t>
            </w:r>
          </w:p>
          <w:p w14:paraId="437CEDD4" w14:textId="77777777" w:rsidR="007B2785" w:rsidRPr="000D21C0" w:rsidRDefault="007B2785" w:rsidP="00F85205">
            <w:pPr>
              <w:rPr>
                <w:color w:val="000000" w:themeColor="text1"/>
                <w:sz w:val="16"/>
                <w:szCs w:val="16"/>
              </w:rPr>
            </w:pPr>
          </w:p>
          <w:p w14:paraId="25421A18" w14:textId="77777777" w:rsidR="007B2785" w:rsidRPr="000D21C0" w:rsidRDefault="007B2785" w:rsidP="00F85205">
            <w:pPr>
              <w:rPr>
                <w:color w:val="000000" w:themeColor="text1"/>
                <w:sz w:val="16"/>
                <w:szCs w:val="16"/>
              </w:rPr>
            </w:pPr>
            <w:r w:rsidRPr="000D21C0">
              <w:rPr>
                <w:color w:val="000000" w:themeColor="text1"/>
                <w:sz w:val="16"/>
                <w:szCs w:val="16"/>
              </w:rPr>
              <w:t>The “Troika:” Portugal, U.S., Russia</w:t>
            </w:r>
          </w:p>
          <w:p w14:paraId="2963A4D5" w14:textId="2ABCBA41"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UNITA and civilian sympathizers got short end of the stick, later reforms would prioritize social mobility for historically MPLA-supporters</w:t>
            </w:r>
          </w:p>
          <w:p w14:paraId="6EB74177" w14:textId="77777777" w:rsidR="007B2785" w:rsidRPr="000D21C0" w:rsidRDefault="007B2785" w:rsidP="00F85205">
            <w:pPr>
              <w:rPr>
                <w:color w:val="000000" w:themeColor="text1"/>
                <w:sz w:val="16"/>
                <w:szCs w:val="16"/>
                <w:shd w:val="clear" w:color="auto" w:fill="FEFEFE"/>
              </w:rPr>
            </w:pPr>
          </w:p>
          <w:p w14:paraId="07575404" w14:textId="77777777" w:rsidR="007B2785" w:rsidRPr="000D21C0" w:rsidRDefault="007B2785" w:rsidP="00F85205">
            <w:pPr>
              <w:rPr>
                <w:color w:val="000000" w:themeColor="text1"/>
                <w:sz w:val="16"/>
                <w:szCs w:val="16"/>
              </w:rPr>
            </w:pPr>
            <w:r w:rsidRPr="000D21C0">
              <w:rPr>
                <w:color w:val="000000" w:themeColor="text1"/>
                <w:sz w:val="16"/>
                <w:szCs w:val="16"/>
                <w:shd w:val="clear" w:color="auto" w:fill="FEFEFE"/>
              </w:rPr>
              <w:t>MPLA and supporters dominated nation and still do</w:t>
            </w:r>
          </w:p>
        </w:tc>
        <w:tc>
          <w:tcPr>
            <w:tcW w:w="4394" w:type="dxa"/>
            <w:shd w:val="clear" w:color="auto" w:fill="FFFFFF" w:themeFill="background1"/>
          </w:tcPr>
          <w:p w14:paraId="3C3ED294" w14:textId="77777777" w:rsidR="007B2785" w:rsidRPr="000D21C0" w:rsidRDefault="00E87061" w:rsidP="00F85205">
            <w:pPr>
              <w:rPr>
                <w:color w:val="000000" w:themeColor="text1"/>
                <w:sz w:val="16"/>
                <w:szCs w:val="16"/>
              </w:rPr>
            </w:pPr>
            <w:hyperlink r:id="rId285" w:history="1">
              <w:r w:rsidR="007B2785" w:rsidRPr="000D21C0">
                <w:rPr>
                  <w:color w:val="000000" w:themeColor="text1"/>
                  <w:sz w:val="16"/>
                  <w:szCs w:val="16"/>
                  <w:u w:val="single"/>
                </w:rPr>
                <w:t>https://www.c-r.org/accord/angola/end-war-luena-memorandum-understanding</w:t>
              </w:r>
            </w:hyperlink>
            <w:r w:rsidR="007B2785" w:rsidRPr="000D21C0">
              <w:rPr>
                <w:color w:val="000000" w:themeColor="text1"/>
                <w:sz w:val="16"/>
                <w:szCs w:val="16"/>
              </w:rPr>
              <w:t xml:space="preserve"> </w:t>
            </w:r>
          </w:p>
          <w:p w14:paraId="51214949" w14:textId="77777777" w:rsidR="007B2785" w:rsidRPr="000D21C0" w:rsidRDefault="007B2785" w:rsidP="00F85205">
            <w:pPr>
              <w:rPr>
                <w:color w:val="000000" w:themeColor="text1"/>
                <w:sz w:val="16"/>
                <w:szCs w:val="16"/>
              </w:rPr>
            </w:pPr>
          </w:p>
          <w:p w14:paraId="05056757" w14:textId="77777777" w:rsidR="007B2785" w:rsidRPr="000D21C0" w:rsidRDefault="00E87061" w:rsidP="00F85205">
            <w:pPr>
              <w:rPr>
                <w:rFonts w:eastAsiaTheme="majorEastAsia"/>
                <w:b/>
                <w:bCs/>
                <w:color w:val="000000" w:themeColor="text1"/>
                <w:sz w:val="16"/>
                <w:szCs w:val="16"/>
              </w:rPr>
            </w:pPr>
            <w:hyperlink r:id="rId286" w:history="1">
              <w:r w:rsidR="007B2785" w:rsidRPr="000D21C0">
                <w:rPr>
                  <w:rFonts w:eastAsia="Times New Roman"/>
                  <w:color w:val="000000" w:themeColor="text1"/>
                  <w:sz w:val="16"/>
                  <w:szCs w:val="16"/>
                  <w:u w:val="single"/>
                </w:rPr>
                <w:t>https://www.peaceagreements.org/wview/978/Luena%20Memorandum%20of%20Understanding%20(Addendum%20to%20the%20Lusaka%20Protocol%20for%20the%20Cessation%20of%20Hostilities%20and%20the%20Resolution%20of%20the%20Outstanding%20Military%20Issues%20under%20the%20Lusaka%20Protocol)</w:t>
              </w:r>
            </w:hyperlink>
            <w:r w:rsidR="007B2785" w:rsidRPr="000D21C0">
              <w:rPr>
                <w:rFonts w:eastAsia="Times New Roman"/>
                <w:color w:val="000000" w:themeColor="text1"/>
                <w:sz w:val="16"/>
                <w:szCs w:val="16"/>
              </w:rPr>
              <w:t xml:space="preserve"> </w:t>
            </w:r>
          </w:p>
        </w:tc>
      </w:tr>
      <w:tr w:rsidR="007B2785" w:rsidRPr="000D21C0" w14:paraId="2F503383" w14:textId="77777777" w:rsidTr="008B653C">
        <w:tc>
          <w:tcPr>
            <w:tcW w:w="2436" w:type="dxa"/>
            <w:gridSpan w:val="2"/>
            <w:shd w:val="clear" w:color="auto" w:fill="FFFFFF" w:themeFill="background1"/>
          </w:tcPr>
          <w:p w14:paraId="0C3F2520" w14:textId="77777777" w:rsidR="007B2785" w:rsidRPr="000D21C0" w:rsidRDefault="007B2785" w:rsidP="00F85205">
            <w:pPr>
              <w:rPr>
                <w:b/>
                <w:bCs/>
                <w:color w:val="000000" w:themeColor="text1"/>
                <w:sz w:val="16"/>
                <w:szCs w:val="16"/>
              </w:rPr>
            </w:pPr>
            <w:r w:rsidRPr="000D21C0">
              <w:rPr>
                <w:b/>
                <w:bCs/>
                <w:color w:val="000000" w:themeColor="text1"/>
                <w:sz w:val="16"/>
                <w:szCs w:val="16"/>
              </w:rPr>
              <w:t xml:space="preserve">Accra Peace Agreement </w:t>
            </w:r>
            <w:r w:rsidRPr="000D21C0">
              <w:rPr>
                <w:color w:val="000000" w:themeColor="text1"/>
                <w:sz w:val="16"/>
                <w:szCs w:val="16"/>
              </w:rPr>
              <w:t>(Aug. 18, 2003); Liberians United for Reconciliation and Democracy (LURD), backed by Guinea, oppose Charles Taylor alongside Movement for Democracy in Liberia (MODEL – another anti-Taylor group); Taylor fled to Nigeria in 2003, ending war.</w:t>
            </w:r>
          </w:p>
        </w:tc>
        <w:tc>
          <w:tcPr>
            <w:tcW w:w="6915" w:type="dxa"/>
            <w:shd w:val="clear" w:color="auto" w:fill="FFFFFF" w:themeFill="background1"/>
          </w:tcPr>
          <w:p w14:paraId="46CC37EB"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238A01DF"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2002: 107,000 in Guinea, 71,000 in Cote d’Ivoire, 38,000 Sierra Leone, 11,000 Ghana, 3,000 </w:t>
            </w:r>
            <w:proofErr w:type="gramStart"/>
            <w:r w:rsidRPr="000D21C0">
              <w:rPr>
                <w:color w:val="000000" w:themeColor="text1"/>
                <w:sz w:val="16"/>
                <w:szCs w:val="16"/>
                <w:shd w:val="clear" w:color="auto" w:fill="FEFEFE"/>
              </w:rPr>
              <w:t>other</w:t>
            </w:r>
            <w:proofErr w:type="gramEnd"/>
            <w:r w:rsidRPr="000D21C0">
              <w:rPr>
                <w:color w:val="000000" w:themeColor="text1"/>
                <w:sz w:val="16"/>
                <w:szCs w:val="16"/>
                <w:shd w:val="clear" w:color="auto" w:fill="FEFEFE"/>
              </w:rPr>
              <w:t>.</w:t>
            </w:r>
          </w:p>
          <w:p w14:paraId="0076972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2003: UNHCR relocates refugees/ IDPs from Monrovia to camps</w:t>
            </w:r>
          </w:p>
          <w:p w14:paraId="6090EC5C"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2004: 16,000 repatriated; 7,500 receive farming tools as part of return package</w:t>
            </w:r>
          </w:p>
          <w:p w14:paraId="32C86CAD"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2005: UNHCR helped w. 37,900 refugees</w:t>
            </w:r>
          </w:p>
          <w:p w14:paraId="4DFDF353"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2006: 43,000 refugees returned, receiving 4 months rations from WFP</w:t>
            </w:r>
          </w:p>
          <w:p w14:paraId="226CA620"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2007: 40,000 return, UNHCR provides vocational training</w:t>
            </w:r>
          </w:p>
          <w:p w14:paraId="3D2DCD7A"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Additional 50,000 return between 2003-’07 without help</w:t>
            </w:r>
          </w:p>
          <w:p w14:paraId="21308F79"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5EFCD9BD"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2005: UNHCR assists 260,000 IDPs, receive rations</w:t>
            </w:r>
          </w:p>
          <w:p w14:paraId="253A1E20"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2006: 51,300 IDPs return, receiving household items</w:t>
            </w:r>
          </w:p>
          <w:p w14:paraId="41A26BC5" w14:textId="77777777" w:rsidR="007B2785" w:rsidRPr="000D21C0" w:rsidRDefault="007B2785" w:rsidP="00F85205">
            <w:pPr>
              <w:rPr>
                <w:color w:val="000000" w:themeColor="text1"/>
                <w:sz w:val="16"/>
                <w:szCs w:val="16"/>
                <w:shd w:val="clear" w:color="auto" w:fill="FEFEFE"/>
              </w:rPr>
            </w:pPr>
          </w:p>
          <w:p w14:paraId="09DAF08F" w14:textId="77777777" w:rsidR="007B2785" w:rsidRPr="000D21C0" w:rsidRDefault="007B2785" w:rsidP="00F85205">
            <w:pPr>
              <w:rPr>
                <w:b/>
                <w:bCs/>
                <w:color w:val="000000" w:themeColor="text1"/>
                <w:sz w:val="16"/>
                <w:szCs w:val="16"/>
                <w:shd w:val="clear" w:color="auto" w:fill="FEFEFE"/>
              </w:rPr>
            </w:pPr>
            <w:r w:rsidRPr="000D21C0">
              <w:rPr>
                <w:color w:val="000000" w:themeColor="text1"/>
                <w:sz w:val="16"/>
                <w:szCs w:val="16"/>
                <w:shd w:val="clear" w:color="auto" w:fill="FEFEFE"/>
              </w:rPr>
              <w:t>2006: IDP camps closed</w:t>
            </w:r>
          </w:p>
          <w:p w14:paraId="16E4137C" w14:textId="0F0D3C9C" w:rsidR="007B2785" w:rsidRPr="000D21C0" w:rsidRDefault="007B2785" w:rsidP="00F85205">
            <w:pPr>
              <w:rPr>
                <w:color w:val="000000" w:themeColor="text1"/>
                <w:sz w:val="16"/>
                <w:szCs w:val="16"/>
              </w:rPr>
            </w:pPr>
            <w:r w:rsidRPr="000D21C0">
              <w:rPr>
                <w:color w:val="000000" w:themeColor="text1"/>
                <w:sz w:val="16"/>
                <w:szCs w:val="16"/>
                <w:shd w:val="clear" w:color="auto" w:fill="FEFEFE"/>
              </w:rPr>
              <w:t>Amnesty granted to all factions that participated in civil war prior to signing Comprehensive Peace Accord.</w:t>
            </w:r>
          </w:p>
          <w:p w14:paraId="1512D559" w14:textId="0215BC43" w:rsidR="007B2785" w:rsidRPr="000D21C0" w:rsidRDefault="007B2785" w:rsidP="00F85205">
            <w:pPr>
              <w:rPr>
                <w:color w:val="000000" w:themeColor="text1"/>
                <w:sz w:val="16"/>
                <w:szCs w:val="16"/>
              </w:rPr>
            </w:pPr>
            <w:r w:rsidRPr="000D21C0">
              <w:rPr>
                <w:color w:val="000000" w:themeColor="text1"/>
                <w:sz w:val="16"/>
                <w:szCs w:val="16"/>
              </w:rPr>
              <w:t>UNHCR</w:t>
            </w:r>
          </w:p>
        </w:tc>
        <w:tc>
          <w:tcPr>
            <w:tcW w:w="4394" w:type="dxa"/>
            <w:shd w:val="clear" w:color="auto" w:fill="FFFFFF" w:themeFill="background1"/>
          </w:tcPr>
          <w:p w14:paraId="28EB7C91" w14:textId="77777777" w:rsidR="007B2785" w:rsidRPr="000D21C0" w:rsidRDefault="00E87061" w:rsidP="00F85205">
            <w:pPr>
              <w:rPr>
                <w:color w:val="000000" w:themeColor="text1"/>
                <w:sz w:val="16"/>
                <w:szCs w:val="16"/>
              </w:rPr>
            </w:pPr>
            <w:hyperlink r:id="rId287" w:history="1">
              <w:r w:rsidR="007B2785" w:rsidRPr="000D21C0">
                <w:rPr>
                  <w:color w:val="000000" w:themeColor="text1"/>
                  <w:sz w:val="16"/>
                  <w:szCs w:val="16"/>
                  <w:u w:val="single"/>
                </w:rPr>
                <w:t>https://www.usip.org/sites/default/files/file/resources/collections/peace_agreements/liberia_08182003.pdf</w:t>
              </w:r>
            </w:hyperlink>
            <w:r w:rsidR="007B2785" w:rsidRPr="000D21C0">
              <w:rPr>
                <w:color w:val="000000" w:themeColor="text1"/>
                <w:sz w:val="16"/>
                <w:szCs w:val="16"/>
              </w:rPr>
              <w:t xml:space="preserve"> </w:t>
            </w:r>
          </w:p>
          <w:p w14:paraId="6D1697AC" w14:textId="77777777" w:rsidR="007B2785" w:rsidRPr="000D21C0" w:rsidRDefault="007B2785" w:rsidP="00F85205">
            <w:pPr>
              <w:rPr>
                <w:color w:val="000000" w:themeColor="text1"/>
                <w:sz w:val="16"/>
                <w:szCs w:val="16"/>
              </w:rPr>
            </w:pPr>
          </w:p>
          <w:p w14:paraId="3321396B" w14:textId="77777777" w:rsidR="007B2785" w:rsidRPr="000D21C0" w:rsidRDefault="00E87061" w:rsidP="00F85205">
            <w:pPr>
              <w:rPr>
                <w:color w:val="000000" w:themeColor="text1"/>
                <w:sz w:val="16"/>
                <w:szCs w:val="16"/>
              </w:rPr>
            </w:pPr>
            <w:hyperlink r:id="rId288" w:history="1">
              <w:r w:rsidR="007B2785" w:rsidRPr="000D21C0">
                <w:rPr>
                  <w:color w:val="000000" w:themeColor="text1"/>
                  <w:sz w:val="16"/>
                  <w:szCs w:val="16"/>
                  <w:u w:val="single"/>
                </w:rPr>
                <w:t>https://www.unhcr.org/us/publications/global-report-2005</w:t>
              </w:r>
            </w:hyperlink>
            <w:r w:rsidR="007B2785" w:rsidRPr="000D21C0">
              <w:rPr>
                <w:color w:val="000000" w:themeColor="text1"/>
                <w:sz w:val="16"/>
                <w:szCs w:val="16"/>
              </w:rPr>
              <w:t xml:space="preserve"> </w:t>
            </w:r>
          </w:p>
          <w:p w14:paraId="7EBF72F8" w14:textId="16C588E3"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ARTICLE XXX: REFUGEES AND DISPLACED PERSONS</w:t>
            </w:r>
          </w:p>
          <w:p w14:paraId="11AA7DAC"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1. (a) The NTGL, with the assistance of the International Community, shall design and implement a plan for the voluntary return and reintegration of Liberian refugees and internally displaced persons, including non-combatants, in accordance with international conventions, norms and practices.</w:t>
            </w:r>
          </w:p>
          <w:p w14:paraId="54A3E069"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(b) Refugees or internally displaced persons, desirous of returning to their original Counties or permanent residences, shall be assisted to do so.</w:t>
            </w:r>
          </w:p>
          <w:p w14:paraId="2DE50D70"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(c) The Parties commit themselves to peaceful co-existence amongst returnees and non-returnees in all Counties.</w:t>
            </w:r>
          </w:p>
          <w:p w14:paraId="47414DBD" w14:textId="77777777" w:rsidR="007B2785" w:rsidRPr="000D21C0" w:rsidRDefault="007B2785" w:rsidP="00F85205">
            <w:pPr>
              <w:rPr>
                <w:rFonts w:eastAsiaTheme="majorEastAsia"/>
                <w:b/>
                <w:bCs/>
                <w:color w:val="000000" w:themeColor="text1"/>
                <w:sz w:val="16"/>
                <w:szCs w:val="16"/>
              </w:rPr>
            </w:pPr>
          </w:p>
        </w:tc>
      </w:tr>
      <w:tr w:rsidR="007B2785" w:rsidRPr="000D21C0" w14:paraId="28CD4F7C" w14:textId="77777777" w:rsidTr="008B653C">
        <w:tc>
          <w:tcPr>
            <w:tcW w:w="2436" w:type="dxa"/>
            <w:gridSpan w:val="2"/>
            <w:tcBorders>
              <w:bottom w:val="single" w:sz="4" w:space="0" w:color="auto"/>
            </w:tcBorders>
            <w:shd w:val="clear" w:color="auto" w:fill="FFFFFF" w:themeFill="background1"/>
          </w:tcPr>
          <w:p w14:paraId="32D4F8FD" w14:textId="77777777" w:rsidR="007B2785" w:rsidRPr="000D21C0" w:rsidRDefault="007B2785" w:rsidP="00F85205">
            <w:pPr>
              <w:rPr>
                <w:b/>
                <w:bCs/>
                <w:color w:val="000000" w:themeColor="text1"/>
                <w:sz w:val="16"/>
                <w:szCs w:val="16"/>
              </w:rPr>
            </w:pPr>
            <w:r w:rsidRPr="000D21C0">
              <w:rPr>
                <w:b/>
                <w:bCs/>
                <w:color w:val="000000" w:themeColor="text1"/>
                <w:sz w:val="16"/>
                <w:szCs w:val="16"/>
              </w:rPr>
              <w:t xml:space="preserve">General Peace Agreement between the Government of the Republic of Senegal and MFDC </w:t>
            </w:r>
            <w:r w:rsidRPr="000D21C0">
              <w:rPr>
                <w:color w:val="000000" w:themeColor="text1"/>
                <w:sz w:val="16"/>
                <w:szCs w:val="16"/>
              </w:rPr>
              <w:t xml:space="preserve">(2004); truce between Senegal Gov. and Movement of Democratic Forces of Casamance (MFDC) which held until 2006; Casamance seeking </w:t>
            </w:r>
            <w:r w:rsidRPr="000D21C0">
              <w:rPr>
                <w:color w:val="000000" w:themeColor="text1"/>
                <w:sz w:val="16"/>
                <w:szCs w:val="16"/>
              </w:rPr>
              <w:lastRenderedPageBreak/>
              <w:t>independence; 2004 agreement promised to provide integration of MFDC fighters in Senegalese armed forces</w:t>
            </w:r>
          </w:p>
        </w:tc>
        <w:tc>
          <w:tcPr>
            <w:tcW w:w="6915" w:type="dxa"/>
            <w:tcBorders>
              <w:bottom w:val="single" w:sz="4" w:space="0" w:color="auto"/>
            </w:tcBorders>
            <w:shd w:val="clear" w:color="auto" w:fill="FFFFFF" w:themeFill="background1"/>
          </w:tcPr>
          <w:p w14:paraId="22B4338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lastRenderedPageBreak/>
              <w:t>2005: Gov., as incentive, provides returning IDPs with roofing materials and rice</w:t>
            </w:r>
          </w:p>
          <w:p w14:paraId="762A837B"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2006: Insecurity rises, 6,200 Senegalese seek refuge in the Gambia</w:t>
            </w:r>
          </w:p>
          <w:p w14:paraId="58030F07"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2007: MFDC warns residents not to return to Casamance from Guinea Bissau</w:t>
            </w:r>
          </w:p>
          <w:p w14:paraId="08645770"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2009: 1,000 residents flee fighting to Guinea Bissau</w:t>
            </w:r>
          </w:p>
          <w:p w14:paraId="699353A9" w14:textId="77777777" w:rsidR="007B2785" w:rsidRPr="000D21C0" w:rsidRDefault="007B2785" w:rsidP="00F85205">
            <w:pPr>
              <w:rPr>
                <w:b/>
                <w:bCs/>
                <w:color w:val="000000" w:themeColor="text1"/>
                <w:sz w:val="16"/>
                <w:szCs w:val="16"/>
                <w:shd w:val="clear" w:color="auto" w:fill="FEFEFE"/>
              </w:rPr>
            </w:pPr>
            <w:r w:rsidRPr="000D21C0">
              <w:rPr>
                <w:color w:val="000000" w:themeColor="text1"/>
                <w:sz w:val="16"/>
                <w:szCs w:val="16"/>
                <w:shd w:val="clear" w:color="auto" w:fill="FEFEFE"/>
              </w:rPr>
              <w:t>2012: According to UNHCR, 20,600 refugees in Senegal, 17,700 refugees from Senegal</w:t>
            </w:r>
          </w:p>
          <w:p w14:paraId="3B8970AB" w14:textId="0C7B19A4"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Jan. 2005, Senegal passes amnesty law for all political crimes since 1983</w:t>
            </w:r>
          </w:p>
          <w:p w14:paraId="151A5F50" w14:textId="7F996A21" w:rsidR="007B2785" w:rsidRPr="000D21C0" w:rsidRDefault="007B2785" w:rsidP="00F85205">
            <w:pPr>
              <w:rPr>
                <w:color w:val="000000" w:themeColor="text1"/>
                <w:sz w:val="16"/>
                <w:szCs w:val="16"/>
              </w:rPr>
            </w:pPr>
            <w:r w:rsidRPr="000D21C0">
              <w:rPr>
                <w:color w:val="000000" w:themeColor="text1"/>
                <w:sz w:val="16"/>
                <w:szCs w:val="16"/>
              </w:rPr>
              <w:t>Government of Senegal</w:t>
            </w:r>
          </w:p>
          <w:p w14:paraId="2FC72B4C" w14:textId="77777777" w:rsidR="007B2785" w:rsidRPr="000D21C0" w:rsidRDefault="007B2785" w:rsidP="00F85205">
            <w:pPr>
              <w:rPr>
                <w:color w:val="000000" w:themeColor="text1"/>
                <w:sz w:val="16"/>
                <w:szCs w:val="16"/>
              </w:rPr>
            </w:pPr>
          </w:p>
          <w:p w14:paraId="06D4D509" w14:textId="77777777" w:rsidR="007B2785" w:rsidRPr="000D21C0" w:rsidRDefault="007B2785" w:rsidP="00F85205">
            <w:pPr>
              <w:rPr>
                <w:color w:val="000000" w:themeColor="text1"/>
                <w:sz w:val="16"/>
                <w:szCs w:val="16"/>
              </w:rPr>
            </w:pPr>
            <w:r w:rsidRPr="000D21C0">
              <w:rPr>
                <w:color w:val="000000" w:themeColor="text1"/>
                <w:sz w:val="16"/>
                <w:szCs w:val="16"/>
              </w:rPr>
              <w:lastRenderedPageBreak/>
              <w:t>MFDC</w:t>
            </w:r>
          </w:p>
          <w:p w14:paraId="2DFD6641" w14:textId="77777777" w:rsidR="007B2785" w:rsidRPr="000D21C0" w:rsidRDefault="007B2785" w:rsidP="00F85205">
            <w:pPr>
              <w:rPr>
                <w:color w:val="000000" w:themeColor="text1"/>
                <w:sz w:val="16"/>
                <w:szCs w:val="16"/>
              </w:rPr>
            </w:pPr>
          </w:p>
          <w:p w14:paraId="6D4896FD" w14:textId="77777777" w:rsidR="007B2785" w:rsidRPr="000D21C0" w:rsidRDefault="007B2785" w:rsidP="00F85205">
            <w:pPr>
              <w:rPr>
                <w:color w:val="000000" w:themeColor="text1"/>
                <w:sz w:val="16"/>
                <w:szCs w:val="16"/>
              </w:rPr>
            </w:pPr>
            <w:r w:rsidRPr="000D21C0">
              <w:rPr>
                <w:color w:val="000000" w:themeColor="text1"/>
                <w:sz w:val="16"/>
                <w:szCs w:val="16"/>
              </w:rPr>
              <w:t>International Mediators (Guinea Bissau &amp; Gambia)</w:t>
            </w:r>
          </w:p>
          <w:p w14:paraId="14D55DC6" w14:textId="77777777" w:rsidR="007B2785" w:rsidRPr="000D21C0" w:rsidRDefault="007B2785" w:rsidP="00F85205">
            <w:pPr>
              <w:rPr>
                <w:color w:val="000000" w:themeColor="text1"/>
                <w:sz w:val="16"/>
                <w:szCs w:val="16"/>
              </w:rPr>
            </w:pPr>
          </w:p>
          <w:p w14:paraId="587B4421" w14:textId="77777777" w:rsidR="007B2785" w:rsidRPr="000D21C0" w:rsidRDefault="007B2785" w:rsidP="00F85205">
            <w:pPr>
              <w:rPr>
                <w:color w:val="000000" w:themeColor="text1"/>
                <w:sz w:val="16"/>
                <w:szCs w:val="16"/>
              </w:rPr>
            </w:pPr>
            <w:r w:rsidRPr="000D21C0">
              <w:rPr>
                <w:color w:val="000000" w:themeColor="text1"/>
                <w:sz w:val="16"/>
                <w:szCs w:val="16"/>
              </w:rPr>
              <w:t xml:space="preserve">Community of </w:t>
            </w:r>
            <w:proofErr w:type="spellStart"/>
            <w:r w:rsidRPr="000D21C0">
              <w:rPr>
                <w:color w:val="000000" w:themeColor="text1"/>
                <w:sz w:val="16"/>
                <w:szCs w:val="16"/>
              </w:rPr>
              <w:t>Sant’Egidio</w:t>
            </w:r>
            <w:proofErr w:type="spellEnd"/>
            <w:r w:rsidRPr="000D21C0">
              <w:rPr>
                <w:color w:val="000000" w:themeColor="text1"/>
                <w:sz w:val="16"/>
                <w:szCs w:val="16"/>
              </w:rPr>
              <w:t>?</w:t>
            </w:r>
          </w:p>
          <w:p w14:paraId="0BF17F9B" w14:textId="77777777" w:rsidR="007B2785" w:rsidRPr="000D21C0" w:rsidRDefault="007B2785" w:rsidP="00F85205">
            <w:pPr>
              <w:rPr>
                <w:color w:val="000000" w:themeColor="text1"/>
                <w:sz w:val="16"/>
                <w:szCs w:val="16"/>
              </w:rPr>
            </w:pPr>
          </w:p>
          <w:p w14:paraId="3A2A30A8" w14:textId="77777777" w:rsidR="007B2785" w:rsidRPr="000D21C0" w:rsidRDefault="007B2785" w:rsidP="00F85205">
            <w:pPr>
              <w:rPr>
                <w:color w:val="000000" w:themeColor="text1"/>
                <w:sz w:val="16"/>
                <w:szCs w:val="16"/>
              </w:rPr>
            </w:pPr>
            <w:r w:rsidRPr="000D21C0">
              <w:rPr>
                <w:color w:val="000000" w:themeColor="text1"/>
                <w:sz w:val="16"/>
                <w:szCs w:val="16"/>
              </w:rPr>
              <w:t>African Union; ECOWAS</w:t>
            </w:r>
          </w:p>
          <w:p w14:paraId="63704963" w14:textId="4AB91A13" w:rsidR="007B2785" w:rsidRPr="000D21C0" w:rsidRDefault="007B2785" w:rsidP="00F85205">
            <w:pPr>
              <w:rPr>
                <w:color w:val="000000" w:themeColor="text1"/>
                <w:sz w:val="16"/>
                <w:szCs w:val="16"/>
              </w:rPr>
            </w:pPr>
            <w:r w:rsidRPr="000D21C0">
              <w:rPr>
                <w:color w:val="000000" w:themeColor="text1"/>
                <w:sz w:val="16"/>
                <w:szCs w:val="16"/>
              </w:rPr>
              <w:t>Slow-burning conflict which the truce largely failed to diffuse; refugees increased in number rather than vice versa</w:t>
            </w:r>
          </w:p>
        </w:tc>
        <w:tc>
          <w:tcPr>
            <w:tcW w:w="4394" w:type="dxa"/>
            <w:tcBorders>
              <w:bottom w:val="single" w:sz="4" w:space="0" w:color="auto"/>
            </w:tcBorders>
            <w:shd w:val="clear" w:color="auto" w:fill="FFFFFF" w:themeFill="background1"/>
          </w:tcPr>
          <w:p w14:paraId="45293072" w14:textId="77777777" w:rsidR="007B2785" w:rsidRPr="000D21C0" w:rsidRDefault="00E87061" w:rsidP="00F85205">
            <w:pPr>
              <w:rPr>
                <w:color w:val="000000" w:themeColor="text1"/>
                <w:sz w:val="16"/>
                <w:szCs w:val="16"/>
              </w:rPr>
            </w:pPr>
            <w:hyperlink r:id="rId289" w:history="1">
              <w:r w:rsidR="007B2785" w:rsidRPr="000D21C0">
                <w:rPr>
                  <w:color w:val="000000" w:themeColor="text1"/>
                  <w:sz w:val="16"/>
                  <w:szCs w:val="16"/>
                  <w:u w:val="single"/>
                </w:rPr>
                <w:t>https://www.refworld.org/docid/4418218a14.html</w:t>
              </w:r>
            </w:hyperlink>
            <w:r w:rsidR="007B2785" w:rsidRPr="000D21C0">
              <w:rPr>
                <w:color w:val="000000" w:themeColor="text1"/>
                <w:sz w:val="16"/>
                <w:szCs w:val="16"/>
              </w:rPr>
              <w:t xml:space="preserve"> </w:t>
            </w:r>
          </w:p>
          <w:p w14:paraId="58345450" w14:textId="77777777" w:rsidR="007B2785" w:rsidRPr="000D21C0" w:rsidRDefault="007B2785" w:rsidP="00F85205">
            <w:pPr>
              <w:rPr>
                <w:color w:val="000000" w:themeColor="text1"/>
                <w:sz w:val="16"/>
                <w:szCs w:val="16"/>
              </w:rPr>
            </w:pPr>
          </w:p>
          <w:p w14:paraId="0FB26377"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Clause one: The Purpose of the Present Agreement</w:t>
            </w:r>
          </w:p>
          <w:p w14:paraId="499E78D0" w14:textId="77777777" w:rsidR="007B2785" w:rsidRPr="000D21C0" w:rsidRDefault="007B2785" w:rsidP="00F85205">
            <w:pPr>
              <w:rPr>
                <w:rFonts w:eastAsiaTheme="majorEastAsia"/>
                <w:color w:val="000000" w:themeColor="text1"/>
                <w:sz w:val="16"/>
                <w:szCs w:val="16"/>
              </w:rPr>
            </w:pPr>
            <w:r w:rsidRPr="000D21C0">
              <w:rPr>
                <w:rFonts w:eastAsia="Times New Roman"/>
                <w:color w:val="000000" w:themeColor="text1"/>
                <w:sz w:val="16"/>
                <w:szCs w:val="16"/>
              </w:rPr>
              <w:t xml:space="preserve">1. As the law of amnesty is already in force the State engages to provide general security, free circulation of people and goods, in the Casamance as well as in all the rest of the territory, in accordance with the Constitution and to guarantee the exercise of fundamental freedoms in particular freedom of speech and </w:t>
            </w:r>
            <w:r w:rsidRPr="000D21C0">
              <w:rPr>
                <w:rFonts w:eastAsia="Times New Roman"/>
                <w:color w:val="000000" w:themeColor="text1"/>
                <w:sz w:val="16"/>
                <w:szCs w:val="16"/>
              </w:rPr>
              <w:lastRenderedPageBreak/>
              <w:t xml:space="preserve">expression in order to </w:t>
            </w:r>
            <w:proofErr w:type="spellStart"/>
            <w:r w:rsidRPr="000D21C0">
              <w:rPr>
                <w:rFonts w:eastAsia="Times New Roman"/>
                <w:color w:val="000000" w:themeColor="text1"/>
                <w:sz w:val="16"/>
                <w:szCs w:val="16"/>
              </w:rPr>
              <w:t>favour</w:t>
            </w:r>
            <w:proofErr w:type="spellEnd"/>
            <w:r w:rsidRPr="000D21C0">
              <w:rPr>
                <w:rFonts w:eastAsia="Times New Roman"/>
                <w:color w:val="000000" w:themeColor="text1"/>
                <w:sz w:val="16"/>
                <w:szCs w:val="16"/>
              </w:rPr>
              <w:t xml:space="preserve"> the political dialogue in the resource-rich region of the Casamance.</w:t>
            </w:r>
          </w:p>
          <w:p w14:paraId="5F8DA052"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Clause four: Stimulation of Economic and Social Activities</w:t>
            </w:r>
          </w:p>
          <w:p w14:paraId="574C650C" w14:textId="77777777" w:rsidR="007B2785" w:rsidRPr="000D21C0" w:rsidRDefault="007B2785" w:rsidP="00F85205">
            <w:pPr>
              <w:rPr>
                <w:rFonts w:eastAsiaTheme="majorEastAsia"/>
                <w:b/>
                <w:bCs/>
                <w:color w:val="000000" w:themeColor="text1"/>
                <w:sz w:val="16"/>
                <w:szCs w:val="16"/>
              </w:rPr>
            </w:pPr>
            <w:r w:rsidRPr="000D21C0">
              <w:rPr>
                <w:rFonts w:eastAsia="Times New Roman"/>
                <w:color w:val="000000" w:themeColor="text1"/>
                <w:sz w:val="16"/>
                <w:szCs w:val="16"/>
              </w:rPr>
              <w:t xml:space="preserve">2. The State engages to take all measures in order to facilitate the returning home of refugees and displaced persons and to give necessary support in </w:t>
            </w:r>
            <w:proofErr w:type="spellStart"/>
            <w:r w:rsidRPr="000D21C0">
              <w:rPr>
                <w:rFonts w:eastAsia="Times New Roman"/>
                <w:color w:val="000000" w:themeColor="text1"/>
                <w:sz w:val="16"/>
                <w:szCs w:val="16"/>
              </w:rPr>
              <w:t>favour</w:t>
            </w:r>
            <w:proofErr w:type="spellEnd"/>
            <w:r w:rsidRPr="000D21C0">
              <w:rPr>
                <w:rFonts w:eastAsia="Times New Roman"/>
                <w:color w:val="000000" w:themeColor="text1"/>
                <w:sz w:val="16"/>
                <w:szCs w:val="16"/>
              </w:rPr>
              <w:t xml:space="preserve"> of their social reintegration.</w:t>
            </w:r>
          </w:p>
        </w:tc>
      </w:tr>
      <w:tr w:rsidR="007B2785" w:rsidRPr="000D21C0" w14:paraId="6516B9F4" w14:textId="77777777" w:rsidTr="008B653C">
        <w:tc>
          <w:tcPr>
            <w:tcW w:w="2436" w:type="dxa"/>
            <w:gridSpan w:val="2"/>
            <w:tcBorders>
              <w:bottom w:val="single" w:sz="4" w:space="0" w:color="auto"/>
            </w:tcBorders>
            <w:shd w:val="clear" w:color="auto" w:fill="FFFFFF" w:themeFill="background1"/>
          </w:tcPr>
          <w:p w14:paraId="676EFE85" w14:textId="77777777" w:rsidR="007B2785" w:rsidRPr="000D21C0" w:rsidRDefault="007B2785" w:rsidP="00F85205">
            <w:pPr>
              <w:rPr>
                <w:b/>
                <w:bCs/>
                <w:color w:val="000000" w:themeColor="text1"/>
                <w:sz w:val="16"/>
                <w:szCs w:val="16"/>
              </w:rPr>
            </w:pPr>
            <w:r w:rsidRPr="000D21C0">
              <w:rPr>
                <w:b/>
                <w:bCs/>
                <w:color w:val="000000" w:themeColor="text1"/>
                <w:sz w:val="16"/>
                <w:szCs w:val="16"/>
              </w:rPr>
              <w:lastRenderedPageBreak/>
              <w:t xml:space="preserve">MoU Between Government of Republic of Indonesia and Free Aceh Movement </w:t>
            </w:r>
            <w:r w:rsidRPr="000D21C0">
              <w:rPr>
                <w:color w:val="000000" w:themeColor="text1"/>
                <w:sz w:val="16"/>
                <w:szCs w:val="16"/>
              </w:rPr>
              <w:t>(2005); Between Free Movement of Aceh (GAM) (seeking independence for Aceh region of Sumatra, Indonesia) and Indonesian gov.</w:t>
            </w:r>
          </w:p>
        </w:tc>
        <w:tc>
          <w:tcPr>
            <w:tcW w:w="6915" w:type="dxa"/>
            <w:tcBorders>
              <w:bottom w:val="single" w:sz="4" w:space="0" w:color="auto"/>
            </w:tcBorders>
            <w:shd w:val="clear" w:color="auto" w:fill="FFFFFF" w:themeFill="background1"/>
          </w:tcPr>
          <w:p w14:paraId="32E12F89"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2003: 122,000 IDPs; most displaced stayed in one of 19 camps set up by Indonesian gov.; additional 120k refugees in neighboring countries, especially Malaysia</w:t>
            </w:r>
          </w:p>
          <w:p w14:paraId="7F330BE2" w14:textId="645BDAAE"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Unconditional release of 1,400 GAM members from prison; amnesty granted to 500 GAM leaders abroad</w:t>
            </w:r>
          </w:p>
          <w:p w14:paraId="70A7B7D6" w14:textId="5C6DE690" w:rsidR="007B2785" w:rsidRPr="000D21C0" w:rsidRDefault="007B2785" w:rsidP="00F85205">
            <w:pPr>
              <w:rPr>
                <w:color w:val="000000" w:themeColor="text1"/>
                <w:sz w:val="16"/>
                <w:szCs w:val="16"/>
              </w:rPr>
            </w:pPr>
            <w:r w:rsidRPr="000D21C0">
              <w:rPr>
                <w:color w:val="000000" w:themeColor="text1"/>
                <w:sz w:val="16"/>
                <w:szCs w:val="16"/>
              </w:rPr>
              <w:t>Finland</w:t>
            </w:r>
          </w:p>
          <w:p w14:paraId="6D448F0A" w14:textId="77777777" w:rsidR="007B2785" w:rsidRPr="000D21C0" w:rsidRDefault="007B2785" w:rsidP="00F85205">
            <w:pPr>
              <w:rPr>
                <w:color w:val="000000" w:themeColor="text1"/>
                <w:sz w:val="16"/>
                <w:szCs w:val="16"/>
              </w:rPr>
            </w:pPr>
          </w:p>
          <w:p w14:paraId="7A306E09" w14:textId="77777777" w:rsidR="007B2785" w:rsidRPr="000D21C0" w:rsidRDefault="007B2785" w:rsidP="00F85205">
            <w:pPr>
              <w:rPr>
                <w:color w:val="000000" w:themeColor="text1"/>
                <w:sz w:val="16"/>
                <w:szCs w:val="16"/>
              </w:rPr>
            </w:pPr>
            <w:r w:rsidRPr="000D21C0">
              <w:rPr>
                <w:color w:val="000000" w:themeColor="text1"/>
                <w:sz w:val="16"/>
                <w:szCs w:val="16"/>
              </w:rPr>
              <w:t>Free Aceh Movement</w:t>
            </w:r>
          </w:p>
          <w:p w14:paraId="2EFA55C4" w14:textId="77777777" w:rsidR="007B2785" w:rsidRPr="000D21C0" w:rsidRDefault="007B2785" w:rsidP="00F85205">
            <w:pPr>
              <w:rPr>
                <w:color w:val="000000" w:themeColor="text1"/>
                <w:sz w:val="16"/>
                <w:szCs w:val="16"/>
              </w:rPr>
            </w:pPr>
          </w:p>
          <w:p w14:paraId="192CCB7C" w14:textId="54B91BD7" w:rsidR="007B2785" w:rsidRPr="000D21C0" w:rsidRDefault="007B2785" w:rsidP="00F85205">
            <w:pPr>
              <w:rPr>
                <w:color w:val="000000" w:themeColor="text1"/>
                <w:sz w:val="16"/>
                <w:szCs w:val="16"/>
              </w:rPr>
            </w:pPr>
            <w:r w:rsidRPr="000D21C0">
              <w:rPr>
                <w:color w:val="000000" w:themeColor="text1"/>
                <w:sz w:val="16"/>
                <w:szCs w:val="16"/>
              </w:rPr>
              <w:t>Indonesia Gov.</w:t>
            </w:r>
          </w:p>
        </w:tc>
        <w:tc>
          <w:tcPr>
            <w:tcW w:w="4394" w:type="dxa"/>
            <w:tcBorders>
              <w:bottom w:val="single" w:sz="4" w:space="0" w:color="auto"/>
            </w:tcBorders>
            <w:shd w:val="clear" w:color="auto" w:fill="FFFFFF" w:themeFill="background1"/>
          </w:tcPr>
          <w:p w14:paraId="6A4ABF74" w14:textId="77777777" w:rsidR="007B2785" w:rsidRPr="000D21C0" w:rsidRDefault="00E87061" w:rsidP="00F85205">
            <w:pPr>
              <w:rPr>
                <w:color w:val="000000" w:themeColor="text1"/>
                <w:sz w:val="16"/>
                <w:szCs w:val="16"/>
              </w:rPr>
            </w:pPr>
            <w:hyperlink r:id="rId290" w:history="1">
              <w:r w:rsidR="007B2785" w:rsidRPr="000D21C0">
                <w:rPr>
                  <w:color w:val="000000" w:themeColor="text1"/>
                  <w:sz w:val="16"/>
                  <w:szCs w:val="16"/>
                  <w:u w:val="single"/>
                </w:rPr>
                <w:t>https://reliefweb.int/report/indonesia/forgotten-people-people-aceh-indonesia</w:t>
              </w:r>
            </w:hyperlink>
          </w:p>
          <w:p w14:paraId="509FC27F" w14:textId="77777777" w:rsidR="007B2785" w:rsidRPr="000D21C0" w:rsidRDefault="007B2785" w:rsidP="00F85205">
            <w:pPr>
              <w:rPr>
                <w:color w:val="000000" w:themeColor="text1"/>
                <w:sz w:val="16"/>
                <w:szCs w:val="16"/>
              </w:rPr>
            </w:pPr>
          </w:p>
          <w:p w14:paraId="1DDEED9B" w14:textId="77777777"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3.1 Amnesty</w:t>
            </w:r>
          </w:p>
          <w:p w14:paraId="0C4E24C2"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 xml:space="preserve">3.1.1 </w:t>
            </w:r>
            <w:proofErr w:type="spellStart"/>
            <w:r w:rsidRPr="000D21C0">
              <w:rPr>
                <w:rFonts w:eastAsia="Times New Roman"/>
                <w:color w:val="000000" w:themeColor="text1"/>
                <w:sz w:val="16"/>
                <w:szCs w:val="16"/>
              </w:rPr>
              <w:t>GoI</w:t>
            </w:r>
            <w:proofErr w:type="spellEnd"/>
            <w:r w:rsidRPr="000D21C0">
              <w:rPr>
                <w:rFonts w:eastAsia="Times New Roman"/>
                <w:color w:val="000000" w:themeColor="text1"/>
                <w:sz w:val="16"/>
                <w:szCs w:val="16"/>
              </w:rPr>
              <w:t xml:space="preserve"> will, in accordance with constitutional procedures, grant amnesty to all persons who have participated in GAM activities as soon as possible and not later than within 15 days of the signature of this MoU.</w:t>
            </w:r>
          </w:p>
          <w:p w14:paraId="2CE4EAF6" w14:textId="77777777" w:rsidR="007B2785" w:rsidRPr="000D21C0" w:rsidRDefault="007B2785" w:rsidP="00F85205">
            <w:pPr>
              <w:rPr>
                <w:rFonts w:eastAsiaTheme="majorEastAsia"/>
                <w:color w:val="000000" w:themeColor="text1"/>
                <w:sz w:val="16"/>
                <w:szCs w:val="16"/>
              </w:rPr>
            </w:pPr>
            <w:r w:rsidRPr="000D21C0">
              <w:rPr>
                <w:rFonts w:eastAsia="Times New Roman"/>
                <w:color w:val="000000" w:themeColor="text1"/>
                <w:sz w:val="16"/>
                <w:szCs w:val="16"/>
              </w:rPr>
              <w:t>3.1.2 Political prisoners and detainees held due to the conflict will be released unconditionally as soon as possible and not later than within 15 days of the signature of this MoU.</w:t>
            </w:r>
          </w:p>
        </w:tc>
      </w:tr>
      <w:tr w:rsidR="007B2785" w:rsidRPr="000D21C0" w14:paraId="1666CF41" w14:textId="77777777" w:rsidTr="008B653C">
        <w:tc>
          <w:tcPr>
            <w:tcW w:w="2436" w:type="dxa"/>
            <w:gridSpan w:val="2"/>
            <w:tcBorders>
              <w:bottom w:val="single" w:sz="4" w:space="0" w:color="auto"/>
            </w:tcBorders>
            <w:shd w:val="clear" w:color="auto" w:fill="FFFFFF" w:themeFill="background1"/>
          </w:tcPr>
          <w:p w14:paraId="33E8B6A2" w14:textId="77777777" w:rsidR="007B2785" w:rsidRPr="000D21C0" w:rsidRDefault="007B2785" w:rsidP="00F85205">
            <w:pPr>
              <w:rPr>
                <w:b/>
                <w:bCs/>
                <w:color w:val="000000" w:themeColor="text1"/>
                <w:sz w:val="16"/>
                <w:szCs w:val="16"/>
              </w:rPr>
            </w:pPr>
            <w:r w:rsidRPr="000D21C0">
              <w:rPr>
                <w:b/>
                <w:bCs/>
                <w:color w:val="000000" w:themeColor="text1"/>
                <w:sz w:val="16"/>
                <w:szCs w:val="16"/>
              </w:rPr>
              <w:t xml:space="preserve">Sudan Comprehensive Peace Agreement </w:t>
            </w:r>
            <w:r w:rsidRPr="000D21C0">
              <w:rPr>
                <w:color w:val="000000" w:themeColor="text1"/>
                <w:sz w:val="16"/>
                <w:szCs w:val="16"/>
              </w:rPr>
              <w:t>(2005); Signed in Kenya by National Congress Party (NCP) and Sudan People’s Liberation Movement/ Army (SPLM/A) to end 20-year Second Sudanese Civil War; war was ethno-religious conflict between Arab-Muslims (north) and Christians (south) but largely fueled by resources (oil); 4 million people displaced/ refugees; CPA built on 6 previous agreements/ docs.</w:t>
            </w:r>
          </w:p>
        </w:tc>
        <w:tc>
          <w:tcPr>
            <w:tcW w:w="6915" w:type="dxa"/>
            <w:tcBorders>
              <w:bottom w:val="single" w:sz="4" w:space="0" w:color="auto"/>
            </w:tcBorders>
            <w:shd w:val="clear" w:color="auto" w:fill="FFFFFF" w:themeFill="background1"/>
          </w:tcPr>
          <w:p w14:paraId="5BDBE700"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Refugees:</w:t>
            </w:r>
          </w:p>
          <w:p w14:paraId="1E39C40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CPA provided parties were committed to render and facilitate humanitarian assistance to war affected persons and their rights to return; would assist in rebuilding normal, stable lives in communities; 2005: 693,632 Sudanese abroad; UNMIS estimates 500k in neighboring countries; 2005, 500k already estimated to have returned w. UNHCR; 50-70k refs returned from exile in 2005</w:t>
            </w:r>
          </w:p>
          <w:p w14:paraId="29219F3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2006: 370 km of road repaired, tripartite agreement w. Kenya supposed to repatriate 10k, cumulative 25,811 return in 2006</w:t>
            </w:r>
          </w:p>
          <w:p w14:paraId="09E547E4"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2007: 328,000 refs. reported in Uganda, CAR, CRC, Kenya, Ethiopia, Eritrea, Egypt, in 2007 organized repatriation brought 50,932 people back and 40% of 418k refugees had voluntarily returned by 2007; 2008, monsoons </w:t>
            </w:r>
            <w:proofErr w:type="gramStart"/>
            <w:r w:rsidRPr="000D21C0">
              <w:rPr>
                <w:color w:val="000000" w:themeColor="text1"/>
                <w:sz w:val="16"/>
                <w:szCs w:val="16"/>
                <w:shd w:val="clear" w:color="auto" w:fill="FEFEFE"/>
              </w:rPr>
              <w:t>brings</w:t>
            </w:r>
            <w:proofErr w:type="gramEnd"/>
            <w:r w:rsidRPr="000D21C0">
              <w:rPr>
                <w:color w:val="000000" w:themeColor="text1"/>
                <w:sz w:val="16"/>
                <w:szCs w:val="16"/>
                <w:shd w:val="clear" w:color="auto" w:fill="FEFEFE"/>
              </w:rPr>
              <w:t xml:space="preserve"> repatriation to halt; 2011: not all refugees were home</w:t>
            </w:r>
          </w:p>
          <w:p w14:paraId="3C039992" w14:textId="77777777" w:rsidR="007B2785" w:rsidRPr="000D21C0" w:rsidRDefault="007B2785" w:rsidP="00F85205">
            <w:pPr>
              <w:rPr>
                <w:b/>
                <w:bCs/>
                <w:color w:val="000000" w:themeColor="text1"/>
                <w:sz w:val="16"/>
                <w:szCs w:val="16"/>
                <w:shd w:val="clear" w:color="auto" w:fill="FEFEFE"/>
              </w:rPr>
            </w:pPr>
          </w:p>
          <w:p w14:paraId="7127422A"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0A223415"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2005: 5.355M IDPs, after 500k repatriated</w:t>
            </w:r>
          </w:p>
          <w:p w14:paraId="5D34AF9E"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2006: no change (lack of funding/ conflict continues)</w:t>
            </w:r>
          </w:p>
          <w:p w14:paraId="49421DC2"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2007: 45,355k IDPs return w help from UN</w:t>
            </w:r>
          </w:p>
          <w:p w14:paraId="087C81C2"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2008: 1M repatriate</w:t>
            </w:r>
          </w:p>
          <w:p w14:paraId="00412053"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2009: 1.9M returned since 2005</w:t>
            </w:r>
          </w:p>
          <w:p w14:paraId="169B38BA" w14:textId="2B8AA0A2"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 xml:space="preserve">Independence of South Sudan complicates repatriation numbers </w:t>
            </w:r>
            <w:r w:rsidRPr="000D21C0">
              <w:rPr>
                <w:color w:val="000000" w:themeColor="text1"/>
                <w:sz w:val="16"/>
                <w:szCs w:val="16"/>
                <w:shd w:val="clear" w:color="auto" w:fill="FEFEFE"/>
              </w:rPr>
              <w:sym w:font="Wingdings" w:char="F0E0"/>
            </w:r>
            <w:r w:rsidRPr="000D21C0">
              <w:rPr>
                <w:color w:val="000000" w:themeColor="text1"/>
                <w:sz w:val="16"/>
                <w:szCs w:val="16"/>
                <w:shd w:val="clear" w:color="auto" w:fill="FEFEFE"/>
              </w:rPr>
              <w:t xml:space="preserve"> after independence on July 9, 2011, ~800k migrate from Sudan to South Sudan</w:t>
            </w:r>
          </w:p>
          <w:p w14:paraId="10D45908" w14:textId="5FCEABA1" w:rsidR="007B2785" w:rsidRPr="000D21C0" w:rsidRDefault="007B2785" w:rsidP="00F85205">
            <w:pPr>
              <w:rPr>
                <w:color w:val="000000" w:themeColor="text1"/>
                <w:sz w:val="16"/>
                <w:szCs w:val="16"/>
              </w:rPr>
            </w:pPr>
            <w:r w:rsidRPr="000D21C0">
              <w:rPr>
                <w:color w:val="000000" w:themeColor="text1"/>
                <w:sz w:val="16"/>
                <w:szCs w:val="16"/>
              </w:rPr>
              <w:t>Intergovernmental Authority on Development (IGAD)</w:t>
            </w:r>
          </w:p>
          <w:p w14:paraId="3D6847F8" w14:textId="77777777" w:rsidR="007B2785" w:rsidRPr="000D21C0" w:rsidRDefault="007B2785" w:rsidP="00F85205">
            <w:pPr>
              <w:rPr>
                <w:color w:val="000000" w:themeColor="text1"/>
                <w:sz w:val="16"/>
                <w:szCs w:val="16"/>
              </w:rPr>
            </w:pPr>
          </w:p>
          <w:p w14:paraId="649DDA8B" w14:textId="77777777" w:rsidR="007B2785" w:rsidRPr="000D21C0" w:rsidRDefault="007B2785" w:rsidP="00F85205">
            <w:pPr>
              <w:rPr>
                <w:color w:val="000000" w:themeColor="text1"/>
                <w:sz w:val="16"/>
                <w:szCs w:val="16"/>
              </w:rPr>
            </w:pPr>
            <w:r w:rsidRPr="000D21C0">
              <w:rPr>
                <w:color w:val="000000" w:themeColor="text1"/>
                <w:sz w:val="16"/>
                <w:szCs w:val="16"/>
              </w:rPr>
              <w:t>UK</w:t>
            </w:r>
          </w:p>
          <w:p w14:paraId="16D60474" w14:textId="77777777" w:rsidR="007B2785" w:rsidRPr="000D21C0" w:rsidRDefault="007B2785" w:rsidP="00F85205">
            <w:pPr>
              <w:rPr>
                <w:color w:val="000000" w:themeColor="text1"/>
                <w:sz w:val="16"/>
                <w:szCs w:val="16"/>
              </w:rPr>
            </w:pPr>
          </w:p>
          <w:p w14:paraId="2B759695" w14:textId="77777777" w:rsidR="007B2785" w:rsidRPr="000D21C0" w:rsidRDefault="007B2785" w:rsidP="00F85205">
            <w:pPr>
              <w:rPr>
                <w:color w:val="000000" w:themeColor="text1"/>
                <w:sz w:val="16"/>
                <w:szCs w:val="16"/>
              </w:rPr>
            </w:pPr>
            <w:r w:rsidRPr="000D21C0">
              <w:rPr>
                <w:color w:val="000000" w:themeColor="text1"/>
                <w:sz w:val="16"/>
                <w:szCs w:val="16"/>
              </w:rPr>
              <w:t>Norway</w:t>
            </w:r>
          </w:p>
          <w:p w14:paraId="591E8DB2" w14:textId="77777777" w:rsidR="007B2785" w:rsidRPr="000D21C0" w:rsidRDefault="007B2785" w:rsidP="00F85205">
            <w:pPr>
              <w:rPr>
                <w:color w:val="000000" w:themeColor="text1"/>
                <w:sz w:val="16"/>
                <w:szCs w:val="16"/>
              </w:rPr>
            </w:pPr>
          </w:p>
          <w:p w14:paraId="042ECF04" w14:textId="77777777" w:rsidR="007B2785" w:rsidRPr="000D21C0" w:rsidRDefault="007B2785" w:rsidP="00F85205">
            <w:pPr>
              <w:rPr>
                <w:color w:val="000000" w:themeColor="text1"/>
                <w:sz w:val="16"/>
                <w:szCs w:val="16"/>
              </w:rPr>
            </w:pPr>
            <w:r w:rsidRPr="000D21C0">
              <w:rPr>
                <w:color w:val="000000" w:themeColor="text1"/>
                <w:sz w:val="16"/>
                <w:szCs w:val="16"/>
              </w:rPr>
              <w:t>USA</w:t>
            </w:r>
          </w:p>
          <w:p w14:paraId="12C88EC5" w14:textId="77777777" w:rsidR="007B2785" w:rsidRPr="000D21C0" w:rsidRDefault="007B2785" w:rsidP="00F85205">
            <w:pPr>
              <w:rPr>
                <w:color w:val="000000" w:themeColor="text1"/>
                <w:sz w:val="16"/>
                <w:szCs w:val="16"/>
              </w:rPr>
            </w:pPr>
          </w:p>
          <w:p w14:paraId="3319C587" w14:textId="77777777" w:rsidR="007B2785" w:rsidRPr="000D21C0" w:rsidRDefault="007B2785" w:rsidP="00F85205">
            <w:pPr>
              <w:rPr>
                <w:color w:val="000000" w:themeColor="text1"/>
                <w:sz w:val="16"/>
                <w:szCs w:val="16"/>
              </w:rPr>
            </w:pPr>
            <w:r w:rsidRPr="000D21C0">
              <w:rPr>
                <w:color w:val="000000" w:themeColor="text1"/>
                <w:sz w:val="16"/>
                <w:szCs w:val="16"/>
              </w:rPr>
              <w:t>Italy</w:t>
            </w:r>
          </w:p>
          <w:p w14:paraId="7EBB9B17" w14:textId="77777777" w:rsidR="007B2785" w:rsidRPr="000D21C0" w:rsidRDefault="007B2785" w:rsidP="00F85205">
            <w:pPr>
              <w:rPr>
                <w:color w:val="000000" w:themeColor="text1"/>
                <w:sz w:val="16"/>
                <w:szCs w:val="16"/>
              </w:rPr>
            </w:pPr>
          </w:p>
          <w:p w14:paraId="06A41538" w14:textId="77777777" w:rsidR="007B2785" w:rsidRPr="000D21C0" w:rsidRDefault="007B2785" w:rsidP="00F85205">
            <w:pPr>
              <w:rPr>
                <w:color w:val="000000" w:themeColor="text1"/>
                <w:sz w:val="16"/>
                <w:szCs w:val="16"/>
              </w:rPr>
            </w:pPr>
            <w:r w:rsidRPr="000D21C0">
              <w:rPr>
                <w:color w:val="000000" w:themeColor="text1"/>
                <w:sz w:val="16"/>
                <w:szCs w:val="16"/>
              </w:rPr>
              <w:t>Kenya</w:t>
            </w:r>
          </w:p>
          <w:p w14:paraId="443FEF9A" w14:textId="7E39B365" w:rsidR="007B2785" w:rsidRPr="000D21C0" w:rsidRDefault="007B2785" w:rsidP="00F85205">
            <w:pPr>
              <w:rPr>
                <w:color w:val="000000" w:themeColor="text1"/>
                <w:sz w:val="16"/>
                <w:szCs w:val="16"/>
              </w:rPr>
            </w:pPr>
            <w:r w:rsidRPr="000D21C0">
              <w:rPr>
                <w:color w:val="000000" w:themeColor="text1"/>
                <w:sz w:val="16"/>
                <w:szCs w:val="16"/>
              </w:rPr>
              <w:lastRenderedPageBreak/>
              <w:t>Deteriorating security situation forced UNHCR to reduce operations in Darfur/ Lord’s Resistance Army (LRA)</w:t>
            </w:r>
          </w:p>
          <w:p w14:paraId="63D7C8A6" w14:textId="77777777" w:rsidR="007B2785" w:rsidRPr="000D21C0" w:rsidRDefault="007B2785" w:rsidP="00F85205">
            <w:pPr>
              <w:rPr>
                <w:color w:val="000000" w:themeColor="text1"/>
                <w:sz w:val="16"/>
                <w:szCs w:val="16"/>
              </w:rPr>
            </w:pPr>
          </w:p>
          <w:p w14:paraId="6839831C" w14:textId="77777777" w:rsidR="007B2785" w:rsidRPr="000D21C0" w:rsidRDefault="007B2785" w:rsidP="00F85205">
            <w:pPr>
              <w:rPr>
                <w:color w:val="000000" w:themeColor="text1"/>
                <w:sz w:val="16"/>
                <w:szCs w:val="16"/>
              </w:rPr>
            </w:pPr>
            <w:r w:rsidRPr="000D21C0">
              <w:rPr>
                <w:color w:val="000000" w:themeColor="text1"/>
                <w:sz w:val="16"/>
                <w:szCs w:val="16"/>
              </w:rPr>
              <w:t>Estimated that &gt;170,000 ppl displaced by Darfur in 2007 onwards</w:t>
            </w:r>
          </w:p>
        </w:tc>
        <w:tc>
          <w:tcPr>
            <w:tcW w:w="4394" w:type="dxa"/>
            <w:tcBorders>
              <w:bottom w:val="single" w:sz="4" w:space="0" w:color="auto"/>
            </w:tcBorders>
            <w:shd w:val="clear" w:color="auto" w:fill="FFFFFF" w:themeFill="background1"/>
          </w:tcPr>
          <w:p w14:paraId="76D3584A" w14:textId="77777777" w:rsidR="007B2785" w:rsidRPr="000D21C0" w:rsidRDefault="00E87061" w:rsidP="00F85205">
            <w:pPr>
              <w:rPr>
                <w:color w:val="000000" w:themeColor="text1"/>
                <w:sz w:val="16"/>
                <w:szCs w:val="16"/>
              </w:rPr>
            </w:pPr>
            <w:hyperlink r:id="rId291" w:history="1">
              <w:r w:rsidR="007B2785" w:rsidRPr="000D21C0">
                <w:rPr>
                  <w:color w:val="000000" w:themeColor="text1"/>
                  <w:sz w:val="16"/>
                  <w:szCs w:val="16"/>
                  <w:u w:val="single"/>
                </w:rPr>
                <w:t>https://www.unhcr.org/statistics/country/464478a72/unhcr-statistical-yearbook-2005.html</w:t>
              </w:r>
            </w:hyperlink>
            <w:r w:rsidR="007B2785" w:rsidRPr="000D21C0">
              <w:rPr>
                <w:color w:val="000000" w:themeColor="text1"/>
                <w:sz w:val="16"/>
                <w:szCs w:val="16"/>
              </w:rPr>
              <w:t xml:space="preserve"> </w:t>
            </w:r>
          </w:p>
          <w:p w14:paraId="24EF0DE3" w14:textId="77777777" w:rsidR="007B2785" w:rsidRPr="000D21C0" w:rsidRDefault="007B2785" w:rsidP="00F85205">
            <w:pPr>
              <w:rPr>
                <w:color w:val="000000" w:themeColor="text1"/>
                <w:sz w:val="16"/>
                <w:szCs w:val="16"/>
              </w:rPr>
            </w:pPr>
          </w:p>
          <w:p w14:paraId="1EB0E4C5" w14:textId="77777777" w:rsidR="007B2785" w:rsidRPr="000D21C0" w:rsidRDefault="00E87061" w:rsidP="00F85205">
            <w:pPr>
              <w:rPr>
                <w:color w:val="000000" w:themeColor="text1"/>
                <w:sz w:val="16"/>
                <w:szCs w:val="16"/>
              </w:rPr>
            </w:pPr>
            <w:hyperlink r:id="rId292" w:history="1">
              <w:r w:rsidR="007B2785" w:rsidRPr="000D21C0">
                <w:rPr>
                  <w:color w:val="000000" w:themeColor="text1"/>
                  <w:sz w:val="16"/>
                  <w:szCs w:val="16"/>
                  <w:u w:val="single"/>
                </w:rPr>
                <w:t>https://www.unhcr.org/statistics/%20STATISTICS/4486ceb12.pdf</w:t>
              </w:r>
            </w:hyperlink>
            <w:r w:rsidR="007B2785" w:rsidRPr="000D21C0">
              <w:rPr>
                <w:color w:val="000000" w:themeColor="text1"/>
                <w:sz w:val="16"/>
                <w:szCs w:val="16"/>
              </w:rPr>
              <w:t xml:space="preserve"> </w:t>
            </w:r>
          </w:p>
          <w:p w14:paraId="013C87C4" w14:textId="01F492D0"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Annexure I: Permanent Ceasefire and Security Arrangements Implementation Modalities and Appendices (Signed at Naivasha, Kenya on 31st December 2004)</w:t>
            </w:r>
            <w:r w:rsidRPr="000D21C0">
              <w:rPr>
                <w:rFonts w:eastAsia="Times New Roman"/>
                <w:color w:val="000000" w:themeColor="text1"/>
                <w:sz w:val="16"/>
                <w:szCs w:val="16"/>
              </w:rPr>
              <w:t>1.10. The Parties shall commit themselves to render and facilitate humanitarian assistance through creation of conditions conducive to the provision of urgent humanitarian assistance to displaced persons, refugees and other affected persons and their right to return;22. Policing Issues and Domestic Security22.1.4. Assist returning refugees, the displaced and other returnees to start a normal, stable and safe life in their respective communities;</w:t>
            </w:r>
          </w:p>
          <w:p w14:paraId="0A310A5A" w14:textId="77777777" w:rsidR="007B2785" w:rsidRPr="000D21C0" w:rsidRDefault="007B2785" w:rsidP="00F85205">
            <w:pPr>
              <w:rPr>
                <w:rFonts w:eastAsiaTheme="majorEastAsia"/>
                <w:b/>
                <w:bCs/>
                <w:color w:val="000000" w:themeColor="text1"/>
                <w:sz w:val="16"/>
                <w:szCs w:val="16"/>
              </w:rPr>
            </w:pPr>
          </w:p>
        </w:tc>
      </w:tr>
      <w:tr w:rsidR="007B2785" w:rsidRPr="000D21C0" w14:paraId="1FA0E720" w14:textId="77777777" w:rsidTr="008B653C">
        <w:tc>
          <w:tcPr>
            <w:tcW w:w="2436" w:type="dxa"/>
            <w:gridSpan w:val="2"/>
            <w:shd w:val="clear" w:color="auto" w:fill="FFFFFF" w:themeFill="background1"/>
          </w:tcPr>
          <w:p w14:paraId="0129A435" w14:textId="48578AC3" w:rsidR="007B2785" w:rsidRPr="000D21C0" w:rsidRDefault="007B2785" w:rsidP="00F85205">
            <w:pPr>
              <w:rPr>
                <w:color w:val="000000" w:themeColor="text1"/>
                <w:sz w:val="16"/>
                <w:szCs w:val="16"/>
              </w:rPr>
            </w:pPr>
            <w:r w:rsidRPr="000D21C0">
              <w:rPr>
                <w:b/>
                <w:bCs/>
                <w:color w:val="000000" w:themeColor="text1"/>
                <w:sz w:val="16"/>
                <w:szCs w:val="16"/>
              </w:rPr>
              <w:t xml:space="preserve">London Conference (aka Afghanistan Compact Building on Success) </w:t>
            </w:r>
            <w:r w:rsidRPr="000D21C0">
              <w:rPr>
                <w:color w:val="000000" w:themeColor="text1"/>
                <w:sz w:val="16"/>
                <w:szCs w:val="16"/>
              </w:rPr>
              <w:t xml:space="preserve">(Afghanistan – 2006); </w:t>
            </w:r>
          </w:p>
        </w:tc>
        <w:tc>
          <w:tcPr>
            <w:tcW w:w="6915" w:type="dxa"/>
            <w:shd w:val="clear" w:color="auto" w:fill="FFFFFF" w:themeFill="background1"/>
          </w:tcPr>
          <w:p w14:paraId="2B478DA7" w14:textId="77777777" w:rsidR="007B2785" w:rsidRPr="000D21C0" w:rsidRDefault="007B2785" w:rsidP="00F85205">
            <w:pPr>
              <w:rPr>
                <w:color w:val="000000" w:themeColor="text1"/>
                <w:sz w:val="16"/>
                <w:szCs w:val="16"/>
              </w:rPr>
            </w:pPr>
            <w:r w:rsidRPr="000D21C0">
              <w:rPr>
                <w:color w:val="000000" w:themeColor="text1"/>
                <w:sz w:val="16"/>
                <w:szCs w:val="16"/>
              </w:rPr>
              <w:t>agreement confirms the commitment of both the government of Afghanistan and the international community to cooperate in creating conditions allowing the people of Afghanistan to live in peace and security under the rule of law, with a strong government which protects human rights and supports economic and social development in the country.</w:t>
            </w:r>
          </w:p>
          <w:p w14:paraId="2B2AA431" w14:textId="1DE9BEC0" w:rsidR="007B2785" w:rsidRPr="000D21C0" w:rsidRDefault="007B2785" w:rsidP="00F85205">
            <w:pPr>
              <w:rPr>
                <w:color w:val="000000" w:themeColor="text1"/>
                <w:sz w:val="16"/>
                <w:szCs w:val="16"/>
              </w:rPr>
            </w:pPr>
            <w:r w:rsidRPr="000D21C0">
              <w:rPr>
                <w:color w:val="000000" w:themeColor="text1"/>
                <w:sz w:val="16"/>
                <w:szCs w:val="16"/>
              </w:rPr>
              <w:t>Page 5, Economic and Social Development</w:t>
            </w:r>
            <w:r w:rsidRPr="000D21C0">
              <w:rPr>
                <w:color w:val="000000" w:themeColor="text1"/>
                <w:sz w:val="16"/>
                <w:szCs w:val="16"/>
              </w:rPr>
              <w:br/>
              <w:t>The Afghan Government with the support of the international community will</w:t>
            </w:r>
            <w:r w:rsidRPr="000D21C0">
              <w:rPr>
                <w:color w:val="000000" w:themeColor="text1"/>
                <w:sz w:val="16"/>
                <w:szCs w:val="16"/>
              </w:rPr>
              <w:br/>
              <w:t>...</w:t>
            </w:r>
            <w:r w:rsidRPr="000D21C0">
              <w:rPr>
                <w:color w:val="000000" w:themeColor="text1"/>
                <w:sz w:val="16"/>
                <w:szCs w:val="16"/>
              </w:rPr>
              <w:br/>
              <w:t>complete the reintegration of returnees, internally displaced persons and ex-combatants</w:t>
            </w:r>
            <w:r w:rsidRPr="000D21C0">
              <w:rPr>
                <w:color w:val="000000" w:themeColor="text1"/>
                <w:sz w:val="16"/>
                <w:szCs w:val="16"/>
              </w:rPr>
              <w:br/>
            </w:r>
            <w:r w:rsidRPr="000D21C0">
              <w:rPr>
                <w:color w:val="000000" w:themeColor="text1"/>
                <w:sz w:val="16"/>
                <w:szCs w:val="16"/>
              </w:rPr>
              <w:br/>
              <w:t>Page 12, Annex I. Benchmarks and Timelines, Economic and Social Development</w:t>
            </w:r>
            <w:r w:rsidRPr="000D21C0">
              <w:rPr>
                <w:color w:val="000000" w:themeColor="text1"/>
                <w:sz w:val="16"/>
                <w:szCs w:val="16"/>
              </w:rPr>
              <w:br/>
              <w:t>...</w:t>
            </w:r>
            <w:r w:rsidRPr="000D21C0">
              <w:rPr>
                <w:color w:val="000000" w:themeColor="text1"/>
                <w:sz w:val="16"/>
                <w:szCs w:val="16"/>
              </w:rPr>
              <w:br/>
              <w:t xml:space="preserve">By end-2010, all refugees opting to return and internally displaced persons will be provided assistance for rehabilitation and integration in their local communities; their integration will be supported by national development </w:t>
            </w:r>
            <w:proofErr w:type="spellStart"/>
            <w:r w:rsidRPr="000D21C0">
              <w:rPr>
                <w:color w:val="000000" w:themeColor="text1"/>
                <w:sz w:val="16"/>
                <w:szCs w:val="16"/>
              </w:rPr>
              <w:t>programmes</w:t>
            </w:r>
            <w:proofErr w:type="spellEnd"/>
            <w:r w:rsidRPr="000D21C0">
              <w:rPr>
                <w:color w:val="000000" w:themeColor="text1"/>
                <w:sz w:val="16"/>
                <w:szCs w:val="16"/>
              </w:rPr>
              <w:t>, particularly in key areas of return</w:t>
            </w:r>
          </w:p>
          <w:p w14:paraId="7A44CC23" w14:textId="01155A02" w:rsidR="007B2785" w:rsidRPr="000D21C0" w:rsidRDefault="007B2785" w:rsidP="00F85205">
            <w:pPr>
              <w:rPr>
                <w:color w:val="000000" w:themeColor="text1"/>
                <w:sz w:val="16"/>
                <w:szCs w:val="16"/>
              </w:rPr>
            </w:pPr>
            <w:r w:rsidRPr="000D21C0">
              <w:rPr>
                <w:color w:val="000000" w:themeColor="text1"/>
                <w:sz w:val="16"/>
                <w:szCs w:val="16"/>
              </w:rPr>
              <w:t>Aga Khan Foundation</w:t>
            </w:r>
          </w:p>
          <w:p w14:paraId="3C586422" w14:textId="77777777" w:rsidR="007B2785" w:rsidRPr="000D21C0" w:rsidRDefault="007B2785" w:rsidP="00F85205">
            <w:pPr>
              <w:rPr>
                <w:color w:val="000000" w:themeColor="text1"/>
                <w:sz w:val="16"/>
                <w:szCs w:val="16"/>
              </w:rPr>
            </w:pPr>
          </w:p>
          <w:p w14:paraId="26064B4A" w14:textId="77777777" w:rsidR="007B2785" w:rsidRPr="000D21C0" w:rsidRDefault="007B2785" w:rsidP="00F85205">
            <w:pPr>
              <w:rPr>
                <w:color w:val="000000" w:themeColor="text1"/>
                <w:sz w:val="16"/>
                <w:szCs w:val="16"/>
              </w:rPr>
            </w:pPr>
            <w:r w:rsidRPr="000D21C0">
              <w:rPr>
                <w:color w:val="000000" w:themeColor="text1"/>
                <w:sz w:val="16"/>
                <w:szCs w:val="16"/>
              </w:rPr>
              <w:t>Asian Dev. Bank</w:t>
            </w:r>
          </w:p>
          <w:p w14:paraId="5A830EAD" w14:textId="77777777" w:rsidR="007B2785" w:rsidRPr="000D21C0" w:rsidRDefault="007B2785" w:rsidP="00F85205">
            <w:pPr>
              <w:rPr>
                <w:color w:val="000000" w:themeColor="text1"/>
                <w:sz w:val="16"/>
                <w:szCs w:val="16"/>
              </w:rPr>
            </w:pPr>
          </w:p>
          <w:p w14:paraId="70D6F6E9" w14:textId="77777777" w:rsidR="007B2785" w:rsidRPr="000D21C0" w:rsidRDefault="007B2785" w:rsidP="00F85205">
            <w:pPr>
              <w:rPr>
                <w:color w:val="000000" w:themeColor="text1"/>
                <w:sz w:val="16"/>
                <w:szCs w:val="16"/>
              </w:rPr>
            </w:pPr>
            <w:r w:rsidRPr="000D21C0">
              <w:rPr>
                <w:color w:val="000000" w:themeColor="text1"/>
                <w:sz w:val="16"/>
                <w:szCs w:val="16"/>
              </w:rPr>
              <w:t>Euro. Commission</w:t>
            </w:r>
          </w:p>
          <w:p w14:paraId="01CB3059" w14:textId="77777777" w:rsidR="007B2785" w:rsidRPr="000D21C0" w:rsidRDefault="007B2785" w:rsidP="00F85205">
            <w:pPr>
              <w:rPr>
                <w:color w:val="000000" w:themeColor="text1"/>
                <w:sz w:val="16"/>
                <w:szCs w:val="16"/>
              </w:rPr>
            </w:pPr>
          </w:p>
          <w:p w14:paraId="6B0A88CB" w14:textId="77777777" w:rsidR="007B2785" w:rsidRPr="000D21C0" w:rsidRDefault="007B2785" w:rsidP="00F85205">
            <w:pPr>
              <w:rPr>
                <w:color w:val="000000" w:themeColor="text1"/>
                <w:sz w:val="16"/>
                <w:szCs w:val="16"/>
              </w:rPr>
            </w:pPr>
            <w:r w:rsidRPr="000D21C0">
              <w:rPr>
                <w:color w:val="000000" w:themeColor="text1"/>
                <w:sz w:val="16"/>
                <w:szCs w:val="16"/>
              </w:rPr>
              <w:t>NATO</w:t>
            </w:r>
          </w:p>
          <w:p w14:paraId="0E2EB203" w14:textId="77777777" w:rsidR="007B2785" w:rsidRPr="000D21C0" w:rsidRDefault="007B2785" w:rsidP="00F85205">
            <w:pPr>
              <w:rPr>
                <w:color w:val="000000" w:themeColor="text1"/>
                <w:sz w:val="16"/>
                <w:szCs w:val="16"/>
              </w:rPr>
            </w:pPr>
            <w:r w:rsidRPr="000D21C0">
              <w:rPr>
                <w:color w:val="000000" w:themeColor="text1"/>
                <w:sz w:val="16"/>
                <w:szCs w:val="16"/>
              </w:rPr>
              <w:t>IMF</w:t>
            </w:r>
          </w:p>
          <w:p w14:paraId="306FD49D" w14:textId="77777777" w:rsidR="007B2785" w:rsidRPr="000D21C0" w:rsidRDefault="007B2785" w:rsidP="00F85205">
            <w:pPr>
              <w:rPr>
                <w:color w:val="000000" w:themeColor="text1"/>
                <w:sz w:val="16"/>
                <w:szCs w:val="16"/>
              </w:rPr>
            </w:pPr>
            <w:r w:rsidRPr="000D21C0">
              <w:rPr>
                <w:color w:val="000000" w:themeColor="text1"/>
                <w:sz w:val="16"/>
                <w:szCs w:val="16"/>
              </w:rPr>
              <w:t>WB</w:t>
            </w:r>
          </w:p>
          <w:p w14:paraId="4D3C555D" w14:textId="77777777" w:rsidR="007B2785" w:rsidRPr="000D21C0" w:rsidRDefault="007B2785" w:rsidP="00F85205">
            <w:pPr>
              <w:rPr>
                <w:color w:val="000000" w:themeColor="text1"/>
                <w:sz w:val="16"/>
                <w:szCs w:val="16"/>
              </w:rPr>
            </w:pPr>
            <w:r w:rsidRPr="000D21C0">
              <w:rPr>
                <w:color w:val="000000" w:themeColor="text1"/>
                <w:sz w:val="16"/>
                <w:szCs w:val="16"/>
              </w:rPr>
              <w:t>UN</w:t>
            </w:r>
          </w:p>
          <w:p w14:paraId="1EA3B1D2" w14:textId="77777777" w:rsidR="007B2785" w:rsidRPr="000D21C0" w:rsidRDefault="007B2785" w:rsidP="00F85205">
            <w:pPr>
              <w:rPr>
                <w:color w:val="000000" w:themeColor="text1"/>
                <w:sz w:val="16"/>
                <w:szCs w:val="16"/>
              </w:rPr>
            </w:pPr>
          </w:p>
          <w:p w14:paraId="2060583F" w14:textId="08E98163" w:rsidR="007B2785" w:rsidRPr="000D21C0" w:rsidRDefault="007B2785" w:rsidP="00F85205">
            <w:pPr>
              <w:rPr>
                <w:color w:val="000000" w:themeColor="text1"/>
                <w:sz w:val="16"/>
                <w:szCs w:val="16"/>
              </w:rPr>
            </w:pPr>
            <w:r w:rsidRPr="000D21C0">
              <w:rPr>
                <w:b/>
                <w:bCs/>
                <w:color w:val="000000" w:themeColor="text1"/>
                <w:sz w:val="16"/>
                <w:szCs w:val="16"/>
              </w:rPr>
              <w:t>Observers</w:t>
            </w:r>
            <w:r w:rsidRPr="000D21C0">
              <w:rPr>
                <w:color w:val="000000" w:themeColor="text1"/>
                <w:sz w:val="16"/>
                <w:szCs w:val="16"/>
              </w:rPr>
              <w:t xml:space="preserve"> (Argentina, Chile, Cyprus, Croatia, Estonia, Ireland, Latvia, Macedonia, Malta, Oman, Singapore, Slovakia, Slovenia)</w:t>
            </w:r>
          </w:p>
        </w:tc>
        <w:tc>
          <w:tcPr>
            <w:tcW w:w="4394" w:type="dxa"/>
            <w:shd w:val="clear" w:color="auto" w:fill="FFFFFF" w:themeFill="background1"/>
          </w:tcPr>
          <w:p w14:paraId="4B6FDA22" w14:textId="77777777" w:rsidR="007B2785" w:rsidRPr="000D21C0" w:rsidRDefault="00E87061" w:rsidP="00F85205">
            <w:pPr>
              <w:rPr>
                <w:color w:val="000000" w:themeColor="text1"/>
                <w:sz w:val="16"/>
                <w:szCs w:val="16"/>
              </w:rPr>
            </w:pPr>
            <w:hyperlink r:id="rId293" w:history="1">
              <w:r w:rsidR="007B2785" w:rsidRPr="000D21C0">
                <w:rPr>
                  <w:color w:val="000000" w:themeColor="text1"/>
                  <w:sz w:val="16"/>
                  <w:szCs w:val="16"/>
                  <w:u w:val="single"/>
                </w:rPr>
                <w:t>https://www.peaceagreements.org/viewmasterdocument/1061</w:t>
              </w:r>
            </w:hyperlink>
            <w:r w:rsidR="007B2785" w:rsidRPr="000D21C0">
              <w:rPr>
                <w:color w:val="000000" w:themeColor="text1"/>
                <w:sz w:val="16"/>
                <w:szCs w:val="16"/>
              </w:rPr>
              <w:t xml:space="preserve"> </w:t>
            </w:r>
          </w:p>
          <w:p w14:paraId="1D103ABF" w14:textId="77777777" w:rsidR="007B2785" w:rsidRPr="000D21C0" w:rsidRDefault="007B2785" w:rsidP="00F85205">
            <w:pPr>
              <w:rPr>
                <w:color w:val="000000" w:themeColor="text1"/>
                <w:sz w:val="16"/>
                <w:szCs w:val="16"/>
              </w:rPr>
            </w:pPr>
          </w:p>
          <w:p w14:paraId="2B38083D" w14:textId="61734683" w:rsidR="007B2785" w:rsidRPr="000D21C0" w:rsidRDefault="007B2785" w:rsidP="00F85205">
            <w:pPr>
              <w:rPr>
                <w:rFonts w:eastAsiaTheme="majorEastAsia"/>
                <w:b/>
                <w:bCs/>
                <w:color w:val="000000" w:themeColor="text1"/>
                <w:sz w:val="16"/>
                <w:szCs w:val="16"/>
              </w:rPr>
            </w:pPr>
            <w:r w:rsidRPr="000D21C0">
              <w:rPr>
                <w:color w:val="000000" w:themeColor="text1"/>
                <w:sz w:val="16"/>
                <w:szCs w:val="16"/>
              </w:rPr>
              <w:t>This document is in relation to the Afghan Wars in the post-US intervention period, and is a product of the 2006 London Conference on Afghanistan, and outlines the Afghan government and international donors' commitments to the socio-economic reconstruction of the country. It contains several annexes, including a portion outlining concrete measures for refugee/ IDP repatriation.</w:t>
            </w:r>
          </w:p>
        </w:tc>
      </w:tr>
      <w:tr w:rsidR="007B2785" w:rsidRPr="000D21C0" w14:paraId="495FD833" w14:textId="77777777" w:rsidTr="008B653C">
        <w:tc>
          <w:tcPr>
            <w:tcW w:w="2436" w:type="dxa"/>
            <w:gridSpan w:val="2"/>
            <w:shd w:val="clear" w:color="auto" w:fill="FFFFFF" w:themeFill="background1"/>
          </w:tcPr>
          <w:p w14:paraId="7ACF7DBB" w14:textId="03F599BC" w:rsidR="007B2785" w:rsidRPr="000D21C0" w:rsidRDefault="007B2785" w:rsidP="00F85205">
            <w:pPr>
              <w:rPr>
                <w:color w:val="000000" w:themeColor="text1"/>
                <w:sz w:val="16"/>
                <w:szCs w:val="16"/>
              </w:rPr>
            </w:pPr>
            <w:r w:rsidRPr="000D21C0">
              <w:rPr>
                <w:b/>
                <w:bCs/>
                <w:color w:val="000000" w:themeColor="text1"/>
                <w:sz w:val="16"/>
                <w:szCs w:val="16"/>
              </w:rPr>
              <w:t xml:space="preserve">Abuja Accord, Sudan </w:t>
            </w:r>
            <w:r w:rsidRPr="000D21C0">
              <w:rPr>
                <w:color w:val="000000" w:themeColor="text1"/>
                <w:sz w:val="16"/>
                <w:szCs w:val="16"/>
              </w:rPr>
              <w:t xml:space="preserve">(2006) – (Darfur Peace Agreement); signed on May 5, 2006 by the government of Sudan headed by Omar al-Bashir along with a faction of the SLA led by </w:t>
            </w:r>
            <w:proofErr w:type="spellStart"/>
            <w:r w:rsidRPr="000D21C0">
              <w:rPr>
                <w:color w:val="000000" w:themeColor="text1"/>
                <w:sz w:val="16"/>
                <w:szCs w:val="16"/>
              </w:rPr>
              <w:t>Minni</w:t>
            </w:r>
            <w:proofErr w:type="spellEnd"/>
            <w:r w:rsidRPr="000D21C0">
              <w:rPr>
                <w:color w:val="000000" w:themeColor="text1"/>
                <w:sz w:val="16"/>
                <w:szCs w:val="16"/>
              </w:rPr>
              <w:t xml:space="preserve"> </w:t>
            </w:r>
            <w:proofErr w:type="spellStart"/>
            <w:r w:rsidRPr="000D21C0">
              <w:rPr>
                <w:color w:val="000000" w:themeColor="text1"/>
                <w:sz w:val="16"/>
                <w:szCs w:val="16"/>
              </w:rPr>
              <w:t>Minnawi</w:t>
            </w:r>
            <w:proofErr w:type="spellEnd"/>
            <w:r w:rsidRPr="000D21C0">
              <w:rPr>
                <w:color w:val="000000" w:themeColor="text1"/>
                <w:sz w:val="16"/>
                <w:szCs w:val="16"/>
              </w:rPr>
              <w:t xml:space="preserve">. </w:t>
            </w:r>
          </w:p>
        </w:tc>
        <w:tc>
          <w:tcPr>
            <w:tcW w:w="6915" w:type="dxa"/>
            <w:shd w:val="clear" w:color="auto" w:fill="FFFFFF" w:themeFill="background1"/>
          </w:tcPr>
          <w:p w14:paraId="4452FD38" w14:textId="77777777" w:rsidR="007B2785" w:rsidRPr="000D21C0" w:rsidRDefault="007B2785" w:rsidP="00F85205">
            <w:pPr>
              <w:rPr>
                <w:color w:val="000000" w:themeColor="text1"/>
                <w:sz w:val="16"/>
                <w:szCs w:val="16"/>
              </w:rPr>
            </w:pPr>
            <w:r w:rsidRPr="000D21C0">
              <w:rPr>
                <w:color w:val="000000" w:themeColor="text1"/>
                <w:sz w:val="16"/>
                <w:szCs w:val="16"/>
              </w:rPr>
              <w:t>Article 8, 66d.) Coordinate the formulation and implementation of plans, policies and programs concerning Darfur, including rehabilitation, reconstruction and development of Darfur, as well as facilitate the return of refugees and internally displaced persons;</w:t>
            </w:r>
          </w:p>
          <w:p w14:paraId="3EC92E4D" w14:textId="77777777" w:rsidR="007B2785" w:rsidRPr="000D21C0" w:rsidRDefault="007B2785" w:rsidP="00F85205">
            <w:pPr>
              <w:rPr>
                <w:color w:val="000000" w:themeColor="text1"/>
                <w:sz w:val="16"/>
                <w:szCs w:val="16"/>
              </w:rPr>
            </w:pPr>
            <w:r w:rsidRPr="000D21C0">
              <w:rPr>
                <w:color w:val="000000" w:themeColor="text1"/>
                <w:sz w:val="16"/>
                <w:szCs w:val="16"/>
              </w:rPr>
              <w:t>Article 17, 108.) The first priority of implementing this Agreement is to address the needs of the war-affected areas, with special attention to displaced and war-affected persons, to provide the basic services and security needed to enable them to return to their 22 livelihoods in safety and dignity. This Chapter sets out principles for the restitution of property and assistance for full reintegration to their former livelihood, including rights to land and compensation for losses or damages or both sustained as a result of the conflict.</w:t>
            </w:r>
          </w:p>
          <w:p w14:paraId="36E44F64" w14:textId="77777777" w:rsidR="007B2785" w:rsidRPr="000D21C0" w:rsidRDefault="007B2785" w:rsidP="00F85205">
            <w:pPr>
              <w:rPr>
                <w:color w:val="000000" w:themeColor="text1"/>
                <w:sz w:val="16"/>
                <w:szCs w:val="16"/>
                <w:u w:val="single"/>
              </w:rPr>
            </w:pPr>
            <w:r w:rsidRPr="000D21C0">
              <w:rPr>
                <w:color w:val="000000" w:themeColor="text1"/>
                <w:sz w:val="16"/>
                <w:szCs w:val="16"/>
              </w:rPr>
              <w:t xml:space="preserve">Creation of </w:t>
            </w:r>
            <w:r w:rsidRPr="000D21C0">
              <w:rPr>
                <w:color w:val="000000" w:themeColor="text1"/>
                <w:sz w:val="16"/>
                <w:szCs w:val="16"/>
                <w:u w:val="single"/>
              </w:rPr>
              <w:t>Darfur Reconstruction and Development Fund</w:t>
            </w:r>
          </w:p>
          <w:p w14:paraId="4A6C1D35" w14:textId="47021B76" w:rsidR="007B2785" w:rsidRPr="000D21C0" w:rsidRDefault="007B2785" w:rsidP="00F85205">
            <w:pPr>
              <w:rPr>
                <w:color w:val="000000" w:themeColor="text1"/>
                <w:sz w:val="16"/>
                <w:szCs w:val="16"/>
              </w:rPr>
            </w:pPr>
            <w:r w:rsidRPr="000D21C0">
              <w:rPr>
                <w:color w:val="000000" w:themeColor="text1"/>
                <w:sz w:val="16"/>
                <w:szCs w:val="16"/>
              </w:rPr>
              <w:t>Salim Ahmed Salim (Chief negotiator for AU) | AU members (Libya/ Nigeria)</w:t>
            </w:r>
          </w:p>
          <w:p w14:paraId="30A94F86" w14:textId="77777777" w:rsidR="007B2785" w:rsidRPr="000D21C0" w:rsidRDefault="007B2785" w:rsidP="00F85205">
            <w:pPr>
              <w:rPr>
                <w:color w:val="000000" w:themeColor="text1"/>
                <w:sz w:val="16"/>
                <w:szCs w:val="16"/>
              </w:rPr>
            </w:pPr>
          </w:p>
          <w:p w14:paraId="6A5C9647" w14:textId="77777777" w:rsidR="007B2785" w:rsidRPr="000D21C0" w:rsidRDefault="007B2785" w:rsidP="00F85205">
            <w:pPr>
              <w:rPr>
                <w:color w:val="000000" w:themeColor="text1"/>
                <w:sz w:val="16"/>
                <w:szCs w:val="16"/>
              </w:rPr>
            </w:pPr>
            <w:r w:rsidRPr="000D21C0">
              <w:rPr>
                <w:color w:val="000000" w:themeColor="text1"/>
                <w:sz w:val="16"/>
                <w:szCs w:val="16"/>
              </w:rPr>
              <w:t>UK/ US</w:t>
            </w:r>
          </w:p>
          <w:p w14:paraId="7CFE1062" w14:textId="77777777" w:rsidR="007B2785" w:rsidRPr="000D21C0" w:rsidRDefault="007B2785" w:rsidP="00F85205">
            <w:pPr>
              <w:rPr>
                <w:color w:val="000000" w:themeColor="text1"/>
                <w:sz w:val="16"/>
                <w:szCs w:val="16"/>
              </w:rPr>
            </w:pPr>
          </w:p>
          <w:p w14:paraId="39C783B3" w14:textId="77777777" w:rsidR="007B2785" w:rsidRPr="000D21C0" w:rsidRDefault="007B2785" w:rsidP="00F85205">
            <w:pPr>
              <w:rPr>
                <w:color w:val="000000" w:themeColor="text1"/>
                <w:sz w:val="16"/>
                <w:szCs w:val="16"/>
              </w:rPr>
            </w:pPr>
            <w:r w:rsidRPr="000D21C0">
              <w:rPr>
                <w:color w:val="000000" w:themeColor="text1"/>
                <w:sz w:val="16"/>
                <w:szCs w:val="16"/>
              </w:rPr>
              <w:t>UN</w:t>
            </w:r>
          </w:p>
          <w:p w14:paraId="36144CDC" w14:textId="77777777" w:rsidR="007B2785" w:rsidRPr="000D21C0" w:rsidRDefault="007B2785" w:rsidP="00F85205">
            <w:pPr>
              <w:rPr>
                <w:color w:val="000000" w:themeColor="text1"/>
                <w:sz w:val="16"/>
                <w:szCs w:val="16"/>
              </w:rPr>
            </w:pPr>
          </w:p>
          <w:p w14:paraId="43D55DCD" w14:textId="77777777" w:rsidR="007B2785" w:rsidRPr="000D21C0" w:rsidRDefault="007B2785" w:rsidP="00F85205">
            <w:pPr>
              <w:rPr>
                <w:color w:val="000000" w:themeColor="text1"/>
                <w:sz w:val="16"/>
                <w:szCs w:val="16"/>
              </w:rPr>
            </w:pPr>
            <w:r w:rsidRPr="000D21C0">
              <w:rPr>
                <w:color w:val="000000" w:themeColor="text1"/>
                <w:sz w:val="16"/>
                <w:szCs w:val="16"/>
              </w:rPr>
              <w:t>Arab League</w:t>
            </w:r>
          </w:p>
          <w:p w14:paraId="6B7C5F0E" w14:textId="77777777" w:rsidR="007B2785" w:rsidRPr="000D21C0" w:rsidRDefault="007B2785" w:rsidP="00F85205">
            <w:pPr>
              <w:rPr>
                <w:color w:val="000000" w:themeColor="text1"/>
                <w:sz w:val="16"/>
                <w:szCs w:val="16"/>
              </w:rPr>
            </w:pPr>
          </w:p>
          <w:p w14:paraId="76BA82B3" w14:textId="1D579745" w:rsidR="007B2785" w:rsidRPr="000D21C0" w:rsidRDefault="007B2785" w:rsidP="00F85205">
            <w:pPr>
              <w:rPr>
                <w:color w:val="000000" w:themeColor="text1"/>
                <w:sz w:val="16"/>
                <w:szCs w:val="16"/>
              </w:rPr>
            </w:pPr>
            <w:r w:rsidRPr="000D21C0">
              <w:rPr>
                <w:color w:val="000000" w:themeColor="text1"/>
                <w:sz w:val="16"/>
                <w:szCs w:val="16"/>
              </w:rPr>
              <w:t>Witnesses to agreement (Netherlands, Canada, Norway)</w:t>
            </w:r>
          </w:p>
        </w:tc>
        <w:tc>
          <w:tcPr>
            <w:tcW w:w="4394" w:type="dxa"/>
            <w:shd w:val="clear" w:color="auto" w:fill="FFFFFF" w:themeFill="background1"/>
          </w:tcPr>
          <w:p w14:paraId="0504F830" w14:textId="77777777" w:rsidR="007B2785" w:rsidRPr="000D21C0" w:rsidRDefault="00E87061" w:rsidP="00F85205">
            <w:pPr>
              <w:rPr>
                <w:color w:val="000000" w:themeColor="text1"/>
                <w:sz w:val="16"/>
                <w:szCs w:val="16"/>
              </w:rPr>
            </w:pPr>
            <w:hyperlink r:id="rId294" w:history="1">
              <w:r w:rsidR="007B2785" w:rsidRPr="000D21C0">
                <w:rPr>
                  <w:color w:val="000000" w:themeColor="text1"/>
                  <w:sz w:val="16"/>
                  <w:szCs w:val="16"/>
                  <w:u w:val="single"/>
                </w:rPr>
                <w:t>https://peacemaker.un.org/sites/peacemaker.un.org/files/SD_050505_DarfurPeaceAgreement.pdf</w:t>
              </w:r>
            </w:hyperlink>
            <w:r w:rsidR="007B2785" w:rsidRPr="000D21C0">
              <w:rPr>
                <w:color w:val="000000" w:themeColor="text1"/>
                <w:sz w:val="16"/>
                <w:szCs w:val="16"/>
              </w:rPr>
              <w:t xml:space="preserve"> </w:t>
            </w:r>
          </w:p>
          <w:p w14:paraId="13DB5B3A" w14:textId="77777777" w:rsidR="007B2785" w:rsidRDefault="007B2785" w:rsidP="00F85205">
            <w:pPr>
              <w:rPr>
                <w:color w:val="000000" w:themeColor="text1"/>
                <w:sz w:val="16"/>
                <w:szCs w:val="16"/>
                <w:shd w:val="clear" w:color="auto" w:fill="FFFFFF"/>
              </w:rPr>
            </w:pPr>
            <w:r w:rsidRPr="000D21C0">
              <w:rPr>
                <w:color w:val="000000" w:themeColor="text1"/>
                <w:sz w:val="16"/>
                <w:szCs w:val="16"/>
                <w:shd w:val="clear" w:color="auto" w:fill="FFFFFF"/>
              </w:rPr>
              <w:t>A commission was created to work with the United Nations to help refugees and displaced persons return to their homes. The agreement stated that the Sudanese Government would provide $30 million in compensation to victims of the conflict.</w:t>
            </w:r>
          </w:p>
          <w:p w14:paraId="0FAC7691" w14:textId="77777777" w:rsidR="007B2785" w:rsidRDefault="007B2785" w:rsidP="00F85205">
            <w:pPr>
              <w:rPr>
                <w:color w:val="000000" w:themeColor="text1"/>
                <w:sz w:val="16"/>
                <w:szCs w:val="16"/>
                <w:shd w:val="clear" w:color="auto" w:fill="FFFFFF"/>
              </w:rPr>
            </w:pPr>
          </w:p>
          <w:p w14:paraId="4888F65B" w14:textId="61478454" w:rsidR="007B2785" w:rsidRPr="000D21C0" w:rsidRDefault="007B2785" w:rsidP="00F85205">
            <w:pPr>
              <w:rPr>
                <w:color w:val="000000" w:themeColor="text1"/>
                <w:sz w:val="16"/>
                <w:szCs w:val="16"/>
              </w:rPr>
            </w:pPr>
            <w:r w:rsidRPr="000D21C0">
              <w:rPr>
                <w:color w:val="000000" w:themeColor="text1"/>
                <w:sz w:val="16"/>
                <w:szCs w:val="16"/>
              </w:rPr>
              <w:t xml:space="preserve">However, the agreement was rejected by two other, smaller groups, the Justice and Equality Movement (JEM) and a rival faction of the SLA led by Abdul Wahid al Nur; demilitarization of the Janjaweed and other militias, an integration of SLM/A and JEM troops into the Sudanese Armed Forces and police, a system of federal wealth-sharing for the promotion of </w:t>
            </w:r>
            <w:proofErr w:type="spellStart"/>
            <w:r w:rsidRPr="000D21C0">
              <w:rPr>
                <w:color w:val="000000" w:themeColor="text1"/>
                <w:sz w:val="16"/>
                <w:szCs w:val="16"/>
              </w:rPr>
              <w:t>Darfurian</w:t>
            </w:r>
            <w:proofErr w:type="spellEnd"/>
            <w:r w:rsidRPr="000D21C0">
              <w:rPr>
                <w:color w:val="000000" w:themeColor="text1"/>
                <w:sz w:val="16"/>
                <w:szCs w:val="16"/>
              </w:rPr>
              <w:t xml:space="preserve"> economic interests, a referendum on the future status of Darfur and measures to promote the flow of humanitarian aid into the region</w:t>
            </w:r>
          </w:p>
        </w:tc>
      </w:tr>
      <w:tr w:rsidR="007B2785" w:rsidRPr="000D21C0" w14:paraId="0F253AA3" w14:textId="77777777" w:rsidTr="008B653C">
        <w:tc>
          <w:tcPr>
            <w:tcW w:w="2436" w:type="dxa"/>
            <w:gridSpan w:val="2"/>
            <w:shd w:val="clear" w:color="auto" w:fill="FFFFFF" w:themeFill="background1"/>
          </w:tcPr>
          <w:p w14:paraId="7CF5FFE1" w14:textId="6E52D5E8" w:rsidR="007B2785" w:rsidRPr="000D21C0" w:rsidRDefault="007B2785" w:rsidP="00F85205">
            <w:pPr>
              <w:rPr>
                <w:color w:val="000000" w:themeColor="text1"/>
                <w:sz w:val="16"/>
                <w:szCs w:val="16"/>
              </w:rPr>
            </w:pPr>
            <w:r w:rsidRPr="000D21C0">
              <w:rPr>
                <w:b/>
                <w:bCs/>
                <w:color w:val="000000" w:themeColor="text1"/>
                <w:sz w:val="16"/>
                <w:szCs w:val="16"/>
              </w:rPr>
              <w:lastRenderedPageBreak/>
              <w:t xml:space="preserve">Pact on Security, Stability, and Development in the Great Lakes Region </w:t>
            </w:r>
            <w:r w:rsidRPr="000D21C0">
              <w:rPr>
                <w:color w:val="000000" w:themeColor="text1"/>
                <w:sz w:val="16"/>
                <w:szCs w:val="16"/>
              </w:rPr>
              <w:t xml:space="preserve">(2006 – Angola, Burundi, CAR, DRC, Kenya, Rwanda, Rep. of Congo, Rwanda, Sudan, Tanzania, Uganda, Zambia); </w:t>
            </w:r>
          </w:p>
        </w:tc>
        <w:tc>
          <w:tcPr>
            <w:tcW w:w="6915" w:type="dxa"/>
            <w:shd w:val="clear" w:color="auto" w:fill="FFFFFF" w:themeFill="background1"/>
          </w:tcPr>
          <w:p w14:paraId="6AD4715D" w14:textId="77777777" w:rsidR="007B2785" w:rsidRPr="000D21C0" w:rsidRDefault="007B2785" w:rsidP="00F85205">
            <w:pPr>
              <w:rPr>
                <w:color w:val="000000" w:themeColor="text1"/>
                <w:sz w:val="16"/>
                <w:szCs w:val="16"/>
              </w:rPr>
            </w:pPr>
            <w:r w:rsidRPr="000D21C0">
              <w:rPr>
                <w:color w:val="000000" w:themeColor="text1"/>
                <w:sz w:val="16"/>
                <w:szCs w:val="16"/>
              </w:rPr>
              <w:t>Page 12, Chapter II. The Protocols, Article 12, Protocol on the Protection and Assistance to Internally Displaced Persons,</w:t>
            </w:r>
            <w:r w:rsidRPr="000D21C0">
              <w:rPr>
                <w:color w:val="000000" w:themeColor="text1"/>
                <w:sz w:val="16"/>
                <w:szCs w:val="16"/>
              </w:rPr>
              <w:br/>
              <w:t>The Member States undertake, in accordance with the Protocol on the Protection and Assistance to Internally Displaced Persons, to provide special protection and assistance to internally displaced persons.</w:t>
            </w:r>
          </w:p>
          <w:p w14:paraId="730DEA68" w14:textId="77777777" w:rsidR="007B2785" w:rsidRPr="000D21C0" w:rsidRDefault="007B2785" w:rsidP="00F85205">
            <w:pPr>
              <w:rPr>
                <w:color w:val="000000" w:themeColor="text1"/>
                <w:sz w:val="16"/>
                <w:szCs w:val="16"/>
              </w:rPr>
            </w:pPr>
          </w:p>
          <w:p w14:paraId="6095DC01" w14:textId="77777777" w:rsidR="007B2785" w:rsidRPr="000D21C0" w:rsidRDefault="007B2785" w:rsidP="00F85205">
            <w:pPr>
              <w:rPr>
                <w:color w:val="000000" w:themeColor="text1"/>
                <w:sz w:val="16"/>
                <w:szCs w:val="16"/>
              </w:rPr>
            </w:pPr>
            <w:r w:rsidRPr="000D21C0">
              <w:rPr>
                <w:color w:val="000000" w:themeColor="text1"/>
                <w:sz w:val="16"/>
                <w:szCs w:val="16"/>
              </w:rPr>
              <w:t>Page 12, Chapter II. The Protocols, Article 13, Protocol on Property Rights of Returning Persons,</w:t>
            </w:r>
            <w:r w:rsidRPr="000D21C0">
              <w:rPr>
                <w:color w:val="000000" w:themeColor="text1"/>
                <w:sz w:val="16"/>
                <w:szCs w:val="16"/>
              </w:rPr>
              <w:br/>
              <w:t>The Member States undertake, in accordance with the Protocol on the Property Rights of Returning Persons, to provide legal protection for the property of internally displaced persons and refugees in their countries of origin, and in particular to:</w:t>
            </w:r>
            <w:r w:rsidRPr="000D21C0">
              <w:rPr>
                <w:color w:val="000000" w:themeColor="text1"/>
                <w:sz w:val="16"/>
                <w:szCs w:val="16"/>
              </w:rPr>
              <w:br/>
              <w:t>a) Adopt legal principles whereby the Member States shall ensure that refugees and internally displaced persons,</w:t>
            </w:r>
            <w:r w:rsidRPr="000D21C0">
              <w:rPr>
                <w:color w:val="000000" w:themeColor="text1"/>
                <w:sz w:val="16"/>
                <w:szCs w:val="16"/>
              </w:rPr>
              <w:br/>
              <w:t>upon returning to their areas of origin, recover their property with the assistance of the local traditional and administrative authorities;</w:t>
            </w:r>
            <w:r w:rsidRPr="000D21C0">
              <w:rPr>
                <w:color w:val="000000" w:themeColor="text1"/>
                <w:sz w:val="16"/>
                <w:szCs w:val="16"/>
              </w:rPr>
              <w:br/>
              <w:t>b) Create a legal framework for resolving disputes arising from the recovery of property previously occupied or owned by returning persons.</w:t>
            </w:r>
          </w:p>
          <w:p w14:paraId="220468E4" w14:textId="77E67EA8" w:rsidR="007B2785" w:rsidRPr="000D21C0" w:rsidRDefault="007B2785" w:rsidP="00F85205">
            <w:pPr>
              <w:rPr>
                <w:color w:val="000000" w:themeColor="text1"/>
                <w:sz w:val="16"/>
                <w:szCs w:val="16"/>
              </w:rPr>
            </w:pPr>
            <w:r w:rsidRPr="000D21C0">
              <w:rPr>
                <w:color w:val="000000" w:themeColor="text1"/>
                <w:sz w:val="16"/>
                <w:szCs w:val="16"/>
              </w:rPr>
              <w:t>Angola, Burundi, CAR, DRC, Kenya, Rwanda, Rep. of Congo, Rwanda, Sudan, Tanzania, Uganda, Zambia</w:t>
            </w:r>
          </w:p>
          <w:p w14:paraId="1E38C39A" w14:textId="77777777" w:rsidR="007B2785" w:rsidRPr="000D21C0" w:rsidRDefault="007B2785" w:rsidP="00F85205">
            <w:pPr>
              <w:rPr>
                <w:color w:val="000000" w:themeColor="text1"/>
                <w:sz w:val="16"/>
                <w:szCs w:val="16"/>
              </w:rPr>
            </w:pPr>
          </w:p>
          <w:p w14:paraId="2675A5E5" w14:textId="02B4BD72" w:rsidR="007B2785" w:rsidRPr="000D21C0" w:rsidRDefault="007B2785" w:rsidP="00F85205">
            <w:pPr>
              <w:rPr>
                <w:color w:val="000000" w:themeColor="text1"/>
                <w:sz w:val="16"/>
                <w:szCs w:val="16"/>
              </w:rPr>
            </w:pPr>
            <w:r w:rsidRPr="000D21C0">
              <w:rPr>
                <w:color w:val="000000" w:themeColor="text1"/>
                <w:sz w:val="16"/>
                <w:szCs w:val="16"/>
              </w:rPr>
              <w:t>No international bodies seem to be present</w:t>
            </w:r>
          </w:p>
        </w:tc>
        <w:tc>
          <w:tcPr>
            <w:tcW w:w="4394" w:type="dxa"/>
            <w:shd w:val="clear" w:color="auto" w:fill="FFFFFF" w:themeFill="background1"/>
          </w:tcPr>
          <w:p w14:paraId="5064E5CB" w14:textId="77777777" w:rsidR="007B2785" w:rsidRPr="000D21C0" w:rsidRDefault="00E87061" w:rsidP="00F85205">
            <w:pPr>
              <w:rPr>
                <w:color w:val="000000" w:themeColor="text1"/>
                <w:sz w:val="16"/>
                <w:szCs w:val="16"/>
              </w:rPr>
            </w:pPr>
            <w:hyperlink r:id="rId295" w:history="1">
              <w:r w:rsidR="007B2785" w:rsidRPr="000D21C0">
                <w:rPr>
                  <w:color w:val="000000" w:themeColor="text1"/>
                  <w:sz w:val="16"/>
                  <w:szCs w:val="16"/>
                  <w:u w:val="single"/>
                </w:rPr>
                <w:t>https://www.peaceagreements.org/viewmasterdocument/668</w:t>
              </w:r>
            </w:hyperlink>
            <w:r w:rsidR="007B2785" w:rsidRPr="000D21C0">
              <w:rPr>
                <w:color w:val="000000" w:themeColor="text1"/>
                <w:sz w:val="16"/>
                <w:szCs w:val="16"/>
              </w:rPr>
              <w:t xml:space="preserve"> </w:t>
            </w:r>
          </w:p>
          <w:p w14:paraId="49D0862C" w14:textId="77777777" w:rsidR="007B2785" w:rsidRPr="000D21C0" w:rsidRDefault="007B2785" w:rsidP="00F85205">
            <w:pPr>
              <w:rPr>
                <w:color w:val="000000" w:themeColor="text1"/>
                <w:sz w:val="16"/>
                <w:szCs w:val="16"/>
              </w:rPr>
            </w:pPr>
          </w:p>
          <w:p w14:paraId="2E76659E" w14:textId="7AE511C6" w:rsidR="007B2785" w:rsidRPr="000D21C0" w:rsidRDefault="007B2785" w:rsidP="00F85205">
            <w:pPr>
              <w:rPr>
                <w:color w:val="000000" w:themeColor="text1"/>
                <w:sz w:val="16"/>
                <w:szCs w:val="16"/>
                <w:shd w:val="clear" w:color="auto" w:fill="FFFFFF"/>
              </w:rPr>
            </w:pPr>
            <w:r w:rsidRPr="000D21C0">
              <w:rPr>
                <w:color w:val="000000" w:themeColor="text1"/>
                <w:sz w:val="16"/>
                <w:szCs w:val="16"/>
              </w:rPr>
              <w:t xml:space="preserve">Above countries make up the Great Lakes Region; The African Great Lakes process attempted to use a regional approach to address a set of inter-linked conflicts notably in Burundi, Rwanda, Democratic Republic of Congo, Central African Republic and Uganda; </w:t>
            </w:r>
            <w:proofErr w:type="spellStart"/>
            <w:r w:rsidRPr="000D21C0">
              <w:rPr>
                <w:color w:val="000000" w:themeColor="text1"/>
                <w:sz w:val="16"/>
                <w:szCs w:val="16"/>
              </w:rPr>
              <w:t>pevention</w:t>
            </w:r>
            <w:proofErr w:type="spellEnd"/>
            <w:r w:rsidRPr="000D21C0">
              <w:rPr>
                <w:color w:val="000000" w:themeColor="text1"/>
                <w:sz w:val="16"/>
                <w:szCs w:val="16"/>
              </w:rPr>
              <w:t xml:space="preserve"> and punishment of the crimes of genocide, war crimes and crimes against humanity and all forms of discrimination; protection and assistance to internally displaced persons, property rights and returning persons, management of information and communication. It also establishes follow-up mechanisms comprising the Summit, a Regional Inter-Ministerial Committee and a conference secretariat.</w:t>
            </w:r>
          </w:p>
        </w:tc>
      </w:tr>
      <w:tr w:rsidR="007B2785" w:rsidRPr="000D21C0" w14:paraId="6163A813" w14:textId="77777777" w:rsidTr="008B653C">
        <w:trPr>
          <w:trHeight w:val="204"/>
        </w:trPr>
        <w:tc>
          <w:tcPr>
            <w:tcW w:w="2436" w:type="dxa"/>
            <w:gridSpan w:val="2"/>
            <w:tcBorders>
              <w:bottom w:val="single" w:sz="4" w:space="0" w:color="auto"/>
            </w:tcBorders>
            <w:shd w:val="clear" w:color="auto" w:fill="FFFFFF" w:themeFill="background1"/>
          </w:tcPr>
          <w:p w14:paraId="224749B2" w14:textId="77777777" w:rsidR="007B2785" w:rsidRPr="000D21C0" w:rsidRDefault="007B2785" w:rsidP="00F85205">
            <w:pPr>
              <w:rPr>
                <w:color w:val="000000" w:themeColor="text1"/>
                <w:sz w:val="16"/>
                <w:szCs w:val="16"/>
              </w:rPr>
            </w:pPr>
            <w:proofErr w:type="spellStart"/>
            <w:r w:rsidRPr="000D21C0">
              <w:rPr>
                <w:b/>
                <w:bCs/>
                <w:color w:val="000000" w:themeColor="text1"/>
                <w:sz w:val="16"/>
                <w:szCs w:val="16"/>
              </w:rPr>
              <w:t>Ougadougou</w:t>
            </w:r>
            <w:proofErr w:type="spellEnd"/>
            <w:r w:rsidRPr="000D21C0">
              <w:rPr>
                <w:b/>
                <w:bCs/>
                <w:color w:val="000000" w:themeColor="text1"/>
                <w:sz w:val="16"/>
                <w:szCs w:val="16"/>
              </w:rPr>
              <w:t xml:space="preserve"> Political Agreement (OPA) </w:t>
            </w:r>
            <w:r w:rsidRPr="000D21C0">
              <w:rPr>
                <w:color w:val="000000" w:themeColor="text1"/>
                <w:sz w:val="16"/>
                <w:szCs w:val="16"/>
              </w:rPr>
              <w:t>(March 4, 2007); ended First Ivorian Civil War between Ivorian President Laurent Gbagbo vs. domestic insurgents led by New Forces of Ivory Coast (</w:t>
            </w:r>
            <w:r w:rsidRPr="000D21C0">
              <w:rPr>
                <w:i/>
                <w:iCs/>
                <w:color w:val="000000" w:themeColor="text1"/>
                <w:sz w:val="16"/>
                <w:szCs w:val="16"/>
              </w:rPr>
              <w:t>Forces Nouvelles de Côte d’Ivoire</w:t>
            </w:r>
            <w:r w:rsidRPr="000D21C0">
              <w:rPr>
                <w:color w:val="000000" w:themeColor="text1"/>
                <w:sz w:val="16"/>
                <w:szCs w:val="16"/>
              </w:rPr>
              <w:t xml:space="preserve">); war sparked by power struggle after death of Pres. Félix </w:t>
            </w:r>
            <w:proofErr w:type="spellStart"/>
            <w:r w:rsidRPr="000D21C0">
              <w:rPr>
                <w:color w:val="000000" w:themeColor="text1"/>
                <w:sz w:val="16"/>
                <w:szCs w:val="16"/>
              </w:rPr>
              <w:t>Houphouët-Boigny</w:t>
            </w:r>
            <w:proofErr w:type="spellEnd"/>
            <w:r w:rsidRPr="000D21C0">
              <w:rPr>
                <w:color w:val="000000" w:themeColor="text1"/>
                <w:sz w:val="16"/>
                <w:szCs w:val="16"/>
              </w:rPr>
              <w:t>; creation of xenophobic/ nationalist “</w:t>
            </w:r>
            <w:proofErr w:type="spellStart"/>
            <w:r w:rsidRPr="000D21C0">
              <w:rPr>
                <w:color w:val="000000" w:themeColor="text1"/>
                <w:sz w:val="16"/>
                <w:szCs w:val="16"/>
              </w:rPr>
              <w:t>Ivoirité</w:t>
            </w:r>
            <w:proofErr w:type="spellEnd"/>
            <w:r w:rsidRPr="000D21C0">
              <w:rPr>
                <w:color w:val="000000" w:themeColor="text1"/>
                <w:sz w:val="16"/>
                <w:szCs w:val="16"/>
              </w:rPr>
              <w:t>” national identity in justifying violence</w:t>
            </w:r>
          </w:p>
        </w:tc>
        <w:tc>
          <w:tcPr>
            <w:tcW w:w="6915" w:type="dxa"/>
            <w:tcBorders>
              <w:bottom w:val="single" w:sz="4" w:space="0" w:color="auto"/>
            </w:tcBorders>
            <w:shd w:val="clear" w:color="auto" w:fill="FFFFFF" w:themeFill="background1"/>
          </w:tcPr>
          <w:p w14:paraId="1D5DEEB8" w14:textId="77777777" w:rsidR="007B2785" w:rsidRPr="000D21C0" w:rsidRDefault="007B2785" w:rsidP="00F85205">
            <w:pPr>
              <w:rPr>
                <w:b/>
                <w:bCs/>
                <w:color w:val="000000" w:themeColor="text1"/>
                <w:sz w:val="16"/>
                <w:szCs w:val="16"/>
                <w:shd w:val="clear" w:color="auto" w:fill="FEFEFE"/>
              </w:rPr>
            </w:pPr>
            <w:r w:rsidRPr="000D21C0">
              <w:rPr>
                <w:b/>
                <w:bCs/>
                <w:color w:val="000000" w:themeColor="text1"/>
                <w:sz w:val="16"/>
                <w:szCs w:val="16"/>
                <w:shd w:val="clear" w:color="auto" w:fill="FEFEFE"/>
              </w:rPr>
              <w:t>IDPs:</w:t>
            </w:r>
          </w:p>
          <w:p w14:paraId="379BB7E6"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The Ouagadougou Political Agreement called for assistance to be provided for the return of displaced persons. The accord was not clear whether this included internally displaced persons (IDPs) or refugees. Given that the major cause of the conflict was the influx of migrant workers and their resettlement in Ivory Coast, this provision mostly referred to IDPs.</w:t>
            </w:r>
          </w:p>
          <w:p w14:paraId="6BEACF17"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Nov. 27 – 29: Humanitarian Coordinator for humanitarian mission led delegation to return 50k IDPs</w:t>
            </w:r>
          </w:p>
          <w:p w14:paraId="2A178BB6" w14:textId="77777777" w:rsidR="007B2785" w:rsidRPr="000D21C0" w:rsidRDefault="007B2785" w:rsidP="00F85205">
            <w:pPr>
              <w:rPr>
                <w:color w:val="000000" w:themeColor="text1"/>
                <w:sz w:val="16"/>
                <w:szCs w:val="16"/>
                <w:shd w:val="clear" w:color="auto" w:fill="FEFEFE"/>
              </w:rPr>
            </w:pPr>
          </w:p>
          <w:p w14:paraId="64577D63" w14:textId="77777777" w:rsidR="007B2785" w:rsidRPr="000D21C0" w:rsidRDefault="007B2785" w:rsidP="00F85205">
            <w:pPr>
              <w:rPr>
                <w:color w:val="000000" w:themeColor="text1"/>
                <w:sz w:val="16"/>
                <w:szCs w:val="16"/>
                <w:shd w:val="clear" w:color="auto" w:fill="FEFEFE"/>
              </w:rPr>
            </w:pPr>
            <w:proofErr w:type="gramStart"/>
            <w:r w:rsidRPr="000D21C0">
              <w:rPr>
                <w:color w:val="000000" w:themeColor="text1"/>
                <w:sz w:val="16"/>
                <w:szCs w:val="16"/>
                <w:shd w:val="clear" w:color="auto" w:fill="FEFEFE"/>
              </w:rPr>
              <w:t>2008:Majority</w:t>
            </w:r>
            <w:proofErr w:type="gramEnd"/>
            <w:r w:rsidRPr="000D21C0">
              <w:rPr>
                <w:color w:val="000000" w:themeColor="text1"/>
                <w:sz w:val="16"/>
                <w:szCs w:val="16"/>
                <w:shd w:val="clear" w:color="auto" w:fill="FEFEFE"/>
              </w:rPr>
              <w:t xml:space="preserve"> of 700k IDPs did not seek resettlement help; 76k spontaneously return</w:t>
            </w:r>
            <w:r w:rsidRPr="000D21C0">
              <w:rPr>
                <w:color w:val="000000" w:themeColor="text1"/>
                <w:sz w:val="16"/>
                <w:szCs w:val="16"/>
                <w:shd w:val="clear" w:color="auto" w:fill="FEFEFE"/>
              </w:rPr>
              <w:br/>
              <w:t>2010: 90k had returned</w:t>
            </w:r>
          </w:p>
          <w:p w14:paraId="358CED39"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2012: reported that the repatriation of displaced persons and refugees experienced funding constraints resulting in the insufficient availability of livelihood assistance programs to support their return</w:t>
            </w:r>
          </w:p>
          <w:p w14:paraId="267D344F" w14:textId="0B72289E"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Accord’s proposed amnesty law, however, did not cover economic crimes, war crimes, and crimes against humanity.</w:t>
            </w:r>
          </w:p>
          <w:p w14:paraId="0DAF690E" w14:textId="77777777"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As provided for in the accord, a new amnesty law was unveiled on 12 April 2007 that pardoned all Ivoirians living in the country and abroad who had committed crimes and offences related to national security. The law covered the time period between 17 September 2000 and 4 March 2007, when the accord was signed. The new amnesty law excluded economic crimes, war crimes, and crimes against humanity.</w:t>
            </w:r>
            <w:hyperlink r:id="rId296" w:anchor="easy-footnote-bottom-1-16357" w:history="1">
              <w:r w:rsidRPr="000D21C0">
                <w:rPr>
                  <w:rFonts w:eastAsia="Times New Roman"/>
                  <w:color w:val="000000" w:themeColor="text1"/>
                  <w:sz w:val="16"/>
                  <w:szCs w:val="16"/>
                  <w:u w:val="single"/>
                  <w:vertAlign w:val="superscript"/>
                </w:rPr>
                <w:t>1</w:t>
              </w:r>
            </w:hyperlink>
            <w:r w:rsidRPr="000D21C0">
              <w:rPr>
                <w:rFonts w:eastAsia="Times New Roman"/>
                <w:color w:val="000000" w:themeColor="text1"/>
                <w:sz w:val="16"/>
                <w:szCs w:val="16"/>
              </w:rPr>
              <w:t xml:space="preserve"> Sixty-one civilian and military prisoners (40 civilians and 21 military personnel) who had committed crimes related to national security were set free on 7 June 2007 as a result of the new amnesty law. </w:t>
            </w:r>
          </w:p>
          <w:p w14:paraId="038C4C9D" w14:textId="2C4C7EF6" w:rsidR="007B2785" w:rsidRPr="000D21C0" w:rsidRDefault="007B2785" w:rsidP="00F85205">
            <w:pPr>
              <w:rPr>
                <w:color w:val="000000" w:themeColor="text1"/>
                <w:sz w:val="16"/>
                <w:szCs w:val="16"/>
              </w:rPr>
            </w:pPr>
            <w:r w:rsidRPr="000D21C0">
              <w:rPr>
                <w:color w:val="000000" w:themeColor="text1"/>
                <w:sz w:val="16"/>
                <w:szCs w:val="16"/>
              </w:rPr>
              <w:t xml:space="preserve">Blaise </w:t>
            </w:r>
            <w:proofErr w:type="spellStart"/>
            <w:r w:rsidRPr="000D21C0">
              <w:rPr>
                <w:color w:val="000000" w:themeColor="text1"/>
                <w:sz w:val="16"/>
                <w:szCs w:val="16"/>
              </w:rPr>
              <w:t>Compaoré</w:t>
            </w:r>
            <w:proofErr w:type="spellEnd"/>
            <w:r w:rsidRPr="000D21C0">
              <w:rPr>
                <w:color w:val="000000" w:themeColor="text1"/>
                <w:sz w:val="16"/>
                <w:szCs w:val="16"/>
              </w:rPr>
              <w:t xml:space="preserve"> (Burkina Faso President)</w:t>
            </w:r>
          </w:p>
          <w:p w14:paraId="3863E01A" w14:textId="77777777" w:rsidR="007B2785" w:rsidRPr="000D21C0" w:rsidRDefault="007B2785" w:rsidP="00F85205">
            <w:pPr>
              <w:rPr>
                <w:color w:val="000000" w:themeColor="text1"/>
                <w:sz w:val="16"/>
                <w:szCs w:val="16"/>
              </w:rPr>
            </w:pPr>
          </w:p>
          <w:p w14:paraId="6A9920B5" w14:textId="77777777" w:rsidR="007B2785" w:rsidRPr="000D21C0" w:rsidRDefault="007B2785" w:rsidP="00F85205">
            <w:pPr>
              <w:rPr>
                <w:color w:val="000000" w:themeColor="text1"/>
                <w:sz w:val="16"/>
                <w:szCs w:val="16"/>
              </w:rPr>
            </w:pPr>
            <w:r w:rsidRPr="000D21C0">
              <w:rPr>
                <w:color w:val="000000" w:themeColor="text1"/>
                <w:sz w:val="16"/>
                <w:szCs w:val="16"/>
              </w:rPr>
              <w:t>ECOWAS</w:t>
            </w:r>
          </w:p>
          <w:p w14:paraId="0F88A2BD" w14:textId="77777777" w:rsidR="007B2785" w:rsidRPr="000D21C0" w:rsidRDefault="007B2785" w:rsidP="00F85205">
            <w:pPr>
              <w:rPr>
                <w:color w:val="000000" w:themeColor="text1"/>
                <w:sz w:val="16"/>
                <w:szCs w:val="16"/>
              </w:rPr>
            </w:pPr>
          </w:p>
          <w:p w14:paraId="7F70D3E0" w14:textId="77777777" w:rsidR="007B2785" w:rsidRPr="000D21C0" w:rsidRDefault="007B2785" w:rsidP="00F85205">
            <w:pPr>
              <w:rPr>
                <w:color w:val="000000" w:themeColor="text1"/>
                <w:sz w:val="16"/>
                <w:szCs w:val="16"/>
              </w:rPr>
            </w:pPr>
            <w:r w:rsidRPr="000D21C0">
              <w:rPr>
                <w:color w:val="000000" w:themeColor="text1"/>
                <w:sz w:val="16"/>
                <w:szCs w:val="16"/>
              </w:rPr>
              <w:t>Laurent Gbagbo (stakeholder, president of Cote d’Ivoire)</w:t>
            </w:r>
          </w:p>
          <w:p w14:paraId="5A872F82" w14:textId="07D7DE1E" w:rsidR="007B2785" w:rsidRPr="000D21C0" w:rsidRDefault="007B2785" w:rsidP="00F85205">
            <w:pPr>
              <w:rPr>
                <w:color w:val="000000" w:themeColor="text1"/>
                <w:sz w:val="16"/>
                <w:szCs w:val="16"/>
              </w:rPr>
            </w:pPr>
            <w:r w:rsidRPr="000D21C0">
              <w:rPr>
                <w:color w:val="000000" w:themeColor="text1"/>
                <w:sz w:val="16"/>
                <w:szCs w:val="16"/>
              </w:rPr>
              <w:t xml:space="preserve">Recurrence of civil war after elections re-uprooted 300k – 700k from </w:t>
            </w:r>
            <w:proofErr w:type="spellStart"/>
            <w:r w:rsidRPr="000D21C0">
              <w:rPr>
                <w:color w:val="000000" w:themeColor="text1"/>
                <w:sz w:val="16"/>
                <w:szCs w:val="16"/>
              </w:rPr>
              <w:t>Abobo</w:t>
            </w:r>
            <w:proofErr w:type="spellEnd"/>
            <w:r w:rsidRPr="000D21C0">
              <w:rPr>
                <w:color w:val="000000" w:themeColor="text1"/>
                <w:sz w:val="16"/>
                <w:szCs w:val="16"/>
              </w:rPr>
              <w:t xml:space="preserve"> region, 186k went to Liberia as refugees</w:t>
            </w:r>
          </w:p>
          <w:p w14:paraId="0F367E9F" w14:textId="77777777" w:rsidR="007B2785" w:rsidRPr="000D21C0" w:rsidRDefault="007B2785" w:rsidP="00F85205">
            <w:pPr>
              <w:rPr>
                <w:color w:val="000000" w:themeColor="text1"/>
                <w:sz w:val="16"/>
                <w:szCs w:val="16"/>
              </w:rPr>
            </w:pPr>
          </w:p>
          <w:p w14:paraId="38A45EEC" w14:textId="77777777" w:rsidR="007B2785" w:rsidRPr="000D21C0" w:rsidRDefault="007B2785" w:rsidP="00F85205">
            <w:pPr>
              <w:rPr>
                <w:color w:val="000000" w:themeColor="text1"/>
                <w:sz w:val="16"/>
                <w:szCs w:val="16"/>
              </w:rPr>
            </w:pPr>
            <w:r w:rsidRPr="000D21C0">
              <w:rPr>
                <w:color w:val="000000" w:themeColor="text1"/>
                <w:sz w:val="16"/>
                <w:szCs w:val="16"/>
              </w:rPr>
              <w:t>2012: Ghana and Liberia attack Cote d’Ivoire, targeting IDP camp in West in one instance</w:t>
            </w:r>
          </w:p>
          <w:p w14:paraId="14DA5050" w14:textId="77777777" w:rsidR="007B2785" w:rsidRPr="000D21C0" w:rsidRDefault="007B2785" w:rsidP="00F85205">
            <w:pPr>
              <w:rPr>
                <w:color w:val="000000" w:themeColor="text1"/>
                <w:sz w:val="16"/>
                <w:szCs w:val="16"/>
              </w:rPr>
            </w:pPr>
          </w:p>
          <w:p w14:paraId="1647D8F8" w14:textId="77777777" w:rsidR="007B2785" w:rsidRPr="000D21C0" w:rsidRDefault="007B2785" w:rsidP="00F85205">
            <w:pPr>
              <w:rPr>
                <w:color w:val="000000" w:themeColor="text1"/>
                <w:sz w:val="16"/>
                <w:szCs w:val="16"/>
              </w:rPr>
            </w:pPr>
            <w:r w:rsidRPr="000D21C0">
              <w:rPr>
                <w:color w:val="000000" w:themeColor="text1"/>
                <w:sz w:val="16"/>
                <w:szCs w:val="16"/>
                <w:shd w:val="clear" w:color="auto" w:fill="FEFEFE"/>
              </w:rPr>
              <w:lastRenderedPageBreak/>
              <w:t>a serious lack of livelihood opportunities, housing and land for the displaced, who also faced considerable social marginalization</w:t>
            </w:r>
          </w:p>
        </w:tc>
        <w:tc>
          <w:tcPr>
            <w:tcW w:w="4394" w:type="dxa"/>
            <w:tcBorders>
              <w:bottom w:val="single" w:sz="4" w:space="0" w:color="auto"/>
            </w:tcBorders>
            <w:shd w:val="clear" w:color="auto" w:fill="FFFFFF" w:themeFill="background1"/>
          </w:tcPr>
          <w:p w14:paraId="69859ED7" w14:textId="77777777" w:rsidR="007B2785" w:rsidRPr="000D21C0" w:rsidRDefault="00E87061" w:rsidP="00F85205">
            <w:pPr>
              <w:rPr>
                <w:color w:val="000000" w:themeColor="text1"/>
                <w:sz w:val="16"/>
                <w:szCs w:val="16"/>
              </w:rPr>
            </w:pPr>
            <w:hyperlink r:id="rId297" w:history="1">
              <w:r w:rsidR="007B2785" w:rsidRPr="000D21C0">
                <w:rPr>
                  <w:color w:val="000000" w:themeColor="text1"/>
                  <w:sz w:val="16"/>
                  <w:szCs w:val="16"/>
                  <w:u w:val="single"/>
                </w:rPr>
                <w:t>https://peacekeeping.un.org/en/mission/past/unoci/reports.shtml</w:t>
              </w:r>
            </w:hyperlink>
            <w:r w:rsidR="007B2785" w:rsidRPr="000D21C0">
              <w:rPr>
                <w:color w:val="000000" w:themeColor="text1"/>
                <w:sz w:val="16"/>
                <w:szCs w:val="16"/>
              </w:rPr>
              <w:t xml:space="preserve"> </w:t>
            </w:r>
          </w:p>
          <w:p w14:paraId="462B9F48" w14:textId="77777777" w:rsidR="007B2785" w:rsidRPr="000D21C0" w:rsidRDefault="007B2785" w:rsidP="00F85205">
            <w:pPr>
              <w:rPr>
                <w:color w:val="000000" w:themeColor="text1"/>
                <w:sz w:val="16"/>
                <w:szCs w:val="16"/>
              </w:rPr>
            </w:pPr>
          </w:p>
          <w:p w14:paraId="63788C7A" w14:textId="77777777" w:rsidR="007B2785" w:rsidRPr="000D21C0" w:rsidRDefault="00E87061" w:rsidP="00F85205">
            <w:pPr>
              <w:rPr>
                <w:color w:val="000000" w:themeColor="text1"/>
                <w:sz w:val="16"/>
                <w:szCs w:val="16"/>
              </w:rPr>
            </w:pPr>
            <w:hyperlink r:id="rId298" w:history="1">
              <w:r w:rsidR="007B2785" w:rsidRPr="000D21C0">
                <w:rPr>
                  <w:color w:val="000000" w:themeColor="text1"/>
                  <w:sz w:val="16"/>
                  <w:szCs w:val="16"/>
                  <w:u w:val="single"/>
                </w:rPr>
                <w:t>https://peaceaccords.nd.edu/wp-content/accords/Ouagadougou_Political_Agreement_OPA.pdf</w:t>
              </w:r>
            </w:hyperlink>
            <w:r w:rsidR="007B2785" w:rsidRPr="000D21C0">
              <w:rPr>
                <w:color w:val="000000" w:themeColor="text1"/>
                <w:sz w:val="16"/>
                <w:szCs w:val="16"/>
              </w:rPr>
              <w:t xml:space="preserve"> </w:t>
            </w:r>
          </w:p>
          <w:p w14:paraId="667247A7" w14:textId="128A6CB1" w:rsidR="007B2785" w:rsidRPr="000D21C0" w:rsidRDefault="007B2785" w:rsidP="00F85205">
            <w:pPr>
              <w:rPr>
                <w:rFonts w:eastAsia="Times New Roman"/>
                <w:color w:val="000000" w:themeColor="text1"/>
                <w:sz w:val="16"/>
                <w:szCs w:val="16"/>
              </w:rPr>
            </w:pPr>
            <w:r w:rsidRPr="000D21C0">
              <w:rPr>
                <w:rFonts w:eastAsiaTheme="majorEastAsia"/>
                <w:b/>
                <w:bCs/>
                <w:color w:val="000000" w:themeColor="text1"/>
                <w:sz w:val="16"/>
                <w:szCs w:val="16"/>
              </w:rPr>
              <w:t xml:space="preserve">6.5. </w:t>
            </w:r>
            <w:proofErr w:type="spellStart"/>
            <w:r w:rsidRPr="000D21C0">
              <w:rPr>
                <w:rFonts w:eastAsiaTheme="majorEastAsia"/>
                <w:b/>
                <w:bCs/>
                <w:color w:val="000000" w:themeColor="text1"/>
                <w:sz w:val="16"/>
                <w:szCs w:val="16"/>
              </w:rPr>
              <w:t>Programme</w:t>
            </w:r>
            <w:proofErr w:type="spellEnd"/>
            <w:r w:rsidRPr="000D21C0">
              <w:rPr>
                <w:rFonts w:eastAsiaTheme="majorEastAsia"/>
                <w:b/>
                <w:bCs/>
                <w:color w:val="000000" w:themeColor="text1"/>
                <w:sz w:val="16"/>
                <w:szCs w:val="16"/>
              </w:rPr>
              <w:t xml:space="preserve"> of assistance for the return of persons displaced by the war</w:t>
            </w:r>
          </w:p>
          <w:p w14:paraId="4933C043" w14:textId="77777777" w:rsidR="007B2785" w:rsidRPr="000D21C0" w:rsidRDefault="007B2785" w:rsidP="00F85205">
            <w:pPr>
              <w:rPr>
                <w:rFonts w:eastAsiaTheme="majorEastAsia"/>
                <w:color w:val="000000" w:themeColor="text1"/>
                <w:sz w:val="16"/>
                <w:szCs w:val="16"/>
              </w:rPr>
            </w:pPr>
            <w:r w:rsidRPr="000D21C0">
              <w:rPr>
                <w:rFonts w:eastAsia="Times New Roman"/>
                <w:color w:val="000000" w:themeColor="text1"/>
                <w:sz w:val="16"/>
                <w:szCs w:val="16"/>
              </w:rPr>
              <w:t xml:space="preserve">With a view to promoting national reconciliation and political and institutional normalization, the Parties to the direct dialogue agree to establish as early as possible a </w:t>
            </w:r>
            <w:proofErr w:type="spellStart"/>
            <w:r w:rsidRPr="000D21C0">
              <w:rPr>
                <w:rFonts w:eastAsia="Times New Roman"/>
                <w:color w:val="000000" w:themeColor="text1"/>
                <w:sz w:val="16"/>
                <w:szCs w:val="16"/>
              </w:rPr>
              <w:t>programme</w:t>
            </w:r>
            <w:proofErr w:type="spellEnd"/>
            <w:r w:rsidRPr="000D21C0">
              <w:rPr>
                <w:rFonts w:eastAsia="Times New Roman"/>
                <w:color w:val="000000" w:themeColor="text1"/>
                <w:sz w:val="16"/>
                <w:szCs w:val="16"/>
              </w:rPr>
              <w:t xml:space="preserve"> to provide assistance for the return of persons displaced by the war. This </w:t>
            </w:r>
            <w:proofErr w:type="spellStart"/>
            <w:r w:rsidRPr="000D21C0">
              <w:rPr>
                <w:rFonts w:eastAsia="Times New Roman"/>
                <w:color w:val="000000" w:themeColor="text1"/>
                <w:sz w:val="16"/>
                <w:szCs w:val="16"/>
              </w:rPr>
              <w:t>programme</w:t>
            </w:r>
            <w:proofErr w:type="spellEnd"/>
            <w:r w:rsidRPr="000D21C0">
              <w:rPr>
                <w:rFonts w:eastAsia="Times New Roman"/>
                <w:color w:val="000000" w:themeColor="text1"/>
                <w:sz w:val="16"/>
                <w:szCs w:val="16"/>
              </w:rPr>
              <w:t xml:space="preserve"> is intended to facilitate the social reintegration of individuals and families who abandoned their homes or their property on account of the war. The two Parties undertake to provide the relevant technical ministry with the resources necessary for the implementation of this </w:t>
            </w:r>
            <w:proofErr w:type="spellStart"/>
            <w:r w:rsidRPr="000D21C0">
              <w:rPr>
                <w:rFonts w:eastAsia="Times New Roman"/>
                <w:color w:val="000000" w:themeColor="text1"/>
                <w:sz w:val="16"/>
                <w:szCs w:val="16"/>
              </w:rPr>
              <w:t>programme</w:t>
            </w:r>
            <w:proofErr w:type="spellEnd"/>
            <w:r w:rsidRPr="000D21C0">
              <w:rPr>
                <w:rFonts w:eastAsia="Times New Roman"/>
                <w:color w:val="000000" w:themeColor="text1"/>
                <w:sz w:val="16"/>
                <w:szCs w:val="16"/>
              </w:rPr>
              <w:t>.</w:t>
            </w:r>
          </w:p>
        </w:tc>
      </w:tr>
      <w:tr w:rsidR="007B2785" w:rsidRPr="000D21C0" w14:paraId="485D7E88" w14:textId="77777777" w:rsidTr="007B2785">
        <w:trPr>
          <w:trHeight w:val="978"/>
        </w:trPr>
        <w:tc>
          <w:tcPr>
            <w:tcW w:w="2436" w:type="dxa"/>
            <w:gridSpan w:val="2"/>
            <w:tcBorders>
              <w:bottom w:val="single" w:sz="4" w:space="0" w:color="auto"/>
            </w:tcBorders>
            <w:shd w:val="clear" w:color="auto" w:fill="FFFFFF" w:themeFill="background1"/>
          </w:tcPr>
          <w:p w14:paraId="4733C3A8" w14:textId="13E37978" w:rsidR="007B2785" w:rsidRPr="000D21C0" w:rsidRDefault="007B2785" w:rsidP="00F85205">
            <w:pPr>
              <w:rPr>
                <w:color w:val="000000" w:themeColor="text1"/>
                <w:sz w:val="16"/>
                <w:szCs w:val="16"/>
              </w:rPr>
            </w:pPr>
            <w:r w:rsidRPr="000D21C0">
              <w:rPr>
                <w:b/>
                <w:bCs/>
                <w:color w:val="000000" w:themeColor="text1"/>
                <w:sz w:val="16"/>
                <w:szCs w:val="16"/>
              </w:rPr>
              <w:t xml:space="preserve">Tokyo Declaration Partnership for Self-Reliance in Afghanistan from Transition to Transformation (Tokyo Conference) </w:t>
            </w:r>
            <w:r w:rsidRPr="000D21C0">
              <w:rPr>
                <w:color w:val="000000" w:themeColor="text1"/>
                <w:sz w:val="16"/>
                <w:szCs w:val="16"/>
              </w:rPr>
              <w:t xml:space="preserve">(2012); </w:t>
            </w:r>
          </w:p>
        </w:tc>
        <w:tc>
          <w:tcPr>
            <w:tcW w:w="6915" w:type="dxa"/>
            <w:tcBorders>
              <w:bottom w:val="single" w:sz="4" w:space="0" w:color="auto"/>
            </w:tcBorders>
            <w:shd w:val="clear" w:color="auto" w:fill="FFFFFF" w:themeFill="background1"/>
          </w:tcPr>
          <w:p w14:paraId="0F010F93"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Little data on actual impact of this declaration, seems like mostly rhetoric</w:t>
            </w:r>
          </w:p>
          <w:p w14:paraId="4818AA2F" w14:textId="7545BA18"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rPr>
              <w:t>“</w:t>
            </w:r>
            <w:r w:rsidRPr="000D21C0">
              <w:rPr>
                <w:rFonts w:eastAsia="Times New Roman"/>
                <w:color w:val="000000" w:themeColor="text1"/>
                <w:sz w:val="16"/>
                <w:szCs w:val="16"/>
                <w:shd w:val="clear" w:color="auto" w:fill="FFFFFF"/>
              </w:rPr>
              <w:t xml:space="preserve">The Participants underscored that sustainable return and reintegration of Afghan refugees and internally displaced persons is essential to security and stability. The International Community reaffirmed the commitment, including in the Solutions Strategy made at UNHCR Geneva Conference on May 2 and 3, 2012, to enhance the development and reintegration potential in Afghanistan to create communities that are viable in the long-term and support the increased return of refugees from </w:t>
            </w:r>
            <w:proofErr w:type="spellStart"/>
            <w:r w:rsidRPr="000D21C0">
              <w:rPr>
                <w:rFonts w:eastAsia="Times New Roman"/>
                <w:color w:val="000000" w:themeColor="text1"/>
                <w:sz w:val="16"/>
                <w:szCs w:val="16"/>
                <w:shd w:val="clear" w:color="auto" w:fill="FFFFFF"/>
              </w:rPr>
              <w:t>neighbouring</w:t>
            </w:r>
            <w:proofErr w:type="spellEnd"/>
            <w:r w:rsidRPr="000D21C0">
              <w:rPr>
                <w:rFonts w:eastAsia="Times New Roman"/>
                <w:color w:val="000000" w:themeColor="text1"/>
                <w:sz w:val="16"/>
                <w:szCs w:val="16"/>
                <w:shd w:val="clear" w:color="auto" w:fill="FFFFFF"/>
              </w:rPr>
              <w:t xml:space="preserve"> countries. The Afghan Government and the International Community acknowledged the burden of Afghanistan’s </w:t>
            </w:r>
            <w:proofErr w:type="spellStart"/>
            <w:r w:rsidRPr="000D21C0">
              <w:rPr>
                <w:rFonts w:eastAsia="Times New Roman"/>
                <w:color w:val="000000" w:themeColor="text1"/>
                <w:sz w:val="16"/>
                <w:szCs w:val="16"/>
                <w:shd w:val="clear" w:color="auto" w:fill="FFFFFF"/>
              </w:rPr>
              <w:t>neighbours</w:t>
            </w:r>
            <w:proofErr w:type="spellEnd"/>
            <w:r w:rsidRPr="000D21C0">
              <w:rPr>
                <w:rFonts w:eastAsia="Times New Roman"/>
                <w:color w:val="000000" w:themeColor="text1"/>
                <w:sz w:val="16"/>
                <w:szCs w:val="16"/>
                <w:shd w:val="clear" w:color="auto" w:fill="FFFFFF"/>
              </w:rPr>
              <w:t xml:space="preserve">, in particular Pakistan and Iran, in providing temporary refuge to millions of </w:t>
            </w:r>
            <w:proofErr w:type="gramStart"/>
            <w:r w:rsidRPr="000D21C0">
              <w:rPr>
                <w:rFonts w:eastAsia="Times New Roman"/>
                <w:color w:val="000000" w:themeColor="text1"/>
                <w:sz w:val="16"/>
                <w:szCs w:val="16"/>
                <w:shd w:val="clear" w:color="auto" w:fill="FFFFFF"/>
              </w:rPr>
              <w:t>Afghan</w:t>
            </w:r>
            <w:proofErr w:type="gramEnd"/>
            <w:r w:rsidRPr="000D21C0">
              <w:rPr>
                <w:rFonts w:eastAsia="Times New Roman"/>
                <w:color w:val="000000" w:themeColor="text1"/>
                <w:sz w:val="16"/>
                <w:szCs w:val="16"/>
                <w:shd w:val="clear" w:color="auto" w:fill="FFFFFF"/>
              </w:rPr>
              <w:t xml:space="preserve"> in difficult times and are committed to further work towards their voluntary, safe and orderly return.”</w:t>
            </w:r>
          </w:p>
          <w:p w14:paraId="2FAA52E3" w14:textId="7424F003" w:rsidR="007B2785" w:rsidRPr="000D21C0" w:rsidRDefault="007B2785" w:rsidP="00F85205">
            <w:pPr>
              <w:rPr>
                <w:color w:val="000000" w:themeColor="text1"/>
                <w:sz w:val="16"/>
                <w:szCs w:val="16"/>
              </w:rPr>
            </w:pPr>
            <w:r w:rsidRPr="000D21C0">
              <w:rPr>
                <w:color w:val="000000" w:themeColor="text1"/>
                <w:sz w:val="16"/>
                <w:szCs w:val="16"/>
              </w:rPr>
              <w:t>UNHCR</w:t>
            </w:r>
          </w:p>
          <w:p w14:paraId="343AA77B" w14:textId="77777777" w:rsidR="007B2785" w:rsidRPr="000D21C0" w:rsidRDefault="007B2785" w:rsidP="00F85205">
            <w:pPr>
              <w:rPr>
                <w:color w:val="000000" w:themeColor="text1"/>
                <w:sz w:val="16"/>
                <w:szCs w:val="16"/>
              </w:rPr>
            </w:pPr>
          </w:p>
          <w:p w14:paraId="4937EB6E" w14:textId="77777777" w:rsidR="007B2785" w:rsidRPr="000D21C0" w:rsidRDefault="007B2785" w:rsidP="00F85205">
            <w:pPr>
              <w:rPr>
                <w:color w:val="000000" w:themeColor="text1"/>
                <w:sz w:val="16"/>
                <w:szCs w:val="16"/>
              </w:rPr>
            </w:pPr>
            <w:r w:rsidRPr="000D21C0">
              <w:rPr>
                <w:color w:val="000000" w:themeColor="text1"/>
                <w:sz w:val="16"/>
                <w:szCs w:val="16"/>
              </w:rPr>
              <w:t>Japanese Gov.; Afghan Gov.</w:t>
            </w:r>
          </w:p>
          <w:p w14:paraId="014FBB53" w14:textId="77777777" w:rsidR="007B2785" w:rsidRPr="000D21C0" w:rsidRDefault="007B2785" w:rsidP="00F85205">
            <w:pPr>
              <w:rPr>
                <w:color w:val="000000" w:themeColor="text1"/>
                <w:sz w:val="16"/>
                <w:szCs w:val="16"/>
              </w:rPr>
            </w:pPr>
          </w:p>
          <w:p w14:paraId="6AD202E4" w14:textId="77777777" w:rsidR="007B2785" w:rsidRPr="000D21C0" w:rsidRDefault="007B2785" w:rsidP="00F85205">
            <w:pPr>
              <w:rPr>
                <w:color w:val="000000" w:themeColor="text1"/>
                <w:sz w:val="16"/>
                <w:szCs w:val="16"/>
              </w:rPr>
            </w:pPr>
            <w:r w:rsidRPr="000D21C0">
              <w:rPr>
                <w:color w:val="000000" w:themeColor="text1"/>
                <w:sz w:val="16"/>
                <w:szCs w:val="16"/>
              </w:rPr>
              <w:t>Economic Cooperation Organization (ECO)</w:t>
            </w:r>
          </w:p>
          <w:p w14:paraId="15C5D753" w14:textId="77777777" w:rsidR="007B2785" w:rsidRPr="000D21C0" w:rsidRDefault="007B2785" w:rsidP="00F85205">
            <w:pPr>
              <w:rPr>
                <w:color w:val="000000" w:themeColor="text1"/>
                <w:sz w:val="16"/>
                <w:szCs w:val="16"/>
              </w:rPr>
            </w:pPr>
          </w:p>
          <w:p w14:paraId="61E238C8" w14:textId="77777777" w:rsidR="007B2785" w:rsidRPr="000D21C0" w:rsidRDefault="007B2785" w:rsidP="00F85205">
            <w:pPr>
              <w:rPr>
                <w:color w:val="000000" w:themeColor="text1"/>
                <w:sz w:val="16"/>
                <w:szCs w:val="16"/>
              </w:rPr>
            </w:pPr>
            <w:r w:rsidRPr="000D21C0">
              <w:rPr>
                <w:color w:val="000000" w:themeColor="text1"/>
                <w:sz w:val="16"/>
                <w:szCs w:val="16"/>
              </w:rPr>
              <w:t>Organization of Islamic Cooperation</w:t>
            </w:r>
          </w:p>
          <w:p w14:paraId="3EA9423F" w14:textId="77777777" w:rsidR="007B2785" w:rsidRPr="000D21C0" w:rsidRDefault="007B2785" w:rsidP="00F85205">
            <w:pPr>
              <w:rPr>
                <w:color w:val="000000" w:themeColor="text1"/>
                <w:sz w:val="16"/>
                <w:szCs w:val="16"/>
              </w:rPr>
            </w:pPr>
          </w:p>
          <w:p w14:paraId="7E5F52CF" w14:textId="77777777" w:rsidR="007B2785" w:rsidRPr="000D21C0" w:rsidRDefault="007B2785" w:rsidP="00F85205">
            <w:pPr>
              <w:rPr>
                <w:color w:val="000000" w:themeColor="text1"/>
                <w:sz w:val="16"/>
                <w:szCs w:val="16"/>
              </w:rPr>
            </w:pPr>
            <w:r w:rsidRPr="000D21C0">
              <w:rPr>
                <w:color w:val="000000" w:themeColor="text1"/>
                <w:sz w:val="16"/>
                <w:szCs w:val="16"/>
              </w:rPr>
              <w:t>Shanghai Cooperation Organization (SCO)</w:t>
            </w:r>
          </w:p>
          <w:p w14:paraId="29F8CCEE" w14:textId="77777777" w:rsidR="007B2785" w:rsidRPr="000D21C0" w:rsidRDefault="007B2785" w:rsidP="00F85205">
            <w:pPr>
              <w:rPr>
                <w:color w:val="000000" w:themeColor="text1"/>
                <w:sz w:val="16"/>
                <w:szCs w:val="16"/>
              </w:rPr>
            </w:pPr>
          </w:p>
          <w:p w14:paraId="48DA9882" w14:textId="77777777" w:rsidR="007B2785" w:rsidRPr="000D21C0" w:rsidRDefault="007B2785" w:rsidP="00F85205">
            <w:pPr>
              <w:rPr>
                <w:color w:val="000000" w:themeColor="text1"/>
                <w:sz w:val="16"/>
                <w:szCs w:val="16"/>
              </w:rPr>
            </w:pPr>
            <w:r w:rsidRPr="000D21C0">
              <w:rPr>
                <w:color w:val="000000" w:themeColor="text1"/>
                <w:sz w:val="16"/>
                <w:szCs w:val="16"/>
              </w:rPr>
              <w:t>South Asian Association for Regional Cooperation (SAARC)</w:t>
            </w:r>
          </w:p>
          <w:p w14:paraId="05198919" w14:textId="77777777" w:rsidR="007B2785" w:rsidRPr="000D21C0" w:rsidRDefault="007B2785" w:rsidP="00F85205">
            <w:pPr>
              <w:rPr>
                <w:color w:val="000000" w:themeColor="text1"/>
                <w:sz w:val="16"/>
                <w:szCs w:val="16"/>
              </w:rPr>
            </w:pPr>
          </w:p>
          <w:p w14:paraId="173E941D" w14:textId="3FAD3DB4" w:rsidR="007B2785" w:rsidRPr="000D21C0" w:rsidRDefault="007B2785" w:rsidP="00F85205">
            <w:pPr>
              <w:rPr>
                <w:color w:val="000000" w:themeColor="text1"/>
                <w:sz w:val="16"/>
                <w:szCs w:val="16"/>
                <w:shd w:val="clear" w:color="auto" w:fill="FEFEFE"/>
              </w:rPr>
            </w:pPr>
            <w:r w:rsidRPr="000D21C0">
              <w:rPr>
                <w:color w:val="000000" w:themeColor="text1"/>
                <w:sz w:val="16"/>
                <w:szCs w:val="16"/>
              </w:rPr>
              <w:t>UNSPECA</w:t>
            </w:r>
          </w:p>
        </w:tc>
        <w:tc>
          <w:tcPr>
            <w:tcW w:w="4394" w:type="dxa"/>
            <w:tcBorders>
              <w:bottom w:val="single" w:sz="4" w:space="0" w:color="auto"/>
            </w:tcBorders>
            <w:shd w:val="clear" w:color="auto" w:fill="FFFFFF" w:themeFill="background1"/>
          </w:tcPr>
          <w:p w14:paraId="08D24B61" w14:textId="77777777" w:rsidR="007B2785" w:rsidRPr="000D21C0" w:rsidRDefault="00E87061" w:rsidP="00F85205">
            <w:pPr>
              <w:rPr>
                <w:color w:val="000000" w:themeColor="text1"/>
                <w:sz w:val="16"/>
                <w:szCs w:val="16"/>
              </w:rPr>
            </w:pPr>
            <w:hyperlink r:id="rId299" w:history="1">
              <w:r w:rsidR="007B2785" w:rsidRPr="000D21C0">
                <w:rPr>
                  <w:color w:val="000000" w:themeColor="text1"/>
                  <w:sz w:val="16"/>
                  <w:szCs w:val="16"/>
                  <w:u w:val="single"/>
                </w:rPr>
                <w:t>https://reliefweb.int/report/afghanistan/tokyo-conference-afghanistan-tokyo-declaration-partnership-self-reliance</w:t>
              </w:r>
            </w:hyperlink>
            <w:r w:rsidR="007B2785" w:rsidRPr="000D21C0">
              <w:rPr>
                <w:color w:val="000000" w:themeColor="text1"/>
                <w:sz w:val="16"/>
                <w:szCs w:val="16"/>
              </w:rPr>
              <w:t xml:space="preserve"> </w:t>
            </w:r>
          </w:p>
          <w:p w14:paraId="06A286BB" w14:textId="77777777" w:rsidR="007B2785" w:rsidRPr="000D21C0" w:rsidRDefault="007B2785" w:rsidP="00F85205">
            <w:pPr>
              <w:rPr>
                <w:color w:val="000000" w:themeColor="text1"/>
                <w:sz w:val="16"/>
                <w:szCs w:val="16"/>
              </w:rPr>
            </w:pPr>
          </w:p>
          <w:p w14:paraId="5C27480B" w14:textId="77777777" w:rsidR="007B2785" w:rsidRDefault="00E87061" w:rsidP="00F85205">
            <w:pPr>
              <w:rPr>
                <w:color w:val="000000" w:themeColor="text1"/>
                <w:sz w:val="16"/>
                <w:szCs w:val="16"/>
              </w:rPr>
            </w:pPr>
            <w:hyperlink r:id="rId300" w:history="1">
              <w:r w:rsidR="007B2785" w:rsidRPr="000D21C0">
                <w:rPr>
                  <w:color w:val="000000" w:themeColor="text1"/>
                  <w:sz w:val="16"/>
                  <w:szCs w:val="16"/>
                  <w:u w:val="single"/>
                </w:rPr>
                <w:t>https://www.migrationdataportal.org/afghanistan/internal-displacement</w:t>
              </w:r>
            </w:hyperlink>
            <w:r w:rsidR="007B2785" w:rsidRPr="000D21C0">
              <w:rPr>
                <w:color w:val="000000" w:themeColor="text1"/>
                <w:sz w:val="16"/>
                <w:szCs w:val="16"/>
              </w:rPr>
              <w:t xml:space="preserve">  </w:t>
            </w:r>
          </w:p>
          <w:p w14:paraId="2A83E052" w14:textId="77777777" w:rsidR="007B2785" w:rsidRDefault="007B2785" w:rsidP="00F85205">
            <w:pPr>
              <w:rPr>
                <w:color w:val="000000" w:themeColor="text1"/>
                <w:sz w:val="16"/>
                <w:szCs w:val="16"/>
              </w:rPr>
            </w:pPr>
          </w:p>
          <w:p w14:paraId="0DEC96AF" w14:textId="6A03B000" w:rsidR="007B2785" w:rsidRPr="000D21C0" w:rsidRDefault="007B2785" w:rsidP="00F85205">
            <w:pPr>
              <w:rPr>
                <w:rFonts w:eastAsia="Times New Roman"/>
                <w:color w:val="000000" w:themeColor="text1"/>
                <w:sz w:val="16"/>
                <w:szCs w:val="16"/>
              </w:rPr>
            </w:pPr>
            <w:r w:rsidRPr="000D21C0">
              <w:rPr>
                <w:color w:val="000000" w:themeColor="text1"/>
                <w:sz w:val="16"/>
                <w:szCs w:val="16"/>
              </w:rPr>
              <w:t>built on the outcome of the Bonn Conference in December 2011, where the Afghan Government and the International Community mutually renewed their long-term commitments in the areas of governance, security, peace process, economic and social development, and regional cooperation, as well as on the outcomes of the previous international conferences such as the London Conference in January 2010 and the Kabul Conference in July 2010</w:t>
            </w:r>
          </w:p>
        </w:tc>
      </w:tr>
      <w:tr w:rsidR="007B2785" w:rsidRPr="000D21C0" w14:paraId="5E7EB96C" w14:textId="77777777" w:rsidTr="008B653C">
        <w:trPr>
          <w:trHeight w:val="2843"/>
        </w:trPr>
        <w:tc>
          <w:tcPr>
            <w:tcW w:w="2436" w:type="dxa"/>
            <w:gridSpan w:val="2"/>
            <w:tcBorders>
              <w:bottom w:val="single" w:sz="4" w:space="0" w:color="auto"/>
            </w:tcBorders>
            <w:shd w:val="clear" w:color="auto" w:fill="FFFFFF" w:themeFill="background1"/>
          </w:tcPr>
          <w:p w14:paraId="45CC01C5" w14:textId="7DBFD6EB" w:rsidR="007B2785" w:rsidRPr="000D21C0" w:rsidRDefault="007B2785" w:rsidP="00F85205">
            <w:pPr>
              <w:rPr>
                <w:b/>
                <w:bCs/>
                <w:color w:val="000000" w:themeColor="text1"/>
                <w:sz w:val="16"/>
                <w:szCs w:val="16"/>
              </w:rPr>
            </w:pPr>
            <w:r w:rsidRPr="000D21C0">
              <w:rPr>
                <w:b/>
                <w:bCs/>
                <w:color w:val="000000" w:themeColor="text1"/>
                <w:sz w:val="16"/>
                <w:szCs w:val="16"/>
              </w:rPr>
              <w:t>Framework Agreement on the Bangsamoro</w:t>
            </w:r>
            <w:r w:rsidRPr="000D21C0">
              <w:rPr>
                <w:color w:val="000000" w:themeColor="text1"/>
                <w:sz w:val="16"/>
                <w:szCs w:val="16"/>
              </w:rPr>
              <w:t xml:space="preserve"> (Philippines - 2012); </w:t>
            </w:r>
          </w:p>
        </w:tc>
        <w:tc>
          <w:tcPr>
            <w:tcW w:w="6915" w:type="dxa"/>
            <w:tcBorders>
              <w:bottom w:val="single" w:sz="4" w:space="0" w:color="auto"/>
            </w:tcBorders>
            <w:shd w:val="clear" w:color="auto" w:fill="FFFFFF" w:themeFill="background1"/>
          </w:tcPr>
          <w:p w14:paraId="1B38E23C" w14:textId="77777777" w:rsidR="007B2785" w:rsidRPr="000D21C0" w:rsidRDefault="007B2785" w:rsidP="00F85205">
            <w:pPr>
              <w:rPr>
                <w:color w:val="000000" w:themeColor="text1"/>
                <w:sz w:val="16"/>
                <w:szCs w:val="16"/>
              </w:rPr>
            </w:pPr>
            <w:r w:rsidRPr="000D21C0">
              <w:rPr>
                <w:color w:val="000000" w:themeColor="text1"/>
                <w:sz w:val="16"/>
                <w:szCs w:val="16"/>
              </w:rPr>
              <w:t>Despite signing, IDPs continued to increase in number in 2013 as gov. and non-state armed groups clash.</w:t>
            </w:r>
          </w:p>
          <w:p w14:paraId="704BDADB" w14:textId="77777777" w:rsidR="007B2785" w:rsidRPr="000D21C0" w:rsidRDefault="007B2785" w:rsidP="00F85205">
            <w:pPr>
              <w:rPr>
                <w:color w:val="000000" w:themeColor="text1"/>
                <w:sz w:val="16"/>
                <w:szCs w:val="16"/>
                <w:shd w:val="clear" w:color="auto" w:fill="FFFFFF"/>
              </w:rPr>
            </w:pPr>
            <w:r w:rsidRPr="000D21C0">
              <w:rPr>
                <w:color w:val="000000" w:themeColor="text1"/>
                <w:sz w:val="16"/>
                <w:szCs w:val="16"/>
              </w:rPr>
              <w:t xml:space="preserve">2013: </w:t>
            </w:r>
            <w:r w:rsidRPr="000D21C0">
              <w:rPr>
                <w:color w:val="000000" w:themeColor="text1"/>
                <w:sz w:val="16"/>
                <w:szCs w:val="16"/>
                <w:shd w:val="clear" w:color="auto" w:fill="FFFFFF"/>
              </w:rPr>
              <w:t>Around 327,000 people fled their homes, of whom at least 116,000 were still displaced at the end of the year</w:t>
            </w:r>
          </w:p>
          <w:p w14:paraId="2917F334" w14:textId="77777777" w:rsidR="007B2785" w:rsidRPr="000D21C0" w:rsidRDefault="007B2785" w:rsidP="00F85205">
            <w:pPr>
              <w:rPr>
                <w:color w:val="000000" w:themeColor="text1"/>
                <w:sz w:val="16"/>
                <w:szCs w:val="16"/>
              </w:rPr>
            </w:pPr>
          </w:p>
          <w:p w14:paraId="3F2FCDE2" w14:textId="77777777"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FFFFF"/>
              </w:rPr>
              <w:t>More than a third of those displaced in 2013 fled within Zamboanga city, where heavy fighting between the government and a faction of the Moro National Liberation Front (MNLF) destroyed more than 10,000 homes and displaced around 120,000 people in September</w:t>
            </w:r>
          </w:p>
          <w:p w14:paraId="0435B3A1" w14:textId="16D9DE3F" w:rsidR="007B2785" w:rsidRPr="000D21C0" w:rsidRDefault="007B2785" w:rsidP="00F85205">
            <w:pPr>
              <w:rPr>
                <w:rFonts w:eastAsia="Times New Roman"/>
                <w:color w:val="000000" w:themeColor="text1"/>
                <w:sz w:val="16"/>
                <w:szCs w:val="16"/>
              </w:rPr>
            </w:pPr>
            <w:r w:rsidRPr="000D21C0">
              <w:rPr>
                <w:rFonts w:eastAsia="Times New Roman"/>
                <w:color w:val="000000" w:themeColor="text1"/>
                <w:sz w:val="16"/>
                <w:szCs w:val="16"/>
                <w:shd w:val="clear" w:color="auto" w:fill="FFFFFF"/>
              </w:rPr>
              <w:t xml:space="preserve">In 2013, the UN adopted a convergence strategy for Mindanao. By establishing a single integrated framework to strengthen the government's capacity to address the humanitarian, security and development needs of IDPs and other communities affected by conflict, it aims to improve community resilience and facilitate long-term solutions. Congress adopted legislation on internal displacement in February that </w:t>
            </w:r>
            <w:proofErr w:type="spellStart"/>
            <w:r w:rsidRPr="000D21C0">
              <w:rPr>
                <w:rFonts w:eastAsia="Times New Roman"/>
                <w:color w:val="000000" w:themeColor="text1"/>
                <w:sz w:val="16"/>
                <w:szCs w:val="16"/>
                <w:shd w:val="clear" w:color="auto" w:fill="FFFFFF"/>
              </w:rPr>
              <w:t>recognised</w:t>
            </w:r>
            <w:proofErr w:type="spellEnd"/>
            <w:r w:rsidRPr="000D21C0">
              <w:rPr>
                <w:rFonts w:eastAsia="Times New Roman"/>
                <w:color w:val="000000" w:themeColor="text1"/>
                <w:sz w:val="16"/>
                <w:szCs w:val="16"/>
                <w:shd w:val="clear" w:color="auto" w:fill="FFFFFF"/>
              </w:rPr>
              <w:t xml:space="preserve"> the right of all IDPs to protection and assistance, whether displaced by conflict, disasters or development projects. In May, however, President </w:t>
            </w:r>
            <w:proofErr w:type="spellStart"/>
            <w:r w:rsidRPr="000D21C0">
              <w:rPr>
                <w:rFonts w:eastAsia="Times New Roman"/>
                <w:color w:val="000000" w:themeColor="text1"/>
                <w:sz w:val="16"/>
                <w:szCs w:val="16"/>
                <w:shd w:val="clear" w:color="auto" w:fill="FFFFFF"/>
              </w:rPr>
              <w:t>Benigno</w:t>
            </w:r>
            <w:proofErr w:type="spellEnd"/>
            <w:r w:rsidRPr="000D21C0">
              <w:rPr>
                <w:rFonts w:eastAsia="Times New Roman"/>
                <w:color w:val="000000" w:themeColor="text1"/>
                <w:sz w:val="16"/>
                <w:szCs w:val="16"/>
                <w:shd w:val="clear" w:color="auto" w:fill="FFFFFF"/>
              </w:rPr>
              <w:t xml:space="preserve"> Aquino vetoed the law, arguing that some provisions were unconstitutional. A revised bill was tabled towards the end of the year.</w:t>
            </w:r>
          </w:p>
          <w:p w14:paraId="20901D0F" w14:textId="4883D2AB" w:rsidR="007B2785" w:rsidRPr="000D21C0" w:rsidRDefault="007B2785" w:rsidP="00F85205">
            <w:pPr>
              <w:rPr>
                <w:color w:val="000000" w:themeColor="text1"/>
                <w:sz w:val="16"/>
                <w:szCs w:val="16"/>
              </w:rPr>
            </w:pPr>
            <w:r w:rsidRPr="000D21C0">
              <w:rPr>
                <w:color w:val="000000" w:themeColor="text1"/>
                <w:sz w:val="16"/>
                <w:szCs w:val="16"/>
              </w:rPr>
              <w:t>UN</w:t>
            </w:r>
          </w:p>
          <w:p w14:paraId="53B77C86" w14:textId="77777777" w:rsidR="007B2785" w:rsidRPr="000D21C0" w:rsidRDefault="007B2785" w:rsidP="00F85205">
            <w:pPr>
              <w:rPr>
                <w:color w:val="000000" w:themeColor="text1"/>
                <w:sz w:val="16"/>
                <w:szCs w:val="16"/>
              </w:rPr>
            </w:pPr>
          </w:p>
          <w:p w14:paraId="413103BC" w14:textId="77777777" w:rsidR="007B2785" w:rsidRPr="000D21C0" w:rsidRDefault="007B2785" w:rsidP="00F85205">
            <w:pPr>
              <w:rPr>
                <w:color w:val="000000" w:themeColor="text1"/>
                <w:sz w:val="16"/>
                <w:szCs w:val="16"/>
              </w:rPr>
            </w:pPr>
            <w:r w:rsidRPr="000D21C0">
              <w:rPr>
                <w:color w:val="000000" w:themeColor="text1"/>
                <w:sz w:val="16"/>
                <w:szCs w:val="16"/>
              </w:rPr>
              <w:t>UNHCR</w:t>
            </w:r>
          </w:p>
          <w:p w14:paraId="10692216" w14:textId="77777777" w:rsidR="007B2785" w:rsidRPr="000D21C0" w:rsidRDefault="007B2785" w:rsidP="00F85205">
            <w:pPr>
              <w:rPr>
                <w:color w:val="000000" w:themeColor="text1"/>
                <w:sz w:val="16"/>
                <w:szCs w:val="16"/>
              </w:rPr>
            </w:pPr>
          </w:p>
          <w:p w14:paraId="2D239124" w14:textId="77777777" w:rsidR="007B2785" w:rsidRPr="000D21C0" w:rsidRDefault="007B2785" w:rsidP="00F85205">
            <w:pPr>
              <w:rPr>
                <w:color w:val="000000" w:themeColor="text1"/>
                <w:sz w:val="16"/>
                <w:szCs w:val="16"/>
              </w:rPr>
            </w:pPr>
            <w:r w:rsidRPr="000D21C0">
              <w:rPr>
                <w:color w:val="000000" w:themeColor="text1"/>
                <w:sz w:val="16"/>
                <w:szCs w:val="16"/>
              </w:rPr>
              <w:t>Norwegian Refugee Council/ Internal Displacement Monitoring Centre (NRC/ IDMC)</w:t>
            </w:r>
          </w:p>
          <w:p w14:paraId="46E7649A" w14:textId="2C4D50DA" w:rsidR="007B2785" w:rsidRPr="000D21C0" w:rsidRDefault="007B2785" w:rsidP="00F85205">
            <w:pPr>
              <w:rPr>
                <w:color w:val="000000" w:themeColor="text1"/>
                <w:sz w:val="16"/>
                <w:szCs w:val="16"/>
                <w:shd w:val="clear" w:color="auto" w:fill="FEFEFE"/>
              </w:rPr>
            </w:pPr>
            <w:r w:rsidRPr="000D21C0">
              <w:rPr>
                <w:color w:val="000000" w:themeColor="text1"/>
                <w:sz w:val="16"/>
                <w:szCs w:val="16"/>
              </w:rPr>
              <w:t xml:space="preserve">Almost all of the displacement took place in Mindanao, the country's poorest region, where conflict and violence rooted in under-development, poor governance and the </w:t>
            </w:r>
            <w:proofErr w:type="spellStart"/>
            <w:r w:rsidRPr="000D21C0">
              <w:rPr>
                <w:color w:val="000000" w:themeColor="text1"/>
                <w:sz w:val="16"/>
                <w:szCs w:val="16"/>
              </w:rPr>
              <w:t>marginalisation</w:t>
            </w:r>
            <w:proofErr w:type="spellEnd"/>
            <w:r w:rsidRPr="000D21C0">
              <w:rPr>
                <w:color w:val="000000" w:themeColor="text1"/>
                <w:sz w:val="16"/>
                <w:szCs w:val="16"/>
              </w:rPr>
              <w:t xml:space="preserve"> of Muslim and indigenous communities has displaced at least 3.5 million people since 2000</w:t>
            </w:r>
          </w:p>
        </w:tc>
        <w:tc>
          <w:tcPr>
            <w:tcW w:w="4394" w:type="dxa"/>
            <w:tcBorders>
              <w:bottom w:val="single" w:sz="4" w:space="0" w:color="auto"/>
            </w:tcBorders>
            <w:shd w:val="clear" w:color="auto" w:fill="FFFFFF" w:themeFill="background1"/>
          </w:tcPr>
          <w:p w14:paraId="6832E1B4" w14:textId="77777777" w:rsidR="007B2785" w:rsidRPr="000D21C0" w:rsidRDefault="00E87061" w:rsidP="00F85205">
            <w:pPr>
              <w:rPr>
                <w:color w:val="000000" w:themeColor="text1"/>
                <w:sz w:val="16"/>
                <w:szCs w:val="16"/>
              </w:rPr>
            </w:pPr>
            <w:hyperlink r:id="rId301" w:history="1">
              <w:r w:rsidR="007B2785" w:rsidRPr="000D21C0">
                <w:rPr>
                  <w:color w:val="000000" w:themeColor="text1"/>
                  <w:sz w:val="16"/>
                  <w:szCs w:val="16"/>
                  <w:u w:val="single"/>
                </w:rPr>
                <w:t>https://peacemaker.un.org/sites/peacemaker.un.org/files/PH_121015_FrameworkAgreementBangsamoro.pdf</w:t>
              </w:r>
            </w:hyperlink>
            <w:r w:rsidR="007B2785" w:rsidRPr="000D21C0">
              <w:rPr>
                <w:color w:val="000000" w:themeColor="text1"/>
                <w:sz w:val="16"/>
                <w:szCs w:val="16"/>
              </w:rPr>
              <w:t xml:space="preserve"> </w:t>
            </w:r>
          </w:p>
          <w:p w14:paraId="0309A297" w14:textId="77777777" w:rsidR="007B2785" w:rsidRPr="000D21C0" w:rsidRDefault="007B2785" w:rsidP="00F85205">
            <w:pPr>
              <w:rPr>
                <w:color w:val="000000" w:themeColor="text1"/>
                <w:sz w:val="16"/>
                <w:szCs w:val="16"/>
              </w:rPr>
            </w:pPr>
          </w:p>
          <w:p w14:paraId="2AB4FD6F" w14:textId="77777777" w:rsidR="007B2785" w:rsidRDefault="00E87061" w:rsidP="00F85205">
            <w:pPr>
              <w:rPr>
                <w:color w:val="000000" w:themeColor="text1"/>
                <w:sz w:val="16"/>
                <w:szCs w:val="16"/>
              </w:rPr>
            </w:pPr>
            <w:hyperlink r:id="rId302" w:history="1">
              <w:r w:rsidR="007B2785" w:rsidRPr="000D21C0">
                <w:rPr>
                  <w:color w:val="000000" w:themeColor="text1"/>
                  <w:sz w:val="16"/>
                  <w:szCs w:val="16"/>
                  <w:u w:val="single"/>
                </w:rPr>
                <w:t>https://www.jstor.org/stable/26351242</w:t>
              </w:r>
            </w:hyperlink>
            <w:r w:rsidR="007B2785" w:rsidRPr="000D21C0">
              <w:rPr>
                <w:color w:val="000000" w:themeColor="text1"/>
                <w:sz w:val="16"/>
                <w:szCs w:val="16"/>
              </w:rPr>
              <w:t xml:space="preserve"> </w:t>
            </w:r>
          </w:p>
          <w:p w14:paraId="3E8AD423" w14:textId="77777777" w:rsidR="007B2785" w:rsidRDefault="007B2785" w:rsidP="00F85205">
            <w:pPr>
              <w:rPr>
                <w:color w:val="000000" w:themeColor="text1"/>
                <w:sz w:val="16"/>
                <w:szCs w:val="16"/>
              </w:rPr>
            </w:pPr>
          </w:p>
          <w:p w14:paraId="686AA667" w14:textId="43A4FB58" w:rsidR="007B2785" w:rsidRPr="000D21C0" w:rsidRDefault="007B2785" w:rsidP="00F85205">
            <w:pPr>
              <w:rPr>
                <w:rFonts w:eastAsia="Times New Roman"/>
                <w:color w:val="000000" w:themeColor="text1"/>
                <w:sz w:val="16"/>
                <w:szCs w:val="16"/>
              </w:rPr>
            </w:pPr>
            <w:r w:rsidRPr="000D21C0">
              <w:rPr>
                <w:color w:val="000000" w:themeColor="text1"/>
                <w:sz w:val="16"/>
                <w:szCs w:val="16"/>
              </w:rPr>
              <w:t>preliminary peace agreement signed in the </w:t>
            </w:r>
            <w:proofErr w:type="spellStart"/>
            <w:r w:rsidRPr="000D21C0">
              <w:rPr>
                <w:color w:val="000000" w:themeColor="text1"/>
                <w:sz w:val="16"/>
                <w:szCs w:val="16"/>
              </w:rPr>
              <w:t>Malacañan</w:t>
            </w:r>
            <w:proofErr w:type="spellEnd"/>
            <w:r w:rsidRPr="000D21C0">
              <w:rPr>
                <w:color w:val="000000" w:themeColor="text1"/>
                <w:sz w:val="16"/>
                <w:szCs w:val="16"/>
              </w:rPr>
              <w:t xml:space="preserve"> Palace in Manila, Philippines on October 15, 2012. The agreement calls for the creation of an autonomous political entity named Bangsamoro, replacing the Autonomous Region in Muslim Mindanao (ARMM) which was described by Former President </w:t>
            </w:r>
            <w:proofErr w:type="spellStart"/>
            <w:r w:rsidRPr="000D21C0">
              <w:rPr>
                <w:color w:val="000000" w:themeColor="text1"/>
                <w:sz w:val="16"/>
                <w:szCs w:val="16"/>
              </w:rPr>
              <w:t>Benigno</w:t>
            </w:r>
            <w:proofErr w:type="spellEnd"/>
            <w:r w:rsidRPr="000D21C0">
              <w:rPr>
                <w:color w:val="000000" w:themeColor="text1"/>
                <w:sz w:val="16"/>
                <w:szCs w:val="16"/>
              </w:rPr>
              <w:t xml:space="preserve"> Aquino III as "a failed experiment; The Moro Islamic Liberation Front and the Philippines held peace talks in Kuala Lumpur in Malaysia from October 2–6. On October 7, President Aquino announced that the two parties have agreed to sign a preliminary peace agreement which calls for the creation of an autonomous political entity named Bangsamoro, superseding the Autonomous Region in Muslim Mindanao (ARMM). He criticized the ARMM as a "failed experiment" that did not address issues such as electoral fraud, political patronage, poverty, war and </w:t>
            </w:r>
            <w:proofErr w:type="spellStart"/>
            <w:r w:rsidRPr="000D21C0">
              <w:rPr>
                <w:color w:val="000000" w:themeColor="text1"/>
                <w:sz w:val="16"/>
                <w:szCs w:val="16"/>
              </w:rPr>
              <w:t>warlordism</w:t>
            </w:r>
            <w:proofErr w:type="spellEnd"/>
            <w:r w:rsidRPr="000D21C0">
              <w:rPr>
                <w:color w:val="000000" w:themeColor="text1"/>
                <w:sz w:val="16"/>
                <w:szCs w:val="16"/>
              </w:rPr>
              <w:t>. The agreement was reached after 32 peace talks between the two parties that spanned a period of nine years.</w:t>
            </w:r>
          </w:p>
        </w:tc>
      </w:tr>
      <w:tr w:rsidR="007B2785" w:rsidRPr="000D21C0" w14:paraId="4E02709B" w14:textId="77777777" w:rsidTr="008B653C">
        <w:trPr>
          <w:trHeight w:val="53"/>
        </w:trPr>
        <w:tc>
          <w:tcPr>
            <w:tcW w:w="2436" w:type="dxa"/>
            <w:gridSpan w:val="2"/>
            <w:tcBorders>
              <w:bottom w:val="single" w:sz="4" w:space="0" w:color="auto"/>
            </w:tcBorders>
            <w:shd w:val="clear" w:color="auto" w:fill="FFFFFF" w:themeFill="background1"/>
          </w:tcPr>
          <w:p w14:paraId="3E9C55AD" w14:textId="77777777" w:rsidR="007B2785" w:rsidRPr="000D21C0" w:rsidRDefault="007B2785" w:rsidP="00F85205">
            <w:pPr>
              <w:rPr>
                <w:color w:val="000000" w:themeColor="text1"/>
                <w:sz w:val="16"/>
                <w:szCs w:val="16"/>
              </w:rPr>
            </w:pPr>
            <w:r w:rsidRPr="000D21C0">
              <w:rPr>
                <w:b/>
                <w:bCs/>
                <w:color w:val="000000" w:themeColor="text1"/>
                <w:sz w:val="16"/>
                <w:szCs w:val="16"/>
              </w:rPr>
              <w:lastRenderedPageBreak/>
              <w:t xml:space="preserve">EU-Turkey Statement </w:t>
            </w:r>
            <w:r w:rsidRPr="000D21C0">
              <w:rPr>
                <w:color w:val="000000" w:themeColor="text1"/>
                <w:sz w:val="16"/>
                <w:szCs w:val="16"/>
              </w:rPr>
              <w:t>(2016); agreement aimed at stopping flow of irregular migration via Turkey to Europe; all new migrants and asylum seekers arriving from turkey to the Greek islands and other European points of first contact who are deemed inadmissible should be returned to Turkey; followed series of meetings between Turkey &amp; EU since 2015, also strengthening Turkish bid for EU membership</w:t>
            </w:r>
          </w:p>
        </w:tc>
        <w:tc>
          <w:tcPr>
            <w:tcW w:w="6915" w:type="dxa"/>
            <w:tcBorders>
              <w:bottom w:val="single" w:sz="4" w:space="0" w:color="auto"/>
            </w:tcBorders>
            <w:shd w:val="clear" w:color="auto" w:fill="FFFFFF" w:themeFill="background1"/>
          </w:tcPr>
          <w:p w14:paraId="44A7BADB" w14:textId="77777777" w:rsidR="007B2785" w:rsidRPr="000D21C0" w:rsidRDefault="007B2785" w:rsidP="00F85205">
            <w:pPr>
              <w:rPr>
                <w:color w:val="000000" w:themeColor="text1"/>
                <w:sz w:val="16"/>
                <w:szCs w:val="16"/>
              </w:rPr>
            </w:pPr>
            <w:r w:rsidRPr="000D21C0">
              <w:rPr>
                <w:color w:val="000000" w:themeColor="text1"/>
                <w:sz w:val="16"/>
                <w:szCs w:val="16"/>
              </w:rPr>
              <w:t>Only 2,140 people have been returned from Greece to </w:t>
            </w:r>
            <w:proofErr w:type="spellStart"/>
            <w:r w:rsidRPr="000D21C0">
              <w:rPr>
                <w:color w:val="000000" w:themeColor="text1"/>
                <w:sz w:val="16"/>
                <w:szCs w:val="16"/>
              </w:rPr>
              <w:t>Türkiye</w:t>
            </w:r>
            <w:proofErr w:type="spellEnd"/>
            <w:r w:rsidRPr="000D21C0">
              <w:rPr>
                <w:color w:val="000000" w:themeColor="text1"/>
                <w:sz w:val="16"/>
                <w:szCs w:val="16"/>
              </w:rPr>
              <w:t xml:space="preserve"> under the deal. This is partly because - in many cases - Greek courts acknowledged that </w:t>
            </w:r>
            <w:proofErr w:type="spellStart"/>
            <w:r w:rsidRPr="000D21C0">
              <w:rPr>
                <w:color w:val="000000" w:themeColor="text1"/>
                <w:sz w:val="16"/>
                <w:szCs w:val="16"/>
              </w:rPr>
              <w:t>Türkiye</w:t>
            </w:r>
            <w:proofErr w:type="spellEnd"/>
            <w:r w:rsidRPr="000D21C0">
              <w:rPr>
                <w:color w:val="000000" w:themeColor="text1"/>
                <w:sz w:val="16"/>
                <w:szCs w:val="16"/>
              </w:rPr>
              <w:t xml:space="preserve"> is not a safe country to send people back to.</w:t>
            </w:r>
          </w:p>
          <w:p w14:paraId="71B84364" w14:textId="77777777" w:rsidR="007B2785" w:rsidRPr="000D21C0" w:rsidRDefault="007B2785" w:rsidP="00F85205">
            <w:pPr>
              <w:rPr>
                <w:color w:val="000000" w:themeColor="text1"/>
                <w:sz w:val="16"/>
                <w:szCs w:val="16"/>
              </w:rPr>
            </w:pPr>
            <w:r w:rsidRPr="000D21C0">
              <w:rPr>
                <w:color w:val="000000" w:themeColor="text1"/>
                <w:sz w:val="16"/>
                <w:szCs w:val="16"/>
              </w:rPr>
              <w:t>The situation was compounded further still by the COVID-19 pandemic, as </w:t>
            </w:r>
            <w:proofErr w:type="spellStart"/>
            <w:r w:rsidRPr="000D21C0">
              <w:rPr>
                <w:color w:val="000000" w:themeColor="text1"/>
                <w:sz w:val="16"/>
                <w:szCs w:val="16"/>
              </w:rPr>
              <w:t>Türkiye</w:t>
            </w:r>
            <w:proofErr w:type="spellEnd"/>
            <w:r w:rsidRPr="000D21C0">
              <w:rPr>
                <w:color w:val="000000" w:themeColor="text1"/>
                <w:sz w:val="16"/>
                <w:szCs w:val="16"/>
              </w:rPr>
              <w:t> has refused to receive refugees from Greece since March 2020.</w:t>
            </w:r>
          </w:p>
          <w:p w14:paraId="44FE3961" w14:textId="77777777" w:rsidR="007B2785" w:rsidRPr="000D21C0" w:rsidRDefault="007B2785" w:rsidP="00F85205">
            <w:pPr>
              <w:rPr>
                <w:color w:val="000000" w:themeColor="text1"/>
                <w:sz w:val="16"/>
                <w:szCs w:val="16"/>
              </w:rPr>
            </w:pPr>
            <w:r w:rsidRPr="000D21C0">
              <w:rPr>
                <w:color w:val="000000" w:themeColor="text1"/>
                <w:sz w:val="16"/>
                <w:szCs w:val="16"/>
              </w:rPr>
              <w:t xml:space="preserve">Seven years since the deal was implemented, no mass returns have been made from Greece to </w:t>
            </w:r>
            <w:proofErr w:type="spellStart"/>
            <w:r w:rsidRPr="000D21C0">
              <w:rPr>
                <w:color w:val="000000" w:themeColor="text1"/>
                <w:sz w:val="16"/>
                <w:szCs w:val="16"/>
              </w:rPr>
              <w:t>Türkiye</w:t>
            </w:r>
            <w:proofErr w:type="spellEnd"/>
            <w:r w:rsidRPr="000D21C0">
              <w:rPr>
                <w:color w:val="000000" w:themeColor="text1"/>
                <w:sz w:val="16"/>
                <w:szCs w:val="16"/>
              </w:rPr>
              <w:t xml:space="preserve">. Approximately 32,472 Syrian refugees have been resettled from </w:t>
            </w:r>
            <w:proofErr w:type="spellStart"/>
            <w:r w:rsidRPr="000D21C0">
              <w:rPr>
                <w:color w:val="000000" w:themeColor="text1"/>
                <w:sz w:val="16"/>
                <w:szCs w:val="16"/>
              </w:rPr>
              <w:t>Türkiye</w:t>
            </w:r>
            <w:proofErr w:type="spellEnd"/>
            <w:r w:rsidRPr="000D21C0">
              <w:rPr>
                <w:color w:val="000000" w:themeColor="text1"/>
                <w:sz w:val="16"/>
                <w:szCs w:val="16"/>
              </w:rPr>
              <w:t xml:space="preserve"> to EU Member States under the agreement.</w:t>
            </w:r>
          </w:p>
          <w:p w14:paraId="0832AE8D" w14:textId="77777777" w:rsidR="007B2785" w:rsidRPr="000D21C0" w:rsidRDefault="007B2785" w:rsidP="00F85205">
            <w:pPr>
              <w:rPr>
                <w:color w:val="000000" w:themeColor="text1"/>
                <w:sz w:val="16"/>
                <w:szCs w:val="16"/>
              </w:rPr>
            </w:pPr>
            <w:r w:rsidRPr="000D21C0">
              <w:rPr>
                <w:color w:val="000000" w:themeColor="text1"/>
                <w:sz w:val="16"/>
                <w:szCs w:val="16"/>
              </w:rPr>
              <w:t>On 15 December 2015, the Commission proposed a voluntary humanitarian admission scheme for Syrian Refugees in Turkey.</w:t>
            </w:r>
          </w:p>
          <w:p w14:paraId="1B5F1A49" w14:textId="77777777" w:rsidR="007B2785" w:rsidRPr="000D21C0" w:rsidRDefault="007B2785" w:rsidP="00F85205">
            <w:pPr>
              <w:rPr>
                <w:color w:val="000000" w:themeColor="text1"/>
                <w:sz w:val="16"/>
                <w:szCs w:val="16"/>
              </w:rPr>
            </w:pPr>
            <w:r w:rsidRPr="000D21C0">
              <w:rPr>
                <w:color w:val="000000" w:themeColor="text1"/>
                <w:sz w:val="16"/>
                <w:szCs w:val="16"/>
              </w:rPr>
              <w:t>1) All new irregular migrants crossing from Turkey to the Greek islands as of 20 March 2016 will be returned to Turkey;</w:t>
            </w:r>
          </w:p>
          <w:p w14:paraId="2A802BCD" w14:textId="77777777" w:rsidR="007B2785" w:rsidRPr="000D21C0" w:rsidRDefault="007B2785" w:rsidP="00F85205">
            <w:pPr>
              <w:rPr>
                <w:color w:val="000000" w:themeColor="text1"/>
                <w:sz w:val="16"/>
                <w:szCs w:val="16"/>
              </w:rPr>
            </w:pPr>
            <w:r w:rsidRPr="000D21C0">
              <w:rPr>
                <w:color w:val="000000" w:themeColor="text1"/>
                <w:sz w:val="16"/>
                <w:szCs w:val="16"/>
              </w:rPr>
              <w:t>2) For every Syrian being returned to Turkey from the Greek islands, another Syrian will be resettled to the EU;</w:t>
            </w:r>
          </w:p>
          <w:p w14:paraId="121D23AE" w14:textId="77777777" w:rsidR="007B2785" w:rsidRPr="000D21C0" w:rsidRDefault="007B2785" w:rsidP="00F85205">
            <w:pPr>
              <w:rPr>
                <w:color w:val="000000" w:themeColor="text1"/>
                <w:sz w:val="16"/>
                <w:szCs w:val="16"/>
              </w:rPr>
            </w:pPr>
            <w:r w:rsidRPr="000D21C0">
              <w:rPr>
                <w:color w:val="000000" w:themeColor="text1"/>
                <w:sz w:val="16"/>
                <w:szCs w:val="16"/>
              </w:rPr>
              <w:t>3) Turkey will take any necessary measures to prevent new sea or land routes for irregular migration opening from Turkey to the EU;</w:t>
            </w:r>
          </w:p>
          <w:p w14:paraId="02EE7347" w14:textId="77777777" w:rsidR="007B2785" w:rsidRPr="000D21C0" w:rsidRDefault="007B2785" w:rsidP="00F85205">
            <w:pPr>
              <w:rPr>
                <w:color w:val="000000" w:themeColor="text1"/>
                <w:sz w:val="16"/>
                <w:szCs w:val="16"/>
              </w:rPr>
            </w:pPr>
            <w:r w:rsidRPr="000D21C0">
              <w:rPr>
                <w:color w:val="000000" w:themeColor="text1"/>
                <w:sz w:val="16"/>
                <w:szCs w:val="16"/>
              </w:rPr>
              <w:t>4) Once irregular crossings between Turkey and the EU are ending or have been substantially reduced, a Voluntary Humanitarian Admission Scheme will be activated;</w:t>
            </w:r>
          </w:p>
          <w:p w14:paraId="10C90C97" w14:textId="77777777" w:rsidR="007B2785" w:rsidRPr="000D21C0" w:rsidRDefault="007B2785" w:rsidP="00F85205">
            <w:pPr>
              <w:rPr>
                <w:color w:val="000000" w:themeColor="text1"/>
                <w:sz w:val="16"/>
                <w:szCs w:val="16"/>
              </w:rPr>
            </w:pPr>
            <w:r w:rsidRPr="000D21C0">
              <w:rPr>
                <w:color w:val="000000" w:themeColor="text1"/>
                <w:sz w:val="16"/>
                <w:szCs w:val="16"/>
              </w:rPr>
              <w:t xml:space="preserve">5) The fulfilment of the visa </w:t>
            </w:r>
            <w:proofErr w:type="spellStart"/>
            <w:r w:rsidRPr="000D21C0">
              <w:rPr>
                <w:color w:val="000000" w:themeColor="text1"/>
                <w:sz w:val="16"/>
                <w:szCs w:val="16"/>
              </w:rPr>
              <w:t>liberalisation</w:t>
            </w:r>
            <w:proofErr w:type="spellEnd"/>
            <w:r w:rsidRPr="000D21C0">
              <w:rPr>
                <w:color w:val="000000" w:themeColor="text1"/>
                <w:sz w:val="16"/>
                <w:szCs w:val="16"/>
              </w:rPr>
              <w:t xml:space="preserve"> roadmap will be accelerated with a view to lifting the visa requirements for Turkish citizens at the latest by the end of June 2016. Turkey will take all the necessary steps to fulfil the remaining requirements;</w:t>
            </w:r>
          </w:p>
          <w:p w14:paraId="0BF4AD44" w14:textId="77777777" w:rsidR="007B2785" w:rsidRPr="000D21C0" w:rsidRDefault="007B2785" w:rsidP="00F85205">
            <w:pPr>
              <w:rPr>
                <w:color w:val="000000" w:themeColor="text1"/>
                <w:sz w:val="16"/>
                <w:szCs w:val="16"/>
              </w:rPr>
            </w:pPr>
            <w:r w:rsidRPr="000D21C0">
              <w:rPr>
                <w:color w:val="000000" w:themeColor="text1"/>
                <w:sz w:val="16"/>
                <w:szCs w:val="16"/>
              </w:rPr>
              <w:t xml:space="preserve">6) The EU will, in close cooperation with Turkey, further speed up the disbursement of the initially allocated €3 billion under the Facility for Refugees in Turkey. Once these resources are about to be used in full, the EU will </w:t>
            </w:r>
            <w:proofErr w:type="spellStart"/>
            <w:r w:rsidRPr="000D21C0">
              <w:rPr>
                <w:color w:val="000000" w:themeColor="text1"/>
                <w:sz w:val="16"/>
                <w:szCs w:val="16"/>
              </w:rPr>
              <w:t>mobilise</w:t>
            </w:r>
            <w:proofErr w:type="spellEnd"/>
            <w:r w:rsidRPr="000D21C0">
              <w:rPr>
                <w:color w:val="000000" w:themeColor="text1"/>
                <w:sz w:val="16"/>
                <w:szCs w:val="16"/>
              </w:rPr>
              <w:t xml:space="preserve"> additional funding for the Facility up to an additional €3 billion by the end of 2018;</w:t>
            </w:r>
          </w:p>
          <w:p w14:paraId="251A41C3" w14:textId="77777777" w:rsidR="007B2785" w:rsidRPr="000D21C0" w:rsidRDefault="007B2785" w:rsidP="00F85205">
            <w:pPr>
              <w:rPr>
                <w:color w:val="000000" w:themeColor="text1"/>
                <w:sz w:val="16"/>
                <w:szCs w:val="16"/>
              </w:rPr>
            </w:pPr>
            <w:r w:rsidRPr="000D21C0">
              <w:rPr>
                <w:color w:val="000000" w:themeColor="text1"/>
                <w:sz w:val="16"/>
                <w:szCs w:val="16"/>
              </w:rPr>
              <w:t>EU Leaders (Germany, Greece, Italy)</w:t>
            </w:r>
          </w:p>
          <w:p w14:paraId="7B59A962" w14:textId="77777777" w:rsidR="007B2785" w:rsidRPr="000D21C0" w:rsidRDefault="007B2785" w:rsidP="00F85205">
            <w:pPr>
              <w:rPr>
                <w:color w:val="000000" w:themeColor="text1"/>
                <w:sz w:val="16"/>
                <w:szCs w:val="16"/>
              </w:rPr>
            </w:pPr>
          </w:p>
          <w:p w14:paraId="39C402BF" w14:textId="77777777" w:rsidR="007B2785" w:rsidRPr="000D21C0" w:rsidRDefault="007B2785" w:rsidP="00F85205">
            <w:pPr>
              <w:rPr>
                <w:color w:val="000000" w:themeColor="text1"/>
                <w:sz w:val="16"/>
                <w:szCs w:val="16"/>
              </w:rPr>
            </w:pPr>
            <w:r w:rsidRPr="000D21C0">
              <w:rPr>
                <w:color w:val="000000" w:themeColor="text1"/>
                <w:sz w:val="16"/>
                <w:szCs w:val="16"/>
              </w:rPr>
              <w:t>Angela Merkel played significant role</w:t>
            </w:r>
          </w:p>
          <w:p w14:paraId="2FAA33D4" w14:textId="77777777" w:rsidR="007B2785" w:rsidRPr="000D21C0" w:rsidRDefault="007B2785" w:rsidP="00F85205">
            <w:pPr>
              <w:rPr>
                <w:color w:val="000000" w:themeColor="text1"/>
                <w:sz w:val="16"/>
                <w:szCs w:val="16"/>
              </w:rPr>
            </w:pPr>
          </w:p>
          <w:p w14:paraId="2F9308B5" w14:textId="77777777" w:rsidR="007B2785" w:rsidRPr="000D21C0" w:rsidRDefault="007B2785" w:rsidP="00F85205">
            <w:pPr>
              <w:rPr>
                <w:color w:val="000000" w:themeColor="text1"/>
                <w:sz w:val="16"/>
                <w:szCs w:val="16"/>
              </w:rPr>
            </w:pPr>
            <w:r w:rsidRPr="000D21C0">
              <w:rPr>
                <w:color w:val="000000" w:themeColor="text1"/>
                <w:sz w:val="16"/>
                <w:szCs w:val="16"/>
              </w:rPr>
              <w:t>European Commission (Pres. Jean-Claude Juncker)</w:t>
            </w:r>
          </w:p>
          <w:p w14:paraId="36C1E68A" w14:textId="77777777" w:rsidR="007B2785" w:rsidRPr="000D21C0" w:rsidRDefault="007B2785" w:rsidP="00F85205">
            <w:pPr>
              <w:rPr>
                <w:color w:val="000000" w:themeColor="text1"/>
                <w:sz w:val="16"/>
                <w:szCs w:val="16"/>
              </w:rPr>
            </w:pPr>
          </w:p>
          <w:p w14:paraId="47B60D5B" w14:textId="77777777" w:rsidR="007B2785" w:rsidRPr="000D21C0" w:rsidRDefault="007B2785" w:rsidP="00F85205">
            <w:pPr>
              <w:rPr>
                <w:color w:val="000000" w:themeColor="text1"/>
                <w:sz w:val="16"/>
                <w:szCs w:val="16"/>
              </w:rPr>
            </w:pPr>
            <w:r w:rsidRPr="000D21C0">
              <w:rPr>
                <w:color w:val="000000" w:themeColor="text1"/>
                <w:sz w:val="16"/>
                <w:szCs w:val="16"/>
              </w:rPr>
              <w:t>Turkish Gov.</w:t>
            </w:r>
          </w:p>
          <w:p w14:paraId="2E2B3201" w14:textId="77777777" w:rsidR="007B2785" w:rsidRPr="000D21C0" w:rsidRDefault="007B2785" w:rsidP="00F85205">
            <w:pPr>
              <w:rPr>
                <w:color w:val="000000" w:themeColor="text1"/>
                <w:sz w:val="16"/>
                <w:szCs w:val="16"/>
              </w:rPr>
            </w:pPr>
          </w:p>
          <w:p w14:paraId="4AD92A25" w14:textId="77777777" w:rsidR="007B2785" w:rsidRPr="000D21C0" w:rsidRDefault="007B2785" w:rsidP="00F85205">
            <w:pPr>
              <w:rPr>
                <w:color w:val="000000" w:themeColor="text1"/>
                <w:sz w:val="16"/>
                <w:szCs w:val="16"/>
              </w:rPr>
            </w:pPr>
            <w:r w:rsidRPr="000D21C0">
              <w:rPr>
                <w:color w:val="000000" w:themeColor="text1"/>
                <w:sz w:val="16"/>
                <w:szCs w:val="16"/>
              </w:rPr>
              <w:t>European Council (Pres. Donald Tusk)</w:t>
            </w:r>
          </w:p>
          <w:p w14:paraId="50D5B216" w14:textId="4A2A10F4"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Plan simply does not work as fluidly as hoped, Greek courts take agency in viewing Turkey as dangerous and refute sending refugees back</w:t>
            </w:r>
          </w:p>
        </w:tc>
        <w:tc>
          <w:tcPr>
            <w:tcW w:w="4394" w:type="dxa"/>
            <w:tcBorders>
              <w:bottom w:val="single" w:sz="4" w:space="0" w:color="auto"/>
            </w:tcBorders>
            <w:shd w:val="clear" w:color="auto" w:fill="FFFFFF" w:themeFill="background1"/>
          </w:tcPr>
          <w:p w14:paraId="2A6FA24D" w14:textId="77777777" w:rsidR="007B2785" w:rsidRPr="000D21C0" w:rsidRDefault="00E87061" w:rsidP="00F85205">
            <w:pPr>
              <w:rPr>
                <w:color w:val="000000" w:themeColor="text1"/>
                <w:sz w:val="16"/>
                <w:szCs w:val="16"/>
              </w:rPr>
            </w:pPr>
            <w:hyperlink r:id="rId303" w:history="1">
              <w:r w:rsidR="007B2785" w:rsidRPr="000D21C0">
                <w:rPr>
                  <w:color w:val="000000" w:themeColor="text1"/>
                  <w:sz w:val="16"/>
                  <w:szCs w:val="16"/>
                  <w:u w:val="single"/>
                </w:rPr>
                <w:t>https://www.consilium.europa.eu/en/press/press-releases/2016/03/18/eu-turkey-statement/</w:t>
              </w:r>
            </w:hyperlink>
            <w:r w:rsidR="007B2785" w:rsidRPr="000D21C0">
              <w:rPr>
                <w:color w:val="000000" w:themeColor="text1"/>
                <w:sz w:val="16"/>
                <w:szCs w:val="16"/>
              </w:rPr>
              <w:t xml:space="preserve"> </w:t>
            </w:r>
          </w:p>
          <w:p w14:paraId="17B24070" w14:textId="77777777" w:rsidR="007B2785" w:rsidRPr="000D21C0" w:rsidRDefault="007B2785" w:rsidP="00F85205">
            <w:pPr>
              <w:rPr>
                <w:color w:val="000000" w:themeColor="text1"/>
                <w:sz w:val="16"/>
                <w:szCs w:val="16"/>
              </w:rPr>
            </w:pPr>
          </w:p>
          <w:p w14:paraId="2C5EC1B6" w14:textId="77777777" w:rsidR="007B2785" w:rsidRPr="000D21C0" w:rsidRDefault="00E87061" w:rsidP="00F85205">
            <w:pPr>
              <w:rPr>
                <w:color w:val="000000" w:themeColor="text1"/>
                <w:sz w:val="16"/>
                <w:szCs w:val="16"/>
              </w:rPr>
            </w:pPr>
            <w:hyperlink r:id="rId304" w:history="1">
              <w:r w:rsidR="007B2785" w:rsidRPr="000D21C0">
                <w:rPr>
                  <w:color w:val="000000" w:themeColor="text1"/>
                  <w:sz w:val="16"/>
                  <w:szCs w:val="16"/>
                  <w:u w:val="single"/>
                </w:rPr>
                <w:t>https://www.europarl.europa.eu/legislative-train/theme-towards-a-new-policy-on-migration/file-eu-turkey-statement-action-plan</w:t>
              </w:r>
            </w:hyperlink>
            <w:r w:rsidR="007B2785" w:rsidRPr="000D21C0">
              <w:rPr>
                <w:color w:val="000000" w:themeColor="text1"/>
                <w:sz w:val="16"/>
                <w:szCs w:val="16"/>
              </w:rPr>
              <w:t xml:space="preserve"> </w:t>
            </w:r>
          </w:p>
          <w:p w14:paraId="4A3A1F5C" w14:textId="77777777" w:rsidR="007B2785" w:rsidRPr="000D21C0" w:rsidRDefault="007B2785" w:rsidP="00F85205">
            <w:pPr>
              <w:rPr>
                <w:color w:val="000000" w:themeColor="text1"/>
                <w:sz w:val="16"/>
                <w:szCs w:val="16"/>
              </w:rPr>
            </w:pPr>
          </w:p>
          <w:p w14:paraId="0B837A96" w14:textId="32D1E7C3" w:rsidR="007B2785" w:rsidRPr="000D21C0" w:rsidRDefault="00E87061" w:rsidP="00F85205">
            <w:pPr>
              <w:rPr>
                <w:rFonts w:eastAsia="Times New Roman"/>
                <w:color w:val="000000" w:themeColor="text1"/>
                <w:sz w:val="16"/>
                <w:szCs w:val="16"/>
              </w:rPr>
            </w:pPr>
            <w:hyperlink r:id="rId305" w:history="1">
              <w:r w:rsidR="007B2785" w:rsidRPr="000D21C0">
                <w:rPr>
                  <w:color w:val="000000" w:themeColor="text1"/>
                  <w:sz w:val="16"/>
                  <w:szCs w:val="16"/>
                  <w:u w:val="single"/>
                </w:rPr>
                <w:t>https://www.rescue.org/eu/article/what-chatu-turkey-deal</w:t>
              </w:r>
            </w:hyperlink>
            <w:r w:rsidR="007B2785" w:rsidRPr="000D21C0">
              <w:rPr>
                <w:color w:val="000000" w:themeColor="text1"/>
                <w:sz w:val="16"/>
                <w:szCs w:val="16"/>
              </w:rPr>
              <w:t xml:space="preserve"> </w:t>
            </w:r>
          </w:p>
        </w:tc>
      </w:tr>
      <w:tr w:rsidR="007B2785" w:rsidRPr="000D21C0" w14:paraId="6413DAA9" w14:textId="77777777" w:rsidTr="008B653C">
        <w:trPr>
          <w:trHeight w:val="2843"/>
        </w:trPr>
        <w:tc>
          <w:tcPr>
            <w:tcW w:w="2436" w:type="dxa"/>
            <w:gridSpan w:val="2"/>
            <w:tcBorders>
              <w:bottom w:val="single" w:sz="4" w:space="0" w:color="auto"/>
            </w:tcBorders>
            <w:shd w:val="clear" w:color="auto" w:fill="FFFFFF" w:themeFill="background1"/>
          </w:tcPr>
          <w:p w14:paraId="4EA6D947" w14:textId="53F89707" w:rsidR="007B2785" w:rsidRPr="000D21C0" w:rsidRDefault="007B2785" w:rsidP="00F85205">
            <w:pPr>
              <w:rPr>
                <w:color w:val="000000" w:themeColor="text1"/>
                <w:sz w:val="16"/>
                <w:szCs w:val="16"/>
              </w:rPr>
            </w:pPr>
            <w:r w:rsidRPr="000D21C0">
              <w:rPr>
                <w:b/>
                <w:bCs/>
                <w:color w:val="000000" w:themeColor="text1"/>
                <w:sz w:val="16"/>
                <w:szCs w:val="16"/>
              </w:rPr>
              <w:t>Final Agreement to End the Armed Conflict and Build a Stable and Lasting Peace</w:t>
            </w:r>
            <w:r w:rsidRPr="000D21C0">
              <w:rPr>
                <w:color w:val="000000" w:themeColor="text1"/>
                <w:sz w:val="16"/>
                <w:szCs w:val="16"/>
              </w:rPr>
              <w:t xml:space="preserve"> (Colombia – 2016); </w:t>
            </w:r>
          </w:p>
        </w:tc>
        <w:tc>
          <w:tcPr>
            <w:tcW w:w="6915" w:type="dxa"/>
            <w:tcBorders>
              <w:bottom w:val="single" w:sz="4" w:space="0" w:color="auto"/>
            </w:tcBorders>
            <w:shd w:val="clear" w:color="auto" w:fill="FFFFFF" w:themeFill="background1"/>
          </w:tcPr>
          <w:p w14:paraId="46C173F6" w14:textId="77777777" w:rsidR="007B2785" w:rsidRPr="000D21C0" w:rsidRDefault="007B2785" w:rsidP="00F85205">
            <w:pPr>
              <w:rPr>
                <w:color w:val="000000" w:themeColor="text1"/>
                <w:sz w:val="16"/>
                <w:szCs w:val="16"/>
              </w:rPr>
            </w:pPr>
            <w:r w:rsidRPr="000D21C0">
              <w:rPr>
                <w:color w:val="000000" w:themeColor="text1"/>
                <w:sz w:val="16"/>
                <w:szCs w:val="16"/>
              </w:rPr>
              <w:t>This is the Final Agreement reached between the National Government of Colombia and the FARC-EP; The Agreement is composed in 6 parts, which were negotiated as separate agreements and then all agreed as a whole: 5. Agreement regarding the Victims of the Conflict: "Comprehensive System for Truth, Justice, Reparations and Non-Recurrence"</w:t>
            </w:r>
          </w:p>
          <w:p w14:paraId="068A8434" w14:textId="77777777" w:rsidR="007B2785" w:rsidRPr="000D21C0" w:rsidRDefault="007B2785" w:rsidP="00F85205">
            <w:pPr>
              <w:rPr>
                <w:color w:val="000000" w:themeColor="text1"/>
                <w:sz w:val="16"/>
                <w:szCs w:val="16"/>
              </w:rPr>
            </w:pPr>
          </w:p>
          <w:p w14:paraId="0AFE7E95" w14:textId="77777777" w:rsidR="007B2785" w:rsidRPr="000D21C0" w:rsidRDefault="007B2785" w:rsidP="00F85205">
            <w:pPr>
              <w:rPr>
                <w:color w:val="000000" w:themeColor="text1"/>
                <w:sz w:val="16"/>
                <w:szCs w:val="16"/>
              </w:rPr>
            </w:pPr>
            <w:r w:rsidRPr="000D21C0">
              <w:rPr>
                <w:color w:val="000000" w:themeColor="text1"/>
                <w:sz w:val="16"/>
                <w:szCs w:val="16"/>
              </w:rPr>
              <w:t xml:space="preserve">There’s a lot on refugees here, so link attached for full version: </w:t>
            </w:r>
          </w:p>
          <w:p w14:paraId="604ADCBD" w14:textId="77777777" w:rsidR="007B2785" w:rsidRPr="000D21C0" w:rsidRDefault="007B2785" w:rsidP="00F85205">
            <w:pPr>
              <w:rPr>
                <w:color w:val="000000" w:themeColor="text1"/>
                <w:sz w:val="16"/>
                <w:szCs w:val="16"/>
              </w:rPr>
            </w:pPr>
          </w:p>
          <w:p w14:paraId="1B8FF87D" w14:textId="77777777" w:rsidR="007B2785" w:rsidRPr="000D21C0" w:rsidRDefault="00E87061" w:rsidP="00F85205">
            <w:pPr>
              <w:rPr>
                <w:color w:val="000000" w:themeColor="text1"/>
                <w:sz w:val="16"/>
                <w:szCs w:val="16"/>
              </w:rPr>
            </w:pPr>
            <w:hyperlink r:id="rId306" w:history="1">
              <w:r w:rsidR="007B2785" w:rsidRPr="000D21C0">
                <w:rPr>
                  <w:color w:val="000000" w:themeColor="text1"/>
                  <w:sz w:val="16"/>
                  <w:szCs w:val="16"/>
                  <w:u w:val="single"/>
                </w:rPr>
                <w:t>https://www.peaceagreements.org/view/1845/Final%20Agreement%20to%20End%20the%20Armed%20Conflict%20and%20Build%20a%20Stable%20and%20Lasting%20Peace</w:t>
              </w:r>
            </w:hyperlink>
            <w:r w:rsidR="007B2785" w:rsidRPr="000D21C0">
              <w:rPr>
                <w:color w:val="000000" w:themeColor="text1"/>
                <w:sz w:val="16"/>
                <w:szCs w:val="16"/>
              </w:rPr>
              <w:t xml:space="preserve"> </w:t>
            </w:r>
          </w:p>
          <w:p w14:paraId="351A231A" w14:textId="33032ADC" w:rsidR="007B2785" w:rsidRPr="000D21C0" w:rsidRDefault="007B2785" w:rsidP="00F85205">
            <w:pPr>
              <w:rPr>
                <w:color w:val="000000" w:themeColor="text1"/>
                <w:sz w:val="16"/>
                <w:szCs w:val="16"/>
              </w:rPr>
            </w:pPr>
            <w:r w:rsidRPr="000D21C0">
              <w:rPr>
                <w:color w:val="000000" w:themeColor="text1"/>
                <w:sz w:val="16"/>
                <w:szCs w:val="16"/>
                <w:shd w:val="clear" w:color="auto" w:fill="F5F5F5"/>
              </w:rPr>
              <w:t>Page 161, 5.1.2. Justice</w:t>
            </w:r>
            <w:r w:rsidRPr="000D21C0">
              <w:rPr>
                <w:color w:val="000000" w:themeColor="text1"/>
                <w:sz w:val="16"/>
                <w:szCs w:val="16"/>
              </w:rPr>
              <w:br/>
            </w:r>
            <w:r w:rsidRPr="000D21C0">
              <w:rPr>
                <w:color w:val="000000" w:themeColor="text1"/>
                <w:sz w:val="16"/>
                <w:szCs w:val="16"/>
                <w:shd w:val="clear" w:color="auto" w:fill="F5F5F5"/>
              </w:rPr>
              <w:t>40.- … forced displacement and the recruitment of minors will all be ineligible for an amnesty or pardon, in every case as established in the Rome Statute.</w:t>
            </w:r>
          </w:p>
          <w:p w14:paraId="3B4E8F3D" w14:textId="3AA05CEF" w:rsidR="007B2785" w:rsidRPr="000D21C0" w:rsidRDefault="007B2785" w:rsidP="00F85205">
            <w:pPr>
              <w:rPr>
                <w:color w:val="000000" w:themeColor="text1"/>
                <w:sz w:val="16"/>
                <w:szCs w:val="16"/>
              </w:rPr>
            </w:pPr>
            <w:r w:rsidRPr="000D21C0">
              <w:rPr>
                <w:color w:val="000000" w:themeColor="text1"/>
                <w:sz w:val="16"/>
                <w:szCs w:val="16"/>
              </w:rPr>
              <w:t>Government of Colombia</w:t>
            </w:r>
          </w:p>
          <w:p w14:paraId="4FD9D7BF" w14:textId="77777777" w:rsidR="007B2785" w:rsidRPr="000D21C0" w:rsidRDefault="007B2785" w:rsidP="00F85205">
            <w:pPr>
              <w:rPr>
                <w:color w:val="000000" w:themeColor="text1"/>
                <w:sz w:val="16"/>
                <w:szCs w:val="16"/>
              </w:rPr>
            </w:pPr>
          </w:p>
          <w:p w14:paraId="7336AA40" w14:textId="77777777" w:rsidR="007B2785" w:rsidRPr="000D21C0" w:rsidRDefault="007B2785" w:rsidP="00F85205">
            <w:pPr>
              <w:rPr>
                <w:color w:val="000000" w:themeColor="text1"/>
                <w:sz w:val="16"/>
                <w:szCs w:val="16"/>
              </w:rPr>
            </w:pPr>
            <w:r w:rsidRPr="000D21C0">
              <w:rPr>
                <w:color w:val="000000" w:themeColor="text1"/>
                <w:sz w:val="16"/>
                <w:szCs w:val="16"/>
              </w:rPr>
              <w:t>FARC-EP Rebels</w:t>
            </w:r>
          </w:p>
          <w:p w14:paraId="132E60B9" w14:textId="77777777" w:rsidR="007B2785" w:rsidRPr="000D21C0" w:rsidRDefault="007B2785" w:rsidP="00F85205">
            <w:pPr>
              <w:rPr>
                <w:color w:val="000000" w:themeColor="text1"/>
                <w:sz w:val="16"/>
                <w:szCs w:val="16"/>
              </w:rPr>
            </w:pPr>
          </w:p>
          <w:p w14:paraId="75415C44" w14:textId="77777777" w:rsidR="007B2785" w:rsidRPr="000D21C0" w:rsidRDefault="007B2785" w:rsidP="00F85205">
            <w:pPr>
              <w:rPr>
                <w:color w:val="000000" w:themeColor="text1"/>
                <w:sz w:val="16"/>
                <w:szCs w:val="16"/>
              </w:rPr>
            </w:pPr>
            <w:r w:rsidRPr="000D21C0">
              <w:rPr>
                <w:color w:val="000000" w:themeColor="text1"/>
                <w:sz w:val="16"/>
                <w:szCs w:val="16"/>
              </w:rPr>
              <w:t>3</w:t>
            </w:r>
            <w:r w:rsidRPr="000D21C0">
              <w:rPr>
                <w:color w:val="000000" w:themeColor="text1"/>
                <w:sz w:val="16"/>
                <w:szCs w:val="16"/>
                <w:vertAlign w:val="superscript"/>
              </w:rPr>
              <w:t>rd</w:t>
            </w:r>
            <w:r w:rsidRPr="000D21C0">
              <w:rPr>
                <w:color w:val="000000" w:themeColor="text1"/>
                <w:sz w:val="16"/>
                <w:szCs w:val="16"/>
              </w:rPr>
              <w:t xml:space="preserve"> Parties:</w:t>
            </w:r>
          </w:p>
          <w:p w14:paraId="567DFEAF" w14:textId="77777777" w:rsidR="007B2785" w:rsidRPr="000D21C0" w:rsidRDefault="007B2785" w:rsidP="00F85205">
            <w:pPr>
              <w:rPr>
                <w:color w:val="000000" w:themeColor="text1"/>
                <w:sz w:val="16"/>
                <w:szCs w:val="16"/>
              </w:rPr>
            </w:pPr>
            <w:r w:rsidRPr="000D21C0">
              <w:rPr>
                <w:color w:val="000000" w:themeColor="text1"/>
                <w:sz w:val="16"/>
                <w:szCs w:val="16"/>
              </w:rPr>
              <w:t>Norway, Cuba, Venezuela, Chile</w:t>
            </w:r>
          </w:p>
          <w:p w14:paraId="4DCA87D2" w14:textId="677D8C58" w:rsidR="007B2785" w:rsidRPr="000D21C0" w:rsidRDefault="007B2785" w:rsidP="00F85205">
            <w:pPr>
              <w:rPr>
                <w:color w:val="000000" w:themeColor="text1"/>
                <w:sz w:val="16"/>
                <w:szCs w:val="16"/>
                <w:shd w:val="clear" w:color="auto" w:fill="FEFEFE"/>
              </w:rPr>
            </w:pPr>
            <w:r w:rsidRPr="000D21C0">
              <w:rPr>
                <w:color w:val="000000" w:themeColor="text1"/>
                <w:sz w:val="16"/>
                <w:szCs w:val="16"/>
                <w:shd w:val="clear" w:color="auto" w:fill="FEFEFE"/>
              </w:rPr>
              <w:t>https://www.peaceagreements.org/view/1845/Final%20Agreement%20to%20End%20the%20Armed%20Conflict%20and%20Build%20a%20Stable%20and%20Lasting%20Peace</w:t>
            </w:r>
          </w:p>
        </w:tc>
        <w:tc>
          <w:tcPr>
            <w:tcW w:w="4394" w:type="dxa"/>
            <w:tcBorders>
              <w:bottom w:val="single" w:sz="4" w:space="0" w:color="auto"/>
            </w:tcBorders>
            <w:shd w:val="clear" w:color="auto" w:fill="FFFFFF" w:themeFill="background1"/>
          </w:tcPr>
          <w:p w14:paraId="1EAABC7B" w14:textId="77777777" w:rsidR="007B2785" w:rsidRPr="000D21C0" w:rsidRDefault="00E87061" w:rsidP="00F85205">
            <w:pPr>
              <w:rPr>
                <w:color w:val="000000" w:themeColor="text1"/>
                <w:sz w:val="16"/>
                <w:szCs w:val="16"/>
              </w:rPr>
            </w:pPr>
            <w:hyperlink r:id="rId307" w:history="1">
              <w:r w:rsidR="007B2785" w:rsidRPr="000D21C0">
                <w:rPr>
                  <w:color w:val="000000" w:themeColor="text1"/>
                  <w:sz w:val="16"/>
                  <w:szCs w:val="16"/>
                  <w:u w:val="single"/>
                </w:rPr>
                <w:t>https://www.peaceagreements.org/viewmasterdocument/1845</w:t>
              </w:r>
            </w:hyperlink>
            <w:r w:rsidR="007B2785" w:rsidRPr="000D21C0">
              <w:rPr>
                <w:color w:val="000000" w:themeColor="text1"/>
                <w:sz w:val="16"/>
                <w:szCs w:val="16"/>
              </w:rPr>
              <w:t xml:space="preserve"> </w:t>
            </w:r>
          </w:p>
          <w:p w14:paraId="170D7E46" w14:textId="77777777" w:rsidR="007B2785" w:rsidRPr="000D21C0" w:rsidRDefault="007B2785" w:rsidP="00F85205">
            <w:pPr>
              <w:rPr>
                <w:color w:val="000000" w:themeColor="text1"/>
                <w:sz w:val="16"/>
                <w:szCs w:val="16"/>
              </w:rPr>
            </w:pPr>
          </w:p>
          <w:p w14:paraId="0C423C66" w14:textId="02C6DD1C" w:rsidR="007B2785" w:rsidRPr="000D21C0" w:rsidRDefault="007B2785" w:rsidP="00F85205">
            <w:pPr>
              <w:rPr>
                <w:color w:val="000000" w:themeColor="text1"/>
                <w:sz w:val="16"/>
                <w:szCs w:val="16"/>
              </w:rPr>
            </w:pPr>
            <w:r w:rsidRPr="000D21C0">
              <w:rPr>
                <w:color w:val="000000" w:themeColor="text1"/>
                <w:sz w:val="16"/>
                <w:szCs w:val="16"/>
              </w:rPr>
              <w:t>Several stages of peace processes were undertaken by the various sides, which were further complicated by the emergence of right-wing paramilitary ‘</w:t>
            </w:r>
            <w:proofErr w:type="spellStart"/>
            <w:r w:rsidRPr="000D21C0">
              <w:rPr>
                <w:color w:val="000000" w:themeColor="text1"/>
                <w:sz w:val="16"/>
                <w:szCs w:val="16"/>
              </w:rPr>
              <w:t>self-defence</w:t>
            </w:r>
            <w:proofErr w:type="spellEnd"/>
            <w:r w:rsidRPr="000D21C0">
              <w:rPr>
                <w:color w:val="000000" w:themeColor="text1"/>
                <w:sz w:val="16"/>
                <w:szCs w:val="16"/>
              </w:rPr>
              <w:t>’ forces. The peace agreement between the Colombian government under President Uribe and the main alliance of the paramilitary groups, the United Self-</w:t>
            </w:r>
            <w:proofErr w:type="spellStart"/>
            <w:r w:rsidRPr="000D21C0">
              <w:rPr>
                <w:color w:val="000000" w:themeColor="text1"/>
                <w:sz w:val="16"/>
                <w:szCs w:val="16"/>
              </w:rPr>
              <w:t>Defence</w:t>
            </w:r>
            <w:proofErr w:type="spellEnd"/>
            <w:r w:rsidRPr="000D21C0">
              <w:rPr>
                <w:color w:val="000000" w:themeColor="text1"/>
                <w:sz w:val="16"/>
                <w:szCs w:val="16"/>
              </w:rPr>
              <w:t xml:space="preserve"> Forces of Colombia (AUC), concluded in 2005 and is still heavily disputed as several remnants are still active, but now subsumed under the heading ‘</w:t>
            </w:r>
            <w:proofErr w:type="spellStart"/>
            <w:r w:rsidRPr="000D21C0">
              <w:rPr>
                <w:color w:val="000000" w:themeColor="text1"/>
                <w:sz w:val="16"/>
                <w:szCs w:val="16"/>
              </w:rPr>
              <w:t>Bacrim</w:t>
            </w:r>
            <w:proofErr w:type="spellEnd"/>
            <w:r w:rsidRPr="000D21C0">
              <w:rPr>
                <w:color w:val="000000" w:themeColor="text1"/>
                <w:sz w:val="16"/>
                <w:szCs w:val="16"/>
              </w:rPr>
              <w:t>’ (</w:t>
            </w:r>
            <w:proofErr w:type="spellStart"/>
            <w:r w:rsidRPr="000D21C0">
              <w:rPr>
                <w:color w:val="000000" w:themeColor="text1"/>
                <w:sz w:val="16"/>
                <w:szCs w:val="16"/>
              </w:rPr>
              <w:t>Bandas</w:t>
            </w:r>
            <w:proofErr w:type="spellEnd"/>
            <w:r w:rsidRPr="000D21C0">
              <w:rPr>
                <w:color w:val="000000" w:themeColor="text1"/>
                <w:sz w:val="16"/>
                <w:szCs w:val="16"/>
              </w:rPr>
              <w:t xml:space="preserve"> </w:t>
            </w:r>
            <w:proofErr w:type="spellStart"/>
            <w:r w:rsidRPr="000D21C0">
              <w:rPr>
                <w:color w:val="000000" w:themeColor="text1"/>
                <w:sz w:val="16"/>
                <w:szCs w:val="16"/>
              </w:rPr>
              <w:t>criminales</w:t>
            </w:r>
            <w:proofErr w:type="spellEnd"/>
            <w:r w:rsidRPr="000D21C0">
              <w:rPr>
                <w:color w:val="000000" w:themeColor="text1"/>
                <w:sz w:val="16"/>
                <w:szCs w:val="16"/>
              </w:rPr>
              <w:t>). In addition, FARC and ELN maintain a military presence, but both demonstrate a strong interest in completing successful peace negotiations with the government, with the most recent agreements being between FARC and the Government.</w:t>
            </w:r>
          </w:p>
        </w:tc>
      </w:tr>
      <w:tr w:rsidR="007B2785" w:rsidRPr="000D21C0" w14:paraId="58650FFC" w14:textId="77777777" w:rsidTr="008B653C">
        <w:trPr>
          <w:trHeight w:val="2330"/>
        </w:trPr>
        <w:tc>
          <w:tcPr>
            <w:tcW w:w="2405" w:type="dxa"/>
            <w:shd w:val="clear" w:color="auto" w:fill="FFFFFF" w:themeFill="background1"/>
          </w:tcPr>
          <w:p w14:paraId="68B87BC7" w14:textId="29129837" w:rsidR="007B2785" w:rsidRPr="000D21C0" w:rsidRDefault="007B2785" w:rsidP="00F85205">
            <w:pPr>
              <w:rPr>
                <w:color w:val="000000" w:themeColor="text1"/>
                <w:sz w:val="16"/>
                <w:szCs w:val="16"/>
              </w:rPr>
            </w:pPr>
            <w:r w:rsidRPr="000D21C0">
              <w:rPr>
                <w:b/>
                <w:bCs/>
                <w:color w:val="000000" w:themeColor="text1"/>
                <w:sz w:val="16"/>
                <w:szCs w:val="16"/>
              </w:rPr>
              <w:t xml:space="preserve">Khartoum Accord (aka Political Agreement for Peace and Reconciliation in the Central African Republic) </w:t>
            </w:r>
            <w:r w:rsidRPr="000D21C0">
              <w:rPr>
                <w:color w:val="000000" w:themeColor="text1"/>
                <w:sz w:val="16"/>
                <w:szCs w:val="16"/>
              </w:rPr>
              <w:t>(2019); anti-balaka continues.</w:t>
            </w:r>
          </w:p>
        </w:tc>
        <w:tc>
          <w:tcPr>
            <w:tcW w:w="6946" w:type="dxa"/>
            <w:gridSpan w:val="2"/>
            <w:shd w:val="clear" w:color="auto" w:fill="FFFFFF" w:themeFill="background1"/>
          </w:tcPr>
          <w:p w14:paraId="7E80A93E" w14:textId="77777777" w:rsidR="007B2785" w:rsidRPr="000D21C0" w:rsidRDefault="007B2785" w:rsidP="00F85205">
            <w:pPr>
              <w:rPr>
                <w:color w:val="000000" w:themeColor="text1"/>
                <w:sz w:val="16"/>
                <w:szCs w:val="16"/>
              </w:rPr>
            </w:pPr>
            <w:r w:rsidRPr="000D21C0">
              <w:rPr>
                <w:color w:val="000000" w:themeColor="text1"/>
                <w:sz w:val="16"/>
                <w:szCs w:val="16"/>
              </w:rPr>
              <w:t>Page 7, Section III, Article 5</w:t>
            </w:r>
            <w:r w:rsidRPr="000D21C0">
              <w:rPr>
                <w:color w:val="000000" w:themeColor="text1"/>
                <w:sz w:val="16"/>
                <w:szCs w:val="16"/>
              </w:rPr>
              <w:br/>
              <w:t>(c) To refrain from engaging in any act of destruction or illegal occupation of public buildings and sites, such as hospitals, schools and places of worship, and sites for internally displaced persons, as well as all acts of pillage or violations committed against civilians, including sexual and gender-based violence, in particular against women and girls.</w:t>
            </w:r>
            <w:r w:rsidRPr="000D21C0">
              <w:rPr>
                <w:color w:val="000000" w:themeColor="text1"/>
                <w:sz w:val="16"/>
                <w:szCs w:val="16"/>
              </w:rPr>
              <w:br/>
            </w:r>
            <w:r w:rsidRPr="000D21C0">
              <w:rPr>
                <w:color w:val="000000" w:themeColor="text1"/>
                <w:sz w:val="16"/>
                <w:szCs w:val="16"/>
              </w:rPr>
              <w:br/>
              <w:t>Page 14, Annex 1</w:t>
            </w:r>
            <w:r w:rsidRPr="000D21C0">
              <w:rPr>
                <w:color w:val="000000" w:themeColor="text1"/>
                <w:sz w:val="16"/>
                <w:szCs w:val="16"/>
              </w:rPr>
              <w:br/>
              <w:t>2. The Parties agree that this immediate, complete, and irrevocable cessation of hostilities commits them to scrupulously refrain from:</w:t>
            </w:r>
            <w:r w:rsidRPr="000D21C0">
              <w:rPr>
                <w:color w:val="000000" w:themeColor="text1"/>
                <w:sz w:val="16"/>
                <w:szCs w:val="16"/>
              </w:rPr>
              <w:br/>
              <w:t>(b) Any act restricting the voluntary return of all refugees and displaced persons to their homes in dignity.</w:t>
            </w:r>
          </w:p>
          <w:p w14:paraId="4A9773D1" w14:textId="69626319" w:rsidR="007B2785" w:rsidRPr="000D21C0" w:rsidRDefault="007B2785" w:rsidP="00F85205">
            <w:pPr>
              <w:rPr>
                <w:color w:val="000000" w:themeColor="text1"/>
                <w:sz w:val="16"/>
                <w:szCs w:val="16"/>
              </w:rPr>
            </w:pPr>
            <w:r w:rsidRPr="000D21C0">
              <w:rPr>
                <w:color w:val="000000" w:themeColor="text1"/>
                <w:sz w:val="16"/>
                <w:szCs w:val="16"/>
              </w:rPr>
              <w:t>African Union</w:t>
            </w:r>
          </w:p>
          <w:p w14:paraId="2F42E522" w14:textId="77777777" w:rsidR="007B2785" w:rsidRPr="000D21C0" w:rsidRDefault="007B2785" w:rsidP="00F85205">
            <w:pPr>
              <w:rPr>
                <w:color w:val="000000" w:themeColor="text1"/>
                <w:sz w:val="16"/>
                <w:szCs w:val="16"/>
              </w:rPr>
            </w:pPr>
          </w:p>
          <w:p w14:paraId="345D096B" w14:textId="77777777" w:rsidR="007B2785" w:rsidRPr="000D21C0" w:rsidRDefault="007B2785" w:rsidP="00F85205">
            <w:pPr>
              <w:rPr>
                <w:color w:val="000000" w:themeColor="text1"/>
                <w:sz w:val="16"/>
                <w:szCs w:val="16"/>
              </w:rPr>
            </w:pPr>
            <w:r w:rsidRPr="000D21C0">
              <w:rPr>
                <w:color w:val="000000" w:themeColor="text1"/>
                <w:sz w:val="16"/>
                <w:szCs w:val="16"/>
              </w:rPr>
              <w:t>Economic Community of Central African States</w:t>
            </w:r>
          </w:p>
          <w:p w14:paraId="703F0CF5" w14:textId="77777777" w:rsidR="007B2785" w:rsidRPr="000D21C0" w:rsidRDefault="007B2785" w:rsidP="00F85205">
            <w:pPr>
              <w:rPr>
                <w:color w:val="000000" w:themeColor="text1"/>
                <w:sz w:val="16"/>
                <w:szCs w:val="16"/>
              </w:rPr>
            </w:pPr>
          </w:p>
          <w:p w14:paraId="3DE110F5" w14:textId="77777777" w:rsidR="007B2785" w:rsidRPr="000D21C0" w:rsidRDefault="007B2785" w:rsidP="00F85205">
            <w:pPr>
              <w:rPr>
                <w:color w:val="000000" w:themeColor="text1"/>
                <w:sz w:val="16"/>
                <w:szCs w:val="16"/>
              </w:rPr>
            </w:pPr>
            <w:r w:rsidRPr="000D21C0">
              <w:rPr>
                <w:color w:val="000000" w:themeColor="text1"/>
                <w:sz w:val="16"/>
                <w:szCs w:val="16"/>
              </w:rPr>
              <w:t>UN Secretary General</w:t>
            </w:r>
          </w:p>
          <w:p w14:paraId="7E546DE1" w14:textId="77777777" w:rsidR="007B2785" w:rsidRPr="000D21C0" w:rsidRDefault="007B2785" w:rsidP="00F85205">
            <w:pPr>
              <w:rPr>
                <w:color w:val="000000" w:themeColor="text1"/>
                <w:sz w:val="16"/>
                <w:szCs w:val="16"/>
              </w:rPr>
            </w:pPr>
          </w:p>
          <w:p w14:paraId="080839A4" w14:textId="77777777" w:rsidR="007B2785" w:rsidRPr="000D21C0" w:rsidRDefault="007B2785" w:rsidP="00F85205">
            <w:pPr>
              <w:rPr>
                <w:b/>
                <w:bCs/>
                <w:color w:val="000000" w:themeColor="text1"/>
                <w:sz w:val="16"/>
                <w:szCs w:val="16"/>
              </w:rPr>
            </w:pPr>
            <w:r w:rsidRPr="000D21C0">
              <w:rPr>
                <w:b/>
                <w:bCs/>
                <w:color w:val="000000" w:themeColor="text1"/>
                <w:sz w:val="16"/>
                <w:szCs w:val="16"/>
              </w:rPr>
              <w:t>Facilitators:</w:t>
            </w:r>
          </w:p>
          <w:p w14:paraId="204C6645" w14:textId="3E980772" w:rsidR="007B2785" w:rsidRPr="000D21C0" w:rsidRDefault="007B2785" w:rsidP="00F85205">
            <w:pPr>
              <w:rPr>
                <w:color w:val="000000" w:themeColor="text1"/>
                <w:sz w:val="16"/>
                <w:szCs w:val="16"/>
                <w:shd w:val="clear" w:color="auto" w:fill="FEFEFE"/>
              </w:rPr>
            </w:pPr>
            <w:r w:rsidRPr="000D21C0">
              <w:rPr>
                <w:color w:val="000000" w:themeColor="text1"/>
                <w:sz w:val="16"/>
                <w:szCs w:val="16"/>
              </w:rPr>
              <w:t>Angola, DRC, Gabon, Chad, Equatorial Guinea</w:t>
            </w:r>
          </w:p>
        </w:tc>
        <w:tc>
          <w:tcPr>
            <w:tcW w:w="4394" w:type="dxa"/>
            <w:shd w:val="clear" w:color="auto" w:fill="FFFFFF" w:themeFill="background1"/>
          </w:tcPr>
          <w:p w14:paraId="5FE27A8A" w14:textId="77777777" w:rsidR="007B2785" w:rsidRPr="000D21C0" w:rsidRDefault="00E87061" w:rsidP="00F85205">
            <w:pPr>
              <w:rPr>
                <w:color w:val="000000" w:themeColor="text1"/>
                <w:sz w:val="16"/>
                <w:szCs w:val="16"/>
              </w:rPr>
            </w:pPr>
            <w:hyperlink r:id="rId308" w:history="1">
              <w:r w:rsidR="007B2785" w:rsidRPr="000D21C0">
                <w:rPr>
                  <w:color w:val="000000" w:themeColor="text1"/>
                  <w:sz w:val="16"/>
                  <w:szCs w:val="16"/>
                  <w:u w:val="single"/>
                </w:rPr>
                <w:t>https://www.peaceagreements.org/viewmasterdocument/2147</w:t>
              </w:r>
            </w:hyperlink>
            <w:r w:rsidR="007B2785" w:rsidRPr="000D21C0">
              <w:rPr>
                <w:color w:val="000000" w:themeColor="text1"/>
                <w:sz w:val="16"/>
                <w:szCs w:val="16"/>
              </w:rPr>
              <w:t xml:space="preserve"> </w:t>
            </w:r>
          </w:p>
          <w:p w14:paraId="0E83F5B3" w14:textId="77777777" w:rsidR="007B2785" w:rsidRPr="000D21C0" w:rsidRDefault="007B2785" w:rsidP="00F85205">
            <w:pPr>
              <w:rPr>
                <w:color w:val="000000" w:themeColor="text1"/>
                <w:sz w:val="16"/>
                <w:szCs w:val="16"/>
              </w:rPr>
            </w:pPr>
          </w:p>
          <w:p w14:paraId="77758746" w14:textId="77777777" w:rsidR="007B2785" w:rsidRPr="000D21C0" w:rsidRDefault="00E87061" w:rsidP="00F85205">
            <w:pPr>
              <w:rPr>
                <w:color w:val="000000" w:themeColor="text1"/>
                <w:sz w:val="16"/>
                <w:szCs w:val="16"/>
              </w:rPr>
            </w:pPr>
            <w:hyperlink r:id="rId309" w:history="1">
              <w:r w:rsidR="007B2785" w:rsidRPr="000D21C0">
                <w:rPr>
                  <w:color w:val="000000" w:themeColor="text1"/>
                  <w:sz w:val="16"/>
                  <w:szCs w:val="16"/>
                  <w:u w:val="single"/>
                </w:rPr>
                <w:t>https://reliefweb.int/report/central-african-republic/political-agreement-peace-and-reconciliation-central-african</w:t>
              </w:r>
            </w:hyperlink>
            <w:r w:rsidR="007B2785" w:rsidRPr="000D21C0">
              <w:rPr>
                <w:color w:val="000000" w:themeColor="text1"/>
                <w:sz w:val="16"/>
                <w:szCs w:val="16"/>
              </w:rPr>
              <w:t xml:space="preserve"> </w:t>
            </w:r>
          </w:p>
          <w:p w14:paraId="750E1D16" w14:textId="77777777" w:rsidR="007B2785" w:rsidRDefault="007B2785" w:rsidP="00F85205">
            <w:pPr>
              <w:rPr>
                <w:color w:val="000000" w:themeColor="text1"/>
                <w:sz w:val="16"/>
                <w:szCs w:val="16"/>
              </w:rPr>
            </w:pPr>
            <w:proofErr w:type="gramStart"/>
            <w:r w:rsidRPr="000D21C0">
              <w:rPr>
                <w:color w:val="000000" w:themeColor="text1"/>
                <w:sz w:val="16"/>
                <w:szCs w:val="16"/>
              </w:rPr>
              <w:t>This agreements</w:t>
            </w:r>
            <w:proofErr w:type="gramEnd"/>
            <w:r w:rsidRPr="000D21C0">
              <w:rPr>
                <w:color w:val="000000" w:themeColor="text1"/>
                <w:sz w:val="16"/>
                <w:szCs w:val="16"/>
              </w:rPr>
              <w:t xml:space="preserve"> seems to have fallen apart, with fighting recommencing in later years.</w:t>
            </w:r>
          </w:p>
          <w:p w14:paraId="52528A80" w14:textId="77777777" w:rsidR="007B2785" w:rsidRDefault="007B2785" w:rsidP="00F85205">
            <w:pPr>
              <w:rPr>
                <w:color w:val="000000" w:themeColor="text1"/>
                <w:sz w:val="16"/>
                <w:szCs w:val="16"/>
              </w:rPr>
            </w:pPr>
          </w:p>
          <w:p w14:paraId="6052827E" w14:textId="56C77237" w:rsidR="007B2785" w:rsidRPr="000D21C0" w:rsidRDefault="007B2785" w:rsidP="00F85205">
            <w:pPr>
              <w:rPr>
                <w:color w:val="000000" w:themeColor="text1"/>
                <w:sz w:val="16"/>
                <w:szCs w:val="16"/>
              </w:rPr>
            </w:pPr>
            <w:r w:rsidRPr="007B2785">
              <w:rPr>
                <w:color w:val="000000" w:themeColor="text1"/>
                <w:sz w:val="16"/>
                <w:szCs w:val="16"/>
              </w:rPr>
              <w:t xml:space="preserve">In 2011, </w:t>
            </w:r>
            <w:proofErr w:type="spellStart"/>
            <w:r w:rsidRPr="007B2785">
              <w:rPr>
                <w:color w:val="000000" w:themeColor="text1"/>
                <w:sz w:val="16"/>
                <w:szCs w:val="16"/>
              </w:rPr>
              <w:t>Bozizé</w:t>
            </w:r>
            <w:proofErr w:type="spellEnd"/>
            <w:r w:rsidRPr="007B2785">
              <w:rPr>
                <w:color w:val="000000" w:themeColor="text1"/>
                <w:sz w:val="16"/>
                <w:szCs w:val="16"/>
              </w:rPr>
              <w:t xml:space="preserve"> was re-elected in supposedly fraudulent elections, which resulted in a new wave of uprisings. </w:t>
            </w:r>
            <w:proofErr w:type="spellStart"/>
            <w:r w:rsidRPr="007B2785">
              <w:rPr>
                <w:color w:val="000000" w:themeColor="text1"/>
                <w:sz w:val="16"/>
                <w:szCs w:val="16"/>
              </w:rPr>
              <w:t>Séléka</w:t>
            </w:r>
            <w:proofErr w:type="spellEnd"/>
            <w:r w:rsidRPr="007B2785">
              <w:rPr>
                <w:color w:val="000000" w:themeColor="text1"/>
                <w:sz w:val="16"/>
                <w:szCs w:val="16"/>
              </w:rPr>
              <w:t xml:space="preserve">, an alliance of northern rebel groups, took over parts of the country and forced </w:t>
            </w:r>
            <w:proofErr w:type="spellStart"/>
            <w:r w:rsidRPr="007B2785">
              <w:rPr>
                <w:color w:val="000000" w:themeColor="text1"/>
                <w:sz w:val="16"/>
                <w:szCs w:val="16"/>
              </w:rPr>
              <w:t>Bozizé</w:t>
            </w:r>
            <w:proofErr w:type="spellEnd"/>
            <w:r w:rsidRPr="007B2785">
              <w:rPr>
                <w:color w:val="000000" w:themeColor="text1"/>
                <w:sz w:val="16"/>
                <w:szCs w:val="16"/>
              </w:rPr>
              <w:t xml:space="preserve"> to agree to a power-sharing deal. However, after this agreement broke down, </w:t>
            </w:r>
            <w:proofErr w:type="spellStart"/>
            <w:r w:rsidRPr="007B2785">
              <w:rPr>
                <w:color w:val="000000" w:themeColor="text1"/>
                <w:sz w:val="16"/>
                <w:szCs w:val="16"/>
              </w:rPr>
              <w:t>Séléka</w:t>
            </w:r>
            <w:proofErr w:type="spellEnd"/>
            <w:r w:rsidRPr="007B2785">
              <w:rPr>
                <w:color w:val="000000" w:themeColor="text1"/>
                <w:sz w:val="16"/>
                <w:szCs w:val="16"/>
              </w:rPr>
              <w:t xml:space="preserve"> took control of Bangui and </w:t>
            </w:r>
            <w:proofErr w:type="spellStart"/>
            <w:r w:rsidRPr="007B2785">
              <w:rPr>
                <w:color w:val="000000" w:themeColor="text1"/>
                <w:sz w:val="16"/>
                <w:szCs w:val="16"/>
              </w:rPr>
              <w:t>Bozizé</w:t>
            </w:r>
            <w:proofErr w:type="spellEnd"/>
            <w:r w:rsidRPr="007B2785">
              <w:rPr>
                <w:color w:val="000000" w:themeColor="text1"/>
                <w:sz w:val="16"/>
                <w:szCs w:val="16"/>
              </w:rPr>
              <w:t xml:space="preserve"> had to flee the country in 2013. Leader of </w:t>
            </w:r>
            <w:proofErr w:type="spellStart"/>
            <w:r w:rsidRPr="007B2785">
              <w:rPr>
                <w:color w:val="000000" w:themeColor="text1"/>
                <w:sz w:val="16"/>
                <w:szCs w:val="16"/>
              </w:rPr>
              <w:t>Séléka</w:t>
            </w:r>
            <w:proofErr w:type="spellEnd"/>
            <w:r w:rsidRPr="007B2785">
              <w:rPr>
                <w:color w:val="000000" w:themeColor="text1"/>
                <w:sz w:val="16"/>
                <w:szCs w:val="16"/>
              </w:rPr>
              <w:t xml:space="preserve">, Michel Djotodia, took office and officially disbanded </w:t>
            </w:r>
            <w:proofErr w:type="spellStart"/>
            <w:r w:rsidRPr="007B2785">
              <w:rPr>
                <w:color w:val="000000" w:themeColor="text1"/>
                <w:sz w:val="16"/>
                <w:szCs w:val="16"/>
              </w:rPr>
              <w:t>Séléka</w:t>
            </w:r>
            <w:proofErr w:type="spellEnd"/>
            <w:r w:rsidRPr="007B2785">
              <w:rPr>
                <w:color w:val="000000" w:themeColor="text1"/>
                <w:sz w:val="16"/>
                <w:szCs w:val="16"/>
              </w:rPr>
              <w:t>. However, continual violence between ex-</w:t>
            </w:r>
            <w:proofErr w:type="spellStart"/>
            <w:r w:rsidRPr="007B2785">
              <w:rPr>
                <w:color w:val="000000" w:themeColor="text1"/>
                <w:sz w:val="16"/>
                <w:szCs w:val="16"/>
              </w:rPr>
              <w:t>Séléka</w:t>
            </w:r>
            <w:proofErr w:type="spellEnd"/>
            <w:r w:rsidRPr="007B2785">
              <w:rPr>
                <w:color w:val="000000" w:themeColor="text1"/>
                <w:sz w:val="16"/>
                <w:szCs w:val="16"/>
              </w:rPr>
              <w:t xml:space="preserve"> groups and opposing militias, collectively known as ‘anti-balaka’, persisted and Djotodia was forced to resign less than a year later. Catherine Samba-</w:t>
            </w:r>
            <w:proofErr w:type="spellStart"/>
            <w:r w:rsidRPr="007B2785">
              <w:rPr>
                <w:color w:val="000000" w:themeColor="text1"/>
                <w:sz w:val="16"/>
                <w:szCs w:val="16"/>
              </w:rPr>
              <w:t>Panza</w:t>
            </w:r>
            <w:proofErr w:type="spellEnd"/>
            <w:r w:rsidRPr="007B2785">
              <w:rPr>
                <w:color w:val="000000" w:themeColor="text1"/>
                <w:sz w:val="16"/>
                <w:szCs w:val="16"/>
              </w:rPr>
              <w:t xml:space="preserve"> was installed as interim president until </w:t>
            </w:r>
            <w:proofErr w:type="spellStart"/>
            <w:r w:rsidRPr="007B2785">
              <w:rPr>
                <w:color w:val="000000" w:themeColor="text1"/>
                <w:sz w:val="16"/>
                <w:szCs w:val="16"/>
              </w:rPr>
              <w:t>Faustin</w:t>
            </w:r>
            <w:proofErr w:type="spellEnd"/>
            <w:r w:rsidRPr="007B2785">
              <w:rPr>
                <w:color w:val="000000" w:themeColor="text1"/>
                <w:sz w:val="16"/>
                <w:szCs w:val="16"/>
              </w:rPr>
              <w:t xml:space="preserve"> </w:t>
            </w:r>
            <w:proofErr w:type="spellStart"/>
            <w:r w:rsidRPr="007B2785">
              <w:rPr>
                <w:color w:val="000000" w:themeColor="text1"/>
                <w:sz w:val="16"/>
                <w:szCs w:val="16"/>
              </w:rPr>
              <w:t>Archange</w:t>
            </w:r>
            <w:proofErr w:type="spellEnd"/>
            <w:r w:rsidRPr="007B2785">
              <w:rPr>
                <w:color w:val="000000" w:themeColor="text1"/>
                <w:sz w:val="16"/>
                <w:szCs w:val="16"/>
              </w:rPr>
              <w:t xml:space="preserve"> </w:t>
            </w:r>
            <w:proofErr w:type="spellStart"/>
            <w:r w:rsidRPr="007B2785">
              <w:rPr>
                <w:color w:val="000000" w:themeColor="text1"/>
                <w:sz w:val="16"/>
                <w:szCs w:val="16"/>
              </w:rPr>
              <w:t>Touadéra</w:t>
            </w:r>
            <w:proofErr w:type="spellEnd"/>
            <w:r w:rsidRPr="007B2785">
              <w:rPr>
                <w:color w:val="000000" w:themeColor="text1"/>
                <w:sz w:val="16"/>
                <w:szCs w:val="16"/>
              </w:rPr>
              <w:t xml:space="preserve"> was elected in January 2016. In February 2019 an agreement was signed between the government and fourteen armed groups, including ex-</w:t>
            </w:r>
            <w:proofErr w:type="spellStart"/>
            <w:r w:rsidRPr="007B2785">
              <w:rPr>
                <w:color w:val="000000" w:themeColor="text1"/>
                <w:sz w:val="16"/>
                <w:szCs w:val="16"/>
              </w:rPr>
              <w:t>Seleka</w:t>
            </w:r>
            <w:proofErr w:type="spellEnd"/>
            <w:r w:rsidRPr="007B2785">
              <w:rPr>
                <w:color w:val="000000" w:themeColor="text1"/>
                <w:sz w:val="16"/>
                <w:szCs w:val="16"/>
              </w:rPr>
              <w:t xml:space="preserve"> groups, committed to disarmament.</w:t>
            </w:r>
          </w:p>
        </w:tc>
      </w:tr>
    </w:tbl>
    <w:p w14:paraId="32EF0FFE" w14:textId="67423C7F" w:rsidR="000D21C0" w:rsidRDefault="00F85205" w:rsidP="00560E07">
      <w:pPr>
        <w:pStyle w:val="msonormal0"/>
        <w:spacing w:before="0" w:beforeAutospacing="0" w:after="0" w:afterAutospacing="0"/>
        <w:contextualSpacing/>
        <w:rPr>
          <w:rFonts w:eastAsia="MS Mincho"/>
          <w:color w:val="000000" w:themeColor="text1"/>
        </w:rPr>
      </w:pPr>
      <w:r w:rsidRPr="000D21C0">
        <w:rPr>
          <w:rFonts w:eastAsia="MS Mincho"/>
          <w:color w:val="000000" w:themeColor="text1"/>
        </w:rPr>
        <w:br w:type="textWrapping" w:clear="all"/>
      </w:r>
    </w:p>
    <w:p w14:paraId="7317CAF8" w14:textId="77777777" w:rsidR="000D21C0" w:rsidRDefault="000D21C0">
      <w:pPr>
        <w:rPr>
          <w:rFonts w:eastAsia="MS Mincho"/>
          <w:color w:val="000000" w:themeColor="text1"/>
          <w:sz w:val="24"/>
          <w:szCs w:val="24"/>
        </w:rPr>
      </w:pPr>
      <w:r>
        <w:rPr>
          <w:rFonts w:eastAsia="MS Mincho"/>
          <w:color w:val="000000" w:themeColor="text1"/>
        </w:rPr>
        <w:br w:type="page"/>
      </w:r>
    </w:p>
    <w:p w14:paraId="542D41CD" w14:textId="77777777" w:rsidR="00560E07" w:rsidRPr="000D21C0" w:rsidRDefault="00560E07" w:rsidP="00560E07">
      <w:pPr>
        <w:pStyle w:val="msonormal0"/>
        <w:spacing w:before="0" w:beforeAutospacing="0" w:after="0" w:afterAutospacing="0"/>
        <w:contextualSpacing/>
        <w:rPr>
          <w:rFonts w:eastAsia="MS Mincho"/>
          <w:color w:val="000000" w:themeColor="text1"/>
        </w:rPr>
      </w:pPr>
    </w:p>
    <w:p w14:paraId="6201580E" w14:textId="6DFD8BF4" w:rsidR="00560E07" w:rsidRPr="000D21C0" w:rsidRDefault="00560E07" w:rsidP="00560E07">
      <w:pPr>
        <w:pStyle w:val="msonormal0"/>
        <w:spacing w:before="0" w:beforeAutospacing="0" w:after="0" w:afterAutospacing="0"/>
        <w:contextualSpacing/>
        <w:rPr>
          <w:rFonts w:eastAsia="MS Mincho"/>
          <w:color w:val="000000" w:themeColor="text1"/>
        </w:rPr>
      </w:pPr>
      <w:r w:rsidRPr="000D21C0">
        <w:rPr>
          <w:rFonts w:eastAsia="MS Mincho"/>
          <w:color w:val="000000" w:themeColor="text1"/>
        </w:rPr>
        <w:t xml:space="preserve"> </w:t>
      </w:r>
    </w:p>
    <w:p w14:paraId="44420D39" w14:textId="546BFDAE" w:rsidR="00560E07" w:rsidRPr="00B801A2" w:rsidRDefault="00B801A2" w:rsidP="00B801A2">
      <w:pPr>
        <w:pStyle w:val="msonormal0"/>
        <w:spacing w:before="0" w:beforeAutospacing="0" w:after="0" w:afterAutospacing="0"/>
        <w:contextualSpacing/>
        <w:jc w:val="center"/>
        <w:rPr>
          <w:rFonts w:eastAsia="MS Mincho"/>
          <w:b/>
          <w:bCs/>
          <w:color w:val="000000" w:themeColor="text1"/>
          <w:sz w:val="32"/>
          <w:szCs w:val="32"/>
        </w:rPr>
      </w:pPr>
      <w:r w:rsidRPr="00B801A2">
        <w:rPr>
          <w:rFonts w:eastAsia="MS Mincho"/>
          <w:b/>
          <w:bCs/>
          <w:color w:val="000000" w:themeColor="text1"/>
          <w:sz w:val="32"/>
          <w:szCs w:val="32"/>
        </w:rPr>
        <w:t>Scholarship Coverage Indicators</w:t>
      </w:r>
    </w:p>
    <w:p w14:paraId="537437F5" w14:textId="4DEFE410" w:rsidR="00560E07" w:rsidRDefault="00560E07" w:rsidP="00560E07">
      <w:pPr>
        <w:pStyle w:val="msonormal0"/>
        <w:spacing w:before="0" w:beforeAutospacing="0" w:after="0" w:afterAutospacing="0"/>
        <w:contextualSpacing/>
        <w:rPr>
          <w:rFonts w:eastAsia="MS Mincho"/>
          <w:color w:val="000000" w:themeColor="text1"/>
        </w:rPr>
      </w:pPr>
    </w:p>
    <w:p w14:paraId="070D0A37" w14:textId="1A4D8FA3" w:rsidR="00B801A2" w:rsidRDefault="00B801A2" w:rsidP="00560E07">
      <w:pPr>
        <w:pStyle w:val="msonormal0"/>
        <w:spacing w:before="0" w:beforeAutospacing="0" w:after="0" w:afterAutospacing="0"/>
        <w:contextualSpacing/>
        <w:rPr>
          <w:rFonts w:eastAsia="MS Mincho"/>
          <w:color w:val="000000" w:themeColor="text1"/>
        </w:rPr>
      </w:pPr>
    </w:p>
    <w:p w14:paraId="1B77003C" w14:textId="1E131398" w:rsidR="00B801A2" w:rsidRPr="00B801A2" w:rsidRDefault="00B801A2" w:rsidP="00D63AD1">
      <w:pPr>
        <w:pStyle w:val="msonormal0"/>
        <w:spacing w:after="0"/>
        <w:ind w:firstLine="720"/>
        <w:contextualSpacing/>
        <w:rPr>
          <w:rFonts w:eastAsia="MS Mincho"/>
          <w:color w:val="000000" w:themeColor="text1"/>
        </w:rPr>
      </w:pPr>
      <w:r>
        <w:rPr>
          <w:rFonts w:eastAsia="MS Mincho"/>
          <w:color w:val="000000" w:themeColor="text1"/>
        </w:rPr>
        <w:t>Each case was keyword</w:t>
      </w:r>
      <w:r w:rsidR="00145735">
        <w:rPr>
          <w:rFonts w:eastAsia="MS Mincho"/>
          <w:color w:val="000000" w:themeColor="text1"/>
        </w:rPr>
        <w:t>-</w:t>
      </w:r>
      <w:r>
        <w:rPr>
          <w:rFonts w:eastAsia="MS Mincho"/>
          <w:color w:val="000000" w:themeColor="text1"/>
        </w:rPr>
        <w:t>searched with two exact-quote formulations</w:t>
      </w:r>
      <w:r w:rsidR="00145735">
        <w:rPr>
          <w:rFonts w:eastAsia="MS Mincho"/>
          <w:color w:val="000000" w:themeColor="text1"/>
        </w:rPr>
        <w:t>:</w:t>
      </w:r>
      <w:r>
        <w:rPr>
          <w:rFonts w:eastAsia="MS Mincho"/>
          <w:color w:val="000000" w:themeColor="text1"/>
        </w:rPr>
        <w:t xml:space="preserve"> one with simple </w:t>
      </w:r>
      <w:proofErr w:type="spellStart"/>
      <w:r>
        <w:rPr>
          <w:rFonts w:eastAsia="MS Mincho"/>
          <w:color w:val="000000" w:themeColor="text1"/>
        </w:rPr>
        <w:t>ethnicized</w:t>
      </w:r>
      <w:proofErr w:type="spellEnd"/>
      <w:r>
        <w:rPr>
          <w:rFonts w:eastAsia="MS Mincho"/>
          <w:color w:val="000000" w:themeColor="text1"/>
        </w:rPr>
        <w:t xml:space="preserve"> prefix (e.g. “Honduran refugees”) and another </w:t>
      </w:r>
      <w:r w:rsidR="00145735">
        <w:rPr>
          <w:rFonts w:eastAsia="MS Mincho"/>
          <w:color w:val="000000" w:themeColor="text1"/>
        </w:rPr>
        <w:t xml:space="preserve">three-word phrase </w:t>
      </w:r>
      <w:r>
        <w:rPr>
          <w:rFonts w:eastAsia="MS Mincho"/>
          <w:color w:val="000000" w:themeColor="text1"/>
        </w:rPr>
        <w:t>(e.g. “refugees from Yugoslavia”). Tigray, for example, had the search phrase: [</w:t>
      </w:r>
      <w:r w:rsidRPr="00B801A2">
        <w:rPr>
          <w:rFonts w:eastAsia="MS Mincho"/>
          <w:color w:val="000000" w:themeColor="text1"/>
        </w:rPr>
        <w:t>"Tigray refugees" OR "refugees from Tigray"</w:t>
      </w:r>
      <w:r>
        <w:rPr>
          <w:rFonts w:eastAsia="MS Mincho"/>
          <w:color w:val="000000" w:themeColor="text1"/>
        </w:rPr>
        <w:t xml:space="preserve">]. </w:t>
      </w:r>
      <w:r w:rsidR="00145735">
        <w:rPr>
          <w:rFonts w:eastAsia="MS Mincho"/>
          <w:color w:val="000000" w:themeColor="text1"/>
        </w:rPr>
        <w:t xml:space="preserve">Wherever possible, additional modifications were added or replaced to individuate: [“from Nakba”] in addition to [“from Palestine”]; [from Xinjiang] instead of the imprecise [“from China”], [“Spanish Civil War”] instead of [“Spanish”] etc. </w:t>
      </w:r>
      <w:r>
        <w:rPr>
          <w:rFonts w:eastAsia="MS Mincho"/>
          <w:color w:val="000000" w:themeColor="text1"/>
        </w:rPr>
        <w:t>D</w:t>
      </w:r>
      <w:r w:rsidRPr="00B801A2">
        <w:rPr>
          <w:rFonts w:eastAsia="MS Mincho"/>
          <w:color w:val="000000" w:themeColor="text1"/>
        </w:rPr>
        <w:t>ate</w:t>
      </w:r>
      <w:r w:rsidR="00145735">
        <w:rPr>
          <w:rFonts w:eastAsia="MS Mincho"/>
          <w:color w:val="000000" w:themeColor="text1"/>
        </w:rPr>
        <w:t>s</w:t>
      </w:r>
      <w:r w:rsidRPr="00B801A2">
        <w:rPr>
          <w:rFonts w:eastAsia="MS Mincho"/>
          <w:color w:val="000000" w:themeColor="text1"/>
        </w:rPr>
        <w:t xml:space="preserve"> </w:t>
      </w:r>
      <w:r>
        <w:rPr>
          <w:rFonts w:eastAsia="MS Mincho"/>
          <w:color w:val="000000" w:themeColor="text1"/>
        </w:rPr>
        <w:t>w</w:t>
      </w:r>
      <w:r w:rsidR="00145735">
        <w:rPr>
          <w:rFonts w:eastAsia="MS Mincho"/>
          <w:color w:val="000000" w:themeColor="text1"/>
        </w:rPr>
        <w:t>ere</w:t>
      </w:r>
      <w:r>
        <w:rPr>
          <w:rFonts w:eastAsia="MS Mincho"/>
          <w:color w:val="000000" w:themeColor="text1"/>
        </w:rPr>
        <w:t xml:space="preserve"> filtered </w:t>
      </w:r>
      <w:r w:rsidR="00145735">
        <w:rPr>
          <w:rFonts w:eastAsia="MS Mincho"/>
          <w:color w:val="000000" w:themeColor="text1"/>
        </w:rPr>
        <w:t>according to retrospective date range from press coverage above.</w:t>
      </w:r>
      <w:r w:rsidRPr="00B801A2">
        <w:rPr>
          <w:rFonts w:eastAsia="MS Mincho"/>
          <w:color w:val="000000" w:themeColor="text1"/>
        </w:rPr>
        <w:t xml:space="preserve"> </w:t>
      </w:r>
      <w:r>
        <w:rPr>
          <w:rFonts w:eastAsia="MS Mincho"/>
          <w:color w:val="000000" w:themeColor="text1"/>
        </w:rPr>
        <w:t xml:space="preserve">In </w:t>
      </w:r>
      <w:proofErr w:type="spellStart"/>
      <w:r w:rsidRPr="00B801A2">
        <w:rPr>
          <w:rFonts w:eastAsia="MS Mincho"/>
          <w:color w:val="000000" w:themeColor="text1"/>
        </w:rPr>
        <w:t>Jstor</w:t>
      </w:r>
      <w:proofErr w:type="spellEnd"/>
      <w:r>
        <w:rPr>
          <w:rFonts w:eastAsia="MS Mincho"/>
          <w:color w:val="000000" w:themeColor="text1"/>
        </w:rPr>
        <w:t>,</w:t>
      </w:r>
      <w:r w:rsidRPr="00B801A2">
        <w:rPr>
          <w:rFonts w:eastAsia="MS Mincho"/>
          <w:color w:val="000000" w:themeColor="text1"/>
        </w:rPr>
        <w:t xml:space="preserve"> “Everything” </w:t>
      </w:r>
      <w:r>
        <w:rPr>
          <w:rFonts w:eastAsia="MS Mincho"/>
          <w:color w:val="000000" w:themeColor="text1"/>
        </w:rPr>
        <w:t xml:space="preserve">option was selected </w:t>
      </w:r>
      <w:r w:rsidRPr="00B801A2">
        <w:rPr>
          <w:rFonts w:eastAsia="MS Mincho"/>
          <w:color w:val="000000" w:themeColor="text1"/>
        </w:rPr>
        <w:t>in “Access type.</w:t>
      </w:r>
      <w:r>
        <w:rPr>
          <w:rFonts w:eastAsia="MS Mincho"/>
          <w:color w:val="000000" w:themeColor="text1"/>
        </w:rPr>
        <w:t>”</w:t>
      </w:r>
      <w:r w:rsidRPr="00B801A2">
        <w:rPr>
          <w:rFonts w:eastAsia="MS Mincho"/>
          <w:color w:val="000000" w:themeColor="text1"/>
        </w:rPr>
        <w:t xml:space="preserve"> </w:t>
      </w:r>
      <w:r>
        <w:rPr>
          <w:rFonts w:eastAsia="MS Mincho"/>
          <w:color w:val="000000" w:themeColor="text1"/>
        </w:rPr>
        <w:t xml:space="preserve">“Serials” and “Research reports” were excluded. </w:t>
      </w:r>
      <w:r w:rsidRPr="00B801A2">
        <w:rPr>
          <w:rFonts w:eastAsia="MS Mincho"/>
          <w:color w:val="000000" w:themeColor="text1"/>
        </w:rPr>
        <w:t xml:space="preserve">For both Hollis and </w:t>
      </w:r>
      <w:proofErr w:type="spellStart"/>
      <w:r w:rsidRPr="00B801A2">
        <w:rPr>
          <w:rFonts w:eastAsia="MS Mincho"/>
          <w:color w:val="000000" w:themeColor="text1"/>
        </w:rPr>
        <w:t>Jstor</w:t>
      </w:r>
      <w:proofErr w:type="spellEnd"/>
      <w:r w:rsidRPr="00B801A2">
        <w:rPr>
          <w:rFonts w:eastAsia="MS Mincho"/>
          <w:color w:val="000000" w:themeColor="text1"/>
        </w:rPr>
        <w:t xml:space="preserve">, </w:t>
      </w:r>
      <w:r>
        <w:rPr>
          <w:rFonts w:eastAsia="MS Mincho"/>
          <w:color w:val="000000" w:themeColor="text1"/>
        </w:rPr>
        <w:t xml:space="preserve">I verified that </w:t>
      </w:r>
      <w:r w:rsidRPr="00B801A2">
        <w:rPr>
          <w:rFonts w:eastAsia="MS Mincho"/>
          <w:color w:val="000000" w:themeColor="text1"/>
        </w:rPr>
        <w:t xml:space="preserve">“book” </w:t>
      </w:r>
      <w:r>
        <w:rPr>
          <w:rFonts w:eastAsia="MS Mincho"/>
          <w:color w:val="000000" w:themeColor="text1"/>
        </w:rPr>
        <w:t>and</w:t>
      </w:r>
      <w:r w:rsidRPr="00B801A2">
        <w:rPr>
          <w:rFonts w:eastAsia="MS Mincho"/>
          <w:color w:val="000000" w:themeColor="text1"/>
        </w:rPr>
        <w:t xml:space="preserve"> “book chapter” </w:t>
      </w:r>
      <w:r>
        <w:rPr>
          <w:rFonts w:eastAsia="MS Mincho"/>
          <w:color w:val="000000" w:themeColor="text1"/>
        </w:rPr>
        <w:t xml:space="preserve">items </w:t>
      </w:r>
      <w:r w:rsidRPr="00B801A2">
        <w:rPr>
          <w:rFonts w:eastAsia="MS Mincho"/>
          <w:color w:val="000000" w:themeColor="text1"/>
        </w:rPr>
        <w:t>do not overlap</w:t>
      </w:r>
      <w:r>
        <w:rPr>
          <w:rFonts w:eastAsia="MS Mincho"/>
          <w:color w:val="000000" w:themeColor="text1"/>
        </w:rPr>
        <w:t>.</w:t>
      </w:r>
      <w:r w:rsidR="00145735">
        <w:rPr>
          <w:rFonts w:eastAsia="MS Mincho"/>
          <w:color w:val="000000" w:themeColor="text1"/>
        </w:rPr>
        <w:t xml:space="preserve"> Items include (1) Books, (2) Book Chapters, (3) Peer-Reviewed Articles, and (4) Dissertations. </w:t>
      </w:r>
    </w:p>
    <w:p w14:paraId="34A7FEA6" w14:textId="3F50C534" w:rsidR="00B801A2" w:rsidRPr="00B801A2" w:rsidRDefault="00B801A2" w:rsidP="00B801A2">
      <w:pPr>
        <w:pStyle w:val="Heading2"/>
      </w:pPr>
      <w:r w:rsidRPr="00B801A2">
        <w:t xml:space="preserve">Table 6. </w:t>
      </w:r>
      <w:r>
        <w:t>Aggregated Book, Chapter, Article, and Dissertation Counts in Harvard Hollis Catalogue and JSTOR</w:t>
      </w:r>
    </w:p>
    <w:tbl>
      <w:tblPr>
        <w:tblStyle w:val="TableGrid"/>
        <w:tblW w:w="0" w:type="auto"/>
        <w:tblLook w:val="04A0" w:firstRow="1" w:lastRow="0" w:firstColumn="1" w:lastColumn="0" w:noHBand="0" w:noVBand="1"/>
      </w:tblPr>
      <w:tblGrid>
        <w:gridCol w:w="2400"/>
        <w:gridCol w:w="960"/>
        <w:gridCol w:w="960"/>
        <w:gridCol w:w="960"/>
      </w:tblGrid>
      <w:tr w:rsidR="00B801A2" w:rsidRPr="00B801A2" w14:paraId="1DCD319A" w14:textId="77777777" w:rsidTr="00B801A2">
        <w:trPr>
          <w:trHeight w:val="300"/>
        </w:trPr>
        <w:tc>
          <w:tcPr>
            <w:tcW w:w="2400" w:type="dxa"/>
            <w:noWrap/>
            <w:hideMark/>
          </w:tcPr>
          <w:p w14:paraId="453131FF" w14:textId="77777777" w:rsidR="00B801A2" w:rsidRPr="00B801A2" w:rsidRDefault="00B801A2">
            <w:pPr>
              <w:rPr>
                <w:bCs/>
                <w:color w:val="000000" w:themeColor="text1"/>
              </w:rPr>
            </w:pPr>
            <w:r w:rsidRPr="00B801A2">
              <w:rPr>
                <w:bCs/>
                <w:color w:val="000000" w:themeColor="text1"/>
              </w:rPr>
              <w:t>Refugee Case</w:t>
            </w:r>
          </w:p>
        </w:tc>
        <w:tc>
          <w:tcPr>
            <w:tcW w:w="960" w:type="dxa"/>
            <w:noWrap/>
            <w:hideMark/>
          </w:tcPr>
          <w:p w14:paraId="0B57D889" w14:textId="77777777" w:rsidR="00B801A2" w:rsidRPr="00B801A2" w:rsidRDefault="00B801A2">
            <w:pPr>
              <w:rPr>
                <w:bCs/>
                <w:color w:val="000000" w:themeColor="text1"/>
              </w:rPr>
            </w:pPr>
            <w:r w:rsidRPr="00B801A2">
              <w:rPr>
                <w:bCs/>
                <w:color w:val="000000" w:themeColor="text1"/>
              </w:rPr>
              <w:t>Total</w:t>
            </w:r>
          </w:p>
        </w:tc>
        <w:tc>
          <w:tcPr>
            <w:tcW w:w="960" w:type="dxa"/>
            <w:noWrap/>
            <w:hideMark/>
          </w:tcPr>
          <w:p w14:paraId="441AAB87" w14:textId="77777777" w:rsidR="00B801A2" w:rsidRPr="00B801A2" w:rsidRDefault="00B801A2">
            <w:pPr>
              <w:rPr>
                <w:bCs/>
                <w:color w:val="000000" w:themeColor="text1"/>
              </w:rPr>
            </w:pPr>
            <w:r w:rsidRPr="00B801A2">
              <w:rPr>
                <w:bCs/>
                <w:color w:val="000000" w:themeColor="text1"/>
              </w:rPr>
              <w:t>Hollis</w:t>
            </w:r>
          </w:p>
        </w:tc>
        <w:tc>
          <w:tcPr>
            <w:tcW w:w="960" w:type="dxa"/>
            <w:noWrap/>
            <w:hideMark/>
          </w:tcPr>
          <w:p w14:paraId="4E3336E1" w14:textId="77777777" w:rsidR="00B801A2" w:rsidRPr="00B801A2" w:rsidRDefault="00B801A2">
            <w:pPr>
              <w:rPr>
                <w:bCs/>
                <w:color w:val="000000" w:themeColor="text1"/>
              </w:rPr>
            </w:pPr>
            <w:proofErr w:type="spellStart"/>
            <w:r w:rsidRPr="00B801A2">
              <w:rPr>
                <w:bCs/>
                <w:color w:val="000000" w:themeColor="text1"/>
              </w:rPr>
              <w:t>Jstor</w:t>
            </w:r>
            <w:proofErr w:type="spellEnd"/>
          </w:p>
        </w:tc>
      </w:tr>
      <w:tr w:rsidR="00B801A2" w:rsidRPr="00B801A2" w14:paraId="30A2BF7F" w14:textId="77777777" w:rsidTr="00B801A2">
        <w:trPr>
          <w:trHeight w:val="300"/>
        </w:trPr>
        <w:tc>
          <w:tcPr>
            <w:tcW w:w="2400" w:type="dxa"/>
            <w:noWrap/>
            <w:hideMark/>
          </w:tcPr>
          <w:p w14:paraId="63F4AEF2" w14:textId="77777777" w:rsidR="00B801A2" w:rsidRPr="00B801A2" w:rsidRDefault="00B801A2">
            <w:pPr>
              <w:rPr>
                <w:bCs/>
                <w:color w:val="000000" w:themeColor="text1"/>
              </w:rPr>
            </w:pPr>
            <w:r w:rsidRPr="00B801A2">
              <w:rPr>
                <w:bCs/>
                <w:color w:val="000000" w:themeColor="text1"/>
              </w:rPr>
              <w:t>Abyssinian War</w:t>
            </w:r>
          </w:p>
        </w:tc>
        <w:tc>
          <w:tcPr>
            <w:tcW w:w="960" w:type="dxa"/>
            <w:noWrap/>
            <w:hideMark/>
          </w:tcPr>
          <w:p w14:paraId="3CE85720" w14:textId="77777777" w:rsidR="00B801A2" w:rsidRPr="00B801A2" w:rsidRDefault="00B801A2" w:rsidP="00B801A2">
            <w:pPr>
              <w:rPr>
                <w:bCs/>
                <w:color w:val="000000" w:themeColor="text1"/>
              </w:rPr>
            </w:pPr>
            <w:r w:rsidRPr="00B801A2">
              <w:rPr>
                <w:bCs/>
                <w:color w:val="000000" w:themeColor="text1"/>
              </w:rPr>
              <w:t>48</w:t>
            </w:r>
          </w:p>
        </w:tc>
        <w:tc>
          <w:tcPr>
            <w:tcW w:w="960" w:type="dxa"/>
            <w:noWrap/>
            <w:hideMark/>
          </w:tcPr>
          <w:p w14:paraId="38633EF7" w14:textId="77777777" w:rsidR="00B801A2" w:rsidRPr="00B801A2" w:rsidRDefault="00B801A2" w:rsidP="00B801A2">
            <w:pPr>
              <w:rPr>
                <w:bCs/>
                <w:color w:val="000000" w:themeColor="text1"/>
              </w:rPr>
            </w:pPr>
            <w:r w:rsidRPr="00B801A2">
              <w:rPr>
                <w:bCs/>
                <w:color w:val="000000" w:themeColor="text1"/>
              </w:rPr>
              <w:t>22</w:t>
            </w:r>
          </w:p>
        </w:tc>
        <w:tc>
          <w:tcPr>
            <w:tcW w:w="960" w:type="dxa"/>
            <w:noWrap/>
            <w:hideMark/>
          </w:tcPr>
          <w:p w14:paraId="5273697D" w14:textId="77777777" w:rsidR="00B801A2" w:rsidRPr="00B801A2" w:rsidRDefault="00B801A2" w:rsidP="00B801A2">
            <w:pPr>
              <w:rPr>
                <w:bCs/>
                <w:color w:val="000000" w:themeColor="text1"/>
              </w:rPr>
            </w:pPr>
            <w:r w:rsidRPr="00B801A2">
              <w:rPr>
                <w:bCs/>
                <w:color w:val="000000" w:themeColor="text1"/>
              </w:rPr>
              <w:t>26</w:t>
            </w:r>
          </w:p>
        </w:tc>
      </w:tr>
      <w:tr w:rsidR="00B801A2" w:rsidRPr="00B801A2" w14:paraId="76861798" w14:textId="77777777" w:rsidTr="00B801A2">
        <w:trPr>
          <w:trHeight w:val="315"/>
        </w:trPr>
        <w:tc>
          <w:tcPr>
            <w:tcW w:w="2400" w:type="dxa"/>
            <w:noWrap/>
            <w:hideMark/>
          </w:tcPr>
          <w:p w14:paraId="6E9931DE" w14:textId="77777777" w:rsidR="00B801A2" w:rsidRPr="00B801A2" w:rsidRDefault="00B801A2">
            <w:pPr>
              <w:rPr>
                <w:bCs/>
                <w:color w:val="000000" w:themeColor="text1"/>
              </w:rPr>
            </w:pPr>
            <w:r w:rsidRPr="00B801A2">
              <w:rPr>
                <w:bCs/>
                <w:color w:val="000000" w:themeColor="text1"/>
              </w:rPr>
              <w:t>Rhodesian</w:t>
            </w:r>
          </w:p>
        </w:tc>
        <w:tc>
          <w:tcPr>
            <w:tcW w:w="960" w:type="dxa"/>
            <w:noWrap/>
            <w:hideMark/>
          </w:tcPr>
          <w:p w14:paraId="061AFD79" w14:textId="77777777" w:rsidR="00B801A2" w:rsidRPr="00B801A2" w:rsidRDefault="00B801A2" w:rsidP="00B801A2">
            <w:pPr>
              <w:rPr>
                <w:bCs/>
                <w:color w:val="000000" w:themeColor="text1"/>
              </w:rPr>
            </w:pPr>
            <w:r w:rsidRPr="00B801A2">
              <w:rPr>
                <w:bCs/>
                <w:color w:val="000000" w:themeColor="text1"/>
              </w:rPr>
              <w:t>51</w:t>
            </w:r>
          </w:p>
        </w:tc>
        <w:tc>
          <w:tcPr>
            <w:tcW w:w="960" w:type="dxa"/>
            <w:noWrap/>
            <w:hideMark/>
          </w:tcPr>
          <w:p w14:paraId="547ACD1E" w14:textId="77777777" w:rsidR="00B801A2" w:rsidRPr="00B801A2" w:rsidRDefault="00B801A2" w:rsidP="00B801A2">
            <w:pPr>
              <w:rPr>
                <w:bCs/>
                <w:color w:val="000000" w:themeColor="text1"/>
              </w:rPr>
            </w:pPr>
            <w:r w:rsidRPr="00B801A2">
              <w:rPr>
                <w:bCs/>
                <w:color w:val="000000" w:themeColor="text1"/>
              </w:rPr>
              <w:t>33</w:t>
            </w:r>
          </w:p>
        </w:tc>
        <w:tc>
          <w:tcPr>
            <w:tcW w:w="960" w:type="dxa"/>
            <w:noWrap/>
            <w:hideMark/>
          </w:tcPr>
          <w:p w14:paraId="061BE0A7" w14:textId="77777777" w:rsidR="00B801A2" w:rsidRPr="00B801A2" w:rsidRDefault="00B801A2" w:rsidP="00B801A2">
            <w:pPr>
              <w:rPr>
                <w:bCs/>
                <w:color w:val="000000" w:themeColor="text1"/>
              </w:rPr>
            </w:pPr>
            <w:r w:rsidRPr="00B801A2">
              <w:rPr>
                <w:bCs/>
                <w:color w:val="000000" w:themeColor="text1"/>
              </w:rPr>
              <w:t>18</w:t>
            </w:r>
          </w:p>
        </w:tc>
      </w:tr>
      <w:tr w:rsidR="00B801A2" w:rsidRPr="00B801A2" w14:paraId="1F4C322F" w14:textId="77777777" w:rsidTr="00B801A2">
        <w:trPr>
          <w:trHeight w:val="315"/>
        </w:trPr>
        <w:tc>
          <w:tcPr>
            <w:tcW w:w="2400" w:type="dxa"/>
            <w:noWrap/>
            <w:hideMark/>
          </w:tcPr>
          <w:p w14:paraId="11441383" w14:textId="77777777" w:rsidR="00B801A2" w:rsidRPr="00B801A2" w:rsidRDefault="00B801A2">
            <w:pPr>
              <w:rPr>
                <w:bCs/>
                <w:color w:val="000000" w:themeColor="text1"/>
              </w:rPr>
            </w:pPr>
            <w:r w:rsidRPr="00B801A2">
              <w:rPr>
                <w:bCs/>
                <w:color w:val="000000" w:themeColor="text1"/>
              </w:rPr>
              <w:t>Tigray</w:t>
            </w:r>
          </w:p>
        </w:tc>
        <w:tc>
          <w:tcPr>
            <w:tcW w:w="960" w:type="dxa"/>
            <w:noWrap/>
            <w:hideMark/>
          </w:tcPr>
          <w:p w14:paraId="7BAD54A4" w14:textId="77777777" w:rsidR="00B801A2" w:rsidRPr="00B801A2" w:rsidRDefault="00B801A2" w:rsidP="00B801A2">
            <w:pPr>
              <w:rPr>
                <w:bCs/>
                <w:color w:val="000000" w:themeColor="text1"/>
              </w:rPr>
            </w:pPr>
            <w:r w:rsidRPr="00B801A2">
              <w:rPr>
                <w:bCs/>
                <w:color w:val="000000" w:themeColor="text1"/>
              </w:rPr>
              <w:t>39</w:t>
            </w:r>
          </w:p>
        </w:tc>
        <w:tc>
          <w:tcPr>
            <w:tcW w:w="960" w:type="dxa"/>
            <w:noWrap/>
            <w:hideMark/>
          </w:tcPr>
          <w:p w14:paraId="4394FF6E" w14:textId="77777777" w:rsidR="00B801A2" w:rsidRPr="00B801A2" w:rsidRDefault="00B801A2" w:rsidP="00B801A2">
            <w:pPr>
              <w:rPr>
                <w:bCs/>
                <w:color w:val="000000" w:themeColor="text1"/>
              </w:rPr>
            </w:pPr>
            <w:r w:rsidRPr="00B801A2">
              <w:rPr>
                <w:bCs/>
                <w:color w:val="000000" w:themeColor="text1"/>
              </w:rPr>
              <w:t>35</w:t>
            </w:r>
          </w:p>
        </w:tc>
        <w:tc>
          <w:tcPr>
            <w:tcW w:w="960" w:type="dxa"/>
            <w:noWrap/>
            <w:hideMark/>
          </w:tcPr>
          <w:p w14:paraId="4617EF82" w14:textId="77777777" w:rsidR="00B801A2" w:rsidRPr="00B801A2" w:rsidRDefault="00B801A2" w:rsidP="00B801A2">
            <w:pPr>
              <w:rPr>
                <w:bCs/>
                <w:color w:val="000000" w:themeColor="text1"/>
              </w:rPr>
            </w:pPr>
            <w:r w:rsidRPr="00B801A2">
              <w:rPr>
                <w:bCs/>
                <w:color w:val="000000" w:themeColor="text1"/>
              </w:rPr>
              <w:t>4</w:t>
            </w:r>
          </w:p>
        </w:tc>
      </w:tr>
      <w:tr w:rsidR="00B801A2" w:rsidRPr="00B801A2" w14:paraId="7EC4E81B" w14:textId="77777777" w:rsidTr="00B801A2">
        <w:trPr>
          <w:trHeight w:val="315"/>
        </w:trPr>
        <w:tc>
          <w:tcPr>
            <w:tcW w:w="2400" w:type="dxa"/>
            <w:noWrap/>
            <w:hideMark/>
          </w:tcPr>
          <w:p w14:paraId="492DF463" w14:textId="77777777" w:rsidR="00B801A2" w:rsidRPr="00B801A2" w:rsidRDefault="00B801A2">
            <w:pPr>
              <w:rPr>
                <w:bCs/>
                <w:color w:val="000000" w:themeColor="text1"/>
              </w:rPr>
            </w:pPr>
            <w:r w:rsidRPr="00B801A2">
              <w:rPr>
                <w:bCs/>
                <w:color w:val="000000" w:themeColor="text1"/>
              </w:rPr>
              <w:t>Tuareg</w:t>
            </w:r>
          </w:p>
        </w:tc>
        <w:tc>
          <w:tcPr>
            <w:tcW w:w="960" w:type="dxa"/>
            <w:noWrap/>
            <w:hideMark/>
          </w:tcPr>
          <w:p w14:paraId="03056677" w14:textId="77777777" w:rsidR="00B801A2" w:rsidRPr="00B801A2" w:rsidRDefault="00B801A2" w:rsidP="00B801A2">
            <w:pPr>
              <w:rPr>
                <w:bCs/>
                <w:color w:val="000000" w:themeColor="text1"/>
              </w:rPr>
            </w:pPr>
            <w:r w:rsidRPr="00B801A2">
              <w:rPr>
                <w:bCs/>
                <w:color w:val="000000" w:themeColor="text1"/>
              </w:rPr>
              <w:t>61</w:t>
            </w:r>
          </w:p>
        </w:tc>
        <w:tc>
          <w:tcPr>
            <w:tcW w:w="960" w:type="dxa"/>
            <w:noWrap/>
            <w:hideMark/>
          </w:tcPr>
          <w:p w14:paraId="0138974F" w14:textId="77777777" w:rsidR="00B801A2" w:rsidRPr="00B801A2" w:rsidRDefault="00B801A2" w:rsidP="00B801A2">
            <w:pPr>
              <w:rPr>
                <w:bCs/>
                <w:color w:val="000000" w:themeColor="text1"/>
              </w:rPr>
            </w:pPr>
            <w:r w:rsidRPr="00B801A2">
              <w:rPr>
                <w:bCs/>
                <w:color w:val="000000" w:themeColor="text1"/>
              </w:rPr>
              <w:t>44</w:t>
            </w:r>
          </w:p>
        </w:tc>
        <w:tc>
          <w:tcPr>
            <w:tcW w:w="960" w:type="dxa"/>
            <w:noWrap/>
            <w:hideMark/>
          </w:tcPr>
          <w:p w14:paraId="73116E64" w14:textId="77777777" w:rsidR="00B801A2" w:rsidRPr="00B801A2" w:rsidRDefault="00B801A2" w:rsidP="00B801A2">
            <w:pPr>
              <w:rPr>
                <w:bCs/>
                <w:color w:val="000000" w:themeColor="text1"/>
              </w:rPr>
            </w:pPr>
            <w:r w:rsidRPr="00B801A2">
              <w:rPr>
                <w:bCs/>
                <w:color w:val="000000" w:themeColor="text1"/>
              </w:rPr>
              <w:t>17</w:t>
            </w:r>
          </w:p>
        </w:tc>
      </w:tr>
      <w:tr w:rsidR="00B801A2" w:rsidRPr="00B801A2" w14:paraId="1ABDEC78" w14:textId="77777777" w:rsidTr="00B801A2">
        <w:trPr>
          <w:trHeight w:val="315"/>
        </w:trPr>
        <w:tc>
          <w:tcPr>
            <w:tcW w:w="2400" w:type="dxa"/>
            <w:noWrap/>
            <w:hideMark/>
          </w:tcPr>
          <w:p w14:paraId="630955A8" w14:textId="77777777" w:rsidR="00B801A2" w:rsidRPr="00B801A2" w:rsidRDefault="00B801A2">
            <w:pPr>
              <w:rPr>
                <w:bCs/>
                <w:color w:val="000000" w:themeColor="text1"/>
              </w:rPr>
            </w:pPr>
            <w:proofErr w:type="spellStart"/>
            <w:r w:rsidRPr="00B801A2">
              <w:rPr>
                <w:bCs/>
                <w:color w:val="000000" w:themeColor="text1"/>
              </w:rPr>
              <w:t>Transnitrian</w:t>
            </w:r>
            <w:proofErr w:type="spellEnd"/>
          </w:p>
        </w:tc>
        <w:tc>
          <w:tcPr>
            <w:tcW w:w="960" w:type="dxa"/>
            <w:noWrap/>
            <w:hideMark/>
          </w:tcPr>
          <w:p w14:paraId="782805FD" w14:textId="77777777" w:rsidR="00B801A2" w:rsidRPr="00B801A2" w:rsidRDefault="00B801A2" w:rsidP="00B801A2">
            <w:pPr>
              <w:rPr>
                <w:bCs/>
                <w:color w:val="000000" w:themeColor="text1"/>
              </w:rPr>
            </w:pPr>
            <w:r w:rsidRPr="00B801A2">
              <w:rPr>
                <w:bCs/>
                <w:color w:val="000000" w:themeColor="text1"/>
              </w:rPr>
              <w:t>56</w:t>
            </w:r>
          </w:p>
        </w:tc>
        <w:tc>
          <w:tcPr>
            <w:tcW w:w="960" w:type="dxa"/>
            <w:noWrap/>
            <w:hideMark/>
          </w:tcPr>
          <w:p w14:paraId="327AB3B2" w14:textId="77777777" w:rsidR="00B801A2" w:rsidRPr="00B801A2" w:rsidRDefault="00B801A2" w:rsidP="00B801A2">
            <w:pPr>
              <w:rPr>
                <w:bCs/>
                <w:color w:val="000000" w:themeColor="text1"/>
              </w:rPr>
            </w:pPr>
            <w:r w:rsidRPr="00B801A2">
              <w:rPr>
                <w:bCs/>
                <w:color w:val="000000" w:themeColor="text1"/>
              </w:rPr>
              <w:t>46</w:t>
            </w:r>
          </w:p>
        </w:tc>
        <w:tc>
          <w:tcPr>
            <w:tcW w:w="960" w:type="dxa"/>
            <w:noWrap/>
            <w:hideMark/>
          </w:tcPr>
          <w:p w14:paraId="284C8603" w14:textId="77777777" w:rsidR="00B801A2" w:rsidRPr="00B801A2" w:rsidRDefault="00B801A2" w:rsidP="00B801A2">
            <w:pPr>
              <w:rPr>
                <w:bCs/>
                <w:color w:val="000000" w:themeColor="text1"/>
              </w:rPr>
            </w:pPr>
            <w:r w:rsidRPr="00B801A2">
              <w:rPr>
                <w:bCs/>
                <w:color w:val="000000" w:themeColor="text1"/>
              </w:rPr>
              <w:t>10</w:t>
            </w:r>
          </w:p>
        </w:tc>
      </w:tr>
      <w:tr w:rsidR="00B801A2" w:rsidRPr="00B801A2" w14:paraId="0DA212B3" w14:textId="77777777" w:rsidTr="00B801A2">
        <w:trPr>
          <w:trHeight w:val="300"/>
        </w:trPr>
        <w:tc>
          <w:tcPr>
            <w:tcW w:w="2400" w:type="dxa"/>
            <w:noWrap/>
            <w:hideMark/>
          </w:tcPr>
          <w:p w14:paraId="03258719" w14:textId="77777777" w:rsidR="00B801A2" w:rsidRPr="00B801A2" w:rsidRDefault="00B801A2">
            <w:pPr>
              <w:rPr>
                <w:bCs/>
                <w:color w:val="000000" w:themeColor="text1"/>
              </w:rPr>
            </w:pPr>
            <w:r w:rsidRPr="00B801A2">
              <w:rPr>
                <w:bCs/>
                <w:color w:val="000000" w:themeColor="text1"/>
              </w:rPr>
              <w:t>Biafran</w:t>
            </w:r>
          </w:p>
        </w:tc>
        <w:tc>
          <w:tcPr>
            <w:tcW w:w="960" w:type="dxa"/>
            <w:noWrap/>
            <w:hideMark/>
          </w:tcPr>
          <w:p w14:paraId="51BC72D8" w14:textId="77777777" w:rsidR="00B801A2" w:rsidRPr="00B801A2" w:rsidRDefault="00B801A2" w:rsidP="00B801A2">
            <w:pPr>
              <w:rPr>
                <w:bCs/>
                <w:color w:val="000000" w:themeColor="text1"/>
              </w:rPr>
            </w:pPr>
            <w:r w:rsidRPr="00B801A2">
              <w:rPr>
                <w:bCs/>
                <w:color w:val="000000" w:themeColor="text1"/>
              </w:rPr>
              <w:t>80</w:t>
            </w:r>
          </w:p>
        </w:tc>
        <w:tc>
          <w:tcPr>
            <w:tcW w:w="960" w:type="dxa"/>
            <w:noWrap/>
            <w:hideMark/>
          </w:tcPr>
          <w:p w14:paraId="458E9B1E" w14:textId="77777777" w:rsidR="00B801A2" w:rsidRPr="00B801A2" w:rsidRDefault="00B801A2" w:rsidP="00B801A2">
            <w:pPr>
              <w:rPr>
                <w:bCs/>
                <w:color w:val="000000" w:themeColor="text1"/>
              </w:rPr>
            </w:pPr>
            <w:r w:rsidRPr="00B801A2">
              <w:rPr>
                <w:bCs/>
                <w:color w:val="000000" w:themeColor="text1"/>
              </w:rPr>
              <w:t>51</w:t>
            </w:r>
          </w:p>
        </w:tc>
        <w:tc>
          <w:tcPr>
            <w:tcW w:w="960" w:type="dxa"/>
            <w:noWrap/>
            <w:hideMark/>
          </w:tcPr>
          <w:p w14:paraId="0AE1A5CB" w14:textId="77777777" w:rsidR="00B801A2" w:rsidRPr="00B801A2" w:rsidRDefault="00B801A2" w:rsidP="00B801A2">
            <w:pPr>
              <w:rPr>
                <w:bCs/>
                <w:color w:val="000000" w:themeColor="text1"/>
              </w:rPr>
            </w:pPr>
            <w:r w:rsidRPr="00B801A2">
              <w:rPr>
                <w:bCs/>
                <w:color w:val="000000" w:themeColor="text1"/>
              </w:rPr>
              <w:t>29</w:t>
            </w:r>
          </w:p>
        </w:tc>
      </w:tr>
      <w:tr w:rsidR="00B801A2" w:rsidRPr="00B801A2" w14:paraId="553B75B0" w14:textId="77777777" w:rsidTr="00B801A2">
        <w:trPr>
          <w:trHeight w:val="300"/>
        </w:trPr>
        <w:tc>
          <w:tcPr>
            <w:tcW w:w="2400" w:type="dxa"/>
            <w:noWrap/>
            <w:hideMark/>
          </w:tcPr>
          <w:p w14:paraId="1DB4081D" w14:textId="77777777" w:rsidR="00B801A2" w:rsidRPr="00B801A2" w:rsidRDefault="00B801A2">
            <w:pPr>
              <w:rPr>
                <w:bCs/>
                <w:color w:val="000000" w:themeColor="text1"/>
              </w:rPr>
            </w:pPr>
            <w:r w:rsidRPr="00B801A2">
              <w:rPr>
                <w:bCs/>
                <w:color w:val="000000" w:themeColor="text1"/>
              </w:rPr>
              <w:t>Ossetian</w:t>
            </w:r>
          </w:p>
        </w:tc>
        <w:tc>
          <w:tcPr>
            <w:tcW w:w="960" w:type="dxa"/>
            <w:noWrap/>
            <w:hideMark/>
          </w:tcPr>
          <w:p w14:paraId="1EA80506" w14:textId="77777777" w:rsidR="00B801A2" w:rsidRPr="00B801A2" w:rsidRDefault="00B801A2" w:rsidP="00B801A2">
            <w:pPr>
              <w:rPr>
                <w:bCs/>
                <w:color w:val="000000" w:themeColor="text1"/>
              </w:rPr>
            </w:pPr>
            <w:r w:rsidRPr="00B801A2">
              <w:rPr>
                <w:bCs/>
                <w:color w:val="000000" w:themeColor="text1"/>
              </w:rPr>
              <w:t>83</w:t>
            </w:r>
          </w:p>
        </w:tc>
        <w:tc>
          <w:tcPr>
            <w:tcW w:w="960" w:type="dxa"/>
            <w:noWrap/>
            <w:hideMark/>
          </w:tcPr>
          <w:p w14:paraId="2ED56B68" w14:textId="77777777" w:rsidR="00B801A2" w:rsidRPr="00B801A2" w:rsidRDefault="00B801A2" w:rsidP="00B801A2">
            <w:pPr>
              <w:rPr>
                <w:bCs/>
                <w:color w:val="000000" w:themeColor="text1"/>
              </w:rPr>
            </w:pPr>
            <w:r w:rsidRPr="00B801A2">
              <w:rPr>
                <w:bCs/>
                <w:color w:val="000000" w:themeColor="text1"/>
              </w:rPr>
              <w:t>59</w:t>
            </w:r>
          </w:p>
        </w:tc>
        <w:tc>
          <w:tcPr>
            <w:tcW w:w="960" w:type="dxa"/>
            <w:noWrap/>
            <w:hideMark/>
          </w:tcPr>
          <w:p w14:paraId="4C863F69" w14:textId="77777777" w:rsidR="00B801A2" w:rsidRPr="00B801A2" w:rsidRDefault="00B801A2" w:rsidP="00B801A2">
            <w:pPr>
              <w:rPr>
                <w:bCs/>
                <w:color w:val="000000" w:themeColor="text1"/>
              </w:rPr>
            </w:pPr>
            <w:r w:rsidRPr="00B801A2">
              <w:rPr>
                <w:bCs/>
                <w:color w:val="000000" w:themeColor="text1"/>
              </w:rPr>
              <w:t>24</w:t>
            </w:r>
          </w:p>
        </w:tc>
      </w:tr>
      <w:tr w:rsidR="00B801A2" w:rsidRPr="00B801A2" w14:paraId="37F8867E" w14:textId="77777777" w:rsidTr="00B801A2">
        <w:trPr>
          <w:trHeight w:val="300"/>
        </w:trPr>
        <w:tc>
          <w:tcPr>
            <w:tcW w:w="2400" w:type="dxa"/>
            <w:noWrap/>
            <w:hideMark/>
          </w:tcPr>
          <w:p w14:paraId="651EB2E8" w14:textId="77777777" w:rsidR="00B801A2" w:rsidRPr="00B801A2" w:rsidRDefault="00B801A2">
            <w:pPr>
              <w:rPr>
                <w:bCs/>
                <w:color w:val="000000" w:themeColor="text1"/>
              </w:rPr>
            </w:pPr>
            <w:r w:rsidRPr="00B801A2">
              <w:rPr>
                <w:bCs/>
                <w:color w:val="000000" w:themeColor="text1"/>
              </w:rPr>
              <w:t>Uyghur</w:t>
            </w:r>
          </w:p>
        </w:tc>
        <w:tc>
          <w:tcPr>
            <w:tcW w:w="960" w:type="dxa"/>
            <w:noWrap/>
            <w:hideMark/>
          </w:tcPr>
          <w:p w14:paraId="65C2638B" w14:textId="77777777" w:rsidR="00B801A2" w:rsidRPr="00B801A2" w:rsidRDefault="00B801A2" w:rsidP="00B801A2">
            <w:pPr>
              <w:rPr>
                <w:bCs/>
                <w:color w:val="000000" w:themeColor="text1"/>
              </w:rPr>
            </w:pPr>
            <w:r w:rsidRPr="00B801A2">
              <w:rPr>
                <w:bCs/>
                <w:color w:val="000000" w:themeColor="text1"/>
              </w:rPr>
              <w:t>100</w:t>
            </w:r>
          </w:p>
        </w:tc>
        <w:tc>
          <w:tcPr>
            <w:tcW w:w="960" w:type="dxa"/>
            <w:noWrap/>
            <w:hideMark/>
          </w:tcPr>
          <w:p w14:paraId="6D71AF99" w14:textId="77777777" w:rsidR="00B801A2" w:rsidRPr="00B801A2" w:rsidRDefault="00B801A2" w:rsidP="00B801A2">
            <w:pPr>
              <w:rPr>
                <w:bCs/>
                <w:color w:val="000000" w:themeColor="text1"/>
              </w:rPr>
            </w:pPr>
            <w:r w:rsidRPr="00B801A2">
              <w:rPr>
                <w:bCs/>
                <w:color w:val="000000" w:themeColor="text1"/>
              </w:rPr>
              <w:t>75</w:t>
            </w:r>
          </w:p>
        </w:tc>
        <w:tc>
          <w:tcPr>
            <w:tcW w:w="960" w:type="dxa"/>
            <w:noWrap/>
            <w:hideMark/>
          </w:tcPr>
          <w:p w14:paraId="3D6A7432" w14:textId="77777777" w:rsidR="00B801A2" w:rsidRPr="00B801A2" w:rsidRDefault="00B801A2" w:rsidP="00B801A2">
            <w:pPr>
              <w:rPr>
                <w:bCs/>
                <w:color w:val="000000" w:themeColor="text1"/>
              </w:rPr>
            </w:pPr>
            <w:r w:rsidRPr="00B801A2">
              <w:rPr>
                <w:bCs/>
                <w:color w:val="000000" w:themeColor="text1"/>
              </w:rPr>
              <w:t>25</w:t>
            </w:r>
          </w:p>
        </w:tc>
      </w:tr>
      <w:tr w:rsidR="00B801A2" w:rsidRPr="00B801A2" w14:paraId="4B1214D5" w14:textId="77777777" w:rsidTr="00B801A2">
        <w:trPr>
          <w:trHeight w:val="300"/>
        </w:trPr>
        <w:tc>
          <w:tcPr>
            <w:tcW w:w="2400" w:type="dxa"/>
            <w:noWrap/>
            <w:hideMark/>
          </w:tcPr>
          <w:p w14:paraId="544C71EE" w14:textId="77777777" w:rsidR="00B801A2" w:rsidRPr="00B801A2" w:rsidRDefault="00B801A2">
            <w:pPr>
              <w:rPr>
                <w:bCs/>
                <w:color w:val="000000" w:themeColor="text1"/>
              </w:rPr>
            </w:pPr>
            <w:r w:rsidRPr="00B801A2">
              <w:rPr>
                <w:bCs/>
                <w:color w:val="000000" w:themeColor="text1"/>
              </w:rPr>
              <w:t>Abkhazian</w:t>
            </w:r>
          </w:p>
        </w:tc>
        <w:tc>
          <w:tcPr>
            <w:tcW w:w="960" w:type="dxa"/>
            <w:noWrap/>
            <w:hideMark/>
          </w:tcPr>
          <w:p w14:paraId="13BB8F5B" w14:textId="77777777" w:rsidR="00B801A2" w:rsidRPr="00B801A2" w:rsidRDefault="00B801A2" w:rsidP="00B801A2">
            <w:pPr>
              <w:rPr>
                <w:bCs/>
                <w:color w:val="000000" w:themeColor="text1"/>
              </w:rPr>
            </w:pPr>
            <w:r w:rsidRPr="00B801A2">
              <w:rPr>
                <w:bCs/>
                <w:color w:val="000000" w:themeColor="text1"/>
              </w:rPr>
              <w:t>139</w:t>
            </w:r>
          </w:p>
        </w:tc>
        <w:tc>
          <w:tcPr>
            <w:tcW w:w="960" w:type="dxa"/>
            <w:noWrap/>
            <w:hideMark/>
          </w:tcPr>
          <w:p w14:paraId="1D774C02" w14:textId="77777777" w:rsidR="00B801A2" w:rsidRPr="00B801A2" w:rsidRDefault="00B801A2" w:rsidP="00B801A2">
            <w:pPr>
              <w:rPr>
                <w:bCs/>
                <w:color w:val="000000" w:themeColor="text1"/>
              </w:rPr>
            </w:pPr>
            <w:r w:rsidRPr="00B801A2">
              <w:rPr>
                <w:bCs/>
                <w:color w:val="000000" w:themeColor="text1"/>
              </w:rPr>
              <w:t>108</w:t>
            </w:r>
          </w:p>
        </w:tc>
        <w:tc>
          <w:tcPr>
            <w:tcW w:w="960" w:type="dxa"/>
            <w:noWrap/>
            <w:hideMark/>
          </w:tcPr>
          <w:p w14:paraId="04ABBA2D" w14:textId="77777777" w:rsidR="00B801A2" w:rsidRPr="00B801A2" w:rsidRDefault="00B801A2" w:rsidP="00B801A2">
            <w:pPr>
              <w:rPr>
                <w:bCs/>
                <w:color w:val="000000" w:themeColor="text1"/>
              </w:rPr>
            </w:pPr>
            <w:r w:rsidRPr="00B801A2">
              <w:rPr>
                <w:bCs/>
                <w:color w:val="000000" w:themeColor="text1"/>
              </w:rPr>
              <w:t>31</w:t>
            </w:r>
          </w:p>
        </w:tc>
      </w:tr>
      <w:tr w:rsidR="00B801A2" w:rsidRPr="00B801A2" w14:paraId="76EFC71A" w14:textId="77777777" w:rsidTr="00B801A2">
        <w:trPr>
          <w:trHeight w:val="300"/>
        </w:trPr>
        <w:tc>
          <w:tcPr>
            <w:tcW w:w="2400" w:type="dxa"/>
            <w:noWrap/>
            <w:hideMark/>
          </w:tcPr>
          <w:p w14:paraId="0FB609F8" w14:textId="77777777" w:rsidR="00B801A2" w:rsidRPr="00B801A2" w:rsidRDefault="00B801A2">
            <w:pPr>
              <w:rPr>
                <w:bCs/>
                <w:color w:val="000000" w:themeColor="text1"/>
              </w:rPr>
            </w:pPr>
            <w:r w:rsidRPr="00B801A2">
              <w:rPr>
                <w:bCs/>
                <w:color w:val="000000" w:themeColor="text1"/>
              </w:rPr>
              <w:t>Kashmiri</w:t>
            </w:r>
          </w:p>
        </w:tc>
        <w:tc>
          <w:tcPr>
            <w:tcW w:w="960" w:type="dxa"/>
            <w:noWrap/>
            <w:hideMark/>
          </w:tcPr>
          <w:p w14:paraId="55A939B9" w14:textId="77777777" w:rsidR="00B801A2" w:rsidRPr="00B801A2" w:rsidRDefault="00B801A2" w:rsidP="00B801A2">
            <w:pPr>
              <w:rPr>
                <w:bCs/>
                <w:color w:val="000000" w:themeColor="text1"/>
              </w:rPr>
            </w:pPr>
            <w:r w:rsidRPr="00B801A2">
              <w:rPr>
                <w:bCs/>
                <w:color w:val="000000" w:themeColor="text1"/>
              </w:rPr>
              <w:t>169</w:t>
            </w:r>
          </w:p>
        </w:tc>
        <w:tc>
          <w:tcPr>
            <w:tcW w:w="960" w:type="dxa"/>
            <w:noWrap/>
            <w:hideMark/>
          </w:tcPr>
          <w:p w14:paraId="581844C0" w14:textId="77777777" w:rsidR="00B801A2" w:rsidRPr="00B801A2" w:rsidRDefault="00B801A2" w:rsidP="00B801A2">
            <w:pPr>
              <w:rPr>
                <w:bCs/>
                <w:color w:val="000000" w:themeColor="text1"/>
              </w:rPr>
            </w:pPr>
            <w:r w:rsidRPr="00B801A2">
              <w:rPr>
                <w:bCs/>
                <w:color w:val="000000" w:themeColor="text1"/>
              </w:rPr>
              <w:t>129</w:t>
            </w:r>
          </w:p>
        </w:tc>
        <w:tc>
          <w:tcPr>
            <w:tcW w:w="960" w:type="dxa"/>
            <w:noWrap/>
            <w:hideMark/>
          </w:tcPr>
          <w:p w14:paraId="36124BB9" w14:textId="77777777" w:rsidR="00B801A2" w:rsidRPr="00B801A2" w:rsidRDefault="00B801A2" w:rsidP="00B801A2">
            <w:pPr>
              <w:rPr>
                <w:bCs/>
                <w:color w:val="000000" w:themeColor="text1"/>
              </w:rPr>
            </w:pPr>
            <w:r w:rsidRPr="00B801A2">
              <w:rPr>
                <w:bCs/>
                <w:color w:val="000000" w:themeColor="text1"/>
              </w:rPr>
              <w:t>40</w:t>
            </w:r>
          </w:p>
        </w:tc>
      </w:tr>
      <w:tr w:rsidR="00B801A2" w:rsidRPr="00B801A2" w14:paraId="1D7811C7" w14:textId="77777777" w:rsidTr="00B801A2">
        <w:trPr>
          <w:trHeight w:val="300"/>
        </w:trPr>
        <w:tc>
          <w:tcPr>
            <w:tcW w:w="2400" w:type="dxa"/>
            <w:noWrap/>
            <w:hideMark/>
          </w:tcPr>
          <w:p w14:paraId="67B63AE9" w14:textId="77777777" w:rsidR="00B801A2" w:rsidRPr="00B801A2" w:rsidRDefault="00B801A2">
            <w:pPr>
              <w:rPr>
                <w:bCs/>
                <w:color w:val="000000" w:themeColor="text1"/>
              </w:rPr>
            </w:pPr>
            <w:r w:rsidRPr="00B801A2">
              <w:rPr>
                <w:bCs/>
                <w:color w:val="000000" w:themeColor="text1"/>
              </w:rPr>
              <w:t>Honduran</w:t>
            </w:r>
          </w:p>
        </w:tc>
        <w:tc>
          <w:tcPr>
            <w:tcW w:w="960" w:type="dxa"/>
            <w:noWrap/>
            <w:hideMark/>
          </w:tcPr>
          <w:p w14:paraId="54FEF042" w14:textId="77777777" w:rsidR="00B801A2" w:rsidRPr="00B801A2" w:rsidRDefault="00B801A2" w:rsidP="00B801A2">
            <w:pPr>
              <w:rPr>
                <w:bCs/>
                <w:color w:val="000000" w:themeColor="text1"/>
              </w:rPr>
            </w:pPr>
            <w:r w:rsidRPr="00B801A2">
              <w:rPr>
                <w:bCs/>
                <w:color w:val="000000" w:themeColor="text1"/>
              </w:rPr>
              <w:t>202</w:t>
            </w:r>
          </w:p>
        </w:tc>
        <w:tc>
          <w:tcPr>
            <w:tcW w:w="960" w:type="dxa"/>
            <w:noWrap/>
            <w:hideMark/>
          </w:tcPr>
          <w:p w14:paraId="5353F83B" w14:textId="77777777" w:rsidR="00B801A2" w:rsidRPr="00B801A2" w:rsidRDefault="00B801A2" w:rsidP="00B801A2">
            <w:pPr>
              <w:rPr>
                <w:bCs/>
                <w:color w:val="000000" w:themeColor="text1"/>
              </w:rPr>
            </w:pPr>
            <w:r w:rsidRPr="00B801A2">
              <w:rPr>
                <w:bCs/>
                <w:color w:val="000000" w:themeColor="text1"/>
              </w:rPr>
              <w:t>172</w:t>
            </w:r>
          </w:p>
        </w:tc>
        <w:tc>
          <w:tcPr>
            <w:tcW w:w="960" w:type="dxa"/>
            <w:noWrap/>
            <w:hideMark/>
          </w:tcPr>
          <w:p w14:paraId="5766CA9F" w14:textId="77777777" w:rsidR="00B801A2" w:rsidRPr="00B801A2" w:rsidRDefault="00B801A2" w:rsidP="00B801A2">
            <w:pPr>
              <w:rPr>
                <w:bCs/>
                <w:color w:val="000000" w:themeColor="text1"/>
              </w:rPr>
            </w:pPr>
            <w:r w:rsidRPr="00B801A2">
              <w:rPr>
                <w:bCs/>
                <w:color w:val="000000" w:themeColor="text1"/>
              </w:rPr>
              <w:t>30</w:t>
            </w:r>
          </w:p>
        </w:tc>
      </w:tr>
      <w:tr w:rsidR="00B801A2" w:rsidRPr="00B801A2" w14:paraId="393912DD" w14:textId="77777777" w:rsidTr="00B801A2">
        <w:trPr>
          <w:trHeight w:val="300"/>
        </w:trPr>
        <w:tc>
          <w:tcPr>
            <w:tcW w:w="2400" w:type="dxa"/>
            <w:noWrap/>
            <w:hideMark/>
          </w:tcPr>
          <w:p w14:paraId="224EB4DE" w14:textId="77777777" w:rsidR="00B801A2" w:rsidRPr="00B801A2" w:rsidRDefault="00B801A2">
            <w:pPr>
              <w:rPr>
                <w:bCs/>
                <w:color w:val="000000" w:themeColor="text1"/>
              </w:rPr>
            </w:pPr>
            <w:r w:rsidRPr="00B801A2">
              <w:rPr>
                <w:bCs/>
                <w:color w:val="000000" w:themeColor="text1"/>
              </w:rPr>
              <w:t>Yemeni</w:t>
            </w:r>
          </w:p>
        </w:tc>
        <w:tc>
          <w:tcPr>
            <w:tcW w:w="960" w:type="dxa"/>
            <w:noWrap/>
            <w:hideMark/>
          </w:tcPr>
          <w:p w14:paraId="407D7D9E" w14:textId="77777777" w:rsidR="00B801A2" w:rsidRPr="00B801A2" w:rsidRDefault="00B801A2" w:rsidP="00B801A2">
            <w:pPr>
              <w:rPr>
                <w:bCs/>
                <w:color w:val="000000" w:themeColor="text1"/>
              </w:rPr>
            </w:pPr>
            <w:r w:rsidRPr="00B801A2">
              <w:rPr>
                <w:bCs/>
                <w:color w:val="000000" w:themeColor="text1"/>
              </w:rPr>
              <w:t>285</w:t>
            </w:r>
          </w:p>
        </w:tc>
        <w:tc>
          <w:tcPr>
            <w:tcW w:w="960" w:type="dxa"/>
            <w:noWrap/>
            <w:hideMark/>
          </w:tcPr>
          <w:p w14:paraId="2948EF7D" w14:textId="77777777" w:rsidR="00B801A2" w:rsidRPr="00B801A2" w:rsidRDefault="00B801A2" w:rsidP="00B801A2">
            <w:pPr>
              <w:rPr>
                <w:bCs/>
                <w:color w:val="000000" w:themeColor="text1"/>
              </w:rPr>
            </w:pPr>
            <w:r w:rsidRPr="00B801A2">
              <w:rPr>
                <w:bCs/>
                <w:color w:val="000000" w:themeColor="text1"/>
              </w:rPr>
              <w:t>238</w:t>
            </w:r>
          </w:p>
        </w:tc>
        <w:tc>
          <w:tcPr>
            <w:tcW w:w="960" w:type="dxa"/>
            <w:noWrap/>
            <w:hideMark/>
          </w:tcPr>
          <w:p w14:paraId="6E18671F" w14:textId="77777777" w:rsidR="00B801A2" w:rsidRPr="00B801A2" w:rsidRDefault="00B801A2" w:rsidP="00B801A2">
            <w:pPr>
              <w:rPr>
                <w:bCs/>
                <w:color w:val="000000" w:themeColor="text1"/>
              </w:rPr>
            </w:pPr>
            <w:r w:rsidRPr="00B801A2">
              <w:rPr>
                <w:bCs/>
                <w:color w:val="000000" w:themeColor="text1"/>
              </w:rPr>
              <w:t>47</w:t>
            </w:r>
          </w:p>
        </w:tc>
      </w:tr>
      <w:tr w:rsidR="00B801A2" w:rsidRPr="00B801A2" w14:paraId="3A92CB8C" w14:textId="77777777" w:rsidTr="00B801A2">
        <w:trPr>
          <w:trHeight w:val="300"/>
        </w:trPr>
        <w:tc>
          <w:tcPr>
            <w:tcW w:w="2400" w:type="dxa"/>
            <w:noWrap/>
            <w:hideMark/>
          </w:tcPr>
          <w:p w14:paraId="5D9572D6" w14:textId="77777777" w:rsidR="00B801A2" w:rsidRPr="00B801A2" w:rsidRDefault="00B801A2">
            <w:pPr>
              <w:rPr>
                <w:bCs/>
                <w:color w:val="000000" w:themeColor="text1"/>
              </w:rPr>
            </w:pPr>
            <w:r w:rsidRPr="00B801A2">
              <w:rPr>
                <w:bCs/>
                <w:color w:val="000000" w:themeColor="text1"/>
              </w:rPr>
              <w:t>Yugoslav</w:t>
            </w:r>
          </w:p>
        </w:tc>
        <w:tc>
          <w:tcPr>
            <w:tcW w:w="960" w:type="dxa"/>
            <w:noWrap/>
            <w:hideMark/>
          </w:tcPr>
          <w:p w14:paraId="496371AE" w14:textId="77777777" w:rsidR="00B801A2" w:rsidRPr="00B801A2" w:rsidRDefault="00B801A2" w:rsidP="00B801A2">
            <w:pPr>
              <w:rPr>
                <w:bCs/>
                <w:color w:val="000000" w:themeColor="text1"/>
              </w:rPr>
            </w:pPr>
            <w:r w:rsidRPr="00B801A2">
              <w:rPr>
                <w:bCs/>
                <w:color w:val="000000" w:themeColor="text1"/>
              </w:rPr>
              <w:t>362</w:t>
            </w:r>
          </w:p>
        </w:tc>
        <w:tc>
          <w:tcPr>
            <w:tcW w:w="960" w:type="dxa"/>
            <w:noWrap/>
            <w:hideMark/>
          </w:tcPr>
          <w:p w14:paraId="070CF64F" w14:textId="77777777" w:rsidR="00B801A2" w:rsidRPr="00B801A2" w:rsidRDefault="00B801A2" w:rsidP="00B801A2">
            <w:pPr>
              <w:rPr>
                <w:bCs/>
                <w:color w:val="000000" w:themeColor="text1"/>
              </w:rPr>
            </w:pPr>
            <w:r w:rsidRPr="00B801A2">
              <w:rPr>
                <w:bCs/>
                <w:color w:val="000000" w:themeColor="text1"/>
              </w:rPr>
              <w:t>283</w:t>
            </w:r>
          </w:p>
        </w:tc>
        <w:tc>
          <w:tcPr>
            <w:tcW w:w="960" w:type="dxa"/>
            <w:noWrap/>
            <w:hideMark/>
          </w:tcPr>
          <w:p w14:paraId="1751DCDD" w14:textId="77777777" w:rsidR="00B801A2" w:rsidRPr="00B801A2" w:rsidRDefault="00B801A2" w:rsidP="00B801A2">
            <w:pPr>
              <w:rPr>
                <w:bCs/>
                <w:color w:val="000000" w:themeColor="text1"/>
              </w:rPr>
            </w:pPr>
            <w:r w:rsidRPr="00B801A2">
              <w:rPr>
                <w:bCs/>
                <w:color w:val="000000" w:themeColor="text1"/>
              </w:rPr>
              <w:t>79</w:t>
            </w:r>
          </w:p>
        </w:tc>
      </w:tr>
      <w:tr w:rsidR="00B801A2" w:rsidRPr="00B801A2" w14:paraId="619AED51" w14:textId="77777777" w:rsidTr="00B801A2">
        <w:trPr>
          <w:trHeight w:val="300"/>
        </w:trPr>
        <w:tc>
          <w:tcPr>
            <w:tcW w:w="2400" w:type="dxa"/>
            <w:noWrap/>
            <w:hideMark/>
          </w:tcPr>
          <w:p w14:paraId="2C979BB8" w14:textId="77777777" w:rsidR="00B801A2" w:rsidRPr="00B801A2" w:rsidRDefault="00B801A2">
            <w:pPr>
              <w:rPr>
                <w:bCs/>
                <w:color w:val="000000" w:themeColor="text1"/>
              </w:rPr>
            </w:pPr>
            <w:r w:rsidRPr="00B801A2">
              <w:rPr>
                <w:bCs/>
                <w:color w:val="000000" w:themeColor="text1"/>
              </w:rPr>
              <w:t>Nicaraguan</w:t>
            </w:r>
          </w:p>
        </w:tc>
        <w:tc>
          <w:tcPr>
            <w:tcW w:w="960" w:type="dxa"/>
            <w:noWrap/>
            <w:hideMark/>
          </w:tcPr>
          <w:p w14:paraId="4F3D9DDC" w14:textId="77777777" w:rsidR="00B801A2" w:rsidRPr="00B801A2" w:rsidRDefault="00B801A2" w:rsidP="00B801A2">
            <w:pPr>
              <w:rPr>
                <w:bCs/>
                <w:color w:val="000000" w:themeColor="text1"/>
              </w:rPr>
            </w:pPr>
            <w:r w:rsidRPr="00B801A2">
              <w:rPr>
                <w:bCs/>
                <w:color w:val="000000" w:themeColor="text1"/>
              </w:rPr>
              <w:t>486</w:t>
            </w:r>
          </w:p>
        </w:tc>
        <w:tc>
          <w:tcPr>
            <w:tcW w:w="960" w:type="dxa"/>
            <w:noWrap/>
            <w:hideMark/>
          </w:tcPr>
          <w:p w14:paraId="09DDEDB9" w14:textId="77777777" w:rsidR="00B801A2" w:rsidRPr="00B801A2" w:rsidRDefault="00B801A2" w:rsidP="00B801A2">
            <w:pPr>
              <w:rPr>
                <w:bCs/>
                <w:color w:val="000000" w:themeColor="text1"/>
              </w:rPr>
            </w:pPr>
            <w:r w:rsidRPr="00B801A2">
              <w:rPr>
                <w:bCs/>
                <w:color w:val="000000" w:themeColor="text1"/>
              </w:rPr>
              <w:t>291</w:t>
            </w:r>
          </w:p>
        </w:tc>
        <w:tc>
          <w:tcPr>
            <w:tcW w:w="960" w:type="dxa"/>
            <w:noWrap/>
            <w:hideMark/>
          </w:tcPr>
          <w:p w14:paraId="21F57BCB" w14:textId="77777777" w:rsidR="00B801A2" w:rsidRPr="00B801A2" w:rsidRDefault="00B801A2" w:rsidP="00B801A2">
            <w:pPr>
              <w:rPr>
                <w:bCs/>
                <w:color w:val="000000" w:themeColor="text1"/>
              </w:rPr>
            </w:pPr>
            <w:r w:rsidRPr="00B801A2">
              <w:rPr>
                <w:bCs/>
                <w:color w:val="000000" w:themeColor="text1"/>
              </w:rPr>
              <w:t>195</w:t>
            </w:r>
          </w:p>
        </w:tc>
      </w:tr>
      <w:tr w:rsidR="00B801A2" w:rsidRPr="00B801A2" w14:paraId="6AA34055" w14:textId="77777777" w:rsidTr="00B801A2">
        <w:trPr>
          <w:trHeight w:val="315"/>
        </w:trPr>
        <w:tc>
          <w:tcPr>
            <w:tcW w:w="2400" w:type="dxa"/>
            <w:noWrap/>
            <w:hideMark/>
          </w:tcPr>
          <w:p w14:paraId="0F8F1CB6" w14:textId="77777777" w:rsidR="00B801A2" w:rsidRPr="00B801A2" w:rsidRDefault="00B801A2">
            <w:pPr>
              <w:rPr>
                <w:bCs/>
                <w:color w:val="000000" w:themeColor="text1"/>
              </w:rPr>
            </w:pPr>
            <w:r w:rsidRPr="00B801A2">
              <w:rPr>
                <w:bCs/>
                <w:color w:val="000000" w:themeColor="text1"/>
              </w:rPr>
              <w:t>Timorese</w:t>
            </w:r>
          </w:p>
        </w:tc>
        <w:tc>
          <w:tcPr>
            <w:tcW w:w="960" w:type="dxa"/>
            <w:noWrap/>
            <w:hideMark/>
          </w:tcPr>
          <w:p w14:paraId="004D3542" w14:textId="77777777" w:rsidR="00B801A2" w:rsidRPr="00B801A2" w:rsidRDefault="00B801A2" w:rsidP="00B801A2">
            <w:pPr>
              <w:rPr>
                <w:bCs/>
                <w:color w:val="000000" w:themeColor="text1"/>
              </w:rPr>
            </w:pPr>
            <w:r w:rsidRPr="00B801A2">
              <w:rPr>
                <w:bCs/>
                <w:color w:val="000000" w:themeColor="text1"/>
              </w:rPr>
              <w:t>427</w:t>
            </w:r>
          </w:p>
        </w:tc>
        <w:tc>
          <w:tcPr>
            <w:tcW w:w="960" w:type="dxa"/>
            <w:noWrap/>
            <w:hideMark/>
          </w:tcPr>
          <w:p w14:paraId="2D00CEDD" w14:textId="77777777" w:rsidR="00B801A2" w:rsidRPr="00B801A2" w:rsidRDefault="00B801A2" w:rsidP="00B801A2">
            <w:pPr>
              <w:rPr>
                <w:bCs/>
                <w:color w:val="000000" w:themeColor="text1"/>
              </w:rPr>
            </w:pPr>
            <w:r w:rsidRPr="00B801A2">
              <w:rPr>
                <w:bCs/>
                <w:color w:val="000000" w:themeColor="text1"/>
              </w:rPr>
              <w:t>293</w:t>
            </w:r>
          </w:p>
        </w:tc>
        <w:tc>
          <w:tcPr>
            <w:tcW w:w="960" w:type="dxa"/>
            <w:noWrap/>
            <w:hideMark/>
          </w:tcPr>
          <w:p w14:paraId="130CBC5F" w14:textId="77777777" w:rsidR="00B801A2" w:rsidRPr="00B801A2" w:rsidRDefault="00B801A2" w:rsidP="00B801A2">
            <w:pPr>
              <w:rPr>
                <w:bCs/>
                <w:color w:val="000000" w:themeColor="text1"/>
              </w:rPr>
            </w:pPr>
            <w:r w:rsidRPr="00B801A2">
              <w:rPr>
                <w:bCs/>
                <w:color w:val="000000" w:themeColor="text1"/>
              </w:rPr>
              <w:t>134</w:t>
            </w:r>
          </w:p>
        </w:tc>
      </w:tr>
      <w:tr w:rsidR="00B801A2" w:rsidRPr="00B801A2" w14:paraId="60A972E0" w14:textId="77777777" w:rsidTr="00B801A2">
        <w:trPr>
          <w:trHeight w:val="315"/>
        </w:trPr>
        <w:tc>
          <w:tcPr>
            <w:tcW w:w="2400" w:type="dxa"/>
            <w:noWrap/>
            <w:hideMark/>
          </w:tcPr>
          <w:p w14:paraId="13E7E316" w14:textId="77777777" w:rsidR="00B801A2" w:rsidRPr="00B801A2" w:rsidRDefault="00B801A2">
            <w:pPr>
              <w:rPr>
                <w:bCs/>
                <w:color w:val="000000" w:themeColor="text1"/>
              </w:rPr>
            </w:pPr>
            <w:r w:rsidRPr="00B801A2">
              <w:rPr>
                <w:bCs/>
                <w:color w:val="000000" w:themeColor="text1"/>
              </w:rPr>
              <w:lastRenderedPageBreak/>
              <w:t>Libyan</w:t>
            </w:r>
          </w:p>
        </w:tc>
        <w:tc>
          <w:tcPr>
            <w:tcW w:w="960" w:type="dxa"/>
            <w:noWrap/>
            <w:hideMark/>
          </w:tcPr>
          <w:p w14:paraId="41FF6D2D" w14:textId="77777777" w:rsidR="00B801A2" w:rsidRPr="00B801A2" w:rsidRDefault="00B801A2" w:rsidP="00B801A2">
            <w:pPr>
              <w:rPr>
                <w:bCs/>
                <w:color w:val="000000" w:themeColor="text1"/>
              </w:rPr>
            </w:pPr>
            <w:r w:rsidRPr="00B801A2">
              <w:rPr>
                <w:bCs/>
                <w:color w:val="000000" w:themeColor="text1"/>
              </w:rPr>
              <w:t>465</w:t>
            </w:r>
          </w:p>
        </w:tc>
        <w:tc>
          <w:tcPr>
            <w:tcW w:w="960" w:type="dxa"/>
            <w:noWrap/>
            <w:hideMark/>
          </w:tcPr>
          <w:p w14:paraId="7F0C3B4C" w14:textId="77777777" w:rsidR="00B801A2" w:rsidRPr="00B801A2" w:rsidRDefault="00B801A2" w:rsidP="00B801A2">
            <w:pPr>
              <w:rPr>
                <w:bCs/>
                <w:color w:val="000000" w:themeColor="text1"/>
              </w:rPr>
            </w:pPr>
            <w:r w:rsidRPr="00B801A2">
              <w:rPr>
                <w:bCs/>
                <w:color w:val="000000" w:themeColor="text1"/>
              </w:rPr>
              <w:t>392</w:t>
            </w:r>
          </w:p>
        </w:tc>
        <w:tc>
          <w:tcPr>
            <w:tcW w:w="960" w:type="dxa"/>
            <w:noWrap/>
            <w:hideMark/>
          </w:tcPr>
          <w:p w14:paraId="134BDEA7" w14:textId="77777777" w:rsidR="00B801A2" w:rsidRPr="00B801A2" w:rsidRDefault="00B801A2" w:rsidP="00B801A2">
            <w:pPr>
              <w:rPr>
                <w:bCs/>
                <w:color w:val="000000" w:themeColor="text1"/>
              </w:rPr>
            </w:pPr>
            <w:r w:rsidRPr="00B801A2">
              <w:rPr>
                <w:bCs/>
                <w:color w:val="000000" w:themeColor="text1"/>
              </w:rPr>
              <w:t>73</w:t>
            </w:r>
          </w:p>
        </w:tc>
      </w:tr>
      <w:tr w:rsidR="00B801A2" w:rsidRPr="00B801A2" w14:paraId="2ECE399D" w14:textId="77777777" w:rsidTr="00B801A2">
        <w:trPr>
          <w:trHeight w:val="315"/>
        </w:trPr>
        <w:tc>
          <w:tcPr>
            <w:tcW w:w="2400" w:type="dxa"/>
            <w:noWrap/>
            <w:hideMark/>
          </w:tcPr>
          <w:p w14:paraId="5FA8DCC8" w14:textId="77777777" w:rsidR="00B801A2" w:rsidRPr="00B801A2" w:rsidRDefault="00B801A2">
            <w:pPr>
              <w:rPr>
                <w:bCs/>
                <w:color w:val="000000" w:themeColor="text1"/>
              </w:rPr>
            </w:pPr>
            <w:r w:rsidRPr="00B801A2">
              <w:rPr>
                <w:bCs/>
                <w:color w:val="000000" w:themeColor="text1"/>
              </w:rPr>
              <w:t>Nigerian</w:t>
            </w:r>
          </w:p>
        </w:tc>
        <w:tc>
          <w:tcPr>
            <w:tcW w:w="960" w:type="dxa"/>
            <w:noWrap/>
            <w:hideMark/>
          </w:tcPr>
          <w:p w14:paraId="6C2AC397" w14:textId="77777777" w:rsidR="00B801A2" w:rsidRPr="00B801A2" w:rsidRDefault="00B801A2" w:rsidP="00B801A2">
            <w:pPr>
              <w:rPr>
                <w:bCs/>
                <w:color w:val="000000" w:themeColor="text1"/>
              </w:rPr>
            </w:pPr>
            <w:r w:rsidRPr="00B801A2">
              <w:rPr>
                <w:bCs/>
                <w:color w:val="000000" w:themeColor="text1"/>
              </w:rPr>
              <w:t>452</w:t>
            </w:r>
          </w:p>
        </w:tc>
        <w:tc>
          <w:tcPr>
            <w:tcW w:w="960" w:type="dxa"/>
            <w:noWrap/>
            <w:hideMark/>
          </w:tcPr>
          <w:p w14:paraId="3F9E5704" w14:textId="77777777" w:rsidR="00B801A2" w:rsidRPr="00B801A2" w:rsidRDefault="00B801A2" w:rsidP="00B801A2">
            <w:pPr>
              <w:rPr>
                <w:bCs/>
                <w:color w:val="000000" w:themeColor="text1"/>
              </w:rPr>
            </w:pPr>
            <w:r w:rsidRPr="00B801A2">
              <w:rPr>
                <w:bCs/>
                <w:color w:val="000000" w:themeColor="text1"/>
              </w:rPr>
              <w:t>418</w:t>
            </w:r>
          </w:p>
        </w:tc>
        <w:tc>
          <w:tcPr>
            <w:tcW w:w="960" w:type="dxa"/>
            <w:noWrap/>
            <w:hideMark/>
          </w:tcPr>
          <w:p w14:paraId="387D024E" w14:textId="77777777" w:rsidR="00B801A2" w:rsidRPr="00B801A2" w:rsidRDefault="00B801A2" w:rsidP="00B801A2">
            <w:pPr>
              <w:rPr>
                <w:bCs/>
                <w:color w:val="000000" w:themeColor="text1"/>
              </w:rPr>
            </w:pPr>
            <w:r w:rsidRPr="00B801A2">
              <w:rPr>
                <w:bCs/>
                <w:color w:val="000000" w:themeColor="text1"/>
              </w:rPr>
              <w:t>34</w:t>
            </w:r>
          </w:p>
        </w:tc>
      </w:tr>
      <w:tr w:rsidR="00B801A2" w:rsidRPr="00B801A2" w14:paraId="0FA544DC" w14:textId="77777777" w:rsidTr="00B801A2">
        <w:trPr>
          <w:trHeight w:val="315"/>
        </w:trPr>
        <w:tc>
          <w:tcPr>
            <w:tcW w:w="2400" w:type="dxa"/>
            <w:noWrap/>
            <w:hideMark/>
          </w:tcPr>
          <w:p w14:paraId="3884F641" w14:textId="77777777" w:rsidR="00B801A2" w:rsidRPr="00B801A2" w:rsidRDefault="00B801A2">
            <w:pPr>
              <w:rPr>
                <w:bCs/>
                <w:color w:val="000000" w:themeColor="text1"/>
              </w:rPr>
            </w:pPr>
            <w:proofErr w:type="spellStart"/>
            <w:r w:rsidRPr="00B801A2">
              <w:rPr>
                <w:bCs/>
                <w:color w:val="000000" w:themeColor="text1"/>
              </w:rPr>
              <w:t>Czekoslovak</w:t>
            </w:r>
            <w:proofErr w:type="spellEnd"/>
          </w:p>
        </w:tc>
        <w:tc>
          <w:tcPr>
            <w:tcW w:w="960" w:type="dxa"/>
            <w:noWrap/>
            <w:hideMark/>
          </w:tcPr>
          <w:p w14:paraId="5FE7FA9F" w14:textId="77777777" w:rsidR="00B801A2" w:rsidRPr="00B801A2" w:rsidRDefault="00B801A2" w:rsidP="00B801A2">
            <w:pPr>
              <w:rPr>
                <w:bCs/>
                <w:color w:val="000000" w:themeColor="text1"/>
              </w:rPr>
            </w:pPr>
            <w:r w:rsidRPr="00B801A2">
              <w:rPr>
                <w:bCs/>
                <w:color w:val="000000" w:themeColor="text1"/>
              </w:rPr>
              <w:t>640</w:t>
            </w:r>
          </w:p>
        </w:tc>
        <w:tc>
          <w:tcPr>
            <w:tcW w:w="960" w:type="dxa"/>
            <w:noWrap/>
            <w:hideMark/>
          </w:tcPr>
          <w:p w14:paraId="61868BE3" w14:textId="77777777" w:rsidR="00B801A2" w:rsidRPr="00B801A2" w:rsidRDefault="00B801A2" w:rsidP="00B801A2">
            <w:pPr>
              <w:rPr>
                <w:bCs/>
                <w:color w:val="000000" w:themeColor="text1"/>
              </w:rPr>
            </w:pPr>
            <w:r w:rsidRPr="00B801A2">
              <w:rPr>
                <w:bCs/>
                <w:color w:val="000000" w:themeColor="text1"/>
              </w:rPr>
              <w:t>497</w:t>
            </w:r>
          </w:p>
        </w:tc>
        <w:tc>
          <w:tcPr>
            <w:tcW w:w="960" w:type="dxa"/>
            <w:noWrap/>
            <w:hideMark/>
          </w:tcPr>
          <w:p w14:paraId="01B17369" w14:textId="77777777" w:rsidR="00B801A2" w:rsidRPr="00B801A2" w:rsidRDefault="00B801A2" w:rsidP="00B801A2">
            <w:pPr>
              <w:rPr>
                <w:bCs/>
                <w:color w:val="000000" w:themeColor="text1"/>
              </w:rPr>
            </w:pPr>
            <w:r w:rsidRPr="00B801A2">
              <w:rPr>
                <w:bCs/>
                <w:color w:val="000000" w:themeColor="text1"/>
              </w:rPr>
              <w:t>143</w:t>
            </w:r>
          </w:p>
        </w:tc>
      </w:tr>
      <w:tr w:rsidR="00B801A2" w:rsidRPr="00B801A2" w14:paraId="5CE820AD" w14:textId="77777777" w:rsidTr="00B801A2">
        <w:trPr>
          <w:trHeight w:val="315"/>
        </w:trPr>
        <w:tc>
          <w:tcPr>
            <w:tcW w:w="2400" w:type="dxa"/>
            <w:noWrap/>
            <w:hideMark/>
          </w:tcPr>
          <w:p w14:paraId="524F6ADD" w14:textId="77777777" w:rsidR="00B801A2" w:rsidRPr="00B801A2" w:rsidRDefault="00B801A2">
            <w:pPr>
              <w:rPr>
                <w:bCs/>
                <w:color w:val="000000" w:themeColor="text1"/>
              </w:rPr>
            </w:pPr>
            <w:r w:rsidRPr="00B801A2">
              <w:rPr>
                <w:bCs/>
                <w:color w:val="000000" w:themeColor="text1"/>
              </w:rPr>
              <w:t>Chechen</w:t>
            </w:r>
          </w:p>
        </w:tc>
        <w:tc>
          <w:tcPr>
            <w:tcW w:w="960" w:type="dxa"/>
            <w:noWrap/>
            <w:hideMark/>
          </w:tcPr>
          <w:p w14:paraId="4BC380F1" w14:textId="77777777" w:rsidR="00B801A2" w:rsidRPr="00B801A2" w:rsidRDefault="00B801A2" w:rsidP="00B801A2">
            <w:pPr>
              <w:rPr>
                <w:bCs/>
                <w:color w:val="000000" w:themeColor="text1"/>
              </w:rPr>
            </w:pPr>
            <w:r w:rsidRPr="00B801A2">
              <w:rPr>
                <w:bCs/>
                <w:color w:val="000000" w:themeColor="text1"/>
              </w:rPr>
              <w:t>696</w:t>
            </w:r>
          </w:p>
        </w:tc>
        <w:tc>
          <w:tcPr>
            <w:tcW w:w="960" w:type="dxa"/>
            <w:noWrap/>
            <w:hideMark/>
          </w:tcPr>
          <w:p w14:paraId="26368388" w14:textId="77777777" w:rsidR="00B801A2" w:rsidRPr="00B801A2" w:rsidRDefault="00B801A2" w:rsidP="00B801A2">
            <w:pPr>
              <w:rPr>
                <w:bCs/>
                <w:color w:val="000000" w:themeColor="text1"/>
              </w:rPr>
            </w:pPr>
            <w:r w:rsidRPr="00B801A2">
              <w:rPr>
                <w:bCs/>
                <w:color w:val="000000" w:themeColor="text1"/>
              </w:rPr>
              <w:t>503</w:t>
            </w:r>
          </w:p>
        </w:tc>
        <w:tc>
          <w:tcPr>
            <w:tcW w:w="960" w:type="dxa"/>
            <w:noWrap/>
            <w:hideMark/>
          </w:tcPr>
          <w:p w14:paraId="1460B40D" w14:textId="77777777" w:rsidR="00B801A2" w:rsidRPr="00B801A2" w:rsidRDefault="00B801A2" w:rsidP="00B801A2">
            <w:pPr>
              <w:rPr>
                <w:bCs/>
                <w:color w:val="000000" w:themeColor="text1"/>
              </w:rPr>
            </w:pPr>
            <w:r w:rsidRPr="00B801A2">
              <w:rPr>
                <w:bCs/>
                <w:color w:val="000000" w:themeColor="text1"/>
              </w:rPr>
              <w:t>193</w:t>
            </w:r>
          </w:p>
        </w:tc>
      </w:tr>
      <w:tr w:rsidR="00B801A2" w:rsidRPr="00B801A2" w14:paraId="012B4228" w14:textId="77777777" w:rsidTr="00B801A2">
        <w:trPr>
          <w:trHeight w:val="315"/>
        </w:trPr>
        <w:tc>
          <w:tcPr>
            <w:tcW w:w="2400" w:type="dxa"/>
            <w:noWrap/>
            <w:hideMark/>
          </w:tcPr>
          <w:p w14:paraId="503A7167" w14:textId="77777777" w:rsidR="00B801A2" w:rsidRPr="00B801A2" w:rsidRDefault="00B801A2">
            <w:pPr>
              <w:rPr>
                <w:bCs/>
                <w:color w:val="000000" w:themeColor="text1"/>
              </w:rPr>
            </w:pPr>
            <w:r w:rsidRPr="00B801A2">
              <w:rPr>
                <w:bCs/>
                <w:color w:val="000000" w:themeColor="text1"/>
              </w:rPr>
              <w:t>Colombian</w:t>
            </w:r>
          </w:p>
        </w:tc>
        <w:tc>
          <w:tcPr>
            <w:tcW w:w="960" w:type="dxa"/>
            <w:noWrap/>
            <w:hideMark/>
          </w:tcPr>
          <w:p w14:paraId="6D1D4D1D" w14:textId="77777777" w:rsidR="00B801A2" w:rsidRPr="00B801A2" w:rsidRDefault="00B801A2" w:rsidP="00B801A2">
            <w:pPr>
              <w:rPr>
                <w:bCs/>
                <w:color w:val="000000" w:themeColor="text1"/>
              </w:rPr>
            </w:pPr>
            <w:r w:rsidRPr="00B801A2">
              <w:rPr>
                <w:bCs/>
                <w:color w:val="000000" w:themeColor="text1"/>
              </w:rPr>
              <w:t>623</w:t>
            </w:r>
          </w:p>
        </w:tc>
        <w:tc>
          <w:tcPr>
            <w:tcW w:w="960" w:type="dxa"/>
            <w:noWrap/>
            <w:hideMark/>
          </w:tcPr>
          <w:p w14:paraId="1824436E" w14:textId="77777777" w:rsidR="00B801A2" w:rsidRPr="00B801A2" w:rsidRDefault="00B801A2" w:rsidP="00B801A2">
            <w:pPr>
              <w:rPr>
                <w:bCs/>
                <w:color w:val="000000" w:themeColor="text1"/>
              </w:rPr>
            </w:pPr>
            <w:r w:rsidRPr="00B801A2">
              <w:rPr>
                <w:bCs/>
                <w:color w:val="000000" w:themeColor="text1"/>
              </w:rPr>
              <w:t>532</w:t>
            </w:r>
          </w:p>
        </w:tc>
        <w:tc>
          <w:tcPr>
            <w:tcW w:w="960" w:type="dxa"/>
            <w:noWrap/>
            <w:hideMark/>
          </w:tcPr>
          <w:p w14:paraId="423B8A09" w14:textId="77777777" w:rsidR="00B801A2" w:rsidRPr="00B801A2" w:rsidRDefault="00B801A2" w:rsidP="00B801A2">
            <w:pPr>
              <w:rPr>
                <w:bCs/>
                <w:color w:val="000000" w:themeColor="text1"/>
              </w:rPr>
            </w:pPr>
            <w:r w:rsidRPr="00B801A2">
              <w:rPr>
                <w:bCs/>
                <w:color w:val="000000" w:themeColor="text1"/>
              </w:rPr>
              <w:t>91</w:t>
            </w:r>
          </w:p>
        </w:tc>
      </w:tr>
      <w:tr w:rsidR="00B801A2" w:rsidRPr="00B801A2" w14:paraId="034DE3C3" w14:textId="77777777" w:rsidTr="00B801A2">
        <w:trPr>
          <w:trHeight w:val="315"/>
        </w:trPr>
        <w:tc>
          <w:tcPr>
            <w:tcW w:w="2400" w:type="dxa"/>
            <w:noWrap/>
            <w:hideMark/>
          </w:tcPr>
          <w:p w14:paraId="7395A58F" w14:textId="77777777" w:rsidR="00B801A2" w:rsidRPr="00B801A2" w:rsidRDefault="00B801A2">
            <w:pPr>
              <w:rPr>
                <w:bCs/>
                <w:color w:val="000000" w:themeColor="text1"/>
              </w:rPr>
            </w:pPr>
            <w:r w:rsidRPr="00B801A2">
              <w:rPr>
                <w:bCs/>
                <w:color w:val="000000" w:themeColor="text1"/>
              </w:rPr>
              <w:t>Algerian</w:t>
            </w:r>
          </w:p>
        </w:tc>
        <w:tc>
          <w:tcPr>
            <w:tcW w:w="960" w:type="dxa"/>
            <w:noWrap/>
            <w:hideMark/>
          </w:tcPr>
          <w:p w14:paraId="4EFD6585" w14:textId="77777777" w:rsidR="00B801A2" w:rsidRPr="00B801A2" w:rsidRDefault="00B801A2" w:rsidP="00B801A2">
            <w:pPr>
              <w:rPr>
                <w:bCs/>
                <w:color w:val="000000" w:themeColor="text1"/>
              </w:rPr>
            </w:pPr>
            <w:r w:rsidRPr="00B801A2">
              <w:rPr>
                <w:bCs/>
                <w:color w:val="000000" w:themeColor="text1"/>
              </w:rPr>
              <w:t>794</w:t>
            </w:r>
          </w:p>
        </w:tc>
        <w:tc>
          <w:tcPr>
            <w:tcW w:w="960" w:type="dxa"/>
            <w:noWrap/>
            <w:hideMark/>
          </w:tcPr>
          <w:p w14:paraId="6A2C8D62" w14:textId="77777777" w:rsidR="00B801A2" w:rsidRPr="00B801A2" w:rsidRDefault="00B801A2" w:rsidP="00B801A2">
            <w:pPr>
              <w:rPr>
                <w:bCs/>
                <w:color w:val="000000" w:themeColor="text1"/>
              </w:rPr>
            </w:pPr>
            <w:r w:rsidRPr="00B801A2">
              <w:rPr>
                <w:bCs/>
                <w:color w:val="000000" w:themeColor="text1"/>
              </w:rPr>
              <w:t>546</w:t>
            </w:r>
          </w:p>
        </w:tc>
        <w:tc>
          <w:tcPr>
            <w:tcW w:w="960" w:type="dxa"/>
            <w:noWrap/>
            <w:hideMark/>
          </w:tcPr>
          <w:p w14:paraId="4A38E249" w14:textId="77777777" w:rsidR="00B801A2" w:rsidRPr="00B801A2" w:rsidRDefault="00B801A2" w:rsidP="00B801A2">
            <w:pPr>
              <w:rPr>
                <w:bCs/>
                <w:color w:val="000000" w:themeColor="text1"/>
              </w:rPr>
            </w:pPr>
            <w:r w:rsidRPr="00B801A2">
              <w:rPr>
                <w:bCs/>
                <w:color w:val="000000" w:themeColor="text1"/>
              </w:rPr>
              <w:t>248</w:t>
            </w:r>
          </w:p>
        </w:tc>
      </w:tr>
      <w:tr w:rsidR="00B801A2" w:rsidRPr="00B801A2" w14:paraId="2DF2D35C" w14:textId="77777777" w:rsidTr="00B801A2">
        <w:trPr>
          <w:trHeight w:val="315"/>
        </w:trPr>
        <w:tc>
          <w:tcPr>
            <w:tcW w:w="2400" w:type="dxa"/>
            <w:noWrap/>
            <w:hideMark/>
          </w:tcPr>
          <w:p w14:paraId="5E277020" w14:textId="77777777" w:rsidR="00B801A2" w:rsidRPr="00B801A2" w:rsidRDefault="00B801A2">
            <w:pPr>
              <w:rPr>
                <w:bCs/>
                <w:color w:val="000000" w:themeColor="text1"/>
              </w:rPr>
            </w:pPr>
            <w:r w:rsidRPr="00B801A2">
              <w:rPr>
                <w:bCs/>
                <w:color w:val="000000" w:themeColor="text1"/>
              </w:rPr>
              <w:t>Gazan</w:t>
            </w:r>
          </w:p>
        </w:tc>
        <w:tc>
          <w:tcPr>
            <w:tcW w:w="960" w:type="dxa"/>
            <w:noWrap/>
            <w:hideMark/>
          </w:tcPr>
          <w:p w14:paraId="2A0575FD" w14:textId="77777777" w:rsidR="00B801A2" w:rsidRPr="00B801A2" w:rsidRDefault="00B801A2" w:rsidP="00B801A2">
            <w:pPr>
              <w:rPr>
                <w:bCs/>
                <w:color w:val="000000" w:themeColor="text1"/>
              </w:rPr>
            </w:pPr>
            <w:r w:rsidRPr="00B801A2">
              <w:rPr>
                <w:bCs/>
                <w:color w:val="000000" w:themeColor="text1"/>
              </w:rPr>
              <w:t>648</w:t>
            </w:r>
          </w:p>
        </w:tc>
        <w:tc>
          <w:tcPr>
            <w:tcW w:w="960" w:type="dxa"/>
            <w:noWrap/>
            <w:hideMark/>
          </w:tcPr>
          <w:p w14:paraId="2E8C26C7" w14:textId="77777777" w:rsidR="00B801A2" w:rsidRPr="00B801A2" w:rsidRDefault="00B801A2" w:rsidP="00B801A2">
            <w:pPr>
              <w:rPr>
                <w:bCs/>
                <w:color w:val="000000" w:themeColor="text1"/>
              </w:rPr>
            </w:pPr>
            <w:r w:rsidRPr="00B801A2">
              <w:rPr>
                <w:bCs/>
                <w:color w:val="000000" w:themeColor="text1"/>
              </w:rPr>
              <w:t>588</w:t>
            </w:r>
          </w:p>
        </w:tc>
        <w:tc>
          <w:tcPr>
            <w:tcW w:w="960" w:type="dxa"/>
            <w:noWrap/>
            <w:hideMark/>
          </w:tcPr>
          <w:p w14:paraId="51B87F27" w14:textId="77777777" w:rsidR="00B801A2" w:rsidRPr="00B801A2" w:rsidRDefault="00B801A2" w:rsidP="00B801A2">
            <w:pPr>
              <w:rPr>
                <w:bCs/>
                <w:color w:val="000000" w:themeColor="text1"/>
              </w:rPr>
            </w:pPr>
            <w:r w:rsidRPr="00B801A2">
              <w:rPr>
                <w:bCs/>
                <w:color w:val="000000" w:themeColor="text1"/>
              </w:rPr>
              <w:t>60</w:t>
            </w:r>
          </w:p>
        </w:tc>
      </w:tr>
      <w:tr w:rsidR="00B801A2" w:rsidRPr="00B801A2" w14:paraId="4C2ADFEA" w14:textId="77777777" w:rsidTr="00B801A2">
        <w:trPr>
          <w:trHeight w:val="315"/>
        </w:trPr>
        <w:tc>
          <w:tcPr>
            <w:tcW w:w="2400" w:type="dxa"/>
            <w:noWrap/>
            <w:hideMark/>
          </w:tcPr>
          <w:p w14:paraId="57A3423E" w14:textId="77777777" w:rsidR="00B801A2" w:rsidRPr="00B801A2" w:rsidRDefault="00B801A2">
            <w:pPr>
              <w:rPr>
                <w:bCs/>
                <w:color w:val="000000" w:themeColor="text1"/>
              </w:rPr>
            </w:pPr>
            <w:r w:rsidRPr="00B801A2">
              <w:rPr>
                <w:bCs/>
                <w:color w:val="000000" w:themeColor="text1"/>
              </w:rPr>
              <w:t>Khmer</w:t>
            </w:r>
          </w:p>
        </w:tc>
        <w:tc>
          <w:tcPr>
            <w:tcW w:w="960" w:type="dxa"/>
            <w:noWrap/>
            <w:hideMark/>
          </w:tcPr>
          <w:p w14:paraId="2D312BDA" w14:textId="77777777" w:rsidR="00B801A2" w:rsidRPr="00B801A2" w:rsidRDefault="00B801A2" w:rsidP="00B801A2">
            <w:pPr>
              <w:rPr>
                <w:bCs/>
                <w:color w:val="000000" w:themeColor="text1"/>
              </w:rPr>
            </w:pPr>
            <w:r w:rsidRPr="00B801A2">
              <w:rPr>
                <w:bCs/>
                <w:color w:val="000000" w:themeColor="text1"/>
              </w:rPr>
              <w:t>933</w:t>
            </w:r>
          </w:p>
        </w:tc>
        <w:tc>
          <w:tcPr>
            <w:tcW w:w="960" w:type="dxa"/>
            <w:noWrap/>
            <w:hideMark/>
          </w:tcPr>
          <w:p w14:paraId="526C102D" w14:textId="77777777" w:rsidR="00B801A2" w:rsidRPr="00B801A2" w:rsidRDefault="00B801A2" w:rsidP="00B801A2">
            <w:pPr>
              <w:rPr>
                <w:bCs/>
                <w:color w:val="000000" w:themeColor="text1"/>
              </w:rPr>
            </w:pPr>
            <w:r w:rsidRPr="00B801A2">
              <w:rPr>
                <w:bCs/>
                <w:color w:val="000000" w:themeColor="text1"/>
              </w:rPr>
              <w:t>621</w:t>
            </w:r>
          </w:p>
        </w:tc>
        <w:tc>
          <w:tcPr>
            <w:tcW w:w="960" w:type="dxa"/>
            <w:noWrap/>
            <w:hideMark/>
          </w:tcPr>
          <w:p w14:paraId="16B58137" w14:textId="77777777" w:rsidR="00B801A2" w:rsidRPr="00B801A2" w:rsidRDefault="00B801A2" w:rsidP="00B801A2">
            <w:pPr>
              <w:rPr>
                <w:bCs/>
                <w:color w:val="000000" w:themeColor="text1"/>
              </w:rPr>
            </w:pPr>
            <w:r w:rsidRPr="00B801A2">
              <w:rPr>
                <w:bCs/>
                <w:color w:val="000000" w:themeColor="text1"/>
              </w:rPr>
              <w:t>312</w:t>
            </w:r>
          </w:p>
        </w:tc>
      </w:tr>
      <w:tr w:rsidR="00B801A2" w:rsidRPr="00B801A2" w14:paraId="3E36C878" w14:textId="77777777" w:rsidTr="00B801A2">
        <w:trPr>
          <w:trHeight w:val="315"/>
        </w:trPr>
        <w:tc>
          <w:tcPr>
            <w:tcW w:w="2400" w:type="dxa"/>
            <w:noWrap/>
            <w:hideMark/>
          </w:tcPr>
          <w:p w14:paraId="23DCF20B" w14:textId="77777777" w:rsidR="00B801A2" w:rsidRPr="00B801A2" w:rsidRDefault="00B801A2">
            <w:pPr>
              <w:rPr>
                <w:bCs/>
                <w:color w:val="000000" w:themeColor="text1"/>
              </w:rPr>
            </w:pPr>
            <w:r w:rsidRPr="00B801A2">
              <w:rPr>
                <w:bCs/>
                <w:color w:val="000000" w:themeColor="text1"/>
              </w:rPr>
              <w:t>Angolan</w:t>
            </w:r>
          </w:p>
        </w:tc>
        <w:tc>
          <w:tcPr>
            <w:tcW w:w="960" w:type="dxa"/>
            <w:noWrap/>
            <w:hideMark/>
          </w:tcPr>
          <w:p w14:paraId="6E3E6842" w14:textId="77777777" w:rsidR="00B801A2" w:rsidRPr="00B801A2" w:rsidRDefault="00B801A2" w:rsidP="00B801A2">
            <w:pPr>
              <w:rPr>
                <w:bCs/>
                <w:color w:val="000000" w:themeColor="text1"/>
              </w:rPr>
            </w:pPr>
            <w:r w:rsidRPr="00B801A2">
              <w:rPr>
                <w:bCs/>
                <w:color w:val="000000" w:themeColor="text1"/>
              </w:rPr>
              <w:t>1024</w:t>
            </w:r>
          </w:p>
        </w:tc>
        <w:tc>
          <w:tcPr>
            <w:tcW w:w="960" w:type="dxa"/>
            <w:noWrap/>
            <w:hideMark/>
          </w:tcPr>
          <w:p w14:paraId="6B32AB21" w14:textId="77777777" w:rsidR="00B801A2" w:rsidRPr="00B801A2" w:rsidRDefault="00B801A2" w:rsidP="00B801A2">
            <w:pPr>
              <w:rPr>
                <w:bCs/>
                <w:color w:val="000000" w:themeColor="text1"/>
              </w:rPr>
            </w:pPr>
            <w:r w:rsidRPr="00B801A2">
              <w:rPr>
                <w:bCs/>
                <w:color w:val="000000" w:themeColor="text1"/>
              </w:rPr>
              <w:t>667</w:t>
            </w:r>
          </w:p>
        </w:tc>
        <w:tc>
          <w:tcPr>
            <w:tcW w:w="960" w:type="dxa"/>
            <w:noWrap/>
            <w:hideMark/>
          </w:tcPr>
          <w:p w14:paraId="11DBF445" w14:textId="77777777" w:rsidR="00B801A2" w:rsidRPr="00B801A2" w:rsidRDefault="00B801A2" w:rsidP="00B801A2">
            <w:pPr>
              <w:rPr>
                <w:bCs/>
                <w:color w:val="000000" w:themeColor="text1"/>
              </w:rPr>
            </w:pPr>
            <w:r w:rsidRPr="00B801A2">
              <w:rPr>
                <w:bCs/>
                <w:color w:val="000000" w:themeColor="text1"/>
              </w:rPr>
              <w:t>357</w:t>
            </w:r>
          </w:p>
        </w:tc>
      </w:tr>
      <w:tr w:rsidR="00B801A2" w:rsidRPr="00B801A2" w14:paraId="65DA0D51" w14:textId="77777777" w:rsidTr="00B801A2">
        <w:trPr>
          <w:trHeight w:val="315"/>
        </w:trPr>
        <w:tc>
          <w:tcPr>
            <w:tcW w:w="2400" w:type="dxa"/>
            <w:noWrap/>
            <w:hideMark/>
          </w:tcPr>
          <w:p w14:paraId="56B56F6C" w14:textId="77777777" w:rsidR="00B801A2" w:rsidRPr="00B801A2" w:rsidRDefault="00B801A2">
            <w:pPr>
              <w:rPr>
                <w:bCs/>
                <w:color w:val="000000" w:themeColor="text1"/>
              </w:rPr>
            </w:pPr>
            <w:r w:rsidRPr="00B801A2">
              <w:rPr>
                <w:bCs/>
                <w:color w:val="000000" w:themeColor="text1"/>
              </w:rPr>
              <w:t>Cypriot</w:t>
            </w:r>
          </w:p>
        </w:tc>
        <w:tc>
          <w:tcPr>
            <w:tcW w:w="960" w:type="dxa"/>
            <w:noWrap/>
            <w:hideMark/>
          </w:tcPr>
          <w:p w14:paraId="0980552F" w14:textId="77777777" w:rsidR="00B801A2" w:rsidRPr="00B801A2" w:rsidRDefault="00B801A2" w:rsidP="00B801A2">
            <w:pPr>
              <w:rPr>
                <w:bCs/>
                <w:color w:val="000000" w:themeColor="text1"/>
              </w:rPr>
            </w:pPr>
            <w:r w:rsidRPr="00B801A2">
              <w:rPr>
                <w:bCs/>
                <w:color w:val="000000" w:themeColor="text1"/>
              </w:rPr>
              <w:t>904</w:t>
            </w:r>
          </w:p>
        </w:tc>
        <w:tc>
          <w:tcPr>
            <w:tcW w:w="960" w:type="dxa"/>
            <w:noWrap/>
            <w:hideMark/>
          </w:tcPr>
          <w:p w14:paraId="1B50A27A" w14:textId="77777777" w:rsidR="00B801A2" w:rsidRPr="00B801A2" w:rsidRDefault="00B801A2" w:rsidP="00B801A2">
            <w:pPr>
              <w:rPr>
                <w:bCs/>
                <w:color w:val="000000" w:themeColor="text1"/>
              </w:rPr>
            </w:pPr>
            <w:r w:rsidRPr="00B801A2">
              <w:rPr>
                <w:bCs/>
                <w:color w:val="000000" w:themeColor="text1"/>
              </w:rPr>
              <w:t>670</w:t>
            </w:r>
          </w:p>
        </w:tc>
        <w:tc>
          <w:tcPr>
            <w:tcW w:w="960" w:type="dxa"/>
            <w:noWrap/>
            <w:hideMark/>
          </w:tcPr>
          <w:p w14:paraId="7F75D0D9" w14:textId="77777777" w:rsidR="00B801A2" w:rsidRPr="00B801A2" w:rsidRDefault="00B801A2" w:rsidP="00B801A2">
            <w:pPr>
              <w:rPr>
                <w:bCs/>
                <w:color w:val="000000" w:themeColor="text1"/>
              </w:rPr>
            </w:pPr>
            <w:r w:rsidRPr="00B801A2">
              <w:rPr>
                <w:bCs/>
                <w:color w:val="000000" w:themeColor="text1"/>
              </w:rPr>
              <w:t>234</w:t>
            </w:r>
          </w:p>
        </w:tc>
      </w:tr>
      <w:tr w:rsidR="00B801A2" w:rsidRPr="00B801A2" w14:paraId="2039F2C2" w14:textId="77777777" w:rsidTr="00B801A2">
        <w:trPr>
          <w:trHeight w:val="315"/>
        </w:trPr>
        <w:tc>
          <w:tcPr>
            <w:tcW w:w="2400" w:type="dxa"/>
            <w:noWrap/>
            <w:hideMark/>
          </w:tcPr>
          <w:p w14:paraId="793DB942" w14:textId="77777777" w:rsidR="00B801A2" w:rsidRPr="00B801A2" w:rsidRDefault="00B801A2">
            <w:pPr>
              <w:rPr>
                <w:bCs/>
                <w:color w:val="000000" w:themeColor="text1"/>
              </w:rPr>
            </w:pPr>
            <w:r w:rsidRPr="00B801A2">
              <w:rPr>
                <w:bCs/>
                <w:color w:val="000000" w:themeColor="text1"/>
              </w:rPr>
              <w:t>Venezuelan</w:t>
            </w:r>
          </w:p>
        </w:tc>
        <w:tc>
          <w:tcPr>
            <w:tcW w:w="960" w:type="dxa"/>
            <w:noWrap/>
            <w:hideMark/>
          </w:tcPr>
          <w:p w14:paraId="4FF91B34" w14:textId="77777777" w:rsidR="00B801A2" w:rsidRPr="00B801A2" w:rsidRDefault="00B801A2" w:rsidP="00B801A2">
            <w:pPr>
              <w:rPr>
                <w:bCs/>
                <w:color w:val="000000" w:themeColor="text1"/>
              </w:rPr>
            </w:pPr>
            <w:r w:rsidRPr="00B801A2">
              <w:rPr>
                <w:bCs/>
                <w:color w:val="000000" w:themeColor="text1"/>
              </w:rPr>
              <w:t>783</w:t>
            </w:r>
          </w:p>
        </w:tc>
        <w:tc>
          <w:tcPr>
            <w:tcW w:w="960" w:type="dxa"/>
            <w:noWrap/>
            <w:hideMark/>
          </w:tcPr>
          <w:p w14:paraId="2295680B" w14:textId="77777777" w:rsidR="00B801A2" w:rsidRPr="00B801A2" w:rsidRDefault="00B801A2" w:rsidP="00B801A2">
            <w:pPr>
              <w:rPr>
                <w:bCs/>
                <w:color w:val="000000" w:themeColor="text1"/>
              </w:rPr>
            </w:pPr>
            <w:r w:rsidRPr="00B801A2">
              <w:rPr>
                <w:bCs/>
                <w:color w:val="000000" w:themeColor="text1"/>
              </w:rPr>
              <w:t>693</w:t>
            </w:r>
          </w:p>
        </w:tc>
        <w:tc>
          <w:tcPr>
            <w:tcW w:w="960" w:type="dxa"/>
            <w:noWrap/>
            <w:hideMark/>
          </w:tcPr>
          <w:p w14:paraId="58C532C7" w14:textId="77777777" w:rsidR="00B801A2" w:rsidRPr="00B801A2" w:rsidRDefault="00B801A2" w:rsidP="00B801A2">
            <w:pPr>
              <w:rPr>
                <w:bCs/>
                <w:color w:val="000000" w:themeColor="text1"/>
              </w:rPr>
            </w:pPr>
            <w:r w:rsidRPr="00B801A2">
              <w:rPr>
                <w:bCs/>
                <w:color w:val="000000" w:themeColor="text1"/>
              </w:rPr>
              <w:t>90</w:t>
            </w:r>
          </w:p>
        </w:tc>
      </w:tr>
      <w:tr w:rsidR="00B801A2" w:rsidRPr="00B801A2" w14:paraId="61DC00BD" w14:textId="77777777" w:rsidTr="00B801A2">
        <w:trPr>
          <w:trHeight w:val="315"/>
        </w:trPr>
        <w:tc>
          <w:tcPr>
            <w:tcW w:w="2400" w:type="dxa"/>
            <w:noWrap/>
            <w:hideMark/>
          </w:tcPr>
          <w:p w14:paraId="6A22B69E" w14:textId="77777777" w:rsidR="00B801A2" w:rsidRPr="00B801A2" w:rsidRDefault="00B801A2">
            <w:pPr>
              <w:rPr>
                <w:bCs/>
                <w:color w:val="000000" w:themeColor="text1"/>
              </w:rPr>
            </w:pPr>
            <w:r w:rsidRPr="00B801A2">
              <w:rPr>
                <w:bCs/>
                <w:color w:val="000000" w:themeColor="text1"/>
              </w:rPr>
              <w:t>Spanish Civil War</w:t>
            </w:r>
          </w:p>
        </w:tc>
        <w:tc>
          <w:tcPr>
            <w:tcW w:w="960" w:type="dxa"/>
            <w:noWrap/>
            <w:hideMark/>
          </w:tcPr>
          <w:p w14:paraId="50C4C9CD" w14:textId="77777777" w:rsidR="00B801A2" w:rsidRPr="00B801A2" w:rsidRDefault="00B801A2" w:rsidP="00B801A2">
            <w:pPr>
              <w:rPr>
                <w:bCs/>
                <w:color w:val="000000" w:themeColor="text1"/>
              </w:rPr>
            </w:pPr>
            <w:r w:rsidRPr="00B801A2">
              <w:rPr>
                <w:bCs/>
                <w:color w:val="000000" w:themeColor="text1"/>
              </w:rPr>
              <w:t>1173</w:t>
            </w:r>
          </w:p>
        </w:tc>
        <w:tc>
          <w:tcPr>
            <w:tcW w:w="960" w:type="dxa"/>
            <w:noWrap/>
            <w:hideMark/>
          </w:tcPr>
          <w:p w14:paraId="287EA7B9" w14:textId="77777777" w:rsidR="00B801A2" w:rsidRPr="00B801A2" w:rsidRDefault="00B801A2" w:rsidP="00B801A2">
            <w:pPr>
              <w:rPr>
                <w:bCs/>
                <w:color w:val="000000" w:themeColor="text1"/>
              </w:rPr>
            </w:pPr>
            <w:r w:rsidRPr="00B801A2">
              <w:rPr>
                <w:bCs/>
                <w:color w:val="000000" w:themeColor="text1"/>
              </w:rPr>
              <w:t>766</w:t>
            </w:r>
          </w:p>
        </w:tc>
        <w:tc>
          <w:tcPr>
            <w:tcW w:w="960" w:type="dxa"/>
            <w:noWrap/>
            <w:hideMark/>
          </w:tcPr>
          <w:p w14:paraId="1DF52D6A" w14:textId="77777777" w:rsidR="00B801A2" w:rsidRPr="00B801A2" w:rsidRDefault="00B801A2" w:rsidP="00B801A2">
            <w:pPr>
              <w:rPr>
                <w:bCs/>
                <w:color w:val="000000" w:themeColor="text1"/>
              </w:rPr>
            </w:pPr>
            <w:r w:rsidRPr="00B801A2">
              <w:rPr>
                <w:bCs/>
                <w:color w:val="000000" w:themeColor="text1"/>
              </w:rPr>
              <w:t>407</w:t>
            </w:r>
          </w:p>
        </w:tc>
      </w:tr>
      <w:tr w:rsidR="00B801A2" w:rsidRPr="00B801A2" w14:paraId="6B6D3520" w14:textId="77777777" w:rsidTr="00B801A2">
        <w:trPr>
          <w:trHeight w:val="315"/>
        </w:trPr>
        <w:tc>
          <w:tcPr>
            <w:tcW w:w="2400" w:type="dxa"/>
            <w:noWrap/>
            <w:hideMark/>
          </w:tcPr>
          <w:p w14:paraId="50154C91" w14:textId="77777777" w:rsidR="00B801A2" w:rsidRPr="00B801A2" w:rsidRDefault="00B801A2">
            <w:pPr>
              <w:rPr>
                <w:bCs/>
                <w:color w:val="000000" w:themeColor="text1"/>
              </w:rPr>
            </w:pPr>
            <w:r w:rsidRPr="00B801A2">
              <w:rPr>
                <w:bCs/>
                <w:color w:val="000000" w:themeColor="text1"/>
              </w:rPr>
              <w:t>Croatian</w:t>
            </w:r>
          </w:p>
        </w:tc>
        <w:tc>
          <w:tcPr>
            <w:tcW w:w="960" w:type="dxa"/>
            <w:noWrap/>
            <w:hideMark/>
          </w:tcPr>
          <w:p w14:paraId="5C2744D2" w14:textId="77777777" w:rsidR="00B801A2" w:rsidRPr="00B801A2" w:rsidRDefault="00B801A2" w:rsidP="00B801A2">
            <w:pPr>
              <w:rPr>
                <w:bCs/>
                <w:color w:val="000000" w:themeColor="text1"/>
              </w:rPr>
            </w:pPr>
            <w:r w:rsidRPr="00B801A2">
              <w:rPr>
                <w:bCs/>
                <w:color w:val="000000" w:themeColor="text1"/>
              </w:rPr>
              <w:t>1000</w:t>
            </w:r>
          </w:p>
        </w:tc>
        <w:tc>
          <w:tcPr>
            <w:tcW w:w="960" w:type="dxa"/>
            <w:noWrap/>
            <w:hideMark/>
          </w:tcPr>
          <w:p w14:paraId="69880693" w14:textId="77777777" w:rsidR="00B801A2" w:rsidRPr="00B801A2" w:rsidRDefault="00B801A2" w:rsidP="00B801A2">
            <w:pPr>
              <w:rPr>
                <w:bCs/>
                <w:color w:val="000000" w:themeColor="text1"/>
              </w:rPr>
            </w:pPr>
            <w:r w:rsidRPr="00B801A2">
              <w:rPr>
                <w:bCs/>
                <w:color w:val="000000" w:themeColor="text1"/>
              </w:rPr>
              <w:t>776</w:t>
            </w:r>
          </w:p>
        </w:tc>
        <w:tc>
          <w:tcPr>
            <w:tcW w:w="960" w:type="dxa"/>
            <w:noWrap/>
            <w:hideMark/>
          </w:tcPr>
          <w:p w14:paraId="227130E3" w14:textId="77777777" w:rsidR="00B801A2" w:rsidRPr="00B801A2" w:rsidRDefault="00B801A2" w:rsidP="00B801A2">
            <w:pPr>
              <w:rPr>
                <w:bCs/>
                <w:color w:val="000000" w:themeColor="text1"/>
              </w:rPr>
            </w:pPr>
            <w:r w:rsidRPr="00B801A2">
              <w:rPr>
                <w:bCs/>
                <w:color w:val="000000" w:themeColor="text1"/>
              </w:rPr>
              <w:t>224</w:t>
            </w:r>
          </w:p>
        </w:tc>
      </w:tr>
      <w:tr w:rsidR="00B801A2" w:rsidRPr="00B801A2" w14:paraId="1E738B0F" w14:textId="77777777" w:rsidTr="00B801A2">
        <w:trPr>
          <w:trHeight w:val="315"/>
        </w:trPr>
        <w:tc>
          <w:tcPr>
            <w:tcW w:w="2400" w:type="dxa"/>
            <w:noWrap/>
            <w:hideMark/>
          </w:tcPr>
          <w:p w14:paraId="579C0376" w14:textId="77777777" w:rsidR="00B801A2" w:rsidRPr="00B801A2" w:rsidRDefault="00B801A2">
            <w:pPr>
              <w:rPr>
                <w:bCs/>
                <w:color w:val="000000" w:themeColor="text1"/>
              </w:rPr>
            </w:pPr>
            <w:r w:rsidRPr="00B801A2">
              <w:rPr>
                <w:bCs/>
                <w:color w:val="000000" w:themeColor="text1"/>
              </w:rPr>
              <w:t>Burmese</w:t>
            </w:r>
          </w:p>
        </w:tc>
        <w:tc>
          <w:tcPr>
            <w:tcW w:w="960" w:type="dxa"/>
            <w:noWrap/>
            <w:hideMark/>
          </w:tcPr>
          <w:p w14:paraId="173DA302" w14:textId="77777777" w:rsidR="00B801A2" w:rsidRPr="00B801A2" w:rsidRDefault="00B801A2" w:rsidP="00B801A2">
            <w:pPr>
              <w:rPr>
                <w:bCs/>
                <w:color w:val="000000" w:themeColor="text1"/>
              </w:rPr>
            </w:pPr>
            <w:r w:rsidRPr="00B801A2">
              <w:rPr>
                <w:bCs/>
                <w:color w:val="000000" w:themeColor="text1"/>
              </w:rPr>
              <w:t>1007</w:t>
            </w:r>
          </w:p>
        </w:tc>
        <w:tc>
          <w:tcPr>
            <w:tcW w:w="960" w:type="dxa"/>
            <w:noWrap/>
            <w:hideMark/>
          </w:tcPr>
          <w:p w14:paraId="32A32EBD" w14:textId="77777777" w:rsidR="00B801A2" w:rsidRPr="00B801A2" w:rsidRDefault="00B801A2" w:rsidP="00B801A2">
            <w:pPr>
              <w:rPr>
                <w:bCs/>
                <w:color w:val="000000" w:themeColor="text1"/>
              </w:rPr>
            </w:pPr>
            <w:r w:rsidRPr="00B801A2">
              <w:rPr>
                <w:bCs/>
                <w:color w:val="000000" w:themeColor="text1"/>
              </w:rPr>
              <w:t>917</w:t>
            </w:r>
          </w:p>
        </w:tc>
        <w:tc>
          <w:tcPr>
            <w:tcW w:w="960" w:type="dxa"/>
            <w:noWrap/>
            <w:hideMark/>
          </w:tcPr>
          <w:p w14:paraId="3944C62D" w14:textId="77777777" w:rsidR="00B801A2" w:rsidRPr="00B801A2" w:rsidRDefault="00B801A2" w:rsidP="00B801A2">
            <w:pPr>
              <w:rPr>
                <w:bCs/>
                <w:color w:val="000000" w:themeColor="text1"/>
              </w:rPr>
            </w:pPr>
            <w:r w:rsidRPr="00B801A2">
              <w:rPr>
                <w:bCs/>
                <w:color w:val="000000" w:themeColor="text1"/>
              </w:rPr>
              <w:t>90</w:t>
            </w:r>
          </w:p>
        </w:tc>
      </w:tr>
      <w:tr w:rsidR="00B801A2" w:rsidRPr="00B801A2" w14:paraId="2B716C5D" w14:textId="77777777" w:rsidTr="00B801A2">
        <w:trPr>
          <w:trHeight w:val="315"/>
        </w:trPr>
        <w:tc>
          <w:tcPr>
            <w:tcW w:w="2400" w:type="dxa"/>
            <w:noWrap/>
            <w:hideMark/>
          </w:tcPr>
          <w:p w14:paraId="51AA88B4" w14:textId="77777777" w:rsidR="00B801A2" w:rsidRPr="00B801A2" w:rsidRDefault="00B801A2">
            <w:pPr>
              <w:rPr>
                <w:bCs/>
                <w:color w:val="000000" w:themeColor="text1"/>
              </w:rPr>
            </w:pPr>
            <w:r w:rsidRPr="00B801A2">
              <w:rPr>
                <w:bCs/>
                <w:color w:val="000000" w:themeColor="text1"/>
              </w:rPr>
              <w:t>Tutsi</w:t>
            </w:r>
          </w:p>
        </w:tc>
        <w:tc>
          <w:tcPr>
            <w:tcW w:w="960" w:type="dxa"/>
            <w:noWrap/>
            <w:hideMark/>
          </w:tcPr>
          <w:p w14:paraId="164B3B75" w14:textId="77777777" w:rsidR="00B801A2" w:rsidRPr="00B801A2" w:rsidRDefault="00B801A2" w:rsidP="00B801A2">
            <w:pPr>
              <w:rPr>
                <w:bCs/>
                <w:color w:val="000000" w:themeColor="text1"/>
              </w:rPr>
            </w:pPr>
            <w:r w:rsidRPr="00B801A2">
              <w:rPr>
                <w:bCs/>
                <w:color w:val="000000" w:themeColor="text1"/>
              </w:rPr>
              <w:t>1424</w:t>
            </w:r>
          </w:p>
        </w:tc>
        <w:tc>
          <w:tcPr>
            <w:tcW w:w="960" w:type="dxa"/>
            <w:noWrap/>
            <w:hideMark/>
          </w:tcPr>
          <w:p w14:paraId="5F34B7B7" w14:textId="77777777" w:rsidR="00B801A2" w:rsidRPr="00B801A2" w:rsidRDefault="00B801A2" w:rsidP="00B801A2">
            <w:pPr>
              <w:rPr>
                <w:bCs/>
                <w:color w:val="000000" w:themeColor="text1"/>
              </w:rPr>
            </w:pPr>
            <w:r w:rsidRPr="00B801A2">
              <w:rPr>
                <w:bCs/>
                <w:color w:val="000000" w:themeColor="text1"/>
              </w:rPr>
              <w:t>950</w:t>
            </w:r>
          </w:p>
        </w:tc>
        <w:tc>
          <w:tcPr>
            <w:tcW w:w="960" w:type="dxa"/>
            <w:noWrap/>
            <w:hideMark/>
          </w:tcPr>
          <w:p w14:paraId="0478DAE0" w14:textId="77777777" w:rsidR="00B801A2" w:rsidRPr="00B801A2" w:rsidRDefault="00B801A2" w:rsidP="00B801A2">
            <w:pPr>
              <w:rPr>
                <w:bCs/>
                <w:color w:val="000000" w:themeColor="text1"/>
              </w:rPr>
            </w:pPr>
            <w:r w:rsidRPr="00B801A2">
              <w:rPr>
                <w:bCs/>
                <w:color w:val="000000" w:themeColor="text1"/>
              </w:rPr>
              <w:t>474</w:t>
            </w:r>
          </w:p>
        </w:tc>
      </w:tr>
      <w:tr w:rsidR="00B801A2" w:rsidRPr="00B801A2" w14:paraId="72EE7DEC" w14:textId="77777777" w:rsidTr="00B801A2">
        <w:trPr>
          <w:trHeight w:val="315"/>
        </w:trPr>
        <w:tc>
          <w:tcPr>
            <w:tcW w:w="2400" w:type="dxa"/>
            <w:noWrap/>
            <w:hideMark/>
          </w:tcPr>
          <w:p w14:paraId="3956ECF9" w14:textId="77777777" w:rsidR="00B801A2" w:rsidRPr="00B801A2" w:rsidRDefault="00B801A2">
            <w:pPr>
              <w:rPr>
                <w:bCs/>
                <w:color w:val="000000" w:themeColor="text1"/>
              </w:rPr>
            </w:pPr>
            <w:r w:rsidRPr="00B801A2">
              <w:rPr>
                <w:bCs/>
                <w:color w:val="000000" w:themeColor="text1"/>
              </w:rPr>
              <w:t>Serbian</w:t>
            </w:r>
          </w:p>
        </w:tc>
        <w:tc>
          <w:tcPr>
            <w:tcW w:w="960" w:type="dxa"/>
            <w:noWrap/>
            <w:hideMark/>
          </w:tcPr>
          <w:p w14:paraId="56CDE758" w14:textId="77777777" w:rsidR="00B801A2" w:rsidRPr="00B801A2" w:rsidRDefault="00B801A2" w:rsidP="00B801A2">
            <w:pPr>
              <w:rPr>
                <w:bCs/>
                <w:color w:val="000000" w:themeColor="text1"/>
              </w:rPr>
            </w:pPr>
            <w:r w:rsidRPr="00B801A2">
              <w:rPr>
                <w:bCs/>
                <w:color w:val="000000" w:themeColor="text1"/>
              </w:rPr>
              <w:t>1203</w:t>
            </w:r>
          </w:p>
        </w:tc>
        <w:tc>
          <w:tcPr>
            <w:tcW w:w="960" w:type="dxa"/>
            <w:noWrap/>
            <w:hideMark/>
          </w:tcPr>
          <w:p w14:paraId="34310179" w14:textId="77777777" w:rsidR="00B801A2" w:rsidRPr="00B801A2" w:rsidRDefault="00B801A2" w:rsidP="00B801A2">
            <w:pPr>
              <w:rPr>
                <w:bCs/>
                <w:color w:val="000000" w:themeColor="text1"/>
              </w:rPr>
            </w:pPr>
            <w:r w:rsidRPr="00B801A2">
              <w:rPr>
                <w:bCs/>
                <w:color w:val="000000" w:themeColor="text1"/>
              </w:rPr>
              <w:t>1016</w:t>
            </w:r>
          </w:p>
        </w:tc>
        <w:tc>
          <w:tcPr>
            <w:tcW w:w="960" w:type="dxa"/>
            <w:noWrap/>
            <w:hideMark/>
          </w:tcPr>
          <w:p w14:paraId="57124504" w14:textId="77777777" w:rsidR="00B801A2" w:rsidRPr="00B801A2" w:rsidRDefault="00B801A2" w:rsidP="00B801A2">
            <w:pPr>
              <w:rPr>
                <w:bCs/>
                <w:color w:val="000000" w:themeColor="text1"/>
              </w:rPr>
            </w:pPr>
            <w:r w:rsidRPr="00B801A2">
              <w:rPr>
                <w:bCs/>
                <w:color w:val="000000" w:themeColor="text1"/>
              </w:rPr>
              <w:t>187</w:t>
            </w:r>
          </w:p>
        </w:tc>
      </w:tr>
      <w:tr w:rsidR="00B801A2" w:rsidRPr="00B801A2" w14:paraId="5CA59B98" w14:textId="77777777" w:rsidTr="00B801A2">
        <w:trPr>
          <w:trHeight w:val="300"/>
        </w:trPr>
        <w:tc>
          <w:tcPr>
            <w:tcW w:w="2400" w:type="dxa"/>
            <w:noWrap/>
            <w:hideMark/>
          </w:tcPr>
          <w:p w14:paraId="4261ADE9" w14:textId="77777777" w:rsidR="00B801A2" w:rsidRPr="00B801A2" w:rsidRDefault="00B801A2">
            <w:pPr>
              <w:rPr>
                <w:bCs/>
                <w:color w:val="000000" w:themeColor="text1"/>
              </w:rPr>
            </w:pPr>
            <w:r w:rsidRPr="00B801A2">
              <w:rPr>
                <w:bCs/>
                <w:color w:val="000000" w:themeColor="text1"/>
              </w:rPr>
              <w:t>Mozambican</w:t>
            </w:r>
          </w:p>
        </w:tc>
        <w:tc>
          <w:tcPr>
            <w:tcW w:w="960" w:type="dxa"/>
            <w:noWrap/>
            <w:hideMark/>
          </w:tcPr>
          <w:p w14:paraId="3859A221" w14:textId="77777777" w:rsidR="00B801A2" w:rsidRPr="00B801A2" w:rsidRDefault="00B801A2" w:rsidP="00B801A2">
            <w:pPr>
              <w:rPr>
                <w:bCs/>
                <w:color w:val="000000" w:themeColor="text1"/>
              </w:rPr>
            </w:pPr>
            <w:r w:rsidRPr="00B801A2">
              <w:rPr>
                <w:bCs/>
                <w:color w:val="000000" w:themeColor="text1"/>
              </w:rPr>
              <w:t>1557</w:t>
            </w:r>
          </w:p>
        </w:tc>
        <w:tc>
          <w:tcPr>
            <w:tcW w:w="960" w:type="dxa"/>
            <w:noWrap/>
            <w:hideMark/>
          </w:tcPr>
          <w:p w14:paraId="61ADA7B3" w14:textId="77777777" w:rsidR="00B801A2" w:rsidRPr="00B801A2" w:rsidRDefault="00B801A2" w:rsidP="00B801A2">
            <w:pPr>
              <w:rPr>
                <w:bCs/>
                <w:color w:val="000000" w:themeColor="text1"/>
              </w:rPr>
            </w:pPr>
            <w:r w:rsidRPr="00B801A2">
              <w:rPr>
                <w:bCs/>
                <w:color w:val="000000" w:themeColor="text1"/>
              </w:rPr>
              <w:t>1042</w:t>
            </w:r>
          </w:p>
        </w:tc>
        <w:tc>
          <w:tcPr>
            <w:tcW w:w="960" w:type="dxa"/>
            <w:noWrap/>
            <w:hideMark/>
          </w:tcPr>
          <w:p w14:paraId="5E076474" w14:textId="77777777" w:rsidR="00B801A2" w:rsidRPr="00B801A2" w:rsidRDefault="00B801A2" w:rsidP="00B801A2">
            <w:pPr>
              <w:rPr>
                <w:bCs/>
                <w:color w:val="000000" w:themeColor="text1"/>
              </w:rPr>
            </w:pPr>
            <w:r w:rsidRPr="00B801A2">
              <w:rPr>
                <w:bCs/>
                <w:color w:val="000000" w:themeColor="text1"/>
              </w:rPr>
              <w:t>515</w:t>
            </w:r>
          </w:p>
        </w:tc>
      </w:tr>
      <w:tr w:rsidR="00B801A2" w:rsidRPr="00B801A2" w14:paraId="25E31707" w14:textId="77777777" w:rsidTr="00B801A2">
        <w:trPr>
          <w:trHeight w:val="300"/>
        </w:trPr>
        <w:tc>
          <w:tcPr>
            <w:tcW w:w="2400" w:type="dxa"/>
            <w:noWrap/>
            <w:hideMark/>
          </w:tcPr>
          <w:p w14:paraId="584EEDCF" w14:textId="77777777" w:rsidR="00B801A2" w:rsidRPr="00B801A2" w:rsidRDefault="00B801A2">
            <w:pPr>
              <w:rPr>
                <w:bCs/>
                <w:color w:val="000000" w:themeColor="text1"/>
              </w:rPr>
            </w:pPr>
            <w:r w:rsidRPr="00B801A2">
              <w:rPr>
                <w:bCs/>
                <w:color w:val="000000" w:themeColor="text1"/>
              </w:rPr>
              <w:t>Albanian</w:t>
            </w:r>
          </w:p>
        </w:tc>
        <w:tc>
          <w:tcPr>
            <w:tcW w:w="960" w:type="dxa"/>
            <w:noWrap/>
            <w:hideMark/>
          </w:tcPr>
          <w:p w14:paraId="67060500" w14:textId="77777777" w:rsidR="00B801A2" w:rsidRPr="00B801A2" w:rsidRDefault="00B801A2" w:rsidP="00B801A2">
            <w:pPr>
              <w:rPr>
                <w:bCs/>
                <w:color w:val="000000" w:themeColor="text1"/>
              </w:rPr>
            </w:pPr>
            <w:r w:rsidRPr="00B801A2">
              <w:rPr>
                <w:bCs/>
                <w:color w:val="000000" w:themeColor="text1"/>
              </w:rPr>
              <w:t>1498</w:t>
            </w:r>
          </w:p>
        </w:tc>
        <w:tc>
          <w:tcPr>
            <w:tcW w:w="960" w:type="dxa"/>
            <w:noWrap/>
            <w:hideMark/>
          </w:tcPr>
          <w:p w14:paraId="6CFAB2EE" w14:textId="77777777" w:rsidR="00B801A2" w:rsidRPr="00B801A2" w:rsidRDefault="00B801A2" w:rsidP="00B801A2">
            <w:pPr>
              <w:rPr>
                <w:bCs/>
                <w:color w:val="000000" w:themeColor="text1"/>
              </w:rPr>
            </w:pPr>
            <w:r w:rsidRPr="00B801A2">
              <w:rPr>
                <w:bCs/>
                <w:color w:val="000000" w:themeColor="text1"/>
              </w:rPr>
              <w:t>1091</w:t>
            </w:r>
          </w:p>
        </w:tc>
        <w:tc>
          <w:tcPr>
            <w:tcW w:w="960" w:type="dxa"/>
            <w:noWrap/>
            <w:hideMark/>
          </w:tcPr>
          <w:p w14:paraId="68AF3DCF" w14:textId="77777777" w:rsidR="00B801A2" w:rsidRPr="00B801A2" w:rsidRDefault="00B801A2" w:rsidP="00B801A2">
            <w:pPr>
              <w:rPr>
                <w:bCs/>
                <w:color w:val="000000" w:themeColor="text1"/>
              </w:rPr>
            </w:pPr>
            <w:r w:rsidRPr="00B801A2">
              <w:rPr>
                <w:bCs/>
                <w:color w:val="000000" w:themeColor="text1"/>
              </w:rPr>
              <w:t>407</w:t>
            </w:r>
          </w:p>
        </w:tc>
      </w:tr>
      <w:tr w:rsidR="00B801A2" w:rsidRPr="00B801A2" w14:paraId="3B22038D" w14:textId="77777777" w:rsidTr="00B801A2">
        <w:trPr>
          <w:trHeight w:val="300"/>
        </w:trPr>
        <w:tc>
          <w:tcPr>
            <w:tcW w:w="2400" w:type="dxa"/>
            <w:noWrap/>
            <w:hideMark/>
          </w:tcPr>
          <w:p w14:paraId="13F71F71" w14:textId="77777777" w:rsidR="00B801A2" w:rsidRPr="00B801A2" w:rsidRDefault="00B801A2">
            <w:pPr>
              <w:rPr>
                <w:bCs/>
                <w:color w:val="000000" w:themeColor="text1"/>
              </w:rPr>
            </w:pPr>
            <w:r w:rsidRPr="00B801A2">
              <w:rPr>
                <w:bCs/>
                <w:color w:val="000000" w:themeColor="text1"/>
              </w:rPr>
              <w:t>Liberian</w:t>
            </w:r>
          </w:p>
        </w:tc>
        <w:tc>
          <w:tcPr>
            <w:tcW w:w="960" w:type="dxa"/>
            <w:noWrap/>
            <w:hideMark/>
          </w:tcPr>
          <w:p w14:paraId="0A7DF8DD" w14:textId="77777777" w:rsidR="00B801A2" w:rsidRPr="00B801A2" w:rsidRDefault="00B801A2" w:rsidP="00B801A2">
            <w:pPr>
              <w:rPr>
                <w:bCs/>
                <w:color w:val="000000" w:themeColor="text1"/>
              </w:rPr>
            </w:pPr>
            <w:r w:rsidRPr="00B801A2">
              <w:rPr>
                <w:bCs/>
                <w:color w:val="000000" w:themeColor="text1"/>
              </w:rPr>
              <w:t>1487</w:t>
            </w:r>
          </w:p>
        </w:tc>
        <w:tc>
          <w:tcPr>
            <w:tcW w:w="960" w:type="dxa"/>
            <w:noWrap/>
            <w:hideMark/>
          </w:tcPr>
          <w:p w14:paraId="1DC0DC5A" w14:textId="77777777" w:rsidR="00B801A2" w:rsidRPr="00B801A2" w:rsidRDefault="00B801A2" w:rsidP="00B801A2">
            <w:pPr>
              <w:rPr>
                <w:bCs/>
                <w:color w:val="000000" w:themeColor="text1"/>
              </w:rPr>
            </w:pPr>
            <w:r w:rsidRPr="00B801A2">
              <w:rPr>
                <w:bCs/>
                <w:color w:val="000000" w:themeColor="text1"/>
              </w:rPr>
              <w:t>1130</w:t>
            </w:r>
          </w:p>
        </w:tc>
        <w:tc>
          <w:tcPr>
            <w:tcW w:w="960" w:type="dxa"/>
            <w:noWrap/>
            <w:hideMark/>
          </w:tcPr>
          <w:p w14:paraId="0AD226AA" w14:textId="77777777" w:rsidR="00B801A2" w:rsidRPr="00B801A2" w:rsidRDefault="00B801A2" w:rsidP="00B801A2">
            <w:pPr>
              <w:rPr>
                <w:bCs/>
                <w:color w:val="000000" w:themeColor="text1"/>
              </w:rPr>
            </w:pPr>
            <w:r w:rsidRPr="00B801A2">
              <w:rPr>
                <w:bCs/>
                <w:color w:val="000000" w:themeColor="text1"/>
              </w:rPr>
              <w:t>357</w:t>
            </w:r>
          </w:p>
        </w:tc>
      </w:tr>
      <w:tr w:rsidR="00B801A2" w:rsidRPr="00B801A2" w14:paraId="73709E2A" w14:textId="77777777" w:rsidTr="00B801A2">
        <w:trPr>
          <w:trHeight w:val="300"/>
        </w:trPr>
        <w:tc>
          <w:tcPr>
            <w:tcW w:w="2400" w:type="dxa"/>
            <w:noWrap/>
            <w:hideMark/>
          </w:tcPr>
          <w:p w14:paraId="22EF101E" w14:textId="77777777" w:rsidR="00B801A2" w:rsidRPr="00B801A2" w:rsidRDefault="00B801A2">
            <w:pPr>
              <w:rPr>
                <w:bCs/>
                <w:color w:val="000000" w:themeColor="text1"/>
              </w:rPr>
            </w:pPr>
            <w:r w:rsidRPr="00B801A2">
              <w:rPr>
                <w:bCs/>
                <w:color w:val="000000" w:themeColor="text1"/>
              </w:rPr>
              <w:t>Salvadoran</w:t>
            </w:r>
          </w:p>
        </w:tc>
        <w:tc>
          <w:tcPr>
            <w:tcW w:w="960" w:type="dxa"/>
            <w:noWrap/>
            <w:hideMark/>
          </w:tcPr>
          <w:p w14:paraId="484A04D9" w14:textId="77777777" w:rsidR="00B801A2" w:rsidRPr="00B801A2" w:rsidRDefault="00B801A2" w:rsidP="00B801A2">
            <w:pPr>
              <w:rPr>
                <w:bCs/>
                <w:color w:val="000000" w:themeColor="text1"/>
              </w:rPr>
            </w:pPr>
            <w:r w:rsidRPr="00B801A2">
              <w:rPr>
                <w:bCs/>
                <w:color w:val="000000" w:themeColor="text1"/>
              </w:rPr>
              <w:t>1728</w:t>
            </w:r>
          </w:p>
        </w:tc>
        <w:tc>
          <w:tcPr>
            <w:tcW w:w="960" w:type="dxa"/>
            <w:noWrap/>
            <w:hideMark/>
          </w:tcPr>
          <w:p w14:paraId="5AA8CA47" w14:textId="77777777" w:rsidR="00B801A2" w:rsidRPr="00B801A2" w:rsidRDefault="00B801A2" w:rsidP="00B801A2">
            <w:pPr>
              <w:rPr>
                <w:bCs/>
                <w:color w:val="000000" w:themeColor="text1"/>
              </w:rPr>
            </w:pPr>
            <w:r w:rsidRPr="00B801A2">
              <w:rPr>
                <w:bCs/>
                <w:color w:val="000000" w:themeColor="text1"/>
              </w:rPr>
              <w:t>1159</w:t>
            </w:r>
          </w:p>
        </w:tc>
        <w:tc>
          <w:tcPr>
            <w:tcW w:w="960" w:type="dxa"/>
            <w:noWrap/>
            <w:hideMark/>
          </w:tcPr>
          <w:p w14:paraId="1864F0A5" w14:textId="77777777" w:rsidR="00B801A2" w:rsidRPr="00B801A2" w:rsidRDefault="00B801A2" w:rsidP="00B801A2">
            <w:pPr>
              <w:rPr>
                <w:bCs/>
                <w:color w:val="000000" w:themeColor="text1"/>
              </w:rPr>
            </w:pPr>
            <w:r w:rsidRPr="00B801A2">
              <w:rPr>
                <w:bCs/>
                <w:color w:val="000000" w:themeColor="text1"/>
              </w:rPr>
              <w:t>569</w:t>
            </w:r>
          </w:p>
        </w:tc>
      </w:tr>
      <w:tr w:rsidR="00B801A2" w:rsidRPr="00B801A2" w14:paraId="6DF6A1F1" w14:textId="77777777" w:rsidTr="00B801A2">
        <w:trPr>
          <w:trHeight w:val="300"/>
        </w:trPr>
        <w:tc>
          <w:tcPr>
            <w:tcW w:w="2400" w:type="dxa"/>
            <w:noWrap/>
            <w:hideMark/>
          </w:tcPr>
          <w:p w14:paraId="4270A240" w14:textId="77777777" w:rsidR="00B801A2" w:rsidRPr="00B801A2" w:rsidRDefault="00B801A2">
            <w:pPr>
              <w:rPr>
                <w:bCs/>
                <w:color w:val="000000" w:themeColor="text1"/>
              </w:rPr>
            </w:pPr>
            <w:r w:rsidRPr="00B801A2">
              <w:rPr>
                <w:bCs/>
                <w:color w:val="000000" w:themeColor="text1"/>
              </w:rPr>
              <w:t>Israeli</w:t>
            </w:r>
          </w:p>
        </w:tc>
        <w:tc>
          <w:tcPr>
            <w:tcW w:w="960" w:type="dxa"/>
            <w:noWrap/>
            <w:hideMark/>
          </w:tcPr>
          <w:p w14:paraId="760D47CA" w14:textId="77777777" w:rsidR="00B801A2" w:rsidRPr="00B801A2" w:rsidRDefault="00B801A2" w:rsidP="00B801A2">
            <w:pPr>
              <w:rPr>
                <w:bCs/>
                <w:color w:val="000000" w:themeColor="text1"/>
              </w:rPr>
            </w:pPr>
            <w:r w:rsidRPr="00B801A2">
              <w:rPr>
                <w:bCs/>
                <w:color w:val="000000" w:themeColor="text1"/>
              </w:rPr>
              <w:t>1308</w:t>
            </w:r>
          </w:p>
        </w:tc>
        <w:tc>
          <w:tcPr>
            <w:tcW w:w="960" w:type="dxa"/>
            <w:noWrap/>
            <w:hideMark/>
          </w:tcPr>
          <w:p w14:paraId="768808B7" w14:textId="77777777" w:rsidR="00B801A2" w:rsidRPr="00B801A2" w:rsidRDefault="00B801A2" w:rsidP="00B801A2">
            <w:pPr>
              <w:rPr>
                <w:bCs/>
                <w:color w:val="000000" w:themeColor="text1"/>
              </w:rPr>
            </w:pPr>
            <w:r w:rsidRPr="00B801A2">
              <w:rPr>
                <w:bCs/>
                <w:color w:val="000000" w:themeColor="text1"/>
              </w:rPr>
              <w:t>1187</w:t>
            </w:r>
          </w:p>
        </w:tc>
        <w:tc>
          <w:tcPr>
            <w:tcW w:w="960" w:type="dxa"/>
            <w:noWrap/>
            <w:hideMark/>
          </w:tcPr>
          <w:p w14:paraId="5BC349E4" w14:textId="77777777" w:rsidR="00B801A2" w:rsidRPr="00B801A2" w:rsidRDefault="00B801A2" w:rsidP="00B801A2">
            <w:pPr>
              <w:rPr>
                <w:bCs/>
                <w:color w:val="000000" w:themeColor="text1"/>
              </w:rPr>
            </w:pPr>
            <w:r w:rsidRPr="00B801A2">
              <w:rPr>
                <w:bCs/>
                <w:color w:val="000000" w:themeColor="text1"/>
              </w:rPr>
              <w:t>121</w:t>
            </w:r>
          </w:p>
        </w:tc>
      </w:tr>
      <w:tr w:rsidR="00B801A2" w:rsidRPr="00B801A2" w14:paraId="5CF24A67" w14:textId="77777777" w:rsidTr="00B801A2">
        <w:trPr>
          <w:trHeight w:val="300"/>
        </w:trPr>
        <w:tc>
          <w:tcPr>
            <w:tcW w:w="2400" w:type="dxa"/>
            <w:noWrap/>
            <w:hideMark/>
          </w:tcPr>
          <w:p w14:paraId="29AF8CE5" w14:textId="77777777" w:rsidR="00B801A2" w:rsidRPr="00B801A2" w:rsidRDefault="00B801A2">
            <w:pPr>
              <w:rPr>
                <w:bCs/>
                <w:color w:val="000000" w:themeColor="text1"/>
              </w:rPr>
            </w:pPr>
            <w:r w:rsidRPr="00B801A2">
              <w:rPr>
                <w:bCs/>
                <w:color w:val="000000" w:themeColor="text1"/>
              </w:rPr>
              <w:t>Laotian</w:t>
            </w:r>
          </w:p>
        </w:tc>
        <w:tc>
          <w:tcPr>
            <w:tcW w:w="960" w:type="dxa"/>
            <w:noWrap/>
            <w:hideMark/>
          </w:tcPr>
          <w:p w14:paraId="4EBCE7DC" w14:textId="77777777" w:rsidR="00B801A2" w:rsidRPr="00B801A2" w:rsidRDefault="00B801A2" w:rsidP="00B801A2">
            <w:pPr>
              <w:rPr>
                <w:bCs/>
                <w:color w:val="000000" w:themeColor="text1"/>
              </w:rPr>
            </w:pPr>
            <w:r w:rsidRPr="00B801A2">
              <w:rPr>
                <w:bCs/>
                <w:color w:val="000000" w:themeColor="text1"/>
              </w:rPr>
              <w:t>1756</w:t>
            </w:r>
          </w:p>
        </w:tc>
        <w:tc>
          <w:tcPr>
            <w:tcW w:w="960" w:type="dxa"/>
            <w:noWrap/>
            <w:hideMark/>
          </w:tcPr>
          <w:p w14:paraId="4017C561" w14:textId="77777777" w:rsidR="00B801A2" w:rsidRPr="00B801A2" w:rsidRDefault="00B801A2" w:rsidP="00B801A2">
            <w:pPr>
              <w:rPr>
                <w:bCs/>
                <w:color w:val="000000" w:themeColor="text1"/>
              </w:rPr>
            </w:pPr>
            <w:r w:rsidRPr="00B801A2">
              <w:rPr>
                <w:bCs/>
                <w:color w:val="000000" w:themeColor="text1"/>
              </w:rPr>
              <w:t>1187</w:t>
            </w:r>
          </w:p>
        </w:tc>
        <w:tc>
          <w:tcPr>
            <w:tcW w:w="960" w:type="dxa"/>
            <w:noWrap/>
            <w:hideMark/>
          </w:tcPr>
          <w:p w14:paraId="6AFBE7A3" w14:textId="77777777" w:rsidR="00B801A2" w:rsidRPr="00B801A2" w:rsidRDefault="00B801A2" w:rsidP="00B801A2">
            <w:pPr>
              <w:rPr>
                <w:bCs/>
                <w:color w:val="000000" w:themeColor="text1"/>
              </w:rPr>
            </w:pPr>
            <w:r w:rsidRPr="00B801A2">
              <w:rPr>
                <w:bCs/>
                <w:color w:val="000000" w:themeColor="text1"/>
              </w:rPr>
              <w:t>569</w:t>
            </w:r>
          </w:p>
        </w:tc>
      </w:tr>
      <w:tr w:rsidR="00B801A2" w:rsidRPr="00B801A2" w14:paraId="43AD848F" w14:textId="77777777" w:rsidTr="00B801A2">
        <w:trPr>
          <w:trHeight w:val="300"/>
        </w:trPr>
        <w:tc>
          <w:tcPr>
            <w:tcW w:w="2400" w:type="dxa"/>
            <w:noWrap/>
            <w:hideMark/>
          </w:tcPr>
          <w:p w14:paraId="561D4ABA" w14:textId="77777777" w:rsidR="00B801A2" w:rsidRPr="00B801A2" w:rsidRDefault="00B801A2">
            <w:pPr>
              <w:rPr>
                <w:bCs/>
                <w:color w:val="000000" w:themeColor="text1"/>
              </w:rPr>
            </w:pPr>
            <w:r w:rsidRPr="00B801A2">
              <w:rPr>
                <w:bCs/>
                <w:color w:val="000000" w:themeColor="text1"/>
              </w:rPr>
              <w:t>Armenian</w:t>
            </w:r>
          </w:p>
        </w:tc>
        <w:tc>
          <w:tcPr>
            <w:tcW w:w="960" w:type="dxa"/>
            <w:noWrap/>
            <w:hideMark/>
          </w:tcPr>
          <w:p w14:paraId="3CC89E55" w14:textId="77777777" w:rsidR="00B801A2" w:rsidRPr="00B801A2" w:rsidRDefault="00B801A2" w:rsidP="00B801A2">
            <w:pPr>
              <w:rPr>
                <w:bCs/>
                <w:color w:val="000000" w:themeColor="text1"/>
              </w:rPr>
            </w:pPr>
            <w:r w:rsidRPr="00B801A2">
              <w:rPr>
                <w:bCs/>
                <w:color w:val="000000" w:themeColor="text1"/>
              </w:rPr>
              <w:t>2350</w:t>
            </w:r>
          </w:p>
        </w:tc>
        <w:tc>
          <w:tcPr>
            <w:tcW w:w="960" w:type="dxa"/>
            <w:noWrap/>
            <w:hideMark/>
          </w:tcPr>
          <w:p w14:paraId="776EF7C5" w14:textId="77777777" w:rsidR="00B801A2" w:rsidRPr="00B801A2" w:rsidRDefault="00B801A2" w:rsidP="00B801A2">
            <w:pPr>
              <w:rPr>
                <w:bCs/>
                <w:color w:val="000000" w:themeColor="text1"/>
              </w:rPr>
            </w:pPr>
            <w:r w:rsidRPr="00B801A2">
              <w:rPr>
                <w:bCs/>
                <w:color w:val="000000" w:themeColor="text1"/>
              </w:rPr>
              <w:t>1490</w:t>
            </w:r>
          </w:p>
        </w:tc>
        <w:tc>
          <w:tcPr>
            <w:tcW w:w="960" w:type="dxa"/>
            <w:noWrap/>
            <w:hideMark/>
          </w:tcPr>
          <w:p w14:paraId="7724390C" w14:textId="77777777" w:rsidR="00B801A2" w:rsidRPr="00B801A2" w:rsidRDefault="00B801A2" w:rsidP="00B801A2">
            <w:pPr>
              <w:rPr>
                <w:bCs/>
                <w:color w:val="000000" w:themeColor="text1"/>
              </w:rPr>
            </w:pPr>
            <w:r w:rsidRPr="00B801A2">
              <w:rPr>
                <w:bCs/>
                <w:color w:val="000000" w:themeColor="text1"/>
              </w:rPr>
              <w:t>860</w:t>
            </w:r>
          </w:p>
        </w:tc>
      </w:tr>
      <w:tr w:rsidR="00B801A2" w:rsidRPr="00B801A2" w14:paraId="432AC6BA" w14:textId="77777777" w:rsidTr="00B801A2">
        <w:trPr>
          <w:trHeight w:val="300"/>
        </w:trPr>
        <w:tc>
          <w:tcPr>
            <w:tcW w:w="2400" w:type="dxa"/>
            <w:noWrap/>
            <w:hideMark/>
          </w:tcPr>
          <w:p w14:paraId="72C33DE2" w14:textId="77777777" w:rsidR="00B801A2" w:rsidRPr="00B801A2" w:rsidRDefault="00B801A2">
            <w:pPr>
              <w:rPr>
                <w:bCs/>
                <w:color w:val="000000" w:themeColor="text1"/>
              </w:rPr>
            </w:pPr>
            <w:r w:rsidRPr="00B801A2">
              <w:rPr>
                <w:bCs/>
                <w:color w:val="000000" w:themeColor="text1"/>
              </w:rPr>
              <w:t>Kosovar</w:t>
            </w:r>
          </w:p>
        </w:tc>
        <w:tc>
          <w:tcPr>
            <w:tcW w:w="960" w:type="dxa"/>
            <w:noWrap/>
            <w:hideMark/>
          </w:tcPr>
          <w:p w14:paraId="472A026F" w14:textId="77777777" w:rsidR="00B801A2" w:rsidRPr="00B801A2" w:rsidRDefault="00B801A2" w:rsidP="00B801A2">
            <w:pPr>
              <w:rPr>
                <w:bCs/>
                <w:color w:val="000000" w:themeColor="text1"/>
              </w:rPr>
            </w:pPr>
            <w:r w:rsidRPr="00B801A2">
              <w:rPr>
                <w:bCs/>
                <w:color w:val="000000" w:themeColor="text1"/>
              </w:rPr>
              <w:t>2101</w:t>
            </w:r>
          </w:p>
        </w:tc>
        <w:tc>
          <w:tcPr>
            <w:tcW w:w="960" w:type="dxa"/>
            <w:noWrap/>
            <w:hideMark/>
          </w:tcPr>
          <w:p w14:paraId="31AC3591" w14:textId="77777777" w:rsidR="00B801A2" w:rsidRPr="00B801A2" w:rsidRDefault="00B801A2" w:rsidP="00B801A2">
            <w:pPr>
              <w:rPr>
                <w:bCs/>
                <w:color w:val="000000" w:themeColor="text1"/>
              </w:rPr>
            </w:pPr>
            <w:r w:rsidRPr="00B801A2">
              <w:rPr>
                <w:bCs/>
                <w:color w:val="000000" w:themeColor="text1"/>
              </w:rPr>
              <w:t>1555</w:t>
            </w:r>
          </w:p>
        </w:tc>
        <w:tc>
          <w:tcPr>
            <w:tcW w:w="960" w:type="dxa"/>
            <w:noWrap/>
            <w:hideMark/>
          </w:tcPr>
          <w:p w14:paraId="368FBBF7" w14:textId="77777777" w:rsidR="00B801A2" w:rsidRPr="00B801A2" w:rsidRDefault="00B801A2" w:rsidP="00B801A2">
            <w:pPr>
              <w:rPr>
                <w:bCs/>
                <w:color w:val="000000" w:themeColor="text1"/>
              </w:rPr>
            </w:pPr>
            <w:r w:rsidRPr="00B801A2">
              <w:rPr>
                <w:bCs/>
                <w:color w:val="000000" w:themeColor="text1"/>
              </w:rPr>
              <w:t>546</w:t>
            </w:r>
          </w:p>
        </w:tc>
      </w:tr>
      <w:tr w:rsidR="00B801A2" w:rsidRPr="00B801A2" w14:paraId="084A2D78" w14:textId="77777777" w:rsidTr="00B801A2">
        <w:trPr>
          <w:trHeight w:val="300"/>
        </w:trPr>
        <w:tc>
          <w:tcPr>
            <w:tcW w:w="2400" w:type="dxa"/>
            <w:noWrap/>
            <w:hideMark/>
          </w:tcPr>
          <w:p w14:paraId="5B1698CC" w14:textId="77777777" w:rsidR="00B801A2" w:rsidRPr="00B801A2" w:rsidRDefault="00B801A2">
            <w:pPr>
              <w:rPr>
                <w:bCs/>
                <w:color w:val="000000" w:themeColor="text1"/>
              </w:rPr>
            </w:pPr>
            <w:r w:rsidRPr="00B801A2">
              <w:rPr>
                <w:bCs/>
                <w:color w:val="000000" w:themeColor="text1"/>
              </w:rPr>
              <w:t>Bangladesh</w:t>
            </w:r>
          </w:p>
        </w:tc>
        <w:tc>
          <w:tcPr>
            <w:tcW w:w="960" w:type="dxa"/>
            <w:noWrap/>
            <w:hideMark/>
          </w:tcPr>
          <w:p w14:paraId="0CF0B20A" w14:textId="77777777" w:rsidR="00B801A2" w:rsidRPr="00B801A2" w:rsidRDefault="00B801A2" w:rsidP="00B801A2">
            <w:pPr>
              <w:rPr>
                <w:bCs/>
                <w:color w:val="000000" w:themeColor="text1"/>
              </w:rPr>
            </w:pPr>
            <w:r w:rsidRPr="00B801A2">
              <w:rPr>
                <w:bCs/>
                <w:color w:val="000000" w:themeColor="text1"/>
              </w:rPr>
              <w:t>1842</w:t>
            </w:r>
          </w:p>
        </w:tc>
        <w:tc>
          <w:tcPr>
            <w:tcW w:w="960" w:type="dxa"/>
            <w:noWrap/>
            <w:hideMark/>
          </w:tcPr>
          <w:p w14:paraId="08EADAA4" w14:textId="77777777" w:rsidR="00B801A2" w:rsidRPr="00B801A2" w:rsidRDefault="00B801A2" w:rsidP="00B801A2">
            <w:pPr>
              <w:rPr>
                <w:bCs/>
                <w:color w:val="000000" w:themeColor="text1"/>
              </w:rPr>
            </w:pPr>
            <w:r w:rsidRPr="00B801A2">
              <w:rPr>
                <w:bCs/>
                <w:color w:val="000000" w:themeColor="text1"/>
              </w:rPr>
              <w:t>1575</w:t>
            </w:r>
          </w:p>
        </w:tc>
        <w:tc>
          <w:tcPr>
            <w:tcW w:w="960" w:type="dxa"/>
            <w:noWrap/>
            <w:hideMark/>
          </w:tcPr>
          <w:p w14:paraId="34D2711D" w14:textId="77777777" w:rsidR="00B801A2" w:rsidRPr="00B801A2" w:rsidRDefault="00B801A2" w:rsidP="00B801A2">
            <w:pPr>
              <w:rPr>
                <w:bCs/>
                <w:color w:val="000000" w:themeColor="text1"/>
              </w:rPr>
            </w:pPr>
            <w:r w:rsidRPr="00B801A2">
              <w:rPr>
                <w:bCs/>
                <w:color w:val="000000" w:themeColor="text1"/>
              </w:rPr>
              <w:t>267</w:t>
            </w:r>
          </w:p>
        </w:tc>
      </w:tr>
      <w:tr w:rsidR="00B801A2" w:rsidRPr="00B801A2" w14:paraId="6C6AAA3D" w14:textId="77777777" w:rsidTr="00B801A2">
        <w:trPr>
          <w:trHeight w:val="315"/>
        </w:trPr>
        <w:tc>
          <w:tcPr>
            <w:tcW w:w="2400" w:type="dxa"/>
            <w:noWrap/>
            <w:hideMark/>
          </w:tcPr>
          <w:p w14:paraId="20BF1675" w14:textId="77777777" w:rsidR="00B801A2" w:rsidRPr="00B801A2" w:rsidRDefault="00B801A2">
            <w:pPr>
              <w:rPr>
                <w:bCs/>
                <w:color w:val="000000" w:themeColor="text1"/>
              </w:rPr>
            </w:pPr>
            <w:r w:rsidRPr="00B801A2">
              <w:rPr>
                <w:bCs/>
                <w:color w:val="000000" w:themeColor="text1"/>
              </w:rPr>
              <w:t>Sri Lankan</w:t>
            </w:r>
          </w:p>
        </w:tc>
        <w:tc>
          <w:tcPr>
            <w:tcW w:w="960" w:type="dxa"/>
            <w:noWrap/>
            <w:hideMark/>
          </w:tcPr>
          <w:p w14:paraId="5DCD5361" w14:textId="77777777" w:rsidR="00B801A2" w:rsidRPr="00B801A2" w:rsidRDefault="00B801A2" w:rsidP="00B801A2">
            <w:pPr>
              <w:rPr>
                <w:bCs/>
                <w:color w:val="000000" w:themeColor="text1"/>
              </w:rPr>
            </w:pPr>
            <w:r w:rsidRPr="00B801A2">
              <w:rPr>
                <w:bCs/>
                <w:color w:val="000000" w:themeColor="text1"/>
              </w:rPr>
              <w:t>2172</w:t>
            </w:r>
          </w:p>
        </w:tc>
        <w:tc>
          <w:tcPr>
            <w:tcW w:w="960" w:type="dxa"/>
            <w:noWrap/>
            <w:hideMark/>
          </w:tcPr>
          <w:p w14:paraId="29049804" w14:textId="77777777" w:rsidR="00B801A2" w:rsidRPr="00B801A2" w:rsidRDefault="00B801A2" w:rsidP="00B801A2">
            <w:pPr>
              <w:rPr>
                <w:bCs/>
                <w:color w:val="000000" w:themeColor="text1"/>
              </w:rPr>
            </w:pPr>
            <w:r w:rsidRPr="00B801A2">
              <w:rPr>
                <w:bCs/>
                <w:color w:val="000000" w:themeColor="text1"/>
              </w:rPr>
              <w:t>1641</w:t>
            </w:r>
          </w:p>
        </w:tc>
        <w:tc>
          <w:tcPr>
            <w:tcW w:w="960" w:type="dxa"/>
            <w:noWrap/>
            <w:hideMark/>
          </w:tcPr>
          <w:p w14:paraId="30489AE2" w14:textId="77777777" w:rsidR="00B801A2" w:rsidRPr="00B801A2" w:rsidRDefault="00B801A2" w:rsidP="00B801A2">
            <w:pPr>
              <w:rPr>
                <w:bCs/>
                <w:color w:val="000000" w:themeColor="text1"/>
              </w:rPr>
            </w:pPr>
            <w:r w:rsidRPr="00B801A2">
              <w:rPr>
                <w:bCs/>
                <w:color w:val="000000" w:themeColor="text1"/>
              </w:rPr>
              <w:t>531</w:t>
            </w:r>
          </w:p>
        </w:tc>
      </w:tr>
      <w:tr w:rsidR="00B801A2" w:rsidRPr="00B801A2" w14:paraId="6BEDB0E3" w14:textId="77777777" w:rsidTr="00B801A2">
        <w:trPr>
          <w:trHeight w:val="315"/>
        </w:trPr>
        <w:tc>
          <w:tcPr>
            <w:tcW w:w="2400" w:type="dxa"/>
            <w:noWrap/>
            <w:hideMark/>
          </w:tcPr>
          <w:p w14:paraId="5311D3B4" w14:textId="77777777" w:rsidR="00B801A2" w:rsidRPr="00B801A2" w:rsidRDefault="00B801A2">
            <w:pPr>
              <w:rPr>
                <w:bCs/>
                <w:color w:val="000000" w:themeColor="text1"/>
              </w:rPr>
            </w:pPr>
            <w:r w:rsidRPr="00B801A2">
              <w:rPr>
                <w:bCs/>
                <w:color w:val="000000" w:themeColor="text1"/>
              </w:rPr>
              <w:t>Ugandan</w:t>
            </w:r>
          </w:p>
        </w:tc>
        <w:tc>
          <w:tcPr>
            <w:tcW w:w="960" w:type="dxa"/>
            <w:noWrap/>
            <w:hideMark/>
          </w:tcPr>
          <w:p w14:paraId="6DF38FCE" w14:textId="77777777" w:rsidR="00B801A2" w:rsidRPr="00B801A2" w:rsidRDefault="00B801A2" w:rsidP="00B801A2">
            <w:pPr>
              <w:rPr>
                <w:bCs/>
                <w:color w:val="000000" w:themeColor="text1"/>
              </w:rPr>
            </w:pPr>
            <w:r w:rsidRPr="00B801A2">
              <w:rPr>
                <w:bCs/>
                <w:color w:val="000000" w:themeColor="text1"/>
              </w:rPr>
              <w:t>1946</w:t>
            </w:r>
          </w:p>
        </w:tc>
        <w:tc>
          <w:tcPr>
            <w:tcW w:w="960" w:type="dxa"/>
            <w:noWrap/>
            <w:hideMark/>
          </w:tcPr>
          <w:p w14:paraId="33E0D5DC" w14:textId="77777777" w:rsidR="00B801A2" w:rsidRPr="00B801A2" w:rsidRDefault="00B801A2" w:rsidP="00B801A2">
            <w:pPr>
              <w:rPr>
                <w:bCs/>
                <w:color w:val="000000" w:themeColor="text1"/>
              </w:rPr>
            </w:pPr>
            <w:r w:rsidRPr="00B801A2">
              <w:rPr>
                <w:bCs/>
                <w:color w:val="000000" w:themeColor="text1"/>
              </w:rPr>
              <w:t>1649</w:t>
            </w:r>
          </w:p>
        </w:tc>
        <w:tc>
          <w:tcPr>
            <w:tcW w:w="960" w:type="dxa"/>
            <w:noWrap/>
            <w:hideMark/>
          </w:tcPr>
          <w:p w14:paraId="537934DC" w14:textId="77777777" w:rsidR="00B801A2" w:rsidRPr="00B801A2" w:rsidRDefault="00B801A2" w:rsidP="00B801A2">
            <w:pPr>
              <w:rPr>
                <w:bCs/>
                <w:color w:val="000000" w:themeColor="text1"/>
              </w:rPr>
            </w:pPr>
            <w:r w:rsidRPr="00B801A2">
              <w:rPr>
                <w:bCs/>
                <w:color w:val="000000" w:themeColor="text1"/>
              </w:rPr>
              <w:t>297</w:t>
            </w:r>
          </w:p>
        </w:tc>
      </w:tr>
      <w:tr w:rsidR="00B801A2" w:rsidRPr="00B801A2" w14:paraId="08C7C1D2" w14:textId="77777777" w:rsidTr="00B801A2">
        <w:trPr>
          <w:trHeight w:val="300"/>
        </w:trPr>
        <w:tc>
          <w:tcPr>
            <w:tcW w:w="2400" w:type="dxa"/>
            <w:noWrap/>
            <w:hideMark/>
          </w:tcPr>
          <w:p w14:paraId="18A7F3EC" w14:textId="77777777" w:rsidR="00B801A2" w:rsidRPr="00B801A2" w:rsidRDefault="00B801A2">
            <w:pPr>
              <w:rPr>
                <w:bCs/>
                <w:color w:val="000000" w:themeColor="text1"/>
              </w:rPr>
            </w:pPr>
            <w:r w:rsidRPr="00B801A2">
              <w:rPr>
                <w:bCs/>
                <w:color w:val="000000" w:themeColor="text1"/>
              </w:rPr>
              <w:t>Eritrean</w:t>
            </w:r>
          </w:p>
        </w:tc>
        <w:tc>
          <w:tcPr>
            <w:tcW w:w="960" w:type="dxa"/>
            <w:noWrap/>
            <w:hideMark/>
          </w:tcPr>
          <w:p w14:paraId="7E455728" w14:textId="77777777" w:rsidR="00B801A2" w:rsidRPr="00B801A2" w:rsidRDefault="00B801A2" w:rsidP="00B801A2">
            <w:pPr>
              <w:rPr>
                <w:bCs/>
                <w:color w:val="000000" w:themeColor="text1"/>
              </w:rPr>
            </w:pPr>
            <w:r w:rsidRPr="00B801A2">
              <w:rPr>
                <w:bCs/>
                <w:color w:val="000000" w:themeColor="text1"/>
              </w:rPr>
              <w:t>2355</w:t>
            </w:r>
          </w:p>
        </w:tc>
        <w:tc>
          <w:tcPr>
            <w:tcW w:w="960" w:type="dxa"/>
            <w:noWrap/>
            <w:hideMark/>
          </w:tcPr>
          <w:p w14:paraId="452DA319" w14:textId="77777777" w:rsidR="00B801A2" w:rsidRPr="00B801A2" w:rsidRDefault="00B801A2" w:rsidP="00B801A2">
            <w:pPr>
              <w:rPr>
                <w:bCs/>
                <w:color w:val="000000" w:themeColor="text1"/>
              </w:rPr>
            </w:pPr>
            <w:r w:rsidRPr="00B801A2">
              <w:rPr>
                <w:bCs/>
                <w:color w:val="000000" w:themeColor="text1"/>
              </w:rPr>
              <w:t>1737</w:t>
            </w:r>
          </w:p>
        </w:tc>
        <w:tc>
          <w:tcPr>
            <w:tcW w:w="960" w:type="dxa"/>
            <w:noWrap/>
            <w:hideMark/>
          </w:tcPr>
          <w:p w14:paraId="02D6E2CF" w14:textId="77777777" w:rsidR="00B801A2" w:rsidRPr="00B801A2" w:rsidRDefault="00B801A2" w:rsidP="00B801A2">
            <w:pPr>
              <w:rPr>
                <w:bCs/>
                <w:color w:val="000000" w:themeColor="text1"/>
              </w:rPr>
            </w:pPr>
            <w:r w:rsidRPr="00B801A2">
              <w:rPr>
                <w:bCs/>
                <w:color w:val="000000" w:themeColor="text1"/>
              </w:rPr>
              <w:t>618</w:t>
            </w:r>
          </w:p>
        </w:tc>
      </w:tr>
      <w:tr w:rsidR="00B801A2" w:rsidRPr="00B801A2" w14:paraId="22CCE3C6" w14:textId="77777777" w:rsidTr="00B801A2">
        <w:trPr>
          <w:trHeight w:val="300"/>
        </w:trPr>
        <w:tc>
          <w:tcPr>
            <w:tcW w:w="2400" w:type="dxa"/>
            <w:noWrap/>
            <w:hideMark/>
          </w:tcPr>
          <w:p w14:paraId="7263459E" w14:textId="77777777" w:rsidR="00B801A2" w:rsidRPr="00B801A2" w:rsidRDefault="00B801A2">
            <w:pPr>
              <w:rPr>
                <w:bCs/>
                <w:color w:val="000000" w:themeColor="text1"/>
              </w:rPr>
            </w:pPr>
            <w:r w:rsidRPr="00B801A2">
              <w:rPr>
                <w:bCs/>
                <w:color w:val="000000" w:themeColor="text1"/>
              </w:rPr>
              <w:t>Ethiopian</w:t>
            </w:r>
          </w:p>
        </w:tc>
        <w:tc>
          <w:tcPr>
            <w:tcW w:w="960" w:type="dxa"/>
            <w:noWrap/>
            <w:hideMark/>
          </w:tcPr>
          <w:p w14:paraId="6572B54C" w14:textId="77777777" w:rsidR="00B801A2" w:rsidRPr="00B801A2" w:rsidRDefault="00B801A2" w:rsidP="00B801A2">
            <w:pPr>
              <w:rPr>
                <w:bCs/>
                <w:color w:val="000000" w:themeColor="text1"/>
              </w:rPr>
            </w:pPr>
            <w:r w:rsidRPr="00B801A2">
              <w:rPr>
                <w:bCs/>
                <w:color w:val="000000" w:themeColor="text1"/>
              </w:rPr>
              <w:t>2498</w:t>
            </w:r>
          </w:p>
        </w:tc>
        <w:tc>
          <w:tcPr>
            <w:tcW w:w="960" w:type="dxa"/>
            <w:noWrap/>
            <w:hideMark/>
          </w:tcPr>
          <w:p w14:paraId="7CA21FB7" w14:textId="77777777" w:rsidR="00B801A2" w:rsidRPr="00B801A2" w:rsidRDefault="00B801A2" w:rsidP="00B801A2">
            <w:pPr>
              <w:rPr>
                <w:bCs/>
                <w:color w:val="000000" w:themeColor="text1"/>
              </w:rPr>
            </w:pPr>
            <w:r w:rsidRPr="00B801A2">
              <w:rPr>
                <w:bCs/>
                <w:color w:val="000000" w:themeColor="text1"/>
              </w:rPr>
              <w:t>1850</w:t>
            </w:r>
          </w:p>
        </w:tc>
        <w:tc>
          <w:tcPr>
            <w:tcW w:w="960" w:type="dxa"/>
            <w:noWrap/>
            <w:hideMark/>
          </w:tcPr>
          <w:p w14:paraId="72A79A07" w14:textId="77777777" w:rsidR="00B801A2" w:rsidRPr="00B801A2" w:rsidRDefault="00B801A2" w:rsidP="00B801A2">
            <w:pPr>
              <w:rPr>
                <w:bCs/>
                <w:color w:val="000000" w:themeColor="text1"/>
              </w:rPr>
            </w:pPr>
            <w:r w:rsidRPr="00B801A2">
              <w:rPr>
                <w:bCs/>
                <w:color w:val="000000" w:themeColor="text1"/>
              </w:rPr>
              <w:t>648</w:t>
            </w:r>
          </w:p>
        </w:tc>
      </w:tr>
      <w:tr w:rsidR="00B801A2" w:rsidRPr="00B801A2" w14:paraId="7BDCD0E0" w14:textId="77777777" w:rsidTr="00B801A2">
        <w:trPr>
          <w:trHeight w:val="300"/>
        </w:trPr>
        <w:tc>
          <w:tcPr>
            <w:tcW w:w="2400" w:type="dxa"/>
            <w:noWrap/>
            <w:hideMark/>
          </w:tcPr>
          <w:p w14:paraId="294AE5B1" w14:textId="77777777" w:rsidR="00B801A2" w:rsidRPr="00B801A2" w:rsidRDefault="00B801A2">
            <w:pPr>
              <w:rPr>
                <w:bCs/>
                <w:color w:val="000000" w:themeColor="text1"/>
              </w:rPr>
            </w:pPr>
            <w:r w:rsidRPr="00B801A2">
              <w:rPr>
                <w:bCs/>
                <w:color w:val="000000" w:themeColor="text1"/>
              </w:rPr>
              <w:lastRenderedPageBreak/>
              <w:t>Hutu</w:t>
            </w:r>
          </w:p>
        </w:tc>
        <w:tc>
          <w:tcPr>
            <w:tcW w:w="960" w:type="dxa"/>
            <w:noWrap/>
            <w:hideMark/>
          </w:tcPr>
          <w:p w14:paraId="395A8B12" w14:textId="77777777" w:rsidR="00B801A2" w:rsidRPr="00B801A2" w:rsidRDefault="00B801A2" w:rsidP="00B801A2">
            <w:pPr>
              <w:rPr>
                <w:bCs/>
                <w:color w:val="000000" w:themeColor="text1"/>
              </w:rPr>
            </w:pPr>
            <w:r w:rsidRPr="00B801A2">
              <w:rPr>
                <w:bCs/>
                <w:color w:val="000000" w:themeColor="text1"/>
              </w:rPr>
              <w:t>3406</w:t>
            </w:r>
          </w:p>
        </w:tc>
        <w:tc>
          <w:tcPr>
            <w:tcW w:w="960" w:type="dxa"/>
            <w:noWrap/>
            <w:hideMark/>
          </w:tcPr>
          <w:p w14:paraId="61960E39" w14:textId="77777777" w:rsidR="00B801A2" w:rsidRPr="00B801A2" w:rsidRDefault="00B801A2" w:rsidP="00B801A2">
            <w:pPr>
              <w:rPr>
                <w:bCs/>
                <w:color w:val="000000" w:themeColor="text1"/>
              </w:rPr>
            </w:pPr>
            <w:r w:rsidRPr="00B801A2">
              <w:rPr>
                <w:bCs/>
                <w:color w:val="000000" w:themeColor="text1"/>
              </w:rPr>
              <w:t>2085</w:t>
            </w:r>
          </w:p>
        </w:tc>
        <w:tc>
          <w:tcPr>
            <w:tcW w:w="960" w:type="dxa"/>
            <w:noWrap/>
            <w:hideMark/>
          </w:tcPr>
          <w:p w14:paraId="54AC94FF" w14:textId="77777777" w:rsidR="00B801A2" w:rsidRPr="00B801A2" w:rsidRDefault="00B801A2" w:rsidP="00B801A2">
            <w:pPr>
              <w:rPr>
                <w:bCs/>
                <w:color w:val="000000" w:themeColor="text1"/>
              </w:rPr>
            </w:pPr>
            <w:r w:rsidRPr="00B801A2">
              <w:rPr>
                <w:bCs/>
                <w:color w:val="000000" w:themeColor="text1"/>
              </w:rPr>
              <w:t>1321</w:t>
            </w:r>
          </w:p>
        </w:tc>
      </w:tr>
      <w:tr w:rsidR="00B801A2" w:rsidRPr="00B801A2" w14:paraId="0D2E56DA" w14:textId="77777777" w:rsidTr="00B801A2">
        <w:trPr>
          <w:trHeight w:val="315"/>
        </w:trPr>
        <w:tc>
          <w:tcPr>
            <w:tcW w:w="2400" w:type="dxa"/>
            <w:noWrap/>
            <w:hideMark/>
          </w:tcPr>
          <w:p w14:paraId="61462433" w14:textId="77777777" w:rsidR="00B801A2" w:rsidRPr="00B801A2" w:rsidRDefault="00B801A2">
            <w:pPr>
              <w:rPr>
                <w:bCs/>
                <w:color w:val="000000" w:themeColor="text1"/>
              </w:rPr>
            </w:pPr>
            <w:r w:rsidRPr="00B801A2">
              <w:rPr>
                <w:bCs/>
                <w:color w:val="000000" w:themeColor="text1"/>
              </w:rPr>
              <w:t>Hungarian</w:t>
            </w:r>
          </w:p>
        </w:tc>
        <w:tc>
          <w:tcPr>
            <w:tcW w:w="960" w:type="dxa"/>
            <w:noWrap/>
            <w:hideMark/>
          </w:tcPr>
          <w:p w14:paraId="5AE7980F" w14:textId="77777777" w:rsidR="00B801A2" w:rsidRPr="00B801A2" w:rsidRDefault="00B801A2" w:rsidP="00B801A2">
            <w:pPr>
              <w:rPr>
                <w:bCs/>
                <w:color w:val="000000" w:themeColor="text1"/>
              </w:rPr>
            </w:pPr>
            <w:r w:rsidRPr="00B801A2">
              <w:rPr>
                <w:bCs/>
                <w:color w:val="000000" w:themeColor="text1"/>
              </w:rPr>
              <w:t>3436</w:t>
            </w:r>
          </w:p>
        </w:tc>
        <w:tc>
          <w:tcPr>
            <w:tcW w:w="960" w:type="dxa"/>
            <w:noWrap/>
            <w:hideMark/>
          </w:tcPr>
          <w:p w14:paraId="01C167FF" w14:textId="77777777" w:rsidR="00B801A2" w:rsidRPr="00B801A2" w:rsidRDefault="00B801A2" w:rsidP="00B801A2">
            <w:pPr>
              <w:rPr>
                <w:bCs/>
                <w:color w:val="000000" w:themeColor="text1"/>
              </w:rPr>
            </w:pPr>
            <w:r w:rsidRPr="00B801A2">
              <w:rPr>
                <w:bCs/>
                <w:color w:val="000000" w:themeColor="text1"/>
              </w:rPr>
              <w:t>2162</w:t>
            </w:r>
          </w:p>
        </w:tc>
        <w:tc>
          <w:tcPr>
            <w:tcW w:w="960" w:type="dxa"/>
            <w:noWrap/>
            <w:hideMark/>
          </w:tcPr>
          <w:p w14:paraId="73BF4E5E" w14:textId="77777777" w:rsidR="00B801A2" w:rsidRPr="00B801A2" w:rsidRDefault="00B801A2" w:rsidP="00B801A2">
            <w:pPr>
              <w:rPr>
                <w:bCs/>
                <w:color w:val="000000" w:themeColor="text1"/>
              </w:rPr>
            </w:pPr>
            <w:r w:rsidRPr="00B801A2">
              <w:rPr>
                <w:bCs/>
                <w:color w:val="000000" w:themeColor="text1"/>
              </w:rPr>
              <w:t>1274</w:t>
            </w:r>
          </w:p>
        </w:tc>
      </w:tr>
      <w:tr w:rsidR="00B801A2" w:rsidRPr="00B801A2" w14:paraId="76F557B2" w14:textId="77777777" w:rsidTr="00B801A2">
        <w:trPr>
          <w:trHeight w:val="315"/>
        </w:trPr>
        <w:tc>
          <w:tcPr>
            <w:tcW w:w="2400" w:type="dxa"/>
            <w:noWrap/>
            <w:hideMark/>
          </w:tcPr>
          <w:p w14:paraId="45C6A690" w14:textId="77777777" w:rsidR="00B801A2" w:rsidRPr="00B801A2" w:rsidRDefault="00B801A2">
            <w:pPr>
              <w:rPr>
                <w:bCs/>
                <w:color w:val="000000" w:themeColor="text1"/>
              </w:rPr>
            </w:pPr>
            <w:r w:rsidRPr="00B801A2">
              <w:rPr>
                <w:bCs/>
                <w:color w:val="000000" w:themeColor="text1"/>
              </w:rPr>
              <w:t>Iranian</w:t>
            </w:r>
          </w:p>
        </w:tc>
        <w:tc>
          <w:tcPr>
            <w:tcW w:w="960" w:type="dxa"/>
            <w:noWrap/>
            <w:hideMark/>
          </w:tcPr>
          <w:p w14:paraId="70F0B315" w14:textId="77777777" w:rsidR="00B801A2" w:rsidRPr="00B801A2" w:rsidRDefault="00B801A2" w:rsidP="00B801A2">
            <w:pPr>
              <w:rPr>
                <w:bCs/>
                <w:color w:val="000000" w:themeColor="text1"/>
              </w:rPr>
            </w:pPr>
            <w:r w:rsidRPr="00B801A2">
              <w:rPr>
                <w:bCs/>
                <w:color w:val="000000" w:themeColor="text1"/>
              </w:rPr>
              <w:t>2576</w:t>
            </w:r>
          </w:p>
        </w:tc>
        <w:tc>
          <w:tcPr>
            <w:tcW w:w="960" w:type="dxa"/>
            <w:noWrap/>
            <w:hideMark/>
          </w:tcPr>
          <w:p w14:paraId="5D13257D" w14:textId="77777777" w:rsidR="00B801A2" w:rsidRPr="00B801A2" w:rsidRDefault="00B801A2" w:rsidP="00B801A2">
            <w:pPr>
              <w:rPr>
                <w:bCs/>
                <w:color w:val="000000" w:themeColor="text1"/>
              </w:rPr>
            </w:pPr>
            <w:r w:rsidRPr="00B801A2">
              <w:rPr>
                <w:bCs/>
                <w:color w:val="000000" w:themeColor="text1"/>
              </w:rPr>
              <w:t>2198</w:t>
            </w:r>
          </w:p>
        </w:tc>
        <w:tc>
          <w:tcPr>
            <w:tcW w:w="960" w:type="dxa"/>
            <w:noWrap/>
            <w:hideMark/>
          </w:tcPr>
          <w:p w14:paraId="429205CD" w14:textId="77777777" w:rsidR="00B801A2" w:rsidRPr="00B801A2" w:rsidRDefault="00B801A2" w:rsidP="00B801A2">
            <w:pPr>
              <w:rPr>
                <w:bCs/>
                <w:color w:val="000000" w:themeColor="text1"/>
              </w:rPr>
            </w:pPr>
            <w:r w:rsidRPr="00B801A2">
              <w:rPr>
                <w:bCs/>
                <w:color w:val="000000" w:themeColor="text1"/>
              </w:rPr>
              <w:t>378</w:t>
            </w:r>
          </w:p>
        </w:tc>
      </w:tr>
      <w:tr w:rsidR="00B801A2" w:rsidRPr="00B801A2" w14:paraId="313973D9" w14:textId="77777777" w:rsidTr="00B801A2">
        <w:trPr>
          <w:trHeight w:val="300"/>
        </w:trPr>
        <w:tc>
          <w:tcPr>
            <w:tcW w:w="2400" w:type="dxa"/>
            <w:noWrap/>
            <w:hideMark/>
          </w:tcPr>
          <w:p w14:paraId="3D3239C8" w14:textId="77777777" w:rsidR="00B801A2" w:rsidRPr="00B801A2" w:rsidRDefault="00B801A2">
            <w:pPr>
              <w:rPr>
                <w:bCs/>
                <w:color w:val="000000" w:themeColor="text1"/>
              </w:rPr>
            </w:pPr>
            <w:r w:rsidRPr="00B801A2">
              <w:rPr>
                <w:bCs/>
                <w:color w:val="000000" w:themeColor="text1"/>
              </w:rPr>
              <w:t>Kurdish</w:t>
            </w:r>
          </w:p>
        </w:tc>
        <w:tc>
          <w:tcPr>
            <w:tcW w:w="960" w:type="dxa"/>
            <w:noWrap/>
            <w:hideMark/>
          </w:tcPr>
          <w:p w14:paraId="4ADF79B5" w14:textId="77777777" w:rsidR="00B801A2" w:rsidRPr="00B801A2" w:rsidRDefault="00B801A2" w:rsidP="00B801A2">
            <w:pPr>
              <w:rPr>
                <w:bCs/>
                <w:color w:val="000000" w:themeColor="text1"/>
              </w:rPr>
            </w:pPr>
            <w:r w:rsidRPr="00B801A2">
              <w:rPr>
                <w:bCs/>
                <w:color w:val="000000" w:themeColor="text1"/>
              </w:rPr>
              <w:t>2995</w:t>
            </w:r>
          </w:p>
        </w:tc>
        <w:tc>
          <w:tcPr>
            <w:tcW w:w="960" w:type="dxa"/>
            <w:noWrap/>
            <w:hideMark/>
          </w:tcPr>
          <w:p w14:paraId="7A4CFC9A" w14:textId="77777777" w:rsidR="00B801A2" w:rsidRPr="00B801A2" w:rsidRDefault="00B801A2" w:rsidP="00B801A2">
            <w:pPr>
              <w:rPr>
                <w:bCs/>
                <w:color w:val="000000" w:themeColor="text1"/>
              </w:rPr>
            </w:pPr>
            <w:r w:rsidRPr="00B801A2">
              <w:rPr>
                <w:bCs/>
                <w:color w:val="000000" w:themeColor="text1"/>
              </w:rPr>
              <w:t>2234</w:t>
            </w:r>
          </w:p>
        </w:tc>
        <w:tc>
          <w:tcPr>
            <w:tcW w:w="960" w:type="dxa"/>
            <w:noWrap/>
            <w:hideMark/>
          </w:tcPr>
          <w:p w14:paraId="768396B4" w14:textId="77777777" w:rsidR="00B801A2" w:rsidRPr="00B801A2" w:rsidRDefault="00B801A2" w:rsidP="00B801A2">
            <w:pPr>
              <w:rPr>
                <w:bCs/>
                <w:color w:val="000000" w:themeColor="text1"/>
              </w:rPr>
            </w:pPr>
            <w:r w:rsidRPr="00B801A2">
              <w:rPr>
                <w:bCs/>
                <w:color w:val="000000" w:themeColor="text1"/>
              </w:rPr>
              <w:t>761</w:t>
            </w:r>
          </w:p>
        </w:tc>
      </w:tr>
      <w:tr w:rsidR="00B801A2" w:rsidRPr="00B801A2" w14:paraId="675B12C5" w14:textId="77777777" w:rsidTr="00B801A2">
        <w:trPr>
          <w:trHeight w:val="300"/>
        </w:trPr>
        <w:tc>
          <w:tcPr>
            <w:tcW w:w="2400" w:type="dxa"/>
            <w:noWrap/>
            <w:hideMark/>
          </w:tcPr>
          <w:p w14:paraId="041E1A70" w14:textId="77777777" w:rsidR="00B801A2" w:rsidRPr="00B801A2" w:rsidRDefault="00B801A2">
            <w:pPr>
              <w:rPr>
                <w:bCs/>
                <w:color w:val="000000" w:themeColor="text1"/>
              </w:rPr>
            </w:pPr>
            <w:r w:rsidRPr="00B801A2">
              <w:rPr>
                <w:bCs/>
                <w:color w:val="000000" w:themeColor="text1"/>
              </w:rPr>
              <w:t>Indian</w:t>
            </w:r>
          </w:p>
        </w:tc>
        <w:tc>
          <w:tcPr>
            <w:tcW w:w="960" w:type="dxa"/>
            <w:noWrap/>
            <w:hideMark/>
          </w:tcPr>
          <w:p w14:paraId="11E8DC8F" w14:textId="77777777" w:rsidR="00B801A2" w:rsidRPr="00B801A2" w:rsidRDefault="00B801A2" w:rsidP="00B801A2">
            <w:pPr>
              <w:rPr>
                <w:bCs/>
                <w:color w:val="000000" w:themeColor="text1"/>
              </w:rPr>
            </w:pPr>
            <w:r w:rsidRPr="00B801A2">
              <w:rPr>
                <w:bCs/>
                <w:color w:val="000000" w:themeColor="text1"/>
              </w:rPr>
              <w:t>3072</w:t>
            </w:r>
          </w:p>
        </w:tc>
        <w:tc>
          <w:tcPr>
            <w:tcW w:w="960" w:type="dxa"/>
            <w:noWrap/>
            <w:hideMark/>
          </w:tcPr>
          <w:p w14:paraId="2D621153" w14:textId="77777777" w:rsidR="00B801A2" w:rsidRPr="00B801A2" w:rsidRDefault="00B801A2" w:rsidP="00B801A2">
            <w:pPr>
              <w:rPr>
                <w:bCs/>
                <w:color w:val="000000" w:themeColor="text1"/>
              </w:rPr>
            </w:pPr>
            <w:r w:rsidRPr="00B801A2">
              <w:rPr>
                <w:bCs/>
                <w:color w:val="000000" w:themeColor="text1"/>
              </w:rPr>
              <w:t>2441</w:t>
            </w:r>
          </w:p>
        </w:tc>
        <w:tc>
          <w:tcPr>
            <w:tcW w:w="960" w:type="dxa"/>
            <w:noWrap/>
            <w:hideMark/>
          </w:tcPr>
          <w:p w14:paraId="263F598C" w14:textId="77777777" w:rsidR="00B801A2" w:rsidRPr="00B801A2" w:rsidRDefault="00B801A2" w:rsidP="00B801A2">
            <w:pPr>
              <w:rPr>
                <w:bCs/>
                <w:color w:val="000000" w:themeColor="text1"/>
              </w:rPr>
            </w:pPr>
            <w:r w:rsidRPr="00B801A2">
              <w:rPr>
                <w:bCs/>
                <w:color w:val="000000" w:themeColor="text1"/>
              </w:rPr>
              <w:t>631</w:t>
            </w:r>
          </w:p>
        </w:tc>
      </w:tr>
      <w:tr w:rsidR="00B801A2" w:rsidRPr="00B801A2" w14:paraId="3FCF0A59" w14:textId="77777777" w:rsidTr="00B801A2">
        <w:trPr>
          <w:trHeight w:val="300"/>
        </w:trPr>
        <w:tc>
          <w:tcPr>
            <w:tcW w:w="2400" w:type="dxa"/>
            <w:noWrap/>
            <w:hideMark/>
          </w:tcPr>
          <w:p w14:paraId="2BEBF146" w14:textId="77777777" w:rsidR="00B801A2" w:rsidRPr="00B801A2" w:rsidRDefault="00B801A2">
            <w:pPr>
              <w:rPr>
                <w:bCs/>
                <w:color w:val="000000" w:themeColor="text1"/>
              </w:rPr>
            </w:pPr>
            <w:r w:rsidRPr="00B801A2">
              <w:rPr>
                <w:bCs/>
                <w:color w:val="000000" w:themeColor="text1"/>
              </w:rPr>
              <w:t>Haitian</w:t>
            </w:r>
          </w:p>
        </w:tc>
        <w:tc>
          <w:tcPr>
            <w:tcW w:w="960" w:type="dxa"/>
            <w:noWrap/>
            <w:hideMark/>
          </w:tcPr>
          <w:p w14:paraId="1593DEE0" w14:textId="77777777" w:rsidR="00B801A2" w:rsidRPr="00B801A2" w:rsidRDefault="00B801A2" w:rsidP="00B801A2">
            <w:pPr>
              <w:rPr>
                <w:bCs/>
                <w:color w:val="000000" w:themeColor="text1"/>
              </w:rPr>
            </w:pPr>
            <w:r w:rsidRPr="00B801A2">
              <w:rPr>
                <w:bCs/>
                <w:color w:val="000000" w:themeColor="text1"/>
              </w:rPr>
              <w:t>4371</w:t>
            </w:r>
          </w:p>
        </w:tc>
        <w:tc>
          <w:tcPr>
            <w:tcW w:w="960" w:type="dxa"/>
            <w:noWrap/>
            <w:hideMark/>
          </w:tcPr>
          <w:p w14:paraId="64DA060C" w14:textId="77777777" w:rsidR="00B801A2" w:rsidRPr="00B801A2" w:rsidRDefault="00B801A2" w:rsidP="00B801A2">
            <w:pPr>
              <w:rPr>
                <w:bCs/>
                <w:color w:val="000000" w:themeColor="text1"/>
              </w:rPr>
            </w:pPr>
            <w:r w:rsidRPr="00B801A2">
              <w:rPr>
                <w:bCs/>
                <w:color w:val="000000" w:themeColor="text1"/>
              </w:rPr>
              <w:t>2526</w:t>
            </w:r>
          </w:p>
        </w:tc>
        <w:tc>
          <w:tcPr>
            <w:tcW w:w="960" w:type="dxa"/>
            <w:noWrap/>
            <w:hideMark/>
          </w:tcPr>
          <w:p w14:paraId="1B26EFED" w14:textId="77777777" w:rsidR="00B801A2" w:rsidRPr="00B801A2" w:rsidRDefault="00B801A2" w:rsidP="00B801A2">
            <w:pPr>
              <w:rPr>
                <w:bCs/>
                <w:color w:val="000000" w:themeColor="text1"/>
              </w:rPr>
            </w:pPr>
            <w:r w:rsidRPr="00B801A2">
              <w:rPr>
                <w:bCs/>
                <w:color w:val="000000" w:themeColor="text1"/>
              </w:rPr>
              <w:t>1845</w:t>
            </w:r>
          </w:p>
        </w:tc>
      </w:tr>
      <w:tr w:rsidR="00B801A2" w:rsidRPr="00B801A2" w14:paraId="2583EA61" w14:textId="77777777" w:rsidTr="00B801A2">
        <w:trPr>
          <w:trHeight w:val="300"/>
        </w:trPr>
        <w:tc>
          <w:tcPr>
            <w:tcW w:w="2400" w:type="dxa"/>
            <w:noWrap/>
            <w:hideMark/>
          </w:tcPr>
          <w:p w14:paraId="04CCDB77" w14:textId="77777777" w:rsidR="00B801A2" w:rsidRPr="00B801A2" w:rsidRDefault="00B801A2">
            <w:pPr>
              <w:rPr>
                <w:bCs/>
                <w:color w:val="000000" w:themeColor="text1"/>
              </w:rPr>
            </w:pPr>
            <w:r w:rsidRPr="00B801A2">
              <w:rPr>
                <w:bCs/>
                <w:color w:val="000000" w:themeColor="text1"/>
              </w:rPr>
              <w:t>Korean</w:t>
            </w:r>
          </w:p>
        </w:tc>
        <w:tc>
          <w:tcPr>
            <w:tcW w:w="960" w:type="dxa"/>
            <w:noWrap/>
            <w:hideMark/>
          </w:tcPr>
          <w:p w14:paraId="420C239F" w14:textId="77777777" w:rsidR="00B801A2" w:rsidRPr="00B801A2" w:rsidRDefault="00B801A2" w:rsidP="00B801A2">
            <w:pPr>
              <w:rPr>
                <w:bCs/>
                <w:color w:val="000000" w:themeColor="text1"/>
              </w:rPr>
            </w:pPr>
            <w:r w:rsidRPr="00B801A2">
              <w:rPr>
                <w:bCs/>
                <w:color w:val="000000" w:themeColor="text1"/>
              </w:rPr>
              <w:t>3482</w:t>
            </w:r>
          </w:p>
        </w:tc>
        <w:tc>
          <w:tcPr>
            <w:tcW w:w="960" w:type="dxa"/>
            <w:noWrap/>
            <w:hideMark/>
          </w:tcPr>
          <w:p w14:paraId="66BF57DC" w14:textId="77777777" w:rsidR="00B801A2" w:rsidRPr="00B801A2" w:rsidRDefault="00B801A2" w:rsidP="00B801A2">
            <w:pPr>
              <w:rPr>
                <w:bCs/>
                <w:color w:val="000000" w:themeColor="text1"/>
              </w:rPr>
            </w:pPr>
            <w:r w:rsidRPr="00B801A2">
              <w:rPr>
                <w:bCs/>
                <w:color w:val="000000" w:themeColor="text1"/>
              </w:rPr>
              <w:t>2579</w:t>
            </w:r>
          </w:p>
        </w:tc>
        <w:tc>
          <w:tcPr>
            <w:tcW w:w="960" w:type="dxa"/>
            <w:noWrap/>
            <w:hideMark/>
          </w:tcPr>
          <w:p w14:paraId="559A8F9A" w14:textId="77777777" w:rsidR="00B801A2" w:rsidRPr="00B801A2" w:rsidRDefault="00B801A2" w:rsidP="00B801A2">
            <w:pPr>
              <w:rPr>
                <w:bCs/>
                <w:color w:val="000000" w:themeColor="text1"/>
              </w:rPr>
            </w:pPr>
            <w:r w:rsidRPr="00B801A2">
              <w:rPr>
                <w:bCs/>
                <w:color w:val="000000" w:themeColor="text1"/>
              </w:rPr>
              <w:t>903</w:t>
            </w:r>
          </w:p>
        </w:tc>
      </w:tr>
      <w:tr w:rsidR="00B801A2" w:rsidRPr="00B801A2" w14:paraId="76461F2F" w14:textId="77777777" w:rsidTr="00B801A2">
        <w:trPr>
          <w:trHeight w:val="315"/>
        </w:trPr>
        <w:tc>
          <w:tcPr>
            <w:tcW w:w="2400" w:type="dxa"/>
            <w:noWrap/>
            <w:hideMark/>
          </w:tcPr>
          <w:p w14:paraId="50C34023" w14:textId="77777777" w:rsidR="00B801A2" w:rsidRPr="00B801A2" w:rsidRDefault="00B801A2">
            <w:pPr>
              <w:rPr>
                <w:bCs/>
                <w:color w:val="000000" w:themeColor="text1"/>
              </w:rPr>
            </w:pPr>
            <w:r w:rsidRPr="00B801A2">
              <w:rPr>
                <w:bCs/>
                <w:color w:val="000000" w:themeColor="text1"/>
              </w:rPr>
              <w:t>Pakistani</w:t>
            </w:r>
          </w:p>
        </w:tc>
        <w:tc>
          <w:tcPr>
            <w:tcW w:w="960" w:type="dxa"/>
            <w:noWrap/>
            <w:hideMark/>
          </w:tcPr>
          <w:p w14:paraId="6D8061B1" w14:textId="77777777" w:rsidR="00B801A2" w:rsidRPr="00B801A2" w:rsidRDefault="00B801A2" w:rsidP="00B801A2">
            <w:pPr>
              <w:rPr>
                <w:bCs/>
                <w:color w:val="000000" w:themeColor="text1"/>
              </w:rPr>
            </w:pPr>
            <w:r w:rsidRPr="00B801A2">
              <w:rPr>
                <w:bCs/>
                <w:color w:val="000000" w:themeColor="text1"/>
              </w:rPr>
              <w:t>3109</w:t>
            </w:r>
          </w:p>
        </w:tc>
        <w:tc>
          <w:tcPr>
            <w:tcW w:w="960" w:type="dxa"/>
            <w:noWrap/>
            <w:hideMark/>
          </w:tcPr>
          <w:p w14:paraId="7130C17A" w14:textId="77777777" w:rsidR="00B801A2" w:rsidRPr="00B801A2" w:rsidRDefault="00B801A2" w:rsidP="00B801A2">
            <w:pPr>
              <w:rPr>
                <w:bCs/>
                <w:color w:val="000000" w:themeColor="text1"/>
              </w:rPr>
            </w:pPr>
            <w:r w:rsidRPr="00B801A2">
              <w:rPr>
                <w:bCs/>
                <w:color w:val="000000" w:themeColor="text1"/>
              </w:rPr>
              <w:t>2721</w:t>
            </w:r>
          </w:p>
        </w:tc>
        <w:tc>
          <w:tcPr>
            <w:tcW w:w="960" w:type="dxa"/>
            <w:noWrap/>
            <w:hideMark/>
          </w:tcPr>
          <w:p w14:paraId="767B6106" w14:textId="77777777" w:rsidR="00B801A2" w:rsidRPr="00B801A2" w:rsidRDefault="00B801A2" w:rsidP="00B801A2">
            <w:pPr>
              <w:rPr>
                <w:bCs/>
                <w:color w:val="000000" w:themeColor="text1"/>
              </w:rPr>
            </w:pPr>
            <w:r w:rsidRPr="00B801A2">
              <w:rPr>
                <w:bCs/>
                <w:color w:val="000000" w:themeColor="text1"/>
              </w:rPr>
              <w:t>388</w:t>
            </w:r>
          </w:p>
        </w:tc>
      </w:tr>
      <w:tr w:rsidR="00B801A2" w:rsidRPr="00B801A2" w14:paraId="6EB79D6E" w14:textId="77777777" w:rsidTr="00B801A2">
        <w:trPr>
          <w:trHeight w:val="315"/>
        </w:trPr>
        <w:tc>
          <w:tcPr>
            <w:tcW w:w="2400" w:type="dxa"/>
            <w:noWrap/>
            <w:hideMark/>
          </w:tcPr>
          <w:p w14:paraId="7B273F96" w14:textId="77777777" w:rsidR="00B801A2" w:rsidRPr="00B801A2" w:rsidRDefault="00B801A2">
            <w:pPr>
              <w:rPr>
                <w:bCs/>
                <w:color w:val="000000" w:themeColor="text1"/>
              </w:rPr>
            </w:pPr>
            <w:r w:rsidRPr="00B801A2">
              <w:rPr>
                <w:bCs/>
                <w:color w:val="000000" w:themeColor="text1"/>
              </w:rPr>
              <w:t>Congolese</w:t>
            </w:r>
          </w:p>
        </w:tc>
        <w:tc>
          <w:tcPr>
            <w:tcW w:w="960" w:type="dxa"/>
            <w:noWrap/>
            <w:hideMark/>
          </w:tcPr>
          <w:p w14:paraId="2BBF64E4" w14:textId="77777777" w:rsidR="00B801A2" w:rsidRPr="00B801A2" w:rsidRDefault="00B801A2" w:rsidP="00B801A2">
            <w:pPr>
              <w:rPr>
                <w:bCs/>
                <w:color w:val="000000" w:themeColor="text1"/>
              </w:rPr>
            </w:pPr>
            <w:r w:rsidRPr="00B801A2">
              <w:rPr>
                <w:bCs/>
                <w:color w:val="000000" w:themeColor="text1"/>
              </w:rPr>
              <w:t>3226</w:t>
            </w:r>
          </w:p>
        </w:tc>
        <w:tc>
          <w:tcPr>
            <w:tcW w:w="960" w:type="dxa"/>
            <w:noWrap/>
            <w:hideMark/>
          </w:tcPr>
          <w:p w14:paraId="688E3AFE" w14:textId="77777777" w:rsidR="00B801A2" w:rsidRPr="00B801A2" w:rsidRDefault="00B801A2" w:rsidP="00B801A2">
            <w:pPr>
              <w:rPr>
                <w:bCs/>
                <w:color w:val="000000" w:themeColor="text1"/>
              </w:rPr>
            </w:pPr>
            <w:r w:rsidRPr="00B801A2">
              <w:rPr>
                <w:bCs/>
                <w:color w:val="000000" w:themeColor="text1"/>
              </w:rPr>
              <w:t>2867</w:t>
            </w:r>
          </w:p>
        </w:tc>
        <w:tc>
          <w:tcPr>
            <w:tcW w:w="960" w:type="dxa"/>
            <w:noWrap/>
            <w:hideMark/>
          </w:tcPr>
          <w:p w14:paraId="337A1D02" w14:textId="77777777" w:rsidR="00B801A2" w:rsidRPr="00B801A2" w:rsidRDefault="00B801A2" w:rsidP="00B801A2">
            <w:pPr>
              <w:rPr>
                <w:bCs/>
                <w:color w:val="000000" w:themeColor="text1"/>
              </w:rPr>
            </w:pPr>
            <w:r w:rsidRPr="00B801A2">
              <w:rPr>
                <w:bCs/>
                <w:color w:val="000000" w:themeColor="text1"/>
              </w:rPr>
              <w:t>359</w:t>
            </w:r>
          </w:p>
        </w:tc>
      </w:tr>
      <w:tr w:rsidR="00B801A2" w:rsidRPr="00B801A2" w14:paraId="77407A9F" w14:textId="77777777" w:rsidTr="00B801A2">
        <w:trPr>
          <w:trHeight w:val="300"/>
        </w:trPr>
        <w:tc>
          <w:tcPr>
            <w:tcW w:w="2400" w:type="dxa"/>
            <w:noWrap/>
            <w:hideMark/>
          </w:tcPr>
          <w:p w14:paraId="151F7EA6" w14:textId="77777777" w:rsidR="00B801A2" w:rsidRPr="00B801A2" w:rsidRDefault="00B801A2">
            <w:pPr>
              <w:rPr>
                <w:bCs/>
                <w:color w:val="000000" w:themeColor="text1"/>
              </w:rPr>
            </w:pPr>
            <w:r w:rsidRPr="00B801A2">
              <w:rPr>
                <w:bCs/>
                <w:color w:val="000000" w:themeColor="text1"/>
              </w:rPr>
              <w:t>Tibetan</w:t>
            </w:r>
          </w:p>
        </w:tc>
        <w:tc>
          <w:tcPr>
            <w:tcW w:w="960" w:type="dxa"/>
            <w:noWrap/>
            <w:hideMark/>
          </w:tcPr>
          <w:p w14:paraId="744A592E" w14:textId="77777777" w:rsidR="00B801A2" w:rsidRPr="00B801A2" w:rsidRDefault="00B801A2" w:rsidP="00B801A2">
            <w:pPr>
              <w:rPr>
                <w:bCs/>
                <w:color w:val="000000" w:themeColor="text1"/>
              </w:rPr>
            </w:pPr>
            <w:r w:rsidRPr="00B801A2">
              <w:rPr>
                <w:bCs/>
                <w:color w:val="000000" w:themeColor="text1"/>
              </w:rPr>
              <w:t>4131</w:t>
            </w:r>
          </w:p>
        </w:tc>
        <w:tc>
          <w:tcPr>
            <w:tcW w:w="960" w:type="dxa"/>
            <w:noWrap/>
            <w:hideMark/>
          </w:tcPr>
          <w:p w14:paraId="634C205C" w14:textId="77777777" w:rsidR="00B801A2" w:rsidRPr="00B801A2" w:rsidRDefault="00B801A2" w:rsidP="00B801A2">
            <w:pPr>
              <w:rPr>
                <w:bCs/>
                <w:color w:val="000000" w:themeColor="text1"/>
              </w:rPr>
            </w:pPr>
            <w:r w:rsidRPr="00B801A2">
              <w:rPr>
                <w:bCs/>
                <w:color w:val="000000" w:themeColor="text1"/>
              </w:rPr>
              <w:t>2946</w:t>
            </w:r>
          </w:p>
        </w:tc>
        <w:tc>
          <w:tcPr>
            <w:tcW w:w="960" w:type="dxa"/>
            <w:noWrap/>
            <w:hideMark/>
          </w:tcPr>
          <w:p w14:paraId="7A8263ED" w14:textId="77777777" w:rsidR="00B801A2" w:rsidRPr="00B801A2" w:rsidRDefault="00B801A2" w:rsidP="00B801A2">
            <w:pPr>
              <w:rPr>
                <w:bCs/>
                <w:color w:val="000000" w:themeColor="text1"/>
              </w:rPr>
            </w:pPr>
            <w:r w:rsidRPr="00B801A2">
              <w:rPr>
                <w:bCs/>
                <w:color w:val="000000" w:themeColor="text1"/>
              </w:rPr>
              <w:t>1185</w:t>
            </w:r>
          </w:p>
        </w:tc>
      </w:tr>
      <w:tr w:rsidR="00B801A2" w:rsidRPr="00B801A2" w14:paraId="6D2CB5F6" w14:textId="77777777" w:rsidTr="00B801A2">
        <w:trPr>
          <w:trHeight w:val="300"/>
        </w:trPr>
        <w:tc>
          <w:tcPr>
            <w:tcW w:w="2400" w:type="dxa"/>
            <w:noWrap/>
            <w:hideMark/>
          </w:tcPr>
          <w:p w14:paraId="7FAD2BF4" w14:textId="77777777" w:rsidR="00B801A2" w:rsidRPr="00B801A2" w:rsidRDefault="00B801A2">
            <w:pPr>
              <w:rPr>
                <w:bCs/>
                <w:color w:val="000000" w:themeColor="text1"/>
              </w:rPr>
            </w:pPr>
            <w:r w:rsidRPr="00B801A2">
              <w:rPr>
                <w:bCs/>
                <w:color w:val="000000" w:themeColor="text1"/>
              </w:rPr>
              <w:t>Rwandan</w:t>
            </w:r>
          </w:p>
        </w:tc>
        <w:tc>
          <w:tcPr>
            <w:tcW w:w="960" w:type="dxa"/>
            <w:noWrap/>
            <w:hideMark/>
          </w:tcPr>
          <w:p w14:paraId="317C3C22" w14:textId="77777777" w:rsidR="00B801A2" w:rsidRPr="00B801A2" w:rsidRDefault="00B801A2" w:rsidP="00B801A2">
            <w:pPr>
              <w:rPr>
                <w:bCs/>
                <w:color w:val="000000" w:themeColor="text1"/>
              </w:rPr>
            </w:pPr>
            <w:r w:rsidRPr="00B801A2">
              <w:rPr>
                <w:bCs/>
                <w:color w:val="000000" w:themeColor="text1"/>
              </w:rPr>
              <w:t>3981</w:t>
            </w:r>
          </w:p>
        </w:tc>
        <w:tc>
          <w:tcPr>
            <w:tcW w:w="960" w:type="dxa"/>
            <w:noWrap/>
            <w:hideMark/>
          </w:tcPr>
          <w:p w14:paraId="061BAE03" w14:textId="77777777" w:rsidR="00B801A2" w:rsidRPr="00B801A2" w:rsidRDefault="00B801A2" w:rsidP="00B801A2">
            <w:pPr>
              <w:rPr>
                <w:bCs/>
                <w:color w:val="000000" w:themeColor="text1"/>
              </w:rPr>
            </w:pPr>
            <w:r w:rsidRPr="00B801A2">
              <w:rPr>
                <w:bCs/>
                <w:color w:val="000000" w:themeColor="text1"/>
              </w:rPr>
              <w:t>2998</w:t>
            </w:r>
          </w:p>
        </w:tc>
        <w:tc>
          <w:tcPr>
            <w:tcW w:w="960" w:type="dxa"/>
            <w:noWrap/>
            <w:hideMark/>
          </w:tcPr>
          <w:p w14:paraId="6EEF4B68" w14:textId="77777777" w:rsidR="00B801A2" w:rsidRPr="00B801A2" w:rsidRDefault="00B801A2" w:rsidP="00B801A2">
            <w:pPr>
              <w:rPr>
                <w:bCs/>
                <w:color w:val="000000" w:themeColor="text1"/>
              </w:rPr>
            </w:pPr>
            <w:r w:rsidRPr="00B801A2">
              <w:rPr>
                <w:bCs/>
                <w:color w:val="000000" w:themeColor="text1"/>
              </w:rPr>
              <w:t>983</w:t>
            </w:r>
          </w:p>
        </w:tc>
      </w:tr>
      <w:tr w:rsidR="00B801A2" w:rsidRPr="00B801A2" w14:paraId="101B26AF" w14:textId="77777777" w:rsidTr="00B801A2">
        <w:trPr>
          <w:trHeight w:val="300"/>
        </w:trPr>
        <w:tc>
          <w:tcPr>
            <w:tcW w:w="2400" w:type="dxa"/>
            <w:noWrap/>
            <w:hideMark/>
          </w:tcPr>
          <w:p w14:paraId="674D8ED5" w14:textId="77777777" w:rsidR="00B801A2" w:rsidRPr="00B801A2" w:rsidRDefault="00B801A2">
            <w:pPr>
              <w:rPr>
                <w:bCs/>
                <w:color w:val="000000" w:themeColor="text1"/>
              </w:rPr>
            </w:pPr>
            <w:r w:rsidRPr="00B801A2">
              <w:rPr>
                <w:bCs/>
                <w:color w:val="000000" w:themeColor="text1"/>
              </w:rPr>
              <w:t>Cuban</w:t>
            </w:r>
          </w:p>
        </w:tc>
        <w:tc>
          <w:tcPr>
            <w:tcW w:w="960" w:type="dxa"/>
            <w:noWrap/>
            <w:hideMark/>
          </w:tcPr>
          <w:p w14:paraId="256D73F2" w14:textId="77777777" w:rsidR="00B801A2" w:rsidRPr="00B801A2" w:rsidRDefault="00B801A2" w:rsidP="00B801A2">
            <w:pPr>
              <w:rPr>
                <w:bCs/>
                <w:color w:val="000000" w:themeColor="text1"/>
              </w:rPr>
            </w:pPr>
            <w:r w:rsidRPr="00B801A2">
              <w:rPr>
                <w:bCs/>
                <w:color w:val="000000" w:themeColor="text1"/>
              </w:rPr>
              <w:t>5137</w:t>
            </w:r>
          </w:p>
        </w:tc>
        <w:tc>
          <w:tcPr>
            <w:tcW w:w="960" w:type="dxa"/>
            <w:noWrap/>
            <w:hideMark/>
          </w:tcPr>
          <w:p w14:paraId="7305DA56" w14:textId="77777777" w:rsidR="00B801A2" w:rsidRPr="00B801A2" w:rsidRDefault="00B801A2" w:rsidP="00B801A2">
            <w:pPr>
              <w:rPr>
                <w:bCs/>
                <w:color w:val="000000" w:themeColor="text1"/>
              </w:rPr>
            </w:pPr>
            <w:r w:rsidRPr="00B801A2">
              <w:rPr>
                <w:bCs/>
                <w:color w:val="000000" w:themeColor="text1"/>
              </w:rPr>
              <w:t>3238</w:t>
            </w:r>
          </w:p>
        </w:tc>
        <w:tc>
          <w:tcPr>
            <w:tcW w:w="960" w:type="dxa"/>
            <w:noWrap/>
            <w:hideMark/>
          </w:tcPr>
          <w:p w14:paraId="429603C3" w14:textId="77777777" w:rsidR="00B801A2" w:rsidRPr="00B801A2" w:rsidRDefault="00B801A2" w:rsidP="00B801A2">
            <w:pPr>
              <w:rPr>
                <w:bCs/>
                <w:color w:val="000000" w:themeColor="text1"/>
              </w:rPr>
            </w:pPr>
            <w:r w:rsidRPr="00B801A2">
              <w:rPr>
                <w:bCs/>
                <w:color w:val="000000" w:themeColor="text1"/>
              </w:rPr>
              <w:t>1899</w:t>
            </w:r>
          </w:p>
        </w:tc>
      </w:tr>
      <w:tr w:rsidR="00B801A2" w:rsidRPr="00B801A2" w14:paraId="59AD48B9" w14:textId="77777777" w:rsidTr="00B801A2">
        <w:trPr>
          <w:trHeight w:val="300"/>
        </w:trPr>
        <w:tc>
          <w:tcPr>
            <w:tcW w:w="2400" w:type="dxa"/>
            <w:noWrap/>
            <w:hideMark/>
          </w:tcPr>
          <w:p w14:paraId="7CA7CF0D" w14:textId="77777777" w:rsidR="00B801A2" w:rsidRPr="00B801A2" w:rsidRDefault="00B801A2">
            <w:pPr>
              <w:rPr>
                <w:bCs/>
                <w:color w:val="000000" w:themeColor="text1"/>
              </w:rPr>
            </w:pPr>
            <w:r w:rsidRPr="00B801A2">
              <w:rPr>
                <w:bCs/>
                <w:color w:val="000000" w:themeColor="text1"/>
              </w:rPr>
              <w:t>Chinese</w:t>
            </w:r>
          </w:p>
        </w:tc>
        <w:tc>
          <w:tcPr>
            <w:tcW w:w="960" w:type="dxa"/>
            <w:noWrap/>
            <w:hideMark/>
          </w:tcPr>
          <w:p w14:paraId="4CBF30DD" w14:textId="77777777" w:rsidR="00B801A2" w:rsidRPr="00B801A2" w:rsidRDefault="00B801A2" w:rsidP="00B801A2">
            <w:pPr>
              <w:rPr>
                <w:bCs/>
                <w:color w:val="000000" w:themeColor="text1"/>
              </w:rPr>
            </w:pPr>
            <w:r w:rsidRPr="00B801A2">
              <w:rPr>
                <w:bCs/>
                <w:color w:val="000000" w:themeColor="text1"/>
              </w:rPr>
              <w:t>5476</w:t>
            </w:r>
          </w:p>
        </w:tc>
        <w:tc>
          <w:tcPr>
            <w:tcW w:w="960" w:type="dxa"/>
            <w:noWrap/>
            <w:hideMark/>
          </w:tcPr>
          <w:p w14:paraId="5DC273F6" w14:textId="77777777" w:rsidR="00B801A2" w:rsidRPr="00B801A2" w:rsidRDefault="00B801A2" w:rsidP="00B801A2">
            <w:pPr>
              <w:rPr>
                <w:bCs/>
                <w:color w:val="000000" w:themeColor="text1"/>
              </w:rPr>
            </w:pPr>
            <w:r w:rsidRPr="00B801A2">
              <w:rPr>
                <w:bCs/>
                <w:color w:val="000000" w:themeColor="text1"/>
              </w:rPr>
              <w:t>3539</w:t>
            </w:r>
          </w:p>
        </w:tc>
        <w:tc>
          <w:tcPr>
            <w:tcW w:w="960" w:type="dxa"/>
            <w:noWrap/>
            <w:hideMark/>
          </w:tcPr>
          <w:p w14:paraId="07E790DE" w14:textId="77777777" w:rsidR="00B801A2" w:rsidRPr="00B801A2" w:rsidRDefault="00B801A2" w:rsidP="00B801A2">
            <w:pPr>
              <w:rPr>
                <w:bCs/>
                <w:color w:val="000000" w:themeColor="text1"/>
              </w:rPr>
            </w:pPr>
            <w:r w:rsidRPr="00B801A2">
              <w:rPr>
                <w:bCs/>
                <w:color w:val="000000" w:themeColor="text1"/>
              </w:rPr>
              <w:t>1937</w:t>
            </w:r>
          </w:p>
        </w:tc>
      </w:tr>
      <w:tr w:rsidR="00B801A2" w:rsidRPr="00B801A2" w14:paraId="0CB151E2" w14:textId="77777777" w:rsidTr="00B801A2">
        <w:trPr>
          <w:trHeight w:val="300"/>
        </w:trPr>
        <w:tc>
          <w:tcPr>
            <w:tcW w:w="2400" w:type="dxa"/>
            <w:noWrap/>
            <w:hideMark/>
          </w:tcPr>
          <w:p w14:paraId="67CBC443" w14:textId="77777777" w:rsidR="00B801A2" w:rsidRPr="00B801A2" w:rsidRDefault="00B801A2">
            <w:pPr>
              <w:rPr>
                <w:bCs/>
                <w:color w:val="000000" w:themeColor="text1"/>
              </w:rPr>
            </w:pPr>
            <w:r w:rsidRPr="00B801A2">
              <w:rPr>
                <w:bCs/>
                <w:color w:val="000000" w:themeColor="text1"/>
              </w:rPr>
              <w:t>Lebanese</w:t>
            </w:r>
          </w:p>
        </w:tc>
        <w:tc>
          <w:tcPr>
            <w:tcW w:w="960" w:type="dxa"/>
            <w:noWrap/>
            <w:hideMark/>
          </w:tcPr>
          <w:p w14:paraId="0F351D21" w14:textId="77777777" w:rsidR="00B801A2" w:rsidRPr="00B801A2" w:rsidRDefault="00B801A2" w:rsidP="00B801A2">
            <w:pPr>
              <w:rPr>
                <w:bCs/>
                <w:color w:val="000000" w:themeColor="text1"/>
              </w:rPr>
            </w:pPr>
            <w:r w:rsidRPr="00B801A2">
              <w:rPr>
                <w:bCs/>
                <w:color w:val="000000" w:themeColor="text1"/>
              </w:rPr>
              <w:t>3759</w:t>
            </w:r>
          </w:p>
        </w:tc>
        <w:tc>
          <w:tcPr>
            <w:tcW w:w="960" w:type="dxa"/>
            <w:noWrap/>
            <w:hideMark/>
          </w:tcPr>
          <w:p w14:paraId="03AB25DA" w14:textId="77777777" w:rsidR="00B801A2" w:rsidRPr="00B801A2" w:rsidRDefault="00B801A2" w:rsidP="00B801A2">
            <w:pPr>
              <w:rPr>
                <w:bCs/>
                <w:color w:val="000000" w:themeColor="text1"/>
              </w:rPr>
            </w:pPr>
            <w:r w:rsidRPr="00B801A2">
              <w:rPr>
                <w:bCs/>
                <w:color w:val="000000" w:themeColor="text1"/>
              </w:rPr>
              <w:t>3593</w:t>
            </w:r>
          </w:p>
        </w:tc>
        <w:tc>
          <w:tcPr>
            <w:tcW w:w="960" w:type="dxa"/>
            <w:noWrap/>
            <w:hideMark/>
          </w:tcPr>
          <w:p w14:paraId="57D7CBC6" w14:textId="77777777" w:rsidR="00B801A2" w:rsidRPr="00B801A2" w:rsidRDefault="00B801A2" w:rsidP="00B801A2">
            <w:pPr>
              <w:rPr>
                <w:bCs/>
                <w:color w:val="000000" w:themeColor="text1"/>
              </w:rPr>
            </w:pPr>
            <w:r w:rsidRPr="00B801A2">
              <w:rPr>
                <w:bCs/>
                <w:color w:val="000000" w:themeColor="text1"/>
              </w:rPr>
              <w:t>166</w:t>
            </w:r>
          </w:p>
        </w:tc>
      </w:tr>
      <w:tr w:rsidR="00B801A2" w:rsidRPr="00B801A2" w14:paraId="0CC70804" w14:textId="77777777" w:rsidTr="00B801A2">
        <w:trPr>
          <w:trHeight w:val="300"/>
        </w:trPr>
        <w:tc>
          <w:tcPr>
            <w:tcW w:w="2400" w:type="dxa"/>
            <w:noWrap/>
            <w:hideMark/>
          </w:tcPr>
          <w:p w14:paraId="099F149C" w14:textId="77777777" w:rsidR="00B801A2" w:rsidRPr="00B801A2" w:rsidRDefault="00B801A2">
            <w:pPr>
              <w:rPr>
                <w:bCs/>
                <w:color w:val="000000" w:themeColor="text1"/>
              </w:rPr>
            </w:pPr>
            <w:r w:rsidRPr="00B801A2">
              <w:rPr>
                <w:bCs/>
                <w:color w:val="000000" w:themeColor="text1"/>
              </w:rPr>
              <w:t>Ukrainian</w:t>
            </w:r>
          </w:p>
        </w:tc>
        <w:tc>
          <w:tcPr>
            <w:tcW w:w="960" w:type="dxa"/>
            <w:noWrap/>
            <w:hideMark/>
          </w:tcPr>
          <w:p w14:paraId="36E65F6B" w14:textId="77777777" w:rsidR="00B801A2" w:rsidRPr="00B801A2" w:rsidRDefault="00B801A2" w:rsidP="00B801A2">
            <w:pPr>
              <w:rPr>
                <w:bCs/>
                <w:color w:val="000000" w:themeColor="text1"/>
              </w:rPr>
            </w:pPr>
            <w:r w:rsidRPr="00B801A2">
              <w:rPr>
                <w:bCs/>
                <w:color w:val="000000" w:themeColor="text1"/>
              </w:rPr>
              <w:t>4373</w:t>
            </w:r>
          </w:p>
        </w:tc>
        <w:tc>
          <w:tcPr>
            <w:tcW w:w="960" w:type="dxa"/>
            <w:noWrap/>
            <w:hideMark/>
          </w:tcPr>
          <w:p w14:paraId="3EE74EEF" w14:textId="77777777" w:rsidR="00B801A2" w:rsidRPr="00B801A2" w:rsidRDefault="00B801A2" w:rsidP="00B801A2">
            <w:pPr>
              <w:rPr>
                <w:bCs/>
                <w:color w:val="000000" w:themeColor="text1"/>
              </w:rPr>
            </w:pPr>
            <w:r w:rsidRPr="00B801A2">
              <w:rPr>
                <w:bCs/>
                <w:color w:val="000000" w:themeColor="text1"/>
              </w:rPr>
              <w:t>4008</w:t>
            </w:r>
          </w:p>
        </w:tc>
        <w:tc>
          <w:tcPr>
            <w:tcW w:w="960" w:type="dxa"/>
            <w:noWrap/>
            <w:hideMark/>
          </w:tcPr>
          <w:p w14:paraId="4ACBF01B" w14:textId="77777777" w:rsidR="00B801A2" w:rsidRPr="00B801A2" w:rsidRDefault="00B801A2" w:rsidP="00B801A2">
            <w:pPr>
              <w:rPr>
                <w:bCs/>
                <w:color w:val="000000" w:themeColor="text1"/>
              </w:rPr>
            </w:pPr>
            <w:r w:rsidRPr="00B801A2">
              <w:rPr>
                <w:bCs/>
                <w:color w:val="000000" w:themeColor="text1"/>
              </w:rPr>
              <w:t>365</w:t>
            </w:r>
          </w:p>
        </w:tc>
      </w:tr>
      <w:tr w:rsidR="00B801A2" w:rsidRPr="00B801A2" w14:paraId="49B156B6" w14:textId="77777777" w:rsidTr="00B801A2">
        <w:trPr>
          <w:trHeight w:val="300"/>
        </w:trPr>
        <w:tc>
          <w:tcPr>
            <w:tcW w:w="2400" w:type="dxa"/>
            <w:noWrap/>
            <w:hideMark/>
          </w:tcPr>
          <w:p w14:paraId="4A8B2A83" w14:textId="77777777" w:rsidR="00B801A2" w:rsidRPr="00B801A2" w:rsidRDefault="00B801A2">
            <w:pPr>
              <w:rPr>
                <w:bCs/>
                <w:color w:val="000000" w:themeColor="text1"/>
              </w:rPr>
            </w:pPr>
            <w:r w:rsidRPr="00B801A2">
              <w:rPr>
                <w:bCs/>
                <w:color w:val="000000" w:themeColor="text1"/>
              </w:rPr>
              <w:t>Bosnian</w:t>
            </w:r>
          </w:p>
        </w:tc>
        <w:tc>
          <w:tcPr>
            <w:tcW w:w="960" w:type="dxa"/>
            <w:noWrap/>
            <w:hideMark/>
          </w:tcPr>
          <w:p w14:paraId="57EAD21C" w14:textId="77777777" w:rsidR="00B801A2" w:rsidRPr="00B801A2" w:rsidRDefault="00B801A2" w:rsidP="00B801A2">
            <w:pPr>
              <w:rPr>
                <w:bCs/>
                <w:color w:val="000000" w:themeColor="text1"/>
              </w:rPr>
            </w:pPr>
            <w:r w:rsidRPr="00B801A2">
              <w:rPr>
                <w:bCs/>
                <w:color w:val="000000" w:themeColor="text1"/>
              </w:rPr>
              <w:t>4999</w:t>
            </w:r>
          </w:p>
        </w:tc>
        <w:tc>
          <w:tcPr>
            <w:tcW w:w="960" w:type="dxa"/>
            <w:noWrap/>
            <w:hideMark/>
          </w:tcPr>
          <w:p w14:paraId="668B52F0" w14:textId="77777777" w:rsidR="00B801A2" w:rsidRPr="00B801A2" w:rsidRDefault="00B801A2" w:rsidP="00B801A2">
            <w:pPr>
              <w:rPr>
                <w:bCs/>
                <w:color w:val="000000" w:themeColor="text1"/>
              </w:rPr>
            </w:pPr>
            <w:r w:rsidRPr="00B801A2">
              <w:rPr>
                <w:bCs/>
                <w:color w:val="000000" w:themeColor="text1"/>
              </w:rPr>
              <w:t>4013</w:t>
            </w:r>
          </w:p>
        </w:tc>
        <w:tc>
          <w:tcPr>
            <w:tcW w:w="960" w:type="dxa"/>
            <w:noWrap/>
            <w:hideMark/>
          </w:tcPr>
          <w:p w14:paraId="09F9A811" w14:textId="77777777" w:rsidR="00B801A2" w:rsidRPr="00B801A2" w:rsidRDefault="00B801A2" w:rsidP="00B801A2">
            <w:pPr>
              <w:rPr>
                <w:bCs/>
                <w:color w:val="000000" w:themeColor="text1"/>
              </w:rPr>
            </w:pPr>
            <w:r w:rsidRPr="00B801A2">
              <w:rPr>
                <w:bCs/>
                <w:color w:val="000000" w:themeColor="text1"/>
              </w:rPr>
              <w:t>986</w:t>
            </w:r>
          </w:p>
        </w:tc>
      </w:tr>
      <w:tr w:rsidR="00B801A2" w:rsidRPr="00B801A2" w14:paraId="39E676CE" w14:textId="77777777" w:rsidTr="00B801A2">
        <w:trPr>
          <w:trHeight w:val="315"/>
        </w:trPr>
        <w:tc>
          <w:tcPr>
            <w:tcW w:w="2400" w:type="dxa"/>
            <w:noWrap/>
            <w:hideMark/>
          </w:tcPr>
          <w:p w14:paraId="33586959" w14:textId="77777777" w:rsidR="00B801A2" w:rsidRPr="00B801A2" w:rsidRDefault="00B801A2">
            <w:pPr>
              <w:rPr>
                <w:bCs/>
                <w:color w:val="000000" w:themeColor="text1"/>
              </w:rPr>
            </w:pPr>
            <w:r w:rsidRPr="00B801A2">
              <w:rPr>
                <w:bCs/>
                <w:color w:val="000000" w:themeColor="text1"/>
              </w:rPr>
              <w:t>Turkish</w:t>
            </w:r>
          </w:p>
        </w:tc>
        <w:tc>
          <w:tcPr>
            <w:tcW w:w="960" w:type="dxa"/>
            <w:noWrap/>
            <w:hideMark/>
          </w:tcPr>
          <w:p w14:paraId="61CE3E04" w14:textId="77777777" w:rsidR="00B801A2" w:rsidRPr="00B801A2" w:rsidRDefault="00B801A2" w:rsidP="00B801A2">
            <w:pPr>
              <w:rPr>
                <w:bCs/>
                <w:color w:val="000000" w:themeColor="text1"/>
              </w:rPr>
            </w:pPr>
            <w:r w:rsidRPr="00B801A2">
              <w:rPr>
                <w:bCs/>
                <w:color w:val="000000" w:themeColor="text1"/>
              </w:rPr>
              <w:t>4460</w:t>
            </w:r>
          </w:p>
        </w:tc>
        <w:tc>
          <w:tcPr>
            <w:tcW w:w="960" w:type="dxa"/>
            <w:noWrap/>
            <w:hideMark/>
          </w:tcPr>
          <w:p w14:paraId="402E129E" w14:textId="77777777" w:rsidR="00B801A2" w:rsidRPr="00B801A2" w:rsidRDefault="00B801A2" w:rsidP="00B801A2">
            <w:pPr>
              <w:rPr>
                <w:bCs/>
                <w:color w:val="000000" w:themeColor="text1"/>
              </w:rPr>
            </w:pPr>
            <w:r w:rsidRPr="00B801A2">
              <w:rPr>
                <w:bCs/>
                <w:color w:val="000000" w:themeColor="text1"/>
              </w:rPr>
              <w:t>4169</w:t>
            </w:r>
          </w:p>
        </w:tc>
        <w:tc>
          <w:tcPr>
            <w:tcW w:w="960" w:type="dxa"/>
            <w:noWrap/>
            <w:hideMark/>
          </w:tcPr>
          <w:p w14:paraId="428D1835" w14:textId="77777777" w:rsidR="00B801A2" w:rsidRPr="00B801A2" w:rsidRDefault="00B801A2" w:rsidP="00B801A2">
            <w:pPr>
              <w:rPr>
                <w:bCs/>
                <w:color w:val="000000" w:themeColor="text1"/>
              </w:rPr>
            </w:pPr>
            <w:r w:rsidRPr="00B801A2">
              <w:rPr>
                <w:bCs/>
                <w:color w:val="000000" w:themeColor="text1"/>
              </w:rPr>
              <w:t>291</w:t>
            </w:r>
          </w:p>
        </w:tc>
      </w:tr>
      <w:tr w:rsidR="00B801A2" w:rsidRPr="00B801A2" w14:paraId="10D61592" w14:textId="77777777" w:rsidTr="00B801A2">
        <w:trPr>
          <w:trHeight w:val="315"/>
        </w:trPr>
        <w:tc>
          <w:tcPr>
            <w:tcW w:w="2400" w:type="dxa"/>
            <w:noWrap/>
            <w:hideMark/>
          </w:tcPr>
          <w:p w14:paraId="59689699" w14:textId="77777777" w:rsidR="00B801A2" w:rsidRPr="00B801A2" w:rsidRDefault="00B801A2">
            <w:pPr>
              <w:rPr>
                <w:bCs/>
                <w:color w:val="000000" w:themeColor="text1"/>
              </w:rPr>
            </w:pPr>
            <w:r w:rsidRPr="00B801A2">
              <w:rPr>
                <w:bCs/>
                <w:color w:val="000000" w:themeColor="text1"/>
              </w:rPr>
              <w:t>Rohingya</w:t>
            </w:r>
          </w:p>
        </w:tc>
        <w:tc>
          <w:tcPr>
            <w:tcW w:w="960" w:type="dxa"/>
            <w:noWrap/>
            <w:hideMark/>
          </w:tcPr>
          <w:p w14:paraId="1C665CA7" w14:textId="77777777" w:rsidR="00B801A2" w:rsidRPr="00B801A2" w:rsidRDefault="00B801A2" w:rsidP="00B801A2">
            <w:pPr>
              <w:rPr>
                <w:bCs/>
                <w:color w:val="000000" w:themeColor="text1"/>
              </w:rPr>
            </w:pPr>
            <w:r w:rsidRPr="00B801A2">
              <w:rPr>
                <w:bCs/>
                <w:color w:val="000000" w:themeColor="text1"/>
              </w:rPr>
              <w:t>4876</w:t>
            </w:r>
          </w:p>
        </w:tc>
        <w:tc>
          <w:tcPr>
            <w:tcW w:w="960" w:type="dxa"/>
            <w:noWrap/>
            <w:hideMark/>
          </w:tcPr>
          <w:p w14:paraId="1DFD29D1" w14:textId="77777777" w:rsidR="00B801A2" w:rsidRPr="00B801A2" w:rsidRDefault="00B801A2" w:rsidP="00B801A2">
            <w:pPr>
              <w:rPr>
                <w:bCs/>
                <w:color w:val="000000" w:themeColor="text1"/>
              </w:rPr>
            </w:pPr>
            <w:r w:rsidRPr="00B801A2">
              <w:rPr>
                <w:bCs/>
                <w:color w:val="000000" w:themeColor="text1"/>
              </w:rPr>
              <w:t>4231</w:t>
            </w:r>
          </w:p>
        </w:tc>
        <w:tc>
          <w:tcPr>
            <w:tcW w:w="960" w:type="dxa"/>
            <w:noWrap/>
            <w:hideMark/>
          </w:tcPr>
          <w:p w14:paraId="143A04C7" w14:textId="77777777" w:rsidR="00B801A2" w:rsidRPr="00B801A2" w:rsidRDefault="00B801A2" w:rsidP="00B801A2">
            <w:pPr>
              <w:rPr>
                <w:bCs/>
                <w:color w:val="000000" w:themeColor="text1"/>
              </w:rPr>
            </w:pPr>
            <w:r w:rsidRPr="00B801A2">
              <w:rPr>
                <w:bCs/>
                <w:color w:val="000000" w:themeColor="text1"/>
              </w:rPr>
              <w:t>645</w:t>
            </w:r>
          </w:p>
        </w:tc>
      </w:tr>
      <w:tr w:rsidR="00B801A2" w:rsidRPr="00B801A2" w14:paraId="4E05B316" w14:textId="77777777" w:rsidTr="00B801A2">
        <w:trPr>
          <w:trHeight w:val="300"/>
        </w:trPr>
        <w:tc>
          <w:tcPr>
            <w:tcW w:w="2400" w:type="dxa"/>
            <w:noWrap/>
            <w:hideMark/>
          </w:tcPr>
          <w:p w14:paraId="00063C43" w14:textId="77777777" w:rsidR="00B801A2" w:rsidRPr="00B801A2" w:rsidRDefault="00B801A2">
            <w:pPr>
              <w:rPr>
                <w:bCs/>
                <w:color w:val="000000" w:themeColor="text1"/>
              </w:rPr>
            </w:pPr>
            <w:r w:rsidRPr="00B801A2">
              <w:rPr>
                <w:bCs/>
                <w:color w:val="000000" w:themeColor="text1"/>
              </w:rPr>
              <w:t>Cambodian</w:t>
            </w:r>
          </w:p>
        </w:tc>
        <w:tc>
          <w:tcPr>
            <w:tcW w:w="960" w:type="dxa"/>
            <w:noWrap/>
            <w:hideMark/>
          </w:tcPr>
          <w:p w14:paraId="0A428EFD" w14:textId="77777777" w:rsidR="00B801A2" w:rsidRPr="00B801A2" w:rsidRDefault="00B801A2" w:rsidP="00B801A2">
            <w:pPr>
              <w:rPr>
                <w:bCs/>
                <w:color w:val="000000" w:themeColor="text1"/>
              </w:rPr>
            </w:pPr>
            <w:r w:rsidRPr="00B801A2">
              <w:rPr>
                <w:bCs/>
                <w:color w:val="000000" w:themeColor="text1"/>
              </w:rPr>
              <w:t>6782</w:t>
            </w:r>
          </w:p>
        </w:tc>
        <w:tc>
          <w:tcPr>
            <w:tcW w:w="960" w:type="dxa"/>
            <w:noWrap/>
            <w:hideMark/>
          </w:tcPr>
          <w:p w14:paraId="36743FAD" w14:textId="77777777" w:rsidR="00B801A2" w:rsidRPr="00B801A2" w:rsidRDefault="00B801A2" w:rsidP="00B801A2">
            <w:pPr>
              <w:rPr>
                <w:bCs/>
                <w:color w:val="000000" w:themeColor="text1"/>
              </w:rPr>
            </w:pPr>
            <w:r w:rsidRPr="00B801A2">
              <w:rPr>
                <w:bCs/>
                <w:color w:val="000000" w:themeColor="text1"/>
              </w:rPr>
              <w:t>5267</w:t>
            </w:r>
          </w:p>
        </w:tc>
        <w:tc>
          <w:tcPr>
            <w:tcW w:w="960" w:type="dxa"/>
            <w:noWrap/>
            <w:hideMark/>
          </w:tcPr>
          <w:p w14:paraId="24BBA716" w14:textId="77777777" w:rsidR="00B801A2" w:rsidRPr="00B801A2" w:rsidRDefault="00B801A2" w:rsidP="00B801A2">
            <w:pPr>
              <w:rPr>
                <w:bCs/>
                <w:color w:val="000000" w:themeColor="text1"/>
              </w:rPr>
            </w:pPr>
            <w:r w:rsidRPr="00B801A2">
              <w:rPr>
                <w:bCs/>
                <w:color w:val="000000" w:themeColor="text1"/>
              </w:rPr>
              <w:t>1515</w:t>
            </w:r>
          </w:p>
        </w:tc>
      </w:tr>
      <w:tr w:rsidR="00B801A2" w:rsidRPr="00B801A2" w14:paraId="1D4AF457" w14:textId="77777777" w:rsidTr="00B801A2">
        <w:trPr>
          <w:trHeight w:val="300"/>
        </w:trPr>
        <w:tc>
          <w:tcPr>
            <w:tcW w:w="2400" w:type="dxa"/>
            <w:noWrap/>
            <w:hideMark/>
          </w:tcPr>
          <w:p w14:paraId="4BB42065" w14:textId="77777777" w:rsidR="00B801A2" w:rsidRPr="00B801A2" w:rsidRDefault="00B801A2">
            <w:pPr>
              <w:rPr>
                <w:bCs/>
                <w:color w:val="000000" w:themeColor="text1"/>
              </w:rPr>
            </w:pPr>
            <w:r w:rsidRPr="00B801A2">
              <w:rPr>
                <w:bCs/>
                <w:color w:val="000000" w:themeColor="text1"/>
              </w:rPr>
              <w:t>Sudanese</w:t>
            </w:r>
          </w:p>
        </w:tc>
        <w:tc>
          <w:tcPr>
            <w:tcW w:w="960" w:type="dxa"/>
            <w:noWrap/>
            <w:hideMark/>
          </w:tcPr>
          <w:p w14:paraId="584B8E85" w14:textId="77777777" w:rsidR="00B801A2" w:rsidRPr="00B801A2" w:rsidRDefault="00B801A2" w:rsidP="00B801A2">
            <w:pPr>
              <w:rPr>
                <w:bCs/>
                <w:color w:val="000000" w:themeColor="text1"/>
              </w:rPr>
            </w:pPr>
            <w:r w:rsidRPr="00B801A2">
              <w:rPr>
                <w:bCs/>
                <w:color w:val="000000" w:themeColor="text1"/>
              </w:rPr>
              <w:t>6434</w:t>
            </w:r>
          </w:p>
        </w:tc>
        <w:tc>
          <w:tcPr>
            <w:tcW w:w="960" w:type="dxa"/>
            <w:noWrap/>
            <w:hideMark/>
          </w:tcPr>
          <w:p w14:paraId="65A75743" w14:textId="77777777" w:rsidR="00B801A2" w:rsidRPr="00B801A2" w:rsidRDefault="00B801A2" w:rsidP="00B801A2">
            <w:pPr>
              <w:rPr>
                <w:bCs/>
                <w:color w:val="000000" w:themeColor="text1"/>
              </w:rPr>
            </w:pPr>
            <w:r w:rsidRPr="00B801A2">
              <w:rPr>
                <w:bCs/>
                <w:color w:val="000000" w:themeColor="text1"/>
              </w:rPr>
              <w:t>5339</w:t>
            </w:r>
          </w:p>
        </w:tc>
        <w:tc>
          <w:tcPr>
            <w:tcW w:w="960" w:type="dxa"/>
            <w:noWrap/>
            <w:hideMark/>
          </w:tcPr>
          <w:p w14:paraId="5FCB8219" w14:textId="77777777" w:rsidR="00B801A2" w:rsidRPr="00B801A2" w:rsidRDefault="00B801A2" w:rsidP="00B801A2">
            <w:pPr>
              <w:rPr>
                <w:bCs/>
                <w:color w:val="000000" w:themeColor="text1"/>
              </w:rPr>
            </w:pPr>
            <w:r w:rsidRPr="00B801A2">
              <w:rPr>
                <w:bCs/>
                <w:color w:val="000000" w:themeColor="text1"/>
              </w:rPr>
              <w:t>1095</w:t>
            </w:r>
          </w:p>
        </w:tc>
      </w:tr>
      <w:tr w:rsidR="00B801A2" w:rsidRPr="00B801A2" w14:paraId="591719C3" w14:textId="77777777" w:rsidTr="00B801A2">
        <w:trPr>
          <w:trHeight w:val="300"/>
        </w:trPr>
        <w:tc>
          <w:tcPr>
            <w:tcW w:w="2400" w:type="dxa"/>
            <w:noWrap/>
            <w:hideMark/>
          </w:tcPr>
          <w:p w14:paraId="5F8C7FBA" w14:textId="77777777" w:rsidR="00B801A2" w:rsidRPr="00B801A2" w:rsidRDefault="00B801A2">
            <w:pPr>
              <w:rPr>
                <w:bCs/>
                <w:color w:val="000000" w:themeColor="text1"/>
              </w:rPr>
            </w:pPr>
            <w:r w:rsidRPr="00B801A2">
              <w:rPr>
                <w:bCs/>
                <w:color w:val="000000" w:themeColor="text1"/>
              </w:rPr>
              <w:t>Iraqi</w:t>
            </w:r>
          </w:p>
        </w:tc>
        <w:tc>
          <w:tcPr>
            <w:tcW w:w="960" w:type="dxa"/>
            <w:noWrap/>
            <w:hideMark/>
          </w:tcPr>
          <w:p w14:paraId="2C0CDF68" w14:textId="77777777" w:rsidR="00B801A2" w:rsidRPr="00B801A2" w:rsidRDefault="00B801A2" w:rsidP="00B801A2">
            <w:pPr>
              <w:rPr>
                <w:bCs/>
                <w:color w:val="000000" w:themeColor="text1"/>
              </w:rPr>
            </w:pPr>
            <w:r w:rsidRPr="00B801A2">
              <w:rPr>
                <w:bCs/>
                <w:color w:val="000000" w:themeColor="text1"/>
              </w:rPr>
              <w:t>7200</w:t>
            </w:r>
          </w:p>
        </w:tc>
        <w:tc>
          <w:tcPr>
            <w:tcW w:w="960" w:type="dxa"/>
            <w:noWrap/>
            <w:hideMark/>
          </w:tcPr>
          <w:p w14:paraId="04E374A6" w14:textId="77777777" w:rsidR="00B801A2" w:rsidRPr="00B801A2" w:rsidRDefault="00B801A2" w:rsidP="00B801A2">
            <w:pPr>
              <w:rPr>
                <w:bCs/>
                <w:color w:val="000000" w:themeColor="text1"/>
              </w:rPr>
            </w:pPr>
            <w:r w:rsidRPr="00B801A2">
              <w:rPr>
                <w:bCs/>
                <w:color w:val="000000" w:themeColor="text1"/>
              </w:rPr>
              <w:t>5696</w:t>
            </w:r>
          </w:p>
        </w:tc>
        <w:tc>
          <w:tcPr>
            <w:tcW w:w="960" w:type="dxa"/>
            <w:noWrap/>
            <w:hideMark/>
          </w:tcPr>
          <w:p w14:paraId="24FEABF2" w14:textId="77777777" w:rsidR="00B801A2" w:rsidRPr="00B801A2" w:rsidRDefault="00B801A2" w:rsidP="00B801A2">
            <w:pPr>
              <w:rPr>
                <w:bCs/>
                <w:color w:val="000000" w:themeColor="text1"/>
              </w:rPr>
            </w:pPr>
            <w:r w:rsidRPr="00B801A2">
              <w:rPr>
                <w:bCs/>
                <w:color w:val="000000" w:themeColor="text1"/>
              </w:rPr>
              <w:t>1504</w:t>
            </w:r>
          </w:p>
        </w:tc>
      </w:tr>
      <w:tr w:rsidR="00B801A2" w:rsidRPr="00B801A2" w14:paraId="221EE260" w14:textId="77777777" w:rsidTr="00B801A2">
        <w:trPr>
          <w:trHeight w:val="300"/>
        </w:trPr>
        <w:tc>
          <w:tcPr>
            <w:tcW w:w="2400" w:type="dxa"/>
            <w:noWrap/>
            <w:hideMark/>
          </w:tcPr>
          <w:p w14:paraId="6644262E" w14:textId="77777777" w:rsidR="00B801A2" w:rsidRPr="00B801A2" w:rsidRDefault="00B801A2">
            <w:pPr>
              <w:rPr>
                <w:bCs/>
                <w:color w:val="000000" w:themeColor="text1"/>
              </w:rPr>
            </w:pPr>
            <w:r w:rsidRPr="00B801A2">
              <w:rPr>
                <w:bCs/>
                <w:color w:val="000000" w:themeColor="text1"/>
              </w:rPr>
              <w:t>Somali</w:t>
            </w:r>
          </w:p>
        </w:tc>
        <w:tc>
          <w:tcPr>
            <w:tcW w:w="960" w:type="dxa"/>
            <w:noWrap/>
            <w:hideMark/>
          </w:tcPr>
          <w:p w14:paraId="5F799278" w14:textId="77777777" w:rsidR="00B801A2" w:rsidRPr="00B801A2" w:rsidRDefault="00B801A2" w:rsidP="00B801A2">
            <w:pPr>
              <w:rPr>
                <w:bCs/>
                <w:color w:val="000000" w:themeColor="text1"/>
              </w:rPr>
            </w:pPr>
            <w:r w:rsidRPr="00B801A2">
              <w:rPr>
                <w:bCs/>
                <w:color w:val="000000" w:themeColor="text1"/>
              </w:rPr>
              <w:t>8027</w:t>
            </w:r>
          </w:p>
        </w:tc>
        <w:tc>
          <w:tcPr>
            <w:tcW w:w="960" w:type="dxa"/>
            <w:noWrap/>
            <w:hideMark/>
          </w:tcPr>
          <w:p w14:paraId="55F4E4AD" w14:textId="77777777" w:rsidR="00B801A2" w:rsidRPr="00B801A2" w:rsidRDefault="00B801A2" w:rsidP="00B801A2">
            <w:pPr>
              <w:rPr>
                <w:bCs/>
                <w:color w:val="000000" w:themeColor="text1"/>
              </w:rPr>
            </w:pPr>
            <w:r w:rsidRPr="00B801A2">
              <w:rPr>
                <w:bCs/>
                <w:color w:val="000000" w:themeColor="text1"/>
              </w:rPr>
              <w:t>6480</w:t>
            </w:r>
          </w:p>
        </w:tc>
        <w:tc>
          <w:tcPr>
            <w:tcW w:w="960" w:type="dxa"/>
            <w:noWrap/>
            <w:hideMark/>
          </w:tcPr>
          <w:p w14:paraId="2EF5ADF2" w14:textId="77777777" w:rsidR="00B801A2" w:rsidRPr="00B801A2" w:rsidRDefault="00B801A2" w:rsidP="00B801A2">
            <w:pPr>
              <w:rPr>
                <w:bCs/>
                <w:color w:val="000000" w:themeColor="text1"/>
              </w:rPr>
            </w:pPr>
            <w:r w:rsidRPr="00B801A2">
              <w:rPr>
                <w:bCs/>
                <w:color w:val="000000" w:themeColor="text1"/>
              </w:rPr>
              <w:t>1547</w:t>
            </w:r>
          </w:p>
        </w:tc>
      </w:tr>
      <w:tr w:rsidR="00B801A2" w:rsidRPr="00B801A2" w14:paraId="7CC30B20" w14:textId="77777777" w:rsidTr="00B801A2">
        <w:trPr>
          <w:trHeight w:val="300"/>
        </w:trPr>
        <w:tc>
          <w:tcPr>
            <w:tcW w:w="2400" w:type="dxa"/>
            <w:noWrap/>
            <w:hideMark/>
          </w:tcPr>
          <w:p w14:paraId="15DF3EF7" w14:textId="77777777" w:rsidR="00B801A2" w:rsidRPr="00B801A2" w:rsidRDefault="00B801A2">
            <w:pPr>
              <w:rPr>
                <w:bCs/>
                <w:color w:val="000000" w:themeColor="text1"/>
              </w:rPr>
            </w:pPr>
            <w:r w:rsidRPr="00B801A2">
              <w:rPr>
                <w:bCs/>
                <w:color w:val="000000" w:themeColor="text1"/>
              </w:rPr>
              <w:t>Afghan</w:t>
            </w:r>
          </w:p>
        </w:tc>
        <w:tc>
          <w:tcPr>
            <w:tcW w:w="960" w:type="dxa"/>
            <w:noWrap/>
            <w:hideMark/>
          </w:tcPr>
          <w:p w14:paraId="307F4526" w14:textId="77777777" w:rsidR="00B801A2" w:rsidRPr="00B801A2" w:rsidRDefault="00B801A2" w:rsidP="00B801A2">
            <w:pPr>
              <w:rPr>
                <w:bCs/>
                <w:color w:val="000000" w:themeColor="text1"/>
              </w:rPr>
            </w:pPr>
            <w:r w:rsidRPr="00B801A2">
              <w:rPr>
                <w:bCs/>
                <w:color w:val="000000" w:themeColor="text1"/>
              </w:rPr>
              <w:t>12321</w:t>
            </w:r>
          </w:p>
        </w:tc>
        <w:tc>
          <w:tcPr>
            <w:tcW w:w="960" w:type="dxa"/>
            <w:noWrap/>
            <w:hideMark/>
          </w:tcPr>
          <w:p w14:paraId="1D8C9E38" w14:textId="77777777" w:rsidR="00B801A2" w:rsidRPr="00B801A2" w:rsidRDefault="00B801A2" w:rsidP="00B801A2">
            <w:pPr>
              <w:rPr>
                <w:bCs/>
                <w:color w:val="000000" w:themeColor="text1"/>
              </w:rPr>
            </w:pPr>
            <w:r w:rsidRPr="00B801A2">
              <w:rPr>
                <w:bCs/>
                <w:color w:val="000000" w:themeColor="text1"/>
              </w:rPr>
              <w:t>9138</w:t>
            </w:r>
          </w:p>
        </w:tc>
        <w:tc>
          <w:tcPr>
            <w:tcW w:w="960" w:type="dxa"/>
            <w:noWrap/>
            <w:hideMark/>
          </w:tcPr>
          <w:p w14:paraId="369E94E6" w14:textId="77777777" w:rsidR="00B801A2" w:rsidRPr="00B801A2" w:rsidRDefault="00B801A2" w:rsidP="00B801A2">
            <w:pPr>
              <w:rPr>
                <w:bCs/>
                <w:color w:val="000000" w:themeColor="text1"/>
              </w:rPr>
            </w:pPr>
            <w:r w:rsidRPr="00B801A2">
              <w:rPr>
                <w:bCs/>
                <w:color w:val="000000" w:themeColor="text1"/>
              </w:rPr>
              <w:t>3183</w:t>
            </w:r>
          </w:p>
        </w:tc>
      </w:tr>
      <w:tr w:rsidR="00B801A2" w:rsidRPr="00B801A2" w14:paraId="15E57188" w14:textId="77777777" w:rsidTr="00B801A2">
        <w:trPr>
          <w:trHeight w:val="300"/>
        </w:trPr>
        <w:tc>
          <w:tcPr>
            <w:tcW w:w="2400" w:type="dxa"/>
            <w:noWrap/>
            <w:hideMark/>
          </w:tcPr>
          <w:p w14:paraId="618EC714" w14:textId="77777777" w:rsidR="00B801A2" w:rsidRPr="00B801A2" w:rsidRDefault="00B801A2">
            <w:pPr>
              <w:rPr>
                <w:bCs/>
                <w:color w:val="000000" w:themeColor="text1"/>
              </w:rPr>
            </w:pPr>
            <w:r w:rsidRPr="00B801A2">
              <w:rPr>
                <w:bCs/>
                <w:color w:val="000000" w:themeColor="text1"/>
              </w:rPr>
              <w:t>Vietnamese</w:t>
            </w:r>
          </w:p>
        </w:tc>
        <w:tc>
          <w:tcPr>
            <w:tcW w:w="960" w:type="dxa"/>
            <w:noWrap/>
            <w:hideMark/>
          </w:tcPr>
          <w:p w14:paraId="3D783F3B" w14:textId="77777777" w:rsidR="00B801A2" w:rsidRPr="00B801A2" w:rsidRDefault="00B801A2" w:rsidP="00B801A2">
            <w:pPr>
              <w:rPr>
                <w:bCs/>
                <w:color w:val="000000" w:themeColor="text1"/>
              </w:rPr>
            </w:pPr>
            <w:r w:rsidRPr="00B801A2">
              <w:rPr>
                <w:bCs/>
                <w:color w:val="000000" w:themeColor="text1"/>
              </w:rPr>
              <w:t>13130</w:t>
            </w:r>
          </w:p>
        </w:tc>
        <w:tc>
          <w:tcPr>
            <w:tcW w:w="960" w:type="dxa"/>
            <w:noWrap/>
            <w:hideMark/>
          </w:tcPr>
          <w:p w14:paraId="491E82AA" w14:textId="77777777" w:rsidR="00B801A2" w:rsidRPr="00B801A2" w:rsidRDefault="00B801A2" w:rsidP="00B801A2">
            <w:pPr>
              <w:rPr>
                <w:bCs/>
                <w:color w:val="000000" w:themeColor="text1"/>
              </w:rPr>
            </w:pPr>
            <w:r w:rsidRPr="00B801A2">
              <w:rPr>
                <w:bCs/>
                <w:color w:val="000000" w:themeColor="text1"/>
              </w:rPr>
              <w:t>9518</w:t>
            </w:r>
          </w:p>
        </w:tc>
        <w:tc>
          <w:tcPr>
            <w:tcW w:w="960" w:type="dxa"/>
            <w:noWrap/>
            <w:hideMark/>
          </w:tcPr>
          <w:p w14:paraId="3287917F" w14:textId="77777777" w:rsidR="00B801A2" w:rsidRPr="00B801A2" w:rsidRDefault="00B801A2" w:rsidP="00B801A2">
            <w:pPr>
              <w:rPr>
                <w:bCs/>
                <w:color w:val="000000" w:themeColor="text1"/>
              </w:rPr>
            </w:pPr>
            <w:r w:rsidRPr="00B801A2">
              <w:rPr>
                <w:bCs/>
                <w:color w:val="000000" w:themeColor="text1"/>
              </w:rPr>
              <w:t>3612</w:t>
            </w:r>
          </w:p>
        </w:tc>
      </w:tr>
      <w:tr w:rsidR="00B801A2" w:rsidRPr="00B801A2" w14:paraId="3AD03438" w14:textId="77777777" w:rsidTr="00B801A2">
        <w:trPr>
          <w:trHeight w:val="300"/>
        </w:trPr>
        <w:tc>
          <w:tcPr>
            <w:tcW w:w="2400" w:type="dxa"/>
            <w:noWrap/>
            <w:hideMark/>
          </w:tcPr>
          <w:p w14:paraId="1E413152" w14:textId="77777777" w:rsidR="00B801A2" w:rsidRPr="00B801A2" w:rsidRDefault="00B801A2">
            <w:pPr>
              <w:rPr>
                <w:bCs/>
                <w:color w:val="000000" w:themeColor="text1"/>
              </w:rPr>
            </w:pPr>
            <w:r w:rsidRPr="00B801A2">
              <w:rPr>
                <w:bCs/>
                <w:color w:val="000000" w:themeColor="text1"/>
              </w:rPr>
              <w:t>Palestinian</w:t>
            </w:r>
          </w:p>
        </w:tc>
        <w:tc>
          <w:tcPr>
            <w:tcW w:w="960" w:type="dxa"/>
            <w:noWrap/>
            <w:hideMark/>
          </w:tcPr>
          <w:p w14:paraId="460DD222" w14:textId="77777777" w:rsidR="00B801A2" w:rsidRPr="00B801A2" w:rsidRDefault="00B801A2" w:rsidP="00B801A2">
            <w:pPr>
              <w:rPr>
                <w:bCs/>
                <w:color w:val="000000" w:themeColor="text1"/>
              </w:rPr>
            </w:pPr>
            <w:r w:rsidRPr="00B801A2">
              <w:rPr>
                <w:bCs/>
                <w:color w:val="000000" w:themeColor="text1"/>
              </w:rPr>
              <w:t>28934</w:t>
            </w:r>
          </w:p>
        </w:tc>
        <w:tc>
          <w:tcPr>
            <w:tcW w:w="960" w:type="dxa"/>
            <w:noWrap/>
            <w:hideMark/>
          </w:tcPr>
          <w:p w14:paraId="1B4336CC" w14:textId="77777777" w:rsidR="00B801A2" w:rsidRPr="00B801A2" w:rsidRDefault="00B801A2" w:rsidP="00B801A2">
            <w:pPr>
              <w:rPr>
                <w:bCs/>
                <w:color w:val="000000" w:themeColor="text1"/>
              </w:rPr>
            </w:pPr>
            <w:r w:rsidRPr="00B801A2">
              <w:rPr>
                <w:bCs/>
                <w:color w:val="000000" w:themeColor="text1"/>
              </w:rPr>
              <w:t>20351</w:t>
            </w:r>
          </w:p>
        </w:tc>
        <w:tc>
          <w:tcPr>
            <w:tcW w:w="960" w:type="dxa"/>
            <w:noWrap/>
            <w:hideMark/>
          </w:tcPr>
          <w:p w14:paraId="7C99FEC8" w14:textId="77777777" w:rsidR="00B801A2" w:rsidRPr="00B801A2" w:rsidRDefault="00B801A2" w:rsidP="00B801A2">
            <w:pPr>
              <w:rPr>
                <w:bCs/>
                <w:color w:val="000000" w:themeColor="text1"/>
              </w:rPr>
            </w:pPr>
            <w:r w:rsidRPr="00B801A2">
              <w:rPr>
                <w:bCs/>
                <w:color w:val="000000" w:themeColor="text1"/>
              </w:rPr>
              <w:t>8583</w:t>
            </w:r>
          </w:p>
        </w:tc>
      </w:tr>
      <w:tr w:rsidR="00B801A2" w:rsidRPr="00B801A2" w14:paraId="31BF7155" w14:textId="77777777" w:rsidTr="00B801A2">
        <w:trPr>
          <w:trHeight w:val="300"/>
        </w:trPr>
        <w:tc>
          <w:tcPr>
            <w:tcW w:w="2400" w:type="dxa"/>
            <w:noWrap/>
            <w:hideMark/>
          </w:tcPr>
          <w:p w14:paraId="60702208" w14:textId="77777777" w:rsidR="00B801A2" w:rsidRPr="00B801A2" w:rsidRDefault="00B801A2">
            <w:pPr>
              <w:rPr>
                <w:bCs/>
                <w:color w:val="000000" w:themeColor="text1"/>
              </w:rPr>
            </w:pPr>
            <w:r w:rsidRPr="00B801A2">
              <w:rPr>
                <w:bCs/>
                <w:color w:val="000000" w:themeColor="text1"/>
              </w:rPr>
              <w:t>Jewish</w:t>
            </w:r>
          </w:p>
        </w:tc>
        <w:tc>
          <w:tcPr>
            <w:tcW w:w="960" w:type="dxa"/>
            <w:noWrap/>
            <w:hideMark/>
          </w:tcPr>
          <w:p w14:paraId="48D67701" w14:textId="77777777" w:rsidR="00B801A2" w:rsidRPr="00B801A2" w:rsidRDefault="00B801A2" w:rsidP="00B801A2">
            <w:pPr>
              <w:rPr>
                <w:bCs/>
                <w:color w:val="000000" w:themeColor="text1"/>
              </w:rPr>
            </w:pPr>
            <w:r w:rsidRPr="00B801A2">
              <w:rPr>
                <w:bCs/>
                <w:color w:val="000000" w:themeColor="text1"/>
              </w:rPr>
              <w:t>33164</w:t>
            </w:r>
          </w:p>
        </w:tc>
        <w:tc>
          <w:tcPr>
            <w:tcW w:w="960" w:type="dxa"/>
            <w:noWrap/>
            <w:hideMark/>
          </w:tcPr>
          <w:p w14:paraId="66A042FE" w14:textId="77777777" w:rsidR="00B801A2" w:rsidRPr="00B801A2" w:rsidRDefault="00B801A2" w:rsidP="00B801A2">
            <w:pPr>
              <w:rPr>
                <w:bCs/>
                <w:color w:val="000000" w:themeColor="text1"/>
              </w:rPr>
            </w:pPr>
            <w:r w:rsidRPr="00B801A2">
              <w:rPr>
                <w:bCs/>
                <w:color w:val="000000" w:themeColor="text1"/>
              </w:rPr>
              <w:t>21902</w:t>
            </w:r>
          </w:p>
        </w:tc>
        <w:tc>
          <w:tcPr>
            <w:tcW w:w="960" w:type="dxa"/>
            <w:noWrap/>
            <w:hideMark/>
          </w:tcPr>
          <w:p w14:paraId="2D36FE1D" w14:textId="77777777" w:rsidR="00B801A2" w:rsidRPr="00B801A2" w:rsidRDefault="00B801A2" w:rsidP="00B801A2">
            <w:pPr>
              <w:rPr>
                <w:bCs/>
                <w:color w:val="000000" w:themeColor="text1"/>
              </w:rPr>
            </w:pPr>
            <w:r w:rsidRPr="00B801A2">
              <w:rPr>
                <w:bCs/>
                <w:color w:val="000000" w:themeColor="text1"/>
              </w:rPr>
              <w:t>11262</w:t>
            </w:r>
          </w:p>
        </w:tc>
      </w:tr>
      <w:tr w:rsidR="00B801A2" w:rsidRPr="00B801A2" w14:paraId="23BE146B" w14:textId="77777777" w:rsidTr="00B801A2">
        <w:trPr>
          <w:trHeight w:val="300"/>
        </w:trPr>
        <w:tc>
          <w:tcPr>
            <w:tcW w:w="2400" w:type="dxa"/>
            <w:noWrap/>
            <w:hideMark/>
          </w:tcPr>
          <w:p w14:paraId="186B98B5" w14:textId="77777777" w:rsidR="00B801A2" w:rsidRPr="00B801A2" w:rsidRDefault="00B801A2">
            <w:pPr>
              <w:rPr>
                <w:bCs/>
                <w:color w:val="000000" w:themeColor="text1"/>
              </w:rPr>
            </w:pPr>
            <w:r w:rsidRPr="00B801A2">
              <w:rPr>
                <w:bCs/>
                <w:color w:val="000000" w:themeColor="text1"/>
              </w:rPr>
              <w:t>Syrian</w:t>
            </w:r>
          </w:p>
        </w:tc>
        <w:tc>
          <w:tcPr>
            <w:tcW w:w="960" w:type="dxa"/>
            <w:noWrap/>
            <w:hideMark/>
          </w:tcPr>
          <w:p w14:paraId="72CE0E86" w14:textId="77777777" w:rsidR="00B801A2" w:rsidRPr="00B801A2" w:rsidRDefault="00B801A2" w:rsidP="00B801A2">
            <w:pPr>
              <w:rPr>
                <w:bCs/>
                <w:color w:val="000000" w:themeColor="text1"/>
              </w:rPr>
            </w:pPr>
            <w:r w:rsidRPr="00B801A2">
              <w:rPr>
                <w:bCs/>
                <w:color w:val="000000" w:themeColor="text1"/>
              </w:rPr>
              <w:t>32377</w:t>
            </w:r>
          </w:p>
        </w:tc>
        <w:tc>
          <w:tcPr>
            <w:tcW w:w="960" w:type="dxa"/>
            <w:noWrap/>
            <w:hideMark/>
          </w:tcPr>
          <w:p w14:paraId="6610226A" w14:textId="77777777" w:rsidR="00B801A2" w:rsidRPr="00B801A2" w:rsidRDefault="00B801A2" w:rsidP="00B801A2">
            <w:pPr>
              <w:rPr>
                <w:bCs/>
                <w:color w:val="000000" w:themeColor="text1"/>
              </w:rPr>
            </w:pPr>
            <w:r w:rsidRPr="00B801A2">
              <w:rPr>
                <w:bCs/>
                <w:color w:val="000000" w:themeColor="text1"/>
              </w:rPr>
              <w:t>27901</w:t>
            </w:r>
          </w:p>
        </w:tc>
        <w:tc>
          <w:tcPr>
            <w:tcW w:w="960" w:type="dxa"/>
            <w:noWrap/>
            <w:hideMark/>
          </w:tcPr>
          <w:p w14:paraId="1405208A" w14:textId="77777777" w:rsidR="00B801A2" w:rsidRPr="00B801A2" w:rsidRDefault="00B801A2" w:rsidP="00B801A2">
            <w:pPr>
              <w:rPr>
                <w:bCs/>
                <w:color w:val="000000" w:themeColor="text1"/>
              </w:rPr>
            </w:pPr>
            <w:r w:rsidRPr="00B801A2">
              <w:rPr>
                <w:bCs/>
                <w:color w:val="000000" w:themeColor="text1"/>
              </w:rPr>
              <w:t>4476</w:t>
            </w:r>
          </w:p>
        </w:tc>
      </w:tr>
    </w:tbl>
    <w:p w14:paraId="1291F2FF" w14:textId="76333D13" w:rsidR="00560E07" w:rsidRDefault="00560E07">
      <w:pPr>
        <w:rPr>
          <w:bCs/>
          <w:color w:val="000000" w:themeColor="text1"/>
        </w:rPr>
      </w:pPr>
      <w:r w:rsidRPr="000D21C0">
        <w:rPr>
          <w:bCs/>
          <w:color w:val="000000" w:themeColor="text1"/>
        </w:rPr>
        <w:br w:type="page"/>
      </w:r>
    </w:p>
    <w:p w14:paraId="26BAFAFD" w14:textId="55FF9B9D" w:rsidR="00A34B50" w:rsidRDefault="00A34B50">
      <w:pPr>
        <w:rPr>
          <w:bCs/>
          <w:color w:val="000000" w:themeColor="text1"/>
        </w:rPr>
      </w:pPr>
    </w:p>
    <w:p w14:paraId="4A01C860" w14:textId="47F2C4C4" w:rsidR="00A34B50" w:rsidRPr="00A34B50" w:rsidRDefault="00A34B50" w:rsidP="00A34B50">
      <w:pPr>
        <w:jc w:val="center"/>
        <w:rPr>
          <w:b/>
          <w:color w:val="000000" w:themeColor="text1"/>
          <w:sz w:val="28"/>
          <w:szCs w:val="28"/>
        </w:rPr>
      </w:pPr>
      <w:r w:rsidRPr="00A34B50">
        <w:rPr>
          <w:b/>
          <w:color w:val="000000" w:themeColor="text1"/>
          <w:sz w:val="28"/>
          <w:szCs w:val="28"/>
        </w:rPr>
        <w:t>Opinion Polls and Surveys</w:t>
      </w:r>
    </w:p>
    <w:p w14:paraId="330586D7" w14:textId="77777777" w:rsidR="00A34B50" w:rsidRDefault="00A34B50">
      <w:pPr>
        <w:rPr>
          <w:bCs/>
          <w:color w:val="000000" w:themeColor="text1"/>
        </w:rPr>
      </w:pPr>
    </w:p>
    <w:p w14:paraId="5222103B" w14:textId="7AC045BD" w:rsidR="00A34B50" w:rsidRDefault="00A34B50" w:rsidP="00A34B50">
      <w:pPr>
        <w:pStyle w:val="Heading2"/>
      </w:pPr>
      <w:r>
        <w:t xml:space="preserve">Table </w:t>
      </w:r>
      <w:r w:rsidR="00BB7056">
        <w:t>7</w:t>
      </w:r>
      <w:r>
        <w:t xml:space="preserve">. Refugee-Related Opinion Polls and Surveys </w:t>
      </w:r>
      <w:r w:rsidR="008B653C" w:rsidRPr="008B653C">
        <w:t>(</w:t>
      </w:r>
      <w:proofErr w:type="spellStart"/>
      <w:r w:rsidR="008B653C" w:rsidRPr="008B653C">
        <w:t>n</w:t>
      </w:r>
      <w:r w:rsidR="008B653C" w:rsidRPr="008B653C">
        <w:rPr>
          <w:vertAlign w:val="superscript"/>
        </w:rPr>
        <w:t>ps</w:t>
      </w:r>
      <w:proofErr w:type="spellEnd"/>
      <w:r w:rsidR="008B653C" w:rsidRPr="008B653C">
        <w:t>=134)</w:t>
      </w:r>
    </w:p>
    <w:tbl>
      <w:tblPr>
        <w:tblW w:w="8814"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
        <w:gridCol w:w="1418"/>
        <w:gridCol w:w="1626"/>
        <w:gridCol w:w="62"/>
        <w:gridCol w:w="2527"/>
        <w:gridCol w:w="37"/>
        <w:gridCol w:w="3114"/>
      </w:tblGrid>
      <w:tr w:rsidR="008B653C" w:rsidRPr="008B653C" w14:paraId="15C8B792" w14:textId="77777777" w:rsidTr="008B653C">
        <w:trPr>
          <w:gridBefore w:val="1"/>
          <w:wBefore w:w="30" w:type="dxa"/>
          <w:trHeight w:val="255"/>
        </w:trPr>
        <w:tc>
          <w:tcPr>
            <w:tcW w:w="1418" w:type="dxa"/>
          </w:tcPr>
          <w:p w14:paraId="648965B4" w14:textId="77777777" w:rsidR="008B653C" w:rsidRPr="008B653C" w:rsidRDefault="008B653C" w:rsidP="008B653C">
            <w:pPr>
              <w:spacing w:after="0" w:line="240" w:lineRule="auto"/>
              <w:jc w:val="center"/>
              <w:rPr>
                <w:sz w:val="16"/>
                <w:szCs w:val="16"/>
              </w:rPr>
            </w:pPr>
            <w:r w:rsidRPr="008B653C">
              <w:rPr>
                <w:sz w:val="16"/>
                <w:szCs w:val="16"/>
              </w:rPr>
              <w:t>Polled Country</w:t>
            </w:r>
          </w:p>
        </w:tc>
        <w:tc>
          <w:tcPr>
            <w:tcW w:w="1626" w:type="dxa"/>
            <w:shd w:val="clear" w:color="auto" w:fill="auto"/>
            <w:vAlign w:val="bottom"/>
            <w:hideMark/>
          </w:tcPr>
          <w:p w14:paraId="060F946B" w14:textId="77777777" w:rsidR="008B653C" w:rsidRPr="008B653C" w:rsidRDefault="008B653C" w:rsidP="008B653C">
            <w:pPr>
              <w:spacing w:after="0" w:line="240" w:lineRule="auto"/>
              <w:jc w:val="center"/>
              <w:rPr>
                <w:sz w:val="16"/>
                <w:szCs w:val="16"/>
              </w:rPr>
            </w:pPr>
            <w:r w:rsidRPr="008B653C">
              <w:rPr>
                <w:sz w:val="16"/>
                <w:szCs w:val="16"/>
              </w:rPr>
              <w:t>Refugee Case</w:t>
            </w:r>
          </w:p>
          <w:p w14:paraId="1EBD812C" w14:textId="77777777" w:rsidR="008B653C" w:rsidRPr="008B653C" w:rsidRDefault="008B653C" w:rsidP="008B653C">
            <w:pPr>
              <w:spacing w:after="0" w:line="240" w:lineRule="auto"/>
              <w:jc w:val="center"/>
              <w:rPr>
                <w:sz w:val="16"/>
                <w:szCs w:val="16"/>
              </w:rPr>
            </w:pPr>
          </w:p>
        </w:tc>
        <w:tc>
          <w:tcPr>
            <w:tcW w:w="2626" w:type="dxa"/>
            <w:gridSpan w:val="3"/>
          </w:tcPr>
          <w:p w14:paraId="67114694" w14:textId="77777777" w:rsidR="008B653C" w:rsidRPr="008B653C" w:rsidRDefault="008B653C" w:rsidP="008B653C">
            <w:pPr>
              <w:spacing w:after="0" w:line="240" w:lineRule="auto"/>
              <w:jc w:val="center"/>
              <w:rPr>
                <w:sz w:val="16"/>
                <w:szCs w:val="16"/>
              </w:rPr>
            </w:pPr>
            <w:r w:rsidRPr="008B653C">
              <w:rPr>
                <w:sz w:val="16"/>
                <w:szCs w:val="16"/>
              </w:rPr>
              <w:t>Source</w:t>
            </w:r>
          </w:p>
        </w:tc>
        <w:tc>
          <w:tcPr>
            <w:tcW w:w="3114" w:type="dxa"/>
          </w:tcPr>
          <w:p w14:paraId="1CCD948D" w14:textId="77777777" w:rsidR="008B653C" w:rsidRPr="008B653C" w:rsidRDefault="008B653C" w:rsidP="008B653C">
            <w:pPr>
              <w:spacing w:after="0" w:line="240" w:lineRule="auto"/>
              <w:jc w:val="center"/>
              <w:rPr>
                <w:sz w:val="16"/>
                <w:szCs w:val="16"/>
              </w:rPr>
            </w:pPr>
            <w:r w:rsidRPr="008B653C">
              <w:rPr>
                <w:sz w:val="16"/>
                <w:szCs w:val="16"/>
              </w:rPr>
              <w:t>Methodology</w:t>
            </w:r>
          </w:p>
        </w:tc>
      </w:tr>
      <w:tr w:rsidR="008B653C" w:rsidRPr="008B653C" w14:paraId="31A04E3B" w14:textId="77777777" w:rsidTr="008B653C">
        <w:trPr>
          <w:gridBefore w:val="1"/>
          <w:wBefore w:w="30" w:type="dxa"/>
          <w:trHeight w:val="1507"/>
        </w:trPr>
        <w:tc>
          <w:tcPr>
            <w:tcW w:w="1418" w:type="dxa"/>
          </w:tcPr>
          <w:p w14:paraId="5037276B"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6EF0035E" w14:textId="77777777" w:rsidR="008B653C" w:rsidRPr="008B653C" w:rsidRDefault="008B653C" w:rsidP="008B653C">
            <w:pPr>
              <w:spacing w:after="0" w:line="240" w:lineRule="auto"/>
              <w:rPr>
                <w:sz w:val="16"/>
                <w:szCs w:val="16"/>
              </w:rPr>
            </w:pPr>
          </w:p>
          <w:p w14:paraId="08BE22A4" w14:textId="77777777" w:rsidR="008B653C" w:rsidRPr="008B653C" w:rsidRDefault="008B653C" w:rsidP="008B653C">
            <w:pPr>
              <w:spacing w:after="0" w:line="240" w:lineRule="auto"/>
              <w:rPr>
                <w:sz w:val="16"/>
                <w:szCs w:val="16"/>
              </w:rPr>
            </w:pPr>
            <w:r w:rsidRPr="008B653C">
              <w:rPr>
                <w:sz w:val="16"/>
                <w:szCs w:val="16"/>
              </w:rPr>
              <w:t>general</w:t>
            </w:r>
          </w:p>
          <w:p w14:paraId="014399DD" w14:textId="77777777" w:rsidR="008B653C" w:rsidRPr="008B653C" w:rsidRDefault="008B653C" w:rsidP="008B653C">
            <w:pPr>
              <w:spacing w:after="0" w:line="240" w:lineRule="auto"/>
              <w:rPr>
                <w:sz w:val="16"/>
                <w:szCs w:val="16"/>
              </w:rPr>
            </w:pPr>
          </w:p>
          <w:p w14:paraId="1972742D" w14:textId="77777777" w:rsidR="008B653C" w:rsidRPr="008B653C" w:rsidRDefault="008B653C" w:rsidP="008B653C">
            <w:pPr>
              <w:spacing w:after="0" w:line="240" w:lineRule="auto"/>
              <w:rPr>
                <w:sz w:val="16"/>
                <w:szCs w:val="16"/>
              </w:rPr>
            </w:pPr>
          </w:p>
          <w:p w14:paraId="56DFA15D" w14:textId="77777777" w:rsidR="008B653C" w:rsidRPr="008B653C" w:rsidRDefault="008B653C" w:rsidP="008B653C">
            <w:pPr>
              <w:spacing w:after="0" w:line="240" w:lineRule="auto"/>
              <w:rPr>
                <w:sz w:val="16"/>
                <w:szCs w:val="16"/>
              </w:rPr>
            </w:pPr>
          </w:p>
        </w:tc>
        <w:tc>
          <w:tcPr>
            <w:tcW w:w="2589" w:type="dxa"/>
            <w:gridSpan w:val="2"/>
          </w:tcPr>
          <w:p w14:paraId="5C3E48E8" w14:textId="77777777" w:rsidR="008B653C" w:rsidRPr="008B653C" w:rsidRDefault="008B653C" w:rsidP="008B653C">
            <w:pPr>
              <w:spacing w:after="0" w:line="240" w:lineRule="auto"/>
              <w:rPr>
                <w:sz w:val="16"/>
                <w:szCs w:val="16"/>
              </w:rPr>
            </w:pPr>
            <w:r w:rsidRPr="008B653C">
              <w:rPr>
                <w:sz w:val="16"/>
                <w:szCs w:val="16"/>
              </w:rPr>
              <w:t>Louis Harris &amp; Associates (1977). Louis Harris &amp; Associates Poll: November 1977, Question 33 [</w:t>
            </w:r>
            <w:proofErr w:type="gramStart"/>
            <w:r w:rsidRPr="008B653C">
              <w:rPr>
                <w:sz w:val="16"/>
                <w:szCs w:val="16"/>
              </w:rPr>
              <w:t>USHARRIS.011678.R</w:t>
            </w:r>
            <w:proofErr w:type="gramEnd"/>
            <w:r w:rsidRPr="008B653C">
              <w:rPr>
                <w:sz w:val="16"/>
                <w:szCs w:val="16"/>
              </w:rPr>
              <w:t>17]. Louis Harris &amp; Associates. Cornell University, Ithaca, NY: Roper Center for Public Opinion Research.</w:t>
            </w:r>
          </w:p>
        </w:tc>
        <w:tc>
          <w:tcPr>
            <w:tcW w:w="3151" w:type="dxa"/>
            <w:gridSpan w:val="2"/>
          </w:tcPr>
          <w:p w14:paraId="5C7FE5D0" w14:textId="77777777" w:rsidR="008B653C" w:rsidRPr="008B653C" w:rsidRDefault="008B653C" w:rsidP="008B653C">
            <w:pPr>
              <w:spacing w:after="0" w:line="240" w:lineRule="auto"/>
              <w:rPr>
                <w:sz w:val="16"/>
                <w:szCs w:val="16"/>
              </w:rPr>
            </w:pPr>
            <w:r w:rsidRPr="008B653C">
              <w:rPr>
                <w:sz w:val="16"/>
                <w:szCs w:val="16"/>
              </w:rPr>
              <w:t>telephone interview sample size 1498</w:t>
            </w:r>
          </w:p>
        </w:tc>
      </w:tr>
      <w:tr w:rsidR="008B653C" w:rsidRPr="008B653C" w14:paraId="537AF1B7" w14:textId="77777777" w:rsidTr="008B653C">
        <w:trPr>
          <w:gridBefore w:val="1"/>
          <w:wBefore w:w="30" w:type="dxa"/>
          <w:trHeight w:val="1201"/>
        </w:trPr>
        <w:tc>
          <w:tcPr>
            <w:tcW w:w="1418" w:type="dxa"/>
          </w:tcPr>
          <w:p w14:paraId="6DE5F5F6"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2A19D7FA" w14:textId="77777777" w:rsidR="008B653C" w:rsidRPr="008B653C" w:rsidRDefault="008B653C" w:rsidP="008B653C">
            <w:pPr>
              <w:spacing w:after="0" w:line="240" w:lineRule="auto"/>
              <w:rPr>
                <w:sz w:val="16"/>
                <w:szCs w:val="16"/>
              </w:rPr>
            </w:pPr>
            <w:r w:rsidRPr="008B653C">
              <w:rPr>
                <w:sz w:val="16"/>
                <w:szCs w:val="16"/>
              </w:rPr>
              <w:t>communist persecution</w:t>
            </w:r>
          </w:p>
          <w:p w14:paraId="3C7F642B" w14:textId="77777777" w:rsidR="008B653C" w:rsidRPr="008B653C" w:rsidRDefault="008B653C" w:rsidP="008B653C">
            <w:pPr>
              <w:spacing w:after="0" w:line="240" w:lineRule="auto"/>
              <w:rPr>
                <w:sz w:val="16"/>
                <w:szCs w:val="16"/>
              </w:rPr>
            </w:pPr>
          </w:p>
          <w:p w14:paraId="7E3290FF" w14:textId="77777777" w:rsidR="008B653C" w:rsidRPr="008B653C" w:rsidRDefault="008B653C" w:rsidP="008B653C">
            <w:pPr>
              <w:spacing w:after="0" w:line="240" w:lineRule="auto"/>
              <w:rPr>
                <w:sz w:val="16"/>
                <w:szCs w:val="16"/>
              </w:rPr>
            </w:pPr>
          </w:p>
        </w:tc>
        <w:tc>
          <w:tcPr>
            <w:tcW w:w="2589" w:type="dxa"/>
            <w:gridSpan w:val="2"/>
          </w:tcPr>
          <w:p w14:paraId="74F17C7F" w14:textId="77777777" w:rsidR="008B653C" w:rsidRPr="008B653C" w:rsidRDefault="008B653C" w:rsidP="008B653C">
            <w:pPr>
              <w:spacing w:after="0" w:line="240" w:lineRule="auto"/>
              <w:rPr>
                <w:sz w:val="16"/>
                <w:szCs w:val="16"/>
              </w:rPr>
            </w:pPr>
            <w:r w:rsidRPr="008B653C">
              <w:rPr>
                <w:sz w:val="16"/>
                <w:szCs w:val="16"/>
              </w:rPr>
              <w:t>CBS News/New York Times (1986). National Survey, June 1986, Question 38 [</w:t>
            </w:r>
            <w:proofErr w:type="gramStart"/>
            <w:r w:rsidRPr="008B653C">
              <w:rPr>
                <w:sz w:val="16"/>
                <w:szCs w:val="16"/>
              </w:rPr>
              <w:t>USCBSNYT.063086.R</w:t>
            </w:r>
            <w:proofErr w:type="gramEnd"/>
            <w:r w:rsidRPr="008B653C">
              <w:rPr>
                <w:sz w:val="16"/>
                <w:szCs w:val="16"/>
              </w:rPr>
              <w:t>35]. CBS News/New York Times. Cornell University, Ithaca, NY: Roper Center for Public Opinion Research.</w:t>
            </w:r>
          </w:p>
        </w:tc>
        <w:tc>
          <w:tcPr>
            <w:tcW w:w="3151" w:type="dxa"/>
            <w:gridSpan w:val="2"/>
          </w:tcPr>
          <w:p w14:paraId="6F4209B2" w14:textId="77777777" w:rsidR="008B653C" w:rsidRPr="008B653C" w:rsidRDefault="008B653C" w:rsidP="008B653C">
            <w:pPr>
              <w:spacing w:after="0" w:line="240" w:lineRule="auto"/>
              <w:rPr>
                <w:sz w:val="16"/>
                <w:szCs w:val="16"/>
              </w:rPr>
            </w:pPr>
            <w:r w:rsidRPr="008B653C">
              <w:rPr>
                <w:sz w:val="16"/>
                <w:szCs w:val="16"/>
              </w:rPr>
              <w:t>telephone interview sample size 1618</w:t>
            </w:r>
          </w:p>
        </w:tc>
      </w:tr>
      <w:tr w:rsidR="008B653C" w:rsidRPr="008B653C" w14:paraId="19EBC987" w14:textId="77777777" w:rsidTr="008B653C">
        <w:trPr>
          <w:gridBefore w:val="1"/>
          <w:wBefore w:w="30" w:type="dxa"/>
          <w:trHeight w:val="1431"/>
        </w:trPr>
        <w:tc>
          <w:tcPr>
            <w:tcW w:w="1418" w:type="dxa"/>
          </w:tcPr>
          <w:p w14:paraId="2E97E3A8"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14056645" w14:textId="77777777" w:rsidR="008B653C" w:rsidRPr="008B653C" w:rsidRDefault="008B653C" w:rsidP="008B653C">
            <w:pPr>
              <w:spacing w:after="0" w:line="240" w:lineRule="auto"/>
              <w:rPr>
                <w:sz w:val="16"/>
                <w:szCs w:val="16"/>
              </w:rPr>
            </w:pPr>
            <w:r w:rsidRPr="008B653C">
              <w:rPr>
                <w:sz w:val="16"/>
                <w:szCs w:val="16"/>
              </w:rPr>
              <w:t>communist persecution</w:t>
            </w:r>
          </w:p>
          <w:p w14:paraId="2E312E6C" w14:textId="77777777" w:rsidR="008B653C" w:rsidRPr="008B653C" w:rsidRDefault="008B653C" w:rsidP="008B653C">
            <w:pPr>
              <w:spacing w:after="0" w:line="240" w:lineRule="auto"/>
              <w:rPr>
                <w:sz w:val="16"/>
                <w:szCs w:val="16"/>
              </w:rPr>
            </w:pPr>
          </w:p>
        </w:tc>
        <w:tc>
          <w:tcPr>
            <w:tcW w:w="2589" w:type="dxa"/>
            <w:gridSpan w:val="2"/>
          </w:tcPr>
          <w:p w14:paraId="2FCEB868" w14:textId="77777777" w:rsidR="008B653C" w:rsidRPr="008B653C" w:rsidRDefault="008B653C" w:rsidP="008B653C">
            <w:pPr>
              <w:spacing w:after="0" w:line="240" w:lineRule="auto"/>
              <w:rPr>
                <w:sz w:val="16"/>
                <w:szCs w:val="16"/>
              </w:rPr>
            </w:pPr>
            <w:r w:rsidRPr="008B653C">
              <w:rPr>
                <w:sz w:val="16"/>
                <w:szCs w:val="16"/>
              </w:rPr>
              <w:t>CBS News/New York Times (1986). National Survey, June 1986, Question 39 [</w:t>
            </w:r>
            <w:proofErr w:type="gramStart"/>
            <w:r w:rsidRPr="008B653C">
              <w:rPr>
                <w:sz w:val="16"/>
                <w:szCs w:val="16"/>
              </w:rPr>
              <w:t>USCBSNYT.063086.R</w:t>
            </w:r>
            <w:proofErr w:type="gramEnd"/>
            <w:r w:rsidRPr="008B653C">
              <w:rPr>
                <w:sz w:val="16"/>
                <w:szCs w:val="16"/>
              </w:rPr>
              <w:t>36]. CBS News/New York Times. Cornell University, Ithaca, NY: Roper Center for Public Opinion Research.</w:t>
            </w:r>
          </w:p>
        </w:tc>
        <w:tc>
          <w:tcPr>
            <w:tcW w:w="3151" w:type="dxa"/>
            <w:gridSpan w:val="2"/>
          </w:tcPr>
          <w:p w14:paraId="28853916" w14:textId="77777777" w:rsidR="008B653C" w:rsidRPr="008B653C" w:rsidRDefault="008B653C" w:rsidP="008B653C">
            <w:pPr>
              <w:spacing w:after="0" w:line="240" w:lineRule="auto"/>
              <w:rPr>
                <w:sz w:val="16"/>
                <w:szCs w:val="16"/>
              </w:rPr>
            </w:pPr>
            <w:r w:rsidRPr="008B653C">
              <w:rPr>
                <w:sz w:val="16"/>
                <w:szCs w:val="16"/>
              </w:rPr>
              <w:t>telephone interview sample size 1618</w:t>
            </w:r>
          </w:p>
        </w:tc>
      </w:tr>
      <w:tr w:rsidR="008B653C" w:rsidRPr="008B653C" w14:paraId="0D832AFA" w14:textId="77777777" w:rsidTr="008B653C">
        <w:trPr>
          <w:gridBefore w:val="1"/>
          <w:wBefore w:w="30" w:type="dxa"/>
          <w:trHeight w:val="1465"/>
        </w:trPr>
        <w:tc>
          <w:tcPr>
            <w:tcW w:w="1418" w:type="dxa"/>
          </w:tcPr>
          <w:p w14:paraId="059EECEE"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3CF4125F" w14:textId="77777777" w:rsidR="008B653C" w:rsidRPr="008B653C" w:rsidRDefault="008B653C" w:rsidP="008B653C">
            <w:pPr>
              <w:spacing w:after="0" w:line="240" w:lineRule="auto"/>
              <w:rPr>
                <w:sz w:val="16"/>
                <w:szCs w:val="16"/>
              </w:rPr>
            </w:pPr>
            <w:r w:rsidRPr="008B653C">
              <w:rPr>
                <w:sz w:val="16"/>
                <w:szCs w:val="16"/>
              </w:rPr>
              <w:t>general</w:t>
            </w:r>
          </w:p>
          <w:p w14:paraId="7A718AEB" w14:textId="77777777" w:rsidR="008B653C" w:rsidRPr="008B653C" w:rsidRDefault="008B653C" w:rsidP="008B653C">
            <w:pPr>
              <w:spacing w:after="0" w:line="240" w:lineRule="auto"/>
              <w:rPr>
                <w:sz w:val="16"/>
                <w:szCs w:val="16"/>
              </w:rPr>
            </w:pPr>
          </w:p>
          <w:p w14:paraId="70EB535A" w14:textId="77777777" w:rsidR="008B653C" w:rsidRPr="008B653C" w:rsidRDefault="008B653C" w:rsidP="008B653C">
            <w:pPr>
              <w:spacing w:after="0" w:line="240" w:lineRule="auto"/>
              <w:rPr>
                <w:sz w:val="16"/>
                <w:szCs w:val="16"/>
              </w:rPr>
            </w:pPr>
          </w:p>
          <w:p w14:paraId="0EE998D0" w14:textId="77777777" w:rsidR="008B653C" w:rsidRPr="008B653C" w:rsidRDefault="008B653C" w:rsidP="008B653C">
            <w:pPr>
              <w:spacing w:after="0" w:line="240" w:lineRule="auto"/>
              <w:rPr>
                <w:sz w:val="16"/>
                <w:szCs w:val="16"/>
              </w:rPr>
            </w:pPr>
          </w:p>
        </w:tc>
        <w:tc>
          <w:tcPr>
            <w:tcW w:w="2589" w:type="dxa"/>
            <w:gridSpan w:val="2"/>
          </w:tcPr>
          <w:p w14:paraId="32981371" w14:textId="77777777" w:rsidR="008B653C" w:rsidRPr="008B653C" w:rsidRDefault="008B653C" w:rsidP="008B653C">
            <w:pPr>
              <w:spacing w:after="0" w:line="240" w:lineRule="auto"/>
              <w:rPr>
                <w:sz w:val="16"/>
                <w:szCs w:val="16"/>
              </w:rPr>
            </w:pPr>
            <w:r w:rsidRPr="008B653C">
              <w:rPr>
                <w:sz w:val="16"/>
                <w:szCs w:val="16"/>
              </w:rPr>
              <w:t>Quinnipiac University Polling Institute (2017). Quinnipiac University Polling Institute Poll: February 2017, Question 38 [</w:t>
            </w:r>
            <w:proofErr w:type="gramStart"/>
            <w:r w:rsidRPr="008B653C">
              <w:rPr>
                <w:sz w:val="16"/>
                <w:szCs w:val="16"/>
              </w:rPr>
              <w:t>USQUINN.022217.R</w:t>
            </w:r>
            <w:proofErr w:type="gramEnd"/>
            <w:r w:rsidRPr="008B653C">
              <w:rPr>
                <w:sz w:val="16"/>
                <w:szCs w:val="16"/>
              </w:rPr>
              <w:t>54]. Quinnipiac University Polling Institute. Cornell University, Ithaca, NY: Roper Center for Public Opinion Research.</w:t>
            </w:r>
          </w:p>
        </w:tc>
        <w:tc>
          <w:tcPr>
            <w:tcW w:w="3151" w:type="dxa"/>
            <w:gridSpan w:val="2"/>
          </w:tcPr>
          <w:p w14:paraId="0F2EB284" w14:textId="77777777" w:rsidR="008B653C" w:rsidRPr="008B653C" w:rsidRDefault="008B653C" w:rsidP="008B653C">
            <w:pPr>
              <w:spacing w:after="0" w:line="240" w:lineRule="auto"/>
              <w:rPr>
                <w:sz w:val="16"/>
                <w:szCs w:val="16"/>
              </w:rPr>
            </w:pPr>
            <w:r w:rsidRPr="008B653C">
              <w:rPr>
                <w:sz w:val="16"/>
                <w:szCs w:val="16"/>
              </w:rPr>
              <w:t>telephone interview sample size 1323</w:t>
            </w:r>
          </w:p>
        </w:tc>
      </w:tr>
      <w:tr w:rsidR="008B653C" w:rsidRPr="008B653C" w14:paraId="7C68051B" w14:textId="77777777" w:rsidTr="008B653C">
        <w:trPr>
          <w:gridBefore w:val="1"/>
          <w:wBefore w:w="30" w:type="dxa"/>
          <w:trHeight w:val="2482"/>
        </w:trPr>
        <w:tc>
          <w:tcPr>
            <w:tcW w:w="1418" w:type="dxa"/>
          </w:tcPr>
          <w:p w14:paraId="7C14750F" w14:textId="77777777" w:rsidR="008B653C" w:rsidRPr="008B653C" w:rsidRDefault="008B653C" w:rsidP="008B653C">
            <w:pPr>
              <w:spacing w:after="0" w:line="240" w:lineRule="auto"/>
              <w:rPr>
                <w:sz w:val="16"/>
                <w:szCs w:val="16"/>
              </w:rPr>
            </w:pPr>
            <w:r w:rsidRPr="008B653C">
              <w:rPr>
                <w:sz w:val="16"/>
                <w:szCs w:val="16"/>
              </w:rPr>
              <w:lastRenderedPageBreak/>
              <w:t>USA</w:t>
            </w:r>
          </w:p>
        </w:tc>
        <w:tc>
          <w:tcPr>
            <w:tcW w:w="1626" w:type="dxa"/>
            <w:shd w:val="clear" w:color="auto" w:fill="auto"/>
            <w:vAlign w:val="bottom"/>
            <w:hideMark/>
          </w:tcPr>
          <w:p w14:paraId="37DBC227" w14:textId="77777777" w:rsidR="008B653C" w:rsidRPr="008B653C" w:rsidRDefault="008B653C" w:rsidP="008B653C">
            <w:pPr>
              <w:spacing w:after="0" w:line="240" w:lineRule="auto"/>
              <w:rPr>
                <w:sz w:val="16"/>
                <w:szCs w:val="16"/>
              </w:rPr>
            </w:pPr>
            <w:r w:rsidRPr="008B653C">
              <w:rPr>
                <w:sz w:val="16"/>
                <w:szCs w:val="16"/>
              </w:rPr>
              <w:t>general</w:t>
            </w:r>
          </w:p>
        </w:tc>
        <w:tc>
          <w:tcPr>
            <w:tcW w:w="2589" w:type="dxa"/>
            <w:gridSpan w:val="2"/>
          </w:tcPr>
          <w:p w14:paraId="04B415D5" w14:textId="77777777" w:rsidR="008B653C" w:rsidRPr="008B653C" w:rsidRDefault="008B653C" w:rsidP="008B653C">
            <w:pPr>
              <w:spacing w:after="0" w:line="240" w:lineRule="auto"/>
              <w:rPr>
                <w:sz w:val="16"/>
                <w:szCs w:val="16"/>
              </w:rPr>
            </w:pPr>
            <w:r w:rsidRPr="008B653C">
              <w:rPr>
                <w:sz w:val="16"/>
                <w:szCs w:val="16"/>
                <w:u w:val="single"/>
              </w:rPr>
              <w:t>https://institution-gallup-com.ezp-prod1.hul.harvard.edu/documents/question.aspx?QUESTION=40780&amp;SearchConType=1&amp;SearchTypeAll=am%20going%20read%20list%20possible%20threats%20vital%20interest%20united%20states%20next%2010%20years%20one%20please%20tell%20critical%20threat%20important%20not%20critical%20threat%20not%20important%20threat%20%20%20numbers%20immigrants%20refugees%20coming</w:t>
            </w:r>
          </w:p>
        </w:tc>
        <w:tc>
          <w:tcPr>
            <w:tcW w:w="3151" w:type="dxa"/>
            <w:gridSpan w:val="2"/>
          </w:tcPr>
          <w:p w14:paraId="0BB640AF" w14:textId="77777777" w:rsidR="008B653C" w:rsidRPr="008B653C" w:rsidRDefault="008B653C" w:rsidP="008B653C">
            <w:pPr>
              <w:spacing w:after="0" w:line="240" w:lineRule="auto"/>
              <w:rPr>
                <w:sz w:val="16"/>
                <w:szCs w:val="16"/>
              </w:rPr>
            </w:pPr>
            <w:r w:rsidRPr="008B653C">
              <w:rPr>
                <w:sz w:val="16"/>
                <w:szCs w:val="16"/>
              </w:rPr>
              <w:t>Year: 1994</w:t>
            </w:r>
          </w:p>
          <w:p w14:paraId="69DC24CE" w14:textId="77777777" w:rsidR="008B653C" w:rsidRPr="008B653C" w:rsidRDefault="008B653C" w:rsidP="008B653C">
            <w:pPr>
              <w:spacing w:after="0" w:line="240" w:lineRule="auto"/>
              <w:rPr>
                <w:sz w:val="16"/>
                <w:szCs w:val="16"/>
              </w:rPr>
            </w:pPr>
            <w:r w:rsidRPr="008B653C">
              <w:rPr>
                <w:sz w:val="16"/>
                <w:szCs w:val="16"/>
              </w:rPr>
              <w:t>Sample Size: 1492</w:t>
            </w:r>
          </w:p>
          <w:p w14:paraId="3D7CEB9F" w14:textId="77777777" w:rsidR="008B653C" w:rsidRPr="008B653C" w:rsidRDefault="008B653C" w:rsidP="008B653C">
            <w:pPr>
              <w:spacing w:after="0" w:line="240" w:lineRule="auto"/>
              <w:rPr>
                <w:sz w:val="16"/>
                <w:szCs w:val="16"/>
              </w:rPr>
            </w:pPr>
            <w:r w:rsidRPr="008B653C">
              <w:rPr>
                <w:sz w:val="16"/>
                <w:szCs w:val="16"/>
              </w:rPr>
              <w:t>American Public Opinion and US Foreign Policy Survey</w:t>
            </w:r>
          </w:p>
        </w:tc>
      </w:tr>
      <w:tr w:rsidR="008B653C" w:rsidRPr="008B653C" w14:paraId="5C433556" w14:textId="77777777" w:rsidTr="008B653C">
        <w:trPr>
          <w:gridBefore w:val="1"/>
          <w:wBefore w:w="30" w:type="dxa"/>
          <w:trHeight w:val="2640"/>
        </w:trPr>
        <w:tc>
          <w:tcPr>
            <w:tcW w:w="1418" w:type="dxa"/>
          </w:tcPr>
          <w:p w14:paraId="3D98CE8D"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2A38C6E0" w14:textId="77777777" w:rsidR="008B653C" w:rsidRPr="008B653C" w:rsidRDefault="008B653C" w:rsidP="008B653C">
            <w:pPr>
              <w:spacing w:after="0" w:line="240" w:lineRule="auto"/>
              <w:rPr>
                <w:sz w:val="16"/>
                <w:szCs w:val="16"/>
              </w:rPr>
            </w:pPr>
            <w:r w:rsidRPr="008B653C">
              <w:rPr>
                <w:sz w:val="16"/>
                <w:szCs w:val="16"/>
              </w:rPr>
              <w:t>“terror prone”</w:t>
            </w:r>
          </w:p>
        </w:tc>
        <w:tc>
          <w:tcPr>
            <w:tcW w:w="2589" w:type="dxa"/>
            <w:gridSpan w:val="2"/>
          </w:tcPr>
          <w:p w14:paraId="5F323612" w14:textId="77777777" w:rsidR="008B653C" w:rsidRPr="008B653C" w:rsidRDefault="008B653C" w:rsidP="008B653C">
            <w:pPr>
              <w:spacing w:after="0" w:line="240" w:lineRule="auto"/>
              <w:rPr>
                <w:sz w:val="16"/>
                <w:szCs w:val="16"/>
              </w:rPr>
            </w:pPr>
            <w:r w:rsidRPr="008B653C">
              <w:rPr>
                <w:sz w:val="16"/>
                <w:szCs w:val="16"/>
              </w:rPr>
              <w:t>Quinnipiac University Polling Institute (2017). Quinnipiac University Polling Institute Poll: March 2017, Question 63 [</w:t>
            </w:r>
            <w:proofErr w:type="gramStart"/>
            <w:r w:rsidRPr="008B653C">
              <w:rPr>
                <w:sz w:val="16"/>
                <w:szCs w:val="16"/>
              </w:rPr>
              <w:t>USQUINN.032417.R</w:t>
            </w:r>
            <w:proofErr w:type="gramEnd"/>
            <w:r w:rsidRPr="008B653C">
              <w:rPr>
                <w:sz w:val="16"/>
                <w:szCs w:val="16"/>
              </w:rPr>
              <w:t>53]. Quinnipiac University Polling Institute. Cornell University, Ithaca, NY: Roper Center for Public Opinion Research.</w:t>
            </w:r>
          </w:p>
        </w:tc>
        <w:tc>
          <w:tcPr>
            <w:tcW w:w="3151" w:type="dxa"/>
            <w:gridSpan w:val="2"/>
          </w:tcPr>
          <w:p w14:paraId="2451414F" w14:textId="77777777" w:rsidR="008B653C" w:rsidRPr="008B653C" w:rsidRDefault="008B653C" w:rsidP="008B653C">
            <w:pPr>
              <w:spacing w:after="0" w:line="240" w:lineRule="auto"/>
              <w:rPr>
                <w:sz w:val="16"/>
                <w:szCs w:val="16"/>
              </w:rPr>
            </w:pPr>
            <w:r w:rsidRPr="008B653C">
              <w:rPr>
                <w:sz w:val="16"/>
                <w:szCs w:val="16"/>
              </w:rPr>
              <w:t>telephone interview sample size 1056</w:t>
            </w:r>
          </w:p>
        </w:tc>
      </w:tr>
      <w:tr w:rsidR="008B653C" w:rsidRPr="008B653C" w14:paraId="29202381" w14:textId="77777777" w:rsidTr="008B653C">
        <w:trPr>
          <w:gridBefore w:val="1"/>
          <w:wBefore w:w="30" w:type="dxa"/>
          <w:trHeight w:val="1659"/>
        </w:trPr>
        <w:tc>
          <w:tcPr>
            <w:tcW w:w="1418" w:type="dxa"/>
          </w:tcPr>
          <w:p w14:paraId="19620294"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6009B58A" w14:textId="77777777" w:rsidR="008B653C" w:rsidRPr="008B653C" w:rsidRDefault="008B653C" w:rsidP="008B653C">
            <w:pPr>
              <w:spacing w:after="0" w:line="240" w:lineRule="auto"/>
              <w:rPr>
                <w:sz w:val="16"/>
                <w:szCs w:val="16"/>
              </w:rPr>
            </w:pPr>
            <w:r w:rsidRPr="008B653C">
              <w:rPr>
                <w:sz w:val="16"/>
                <w:szCs w:val="16"/>
              </w:rPr>
              <w:t>General</w:t>
            </w:r>
          </w:p>
          <w:p w14:paraId="6F865DCD" w14:textId="77777777" w:rsidR="008B653C" w:rsidRPr="008B653C" w:rsidRDefault="008B653C" w:rsidP="008B653C">
            <w:pPr>
              <w:spacing w:after="0" w:line="240" w:lineRule="auto"/>
              <w:rPr>
                <w:sz w:val="16"/>
                <w:szCs w:val="16"/>
              </w:rPr>
            </w:pPr>
          </w:p>
          <w:p w14:paraId="10C9662E" w14:textId="77777777" w:rsidR="008B653C" w:rsidRPr="008B653C" w:rsidRDefault="008B653C" w:rsidP="008B653C">
            <w:pPr>
              <w:spacing w:after="0" w:line="240" w:lineRule="auto"/>
              <w:rPr>
                <w:sz w:val="16"/>
                <w:szCs w:val="16"/>
              </w:rPr>
            </w:pPr>
          </w:p>
          <w:p w14:paraId="1961AAFC" w14:textId="77777777" w:rsidR="008B653C" w:rsidRPr="008B653C" w:rsidRDefault="008B653C" w:rsidP="008B653C">
            <w:pPr>
              <w:spacing w:after="0" w:line="240" w:lineRule="auto"/>
              <w:rPr>
                <w:sz w:val="16"/>
                <w:szCs w:val="16"/>
              </w:rPr>
            </w:pPr>
          </w:p>
          <w:p w14:paraId="52E948D5" w14:textId="77777777" w:rsidR="008B653C" w:rsidRPr="008B653C" w:rsidRDefault="008B653C" w:rsidP="008B653C">
            <w:pPr>
              <w:spacing w:after="0" w:line="240" w:lineRule="auto"/>
              <w:rPr>
                <w:sz w:val="16"/>
                <w:szCs w:val="16"/>
              </w:rPr>
            </w:pPr>
          </w:p>
        </w:tc>
        <w:tc>
          <w:tcPr>
            <w:tcW w:w="2589" w:type="dxa"/>
            <w:gridSpan w:val="2"/>
          </w:tcPr>
          <w:p w14:paraId="5A9BF190" w14:textId="77777777" w:rsidR="008B653C" w:rsidRPr="008B653C" w:rsidRDefault="008B653C" w:rsidP="008B653C">
            <w:pPr>
              <w:spacing w:after="0" w:line="240" w:lineRule="auto"/>
              <w:rPr>
                <w:sz w:val="16"/>
                <w:szCs w:val="16"/>
              </w:rPr>
            </w:pPr>
            <w:r w:rsidRPr="008B653C">
              <w:rPr>
                <w:sz w:val="16"/>
                <w:szCs w:val="16"/>
              </w:rPr>
              <w:t>NHK BROADCASTING CULTURE RESEARCH INSTITUTE (1995). 95JAN1: NHK PUBLIC OPINION SURVEY, Question 2 [31116306.00001]. NHK BROADCASTING CULTURE RESEARCH INSTITUTE. Cornell University, Ithaca, NY: Roper Center for Public Opinion Research.</w:t>
            </w:r>
          </w:p>
        </w:tc>
        <w:tc>
          <w:tcPr>
            <w:tcW w:w="3151" w:type="dxa"/>
            <w:gridSpan w:val="2"/>
          </w:tcPr>
          <w:p w14:paraId="2B8F0784"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0BAFF2E9" w14:textId="77777777" w:rsidTr="008B653C">
        <w:trPr>
          <w:gridBefore w:val="1"/>
          <w:wBefore w:w="30" w:type="dxa"/>
          <w:trHeight w:val="1298"/>
        </w:trPr>
        <w:tc>
          <w:tcPr>
            <w:tcW w:w="1418" w:type="dxa"/>
          </w:tcPr>
          <w:p w14:paraId="50FEC974"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59834CD1" w14:textId="77777777" w:rsidR="008B653C" w:rsidRPr="008B653C" w:rsidRDefault="008B653C" w:rsidP="008B653C">
            <w:pPr>
              <w:spacing w:after="0" w:line="240" w:lineRule="auto"/>
              <w:rPr>
                <w:sz w:val="16"/>
                <w:szCs w:val="16"/>
              </w:rPr>
            </w:pPr>
            <w:r w:rsidRPr="008B653C">
              <w:rPr>
                <w:sz w:val="16"/>
                <w:szCs w:val="16"/>
              </w:rPr>
              <w:t>WWII</w:t>
            </w:r>
          </w:p>
          <w:p w14:paraId="1D26DA6D" w14:textId="77777777" w:rsidR="008B653C" w:rsidRPr="008B653C" w:rsidRDefault="008B653C" w:rsidP="008B653C">
            <w:pPr>
              <w:spacing w:after="0" w:line="240" w:lineRule="auto"/>
              <w:rPr>
                <w:sz w:val="16"/>
                <w:szCs w:val="16"/>
              </w:rPr>
            </w:pPr>
          </w:p>
          <w:p w14:paraId="76963BAB" w14:textId="77777777" w:rsidR="008B653C" w:rsidRPr="008B653C" w:rsidRDefault="008B653C" w:rsidP="008B653C">
            <w:pPr>
              <w:spacing w:after="0" w:line="240" w:lineRule="auto"/>
              <w:rPr>
                <w:sz w:val="16"/>
                <w:szCs w:val="16"/>
              </w:rPr>
            </w:pPr>
          </w:p>
          <w:p w14:paraId="7C7C1889" w14:textId="77777777" w:rsidR="008B653C" w:rsidRPr="008B653C" w:rsidRDefault="008B653C" w:rsidP="008B653C">
            <w:pPr>
              <w:spacing w:after="0" w:line="240" w:lineRule="auto"/>
              <w:rPr>
                <w:sz w:val="16"/>
                <w:szCs w:val="16"/>
              </w:rPr>
            </w:pPr>
          </w:p>
          <w:p w14:paraId="3FC64511" w14:textId="77777777" w:rsidR="008B653C" w:rsidRPr="008B653C" w:rsidRDefault="008B653C" w:rsidP="008B653C">
            <w:pPr>
              <w:spacing w:after="0" w:line="240" w:lineRule="auto"/>
              <w:rPr>
                <w:sz w:val="16"/>
                <w:szCs w:val="16"/>
              </w:rPr>
            </w:pPr>
          </w:p>
          <w:p w14:paraId="34547C69" w14:textId="77777777" w:rsidR="008B653C" w:rsidRPr="008B653C" w:rsidRDefault="008B653C" w:rsidP="008B653C">
            <w:pPr>
              <w:spacing w:after="0" w:line="240" w:lineRule="auto"/>
              <w:rPr>
                <w:sz w:val="16"/>
                <w:szCs w:val="16"/>
              </w:rPr>
            </w:pPr>
          </w:p>
          <w:p w14:paraId="28359CD1" w14:textId="77777777" w:rsidR="008B653C" w:rsidRPr="008B653C" w:rsidRDefault="008B653C" w:rsidP="008B653C">
            <w:pPr>
              <w:spacing w:after="0" w:line="240" w:lineRule="auto"/>
              <w:rPr>
                <w:sz w:val="16"/>
                <w:szCs w:val="16"/>
              </w:rPr>
            </w:pPr>
          </w:p>
          <w:p w14:paraId="2BCDBB25" w14:textId="77777777" w:rsidR="008B653C" w:rsidRPr="008B653C" w:rsidRDefault="008B653C" w:rsidP="008B653C">
            <w:pPr>
              <w:spacing w:after="0" w:line="240" w:lineRule="auto"/>
              <w:rPr>
                <w:sz w:val="16"/>
                <w:szCs w:val="16"/>
              </w:rPr>
            </w:pPr>
          </w:p>
          <w:p w14:paraId="0E913D48" w14:textId="77777777" w:rsidR="008B653C" w:rsidRPr="008B653C" w:rsidRDefault="008B653C" w:rsidP="008B653C">
            <w:pPr>
              <w:spacing w:after="0" w:line="240" w:lineRule="auto"/>
              <w:rPr>
                <w:sz w:val="16"/>
                <w:szCs w:val="16"/>
              </w:rPr>
            </w:pPr>
          </w:p>
        </w:tc>
        <w:tc>
          <w:tcPr>
            <w:tcW w:w="2589" w:type="dxa"/>
            <w:gridSpan w:val="2"/>
          </w:tcPr>
          <w:p w14:paraId="74E8A787" w14:textId="77777777" w:rsidR="008B653C" w:rsidRPr="008B653C" w:rsidRDefault="008B653C" w:rsidP="008B653C">
            <w:pPr>
              <w:spacing w:after="0" w:line="240" w:lineRule="auto"/>
              <w:rPr>
                <w:sz w:val="16"/>
                <w:szCs w:val="16"/>
              </w:rPr>
            </w:pPr>
            <w:r w:rsidRPr="008B653C">
              <w:rPr>
                <w:sz w:val="16"/>
                <w:szCs w:val="16"/>
              </w:rPr>
              <w:t>Gallup Organization (1940). Gallup Poll # 1939-0202: Military Service/World War II Refugees/1940 Presidential Election, Question 6 [USGALLUP.40-202.QT02]. Gallup Organization. Cornell University, Ithaca, NY: Roper Center for Public Opinion Research.</w:t>
            </w:r>
          </w:p>
        </w:tc>
        <w:tc>
          <w:tcPr>
            <w:tcW w:w="3151" w:type="dxa"/>
            <w:gridSpan w:val="2"/>
          </w:tcPr>
          <w:p w14:paraId="1C6FE4F9" w14:textId="77777777" w:rsidR="008B653C" w:rsidRPr="008B653C" w:rsidRDefault="008B653C" w:rsidP="008B653C">
            <w:pPr>
              <w:spacing w:after="0" w:line="240" w:lineRule="auto"/>
              <w:rPr>
                <w:sz w:val="16"/>
                <w:szCs w:val="16"/>
              </w:rPr>
            </w:pPr>
            <w:r w:rsidRPr="008B653C">
              <w:rPr>
                <w:sz w:val="16"/>
                <w:szCs w:val="16"/>
              </w:rPr>
              <w:t>face-to-face interview</w:t>
            </w:r>
          </w:p>
        </w:tc>
      </w:tr>
      <w:tr w:rsidR="008B653C" w:rsidRPr="008B653C" w14:paraId="0340E17B" w14:textId="77777777" w:rsidTr="008B653C">
        <w:trPr>
          <w:gridBefore w:val="1"/>
          <w:wBefore w:w="30" w:type="dxa"/>
          <w:trHeight w:val="829"/>
        </w:trPr>
        <w:tc>
          <w:tcPr>
            <w:tcW w:w="1418" w:type="dxa"/>
          </w:tcPr>
          <w:p w14:paraId="78068EF0"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2EA6732B" w14:textId="77777777" w:rsidR="008B653C" w:rsidRPr="008B653C" w:rsidRDefault="008B653C" w:rsidP="008B653C">
            <w:pPr>
              <w:spacing w:after="0" w:line="240" w:lineRule="auto"/>
              <w:rPr>
                <w:sz w:val="16"/>
                <w:szCs w:val="16"/>
              </w:rPr>
            </w:pPr>
            <w:r w:rsidRPr="008B653C">
              <w:rPr>
                <w:sz w:val="16"/>
                <w:szCs w:val="16"/>
              </w:rPr>
              <w:t>WWII</w:t>
            </w:r>
          </w:p>
        </w:tc>
        <w:tc>
          <w:tcPr>
            <w:tcW w:w="2589" w:type="dxa"/>
            <w:gridSpan w:val="2"/>
          </w:tcPr>
          <w:p w14:paraId="429CF457" w14:textId="77777777" w:rsidR="008B653C" w:rsidRPr="008B653C" w:rsidRDefault="008B653C" w:rsidP="008B653C">
            <w:pPr>
              <w:spacing w:after="0" w:line="240" w:lineRule="auto"/>
              <w:rPr>
                <w:sz w:val="16"/>
                <w:szCs w:val="16"/>
              </w:rPr>
            </w:pPr>
            <w:r w:rsidRPr="008B653C">
              <w:rPr>
                <w:sz w:val="16"/>
                <w:szCs w:val="16"/>
              </w:rPr>
              <w:t xml:space="preserve">Gallup Organization (1940). Gallup Poll # 1940-0198: Political Parties/War in Europe/Presidential Election, Question 4 </w:t>
            </w:r>
            <w:r w:rsidRPr="008B653C">
              <w:rPr>
                <w:sz w:val="16"/>
                <w:szCs w:val="16"/>
              </w:rPr>
              <w:lastRenderedPageBreak/>
              <w:t>[</w:t>
            </w:r>
            <w:proofErr w:type="gramStart"/>
            <w:r w:rsidRPr="008B653C">
              <w:rPr>
                <w:sz w:val="16"/>
                <w:szCs w:val="16"/>
              </w:rPr>
              <w:t>USGALLUP.062640.RJ</w:t>
            </w:r>
            <w:proofErr w:type="gramEnd"/>
            <w:r w:rsidRPr="008B653C">
              <w:rPr>
                <w:sz w:val="16"/>
                <w:szCs w:val="16"/>
              </w:rPr>
              <w:t>06B]. Gallup Organization. Cornell University, Ithaca, NY: Roper Center for Public Opinion Research.</w:t>
            </w:r>
          </w:p>
        </w:tc>
        <w:tc>
          <w:tcPr>
            <w:tcW w:w="3151" w:type="dxa"/>
            <w:gridSpan w:val="2"/>
          </w:tcPr>
          <w:p w14:paraId="1A567E88" w14:textId="77777777" w:rsidR="008B653C" w:rsidRPr="008B653C" w:rsidRDefault="008B653C" w:rsidP="008B653C">
            <w:pPr>
              <w:spacing w:after="0" w:line="240" w:lineRule="auto"/>
              <w:rPr>
                <w:sz w:val="16"/>
                <w:szCs w:val="16"/>
              </w:rPr>
            </w:pPr>
            <w:r w:rsidRPr="008B653C">
              <w:rPr>
                <w:sz w:val="16"/>
                <w:szCs w:val="16"/>
              </w:rPr>
              <w:lastRenderedPageBreak/>
              <w:t>face-to-face interview sample size 3091</w:t>
            </w:r>
          </w:p>
        </w:tc>
      </w:tr>
      <w:tr w:rsidR="008B653C" w:rsidRPr="008B653C" w14:paraId="5BA6570B" w14:textId="77777777" w:rsidTr="008B653C">
        <w:trPr>
          <w:gridBefore w:val="1"/>
          <w:wBefore w:w="30" w:type="dxa"/>
          <w:trHeight w:val="320"/>
        </w:trPr>
        <w:tc>
          <w:tcPr>
            <w:tcW w:w="1418" w:type="dxa"/>
          </w:tcPr>
          <w:p w14:paraId="6B16D664"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662BA8B3" w14:textId="77777777" w:rsidR="008B653C" w:rsidRPr="008B653C" w:rsidRDefault="008B653C" w:rsidP="008B653C">
            <w:pPr>
              <w:spacing w:after="0" w:line="240" w:lineRule="auto"/>
              <w:rPr>
                <w:sz w:val="16"/>
                <w:szCs w:val="16"/>
              </w:rPr>
            </w:pPr>
            <w:r w:rsidRPr="008B653C">
              <w:rPr>
                <w:sz w:val="16"/>
                <w:szCs w:val="16"/>
              </w:rPr>
              <w:t>WWII</w:t>
            </w:r>
          </w:p>
          <w:p w14:paraId="33F3BADD" w14:textId="77777777" w:rsidR="008B653C" w:rsidRPr="008B653C" w:rsidRDefault="008B653C" w:rsidP="008B653C">
            <w:pPr>
              <w:spacing w:after="0" w:line="240" w:lineRule="auto"/>
              <w:rPr>
                <w:sz w:val="16"/>
                <w:szCs w:val="16"/>
              </w:rPr>
            </w:pPr>
          </w:p>
          <w:p w14:paraId="28546FFA" w14:textId="77777777" w:rsidR="008B653C" w:rsidRPr="008B653C" w:rsidRDefault="008B653C" w:rsidP="008B653C">
            <w:pPr>
              <w:spacing w:after="0" w:line="240" w:lineRule="auto"/>
              <w:rPr>
                <w:sz w:val="16"/>
                <w:szCs w:val="16"/>
              </w:rPr>
            </w:pPr>
          </w:p>
          <w:p w14:paraId="4A588C6E" w14:textId="77777777" w:rsidR="008B653C" w:rsidRPr="008B653C" w:rsidRDefault="008B653C" w:rsidP="008B653C">
            <w:pPr>
              <w:spacing w:after="0" w:line="240" w:lineRule="auto"/>
              <w:rPr>
                <w:sz w:val="16"/>
                <w:szCs w:val="16"/>
              </w:rPr>
            </w:pPr>
          </w:p>
        </w:tc>
        <w:tc>
          <w:tcPr>
            <w:tcW w:w="2589" w:type="dxa"/>
            <w:gridSpan w:val="2"/>
          </w:tcPr>
          <w:p w14:paraId="42104428" w14:textId="77777777" w:rsidR="008B653C" w:rsidRPr="008B653C" w:rsidRDefault="008B653C" w:rsidP="008B653C">
            <w:pPr>
              <w:spacing w:after="0" w:line="240" w:lineRule="auto"/>
              <w:rPr>
                <w:sz w:val="16"/>
                <w:szCs w:val="16"/>
              </w:rPr>
            </w:pPr>
            <w:r w:rsidRPr="008B653C">
              <w:rPr>
                <w:sz w:val="16"/>
                <w:szCs w:val="16"/>
              </w:rPr>
              <w:t>Gallup Organization (1939). Gallup Poll # 145, Question 10 [USGALLUP.39-145.QA08]. Gallup Organization. Cornell University, Ithaca, NY: Roper Center for Public Opinion Research.</w:t>
            </w:r>
          </w:p>
        </w:tc>
        <w:tc>
          <w:tcPr>
            <w:tcW w:w="3151" w:type="dxa"/>
            <w:gridSpan w:val="2"/>
          </w:tcPr>
          <w:p w14:paraId="05139777" w14:textId="77777777" w:rsidR="008B653C" w:rsidRPr="008B653C" w:rsidRDefault="008B653C" w:rsidP="008B653C">
            <w:pPr>
              <w:spacing w:after="0" w:line="240" w:lineRule="auto"/>
              <w:rPr>
                <w:sz w:val="16"/>
                <w:szCs w:val="16"/>
              </w:rPr>
            </w:pPr>
            <w:r w:rsidRPr="008B653C">
              <w:rPr>
                <w:sz w:val="16"/>
                <w:szCs w:val="16"/>
              </w:rPr>
              <w:t>face-to-face interview sample size 3148</w:t>
            </w:r>
          </w:p>
        </w:tc>
      </w:tr>
      <w:tr w:rsidR="008B653C" w:rsidRPr="008B653C" w14:paraId="56230462" w14:textId="77777777" w:rsidTr="008B653C">
        <w:trPr>
          <w:gridBefore w:val="1"/>
          <w:wBefore w:w="30" w:type="dxa"/>
          <w:trHeight w:val="62"/>
        </w:trPr>
        <w:tc>
          <w:tcPr>
            <w:tcW w:w="1418" w:type="dxa"/>
          </w:tcPr>
          <w:p w14:paraId="17661E49"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43A48F77" w14:textId="77777777" w:rsidR="008B653C" w:rsidRPr="008B653C" w:rsidRDefault="008B653C" w:rsidP="008B653C">
            <w:pPr>
              <w:spacing w:after="0" w:line="240" w:lineRule="auto"/>
              <w:rPr>
                <w:sz w:val="16"/>
                <w:szCs w:val="16"/>
              </w:rPr>
            </w:pPr>
            <w:r w:rsidRPr="008B653C">
              <w:rPr>
                <w:sz w:val="16"/>
                <w:szCs w:val="16"/>
              </w:rPr>
              <w:t>WWII</w:t>
            </w:r>
          </w:p>
        </w:tc>
        <w:tc>
          <w:tcPr>
            <w:tcW w:w="2589" w:type="dxa"/>
            <w:gridSpan w:val="2"/>
          </w:tcPr>
          <w:p w14:paraId="1B20A3DF" w14:textId="77777777" w:rsidR="008B653C" w:rsidRPr="008B653C" w:rsidRDefault="008B653C" w:rsidP="008B653C">
            <w:pPr>
              <w:spacing w:after="0" w:line="240" w:lineRule="auto"/>
              <w:rPr>
                <w:sz w:val="16"/>
                <w:szCs w:val="16"/>
              </w:rPr>
            </w:pPr>
            <w:r w:rsidRPr="008B653C">
              <w:rPr>
                <w:sz w:val="16"/>
                <w:szCs w:val="16"/>
              </w:rPr>
              <w:t>Gallup Organization (1938). Gallup Poll # 1938-0139: Nazi Germany/Politics, Question 12 [USGALLUP.38-139.Q03]. Gallup Organization. Cornell University, Ithaca, NY: Roper Center for Public Opinion Research.</w:t>
            </w:r>
          </w:p>
        </w:tc>
        <w:tc>
          <w:tcPr>
            <w:tcW w:w="3151" w:type="dxa"/>
            <w:gridSpan w:val="2"/>
          </w:tcPr>
          <w:p w14:paraId="4E3B5B1B" w14:textId="77777777" w:rsidR="008B653C" w:rsidRPr="008B653C" w:rsidRDefault="008B653C" w:rsidP="008B653C">
            <w:pPr>
              <w:spacing w:after="0" w:line="240" w:lineRule="auto"/>
              <w:rPr>
                <w:sz w:val="16"/>
                <w:szCs w:val="16"/>
              </w:rPr>
            </w:pPr>
            <w:r w:rsidRPr="008B653C">
              <w:rPr>
                <w:sz w:val="16"/>
                <w:szCs w:val="16"/>
              </w:rPr>
              <w:t>face-to-face interview sample size 3128</w:t>
            </w:r>
          </w:p>
        </w:tc>
      </w:tr>
      <w:tr w:rsidR="008B653C" w:rsidRPr="008B653C" w14:paraId="1A1948A7" w14:textId="77777777" w:rsidTr="008B653C">
        <w:trPr>
          <w:gridBefore w:val="1"/>
          <w:wBefore w:w="30" w:type="dxa"/>
          <w:trHeight w:val="53"/>
        </w:trPr>
        <w:tc>
          <w:tcPr>
            <w:tcW w:w="1418" w:type="dxa"/>
          </w:tcPr>
          <w:p w14:paraId="186BFAD2"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01820E41" w14:textId="77777777" w:rsidR="008B653C" w:rsidRPr="008B653C" w:rsidRDefault="008B653C" w:rsidP="008B653C">
            <w:pPr>
              <w:spacing w:after="0" w:line="240" w:lineRule="auto"/>
              <w:rPr>
                <w:sz w:val="16"/>
                <w:szCs w:val="16"/>
              </w:rPr>
            </w:pPr>
            <w:r w:rsidRPr="008B653C">
              <w:rPr>
                <w:sz w:val="16"/>
                <w:szCs w:val="16"/>
              </w:rPr>
              <w:t>WWII</w:t>
            </w:r>
          </w:p>
        </w:tc>
        <w:tc>
          <w:tcPr>
            <w:tcW w:w="2589" w:type="dxa"/>
            <w:gridSpan w:val="2"/>
          </w:tcPr>
          <w:p w14:paraId="75697D6C" w14:textId="77777777" w:rsidR="008B653C" w:rsidRPr="008B653C" w:rsidRDefault="008B653C" w:rsidP="008B653C">
            <w:pPr>
              <w:spacing w:after="0" w:line="240" w:lineRule="auto"/>
              <w:rPr>
                <w:sz w:val="16"/>
                <w:szCs w:val="16"/>
              </w:rPr>
            </w:pPr>
            <w:r w:rsidRPr="008B653C">
              <w:rPr>
                <w:sz w:val="16"/>
                <w:szCs w:val="16"/>
              </w:rPr>
              <w:t>Fortune Magazine (1939). Roper Fortune # 4: Politics and Government/General/Buying, Question 9 [USROPER.39-004.R09B]. The Roper Organization. Cornell University, Ithaca, NY: Roper Center for Public Opinion Research.</w:t>
            </w:r>
          </w:p>
        </w:tc>
        <w:tc>
          <w:tcPr>
            <w:tcW w:w="3151" w:type="dxa"/>
            <w:gridSpan w:val="2"/>
          </w:tcPr>
          <w:p w14:paraId="6AFD7FB6" w14:textId="77777777" w:rsidR="008B653C" w:rsidRPr="008B653C" w:rsidRDefault="008B653C" w:rsidP="008B653C">
            <w:pPr>
              <w:spacing w:after="0" w:line="240" w:lineRule="auto"/>
              <w:rPr>
                <w:sz w:val="16"/>
                <w:szCs w:val="16"/>
              </w:rPr>
            </w:pPr>
            <w:r w:rsidRPr="008B653C">
              <w:rPr>
                <w:sz w:val="16"/>
                <w:szCs w:val="16"/>
              </w:rPr>
              <w:t>face-to-face interview sample size 5176</w:t>
            </w:r>
          </w:p>
        </w:tc>
      </w:tr>
      <w:tr w:rsidR="008B653C" w:rsidRPr="008B653C" w14:paraId="4834AD04" w14:textId="77777777" w:rsidTr="008B653C">
        <w:trPr>
          <w:gridBefore w:val="1"/>
          <w:wBefore w:w="30" w:type="dxa"/>
          <w:trHeight w:val="789"/>
        </w:trPr>
        <w:tc>
          <w:tcPr>
            <w:tcW w:w="1418" w:type="dxa"/>
          </w:tcPr>
          <w:p w14:paraId="5704F8EC"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74CE4FCC" w14:textId="77777777" w:rsidR="008B653C" w:rsidRPr="008B653C" w:rsidRDefault="008B653C" w:rsidP="008B653C">
            <w:pPr>
              <w:spacing w:after="0" w:line="240" w:lineRule="auto"/>
              <w:rPr>
                <w:sz w:val="16"/>
                <w:szCs w:val="16"/>
              </w:rPr>
            </w:pPr>
            <w:r w:rsidRPr="008B653C">
              <w:rPr>
                <w:sz w:val="16"/>
                <w:szCs w:val="16"/>
              </w:rPr>
              <w:t>Post-WWII</w:t>
            </w:r>
          </w:p>
          <w:p w14:paraId="29D82BB0" w14:textId="77777777" w:rsidR="008B653C" w:rsidRPr="008B653C" w:rsidRDefault="008B653C" w:rsidP="008B653C">
            <w:pPr>
              <w:spacing w:after="0" w:line="240" w:lineRule="auto"/>
              <w:rPr>
                <w:sz w:val="16"/>
                <w:szCs w:val="16"/>
              </w:rPr>
            </w:pPr>
          </w:p>
          <w:p w14:paraId="6510CC09" w14:textId="77777777" w:rsidR="008B653C" w:rsidRPr="008B653C" w:rsidRDefault="008B653C" w:rsidP="008B653C">
            <w:pPr>
              <w:spacing w:after="0" w:line="240" w:lineRule="auto"/>
              <w:rPr>
                <w:sz w:val="16"/>
                <w:szCs w:val="16"/>
              </w:rPr>
            </w:pPr>
          </w:p>
        </w:tc>
        <w:tc>
          <w:tcPr>
            <w:tcW w:w="2589" w:type="dxa"/>
            <w:gridSpan w:val="2"/>
          </w:tcPr>
          <w:p w14:paraId="507071F3" w14:textId="77777777" w:rsidR="008B653C" w:rsidRPr="008B653C" w:rsidRDefault="008B653C" w:rsidP="008B653C">
            <w:pPr>
              <w:spacing w:after="0" w:line="240" w:lineRule="auto"/>
              <w:rPr>
                <w:sz w:val="16"/>
                <w:szCs w:val="16"/>
              </w:rPr>
            </w:pPr>
            <w:r w:rsidRPr="008B653C">
              <w:rPr>
                <w:sz w:val="16"/>
                <w:szCs w:val="16"/>
              </w:rPr>
              <w:t>Fortune Magazine (1948). Roper Fortune # 69: Anti-Minority Sentiment in the U.S. Today, Question 18 [</w:t>
            </w:r>
            <w:proofErr w:type="gramStart"/>
            <w:r w:rsidRPr="008B653C">
              <w:rPr>
                <w:sz w:val="16"/>
                <w:szCs w:val="16"/>
              </w:rPr>
              <w:t>USROPER.69F.Q</w:t>
            </w:r>
            <w:proofErr w:type="gramEnd"/>
            <w:r w:rsidRPr="008B653C">
              <w:rPr>
                <w:sz w:val="16"/>
                <w:szCs w:val="16"/>
              </w:rPr>
              <w:t>09]. The Roper Organization. Cornell University, Ithaca, NY: Roper Center for Public Opinion Research.</w:t>
            </w:r>
          </w:p>
        </w:tc>
        <w:tc>
          <w:tcPr>
            <w:tcW w:w="3151" w:type="dxa"/>
            <w:gridSpan w:val="2"/>
          </w:tcPr>
          <w:p w14:paraId="04D05AB6" w14:textId="77777777" w:rsidR="008B653C" w:rsidRPr="008B653C" w:rsidRDefault="008B653C" w:rsidP="008B653C">
            <w:pPr>
              <w:spacing w:after="0" w:line="240" w:lineRule="auto"/>
              <w:rPr>
                <w:sz w:val="16"/>
                <w:szCs w:val="16"/>
              </w:rPr>
            </w:pPr>
            <w:r w:rsidRPr="008B653C">
              <w:rPr>
                <w:sz w:val="16"/>
                <w:szCs w:val="16"/>
              </w:rPr>
              <w:t>face-to-face interview</w:t>
            </w:r>
          </w:p>
        </w:tc>
      </w:tr>
      <w:tr w:rsidR="008B653C" w:rsidRPr="008B653C" w14:paraId="6CE58D06" w14:textId="77777777" w:rsidTr="008B653C">
        <w:trPr>
          <w:gridBefore w:val="1"/>
          <w:wBefore w:w="30" w:type="dxa"/>
          <w:trHeight w:val="758"/>
        </w:trPr>
        <w:tc>
          <w:tcPr>
            <w:tcW w:w="1418" w:type="dxa"/>
          </w:tcPr>
          <w:p w14:paraId="27DE556F"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17805B25" w14:textId="77777777" w:rsidR="008B653C" w:rsidRPr="008B653C" w:rsidRDefault="008B653C" w:rsidP="008B653C">
            <w:pPr>
              <w:spacing w:after="0" w:line="240" w:lineRule="auto"/>
              <w:rPr>
                <w:sz w:val="16"/>
                <w:szCs w:val="16"/>
              </w:rPr>
            </w:pPr>
            <w:r w:rsidRPr="008B653C">
              <w:rPr>
                <w:sz w:val="16"/>
                <w:szCs w:val="16"/>
              </w:rPr>
              <w:t>Post-WWII</w:t>
            </w:r>
          </w:p>
          <w:p w14:paraId="3235496C" w14:textId="77777777" w:rsidR="008B653C" w:rsidRPr="008B653C" w:rsidRDefault="008B653C" w:rsidP="008B653C">
            <w:pPr>
              <w:spacing w:after="0" w:line="240" w:lineRule="auto"/>
              <w:rPr>
                <w:sz w:val="16"/>
                <w:szCs w:val="16"/>
              </w:rPr>
            </w:pPr>
          </w:p>
        </w:tc>
        <w:tc>
          <w:tcPr>
            <w:tcW w:w="2589" w:type="dxa"/>
            <w:gridSpan w:val="2"/>
          </w:tcPr>
          <w:p w14:paraId="414E89CD" w14:textId="77777777" w:rsidR="008B653C" w:rsidRPr="008B653C" w:rsidRDefault="008B653C" w:rsidP="008B653C">
            <w:pPr>
              <w:spacing w:after="0" w:line="240" w:lineRule="auto"/>
              <w:rPr>
                <w:sz w:val="16"/>
                <w:szCs w:val="16"/>
              </w:rPr>
            </w:pPr>
            <w:r w:rsidRPr="008B653C">
              <w:rPr>
                <w:sz w:val="16"/>
                <w:szCs w:val="16"/>
              </w:rPr>
              <w:t>Fortune Magazine (1948). Roper Fortune # 69: Anti-Minority Sentiment in the U.S. Today, Question 19 [</w:t>
            </w:r>
            <w:proofErr w:type="gramStart"/>
            <w:r w:rsidRPr="008B653C">
              <w:rPr>
                <w:sz w:val="16"/>
                <w:szCs w:val="16"/>
              </w:rPr>
              <w:t>USROPER.69F.Q</w:t>
            </w:r>
            <w:proofErr w:type="gramEnd"/>
            <w:r w:rsidRPr="008B653C">
              <w:rPr>
                <w:sz w:val="16"/>
                <w:szCs w:val="16"/>
              </w:rPr>
              <w:t>10A]. The Roper Organization. Cornell University, Ithaca, NY: Roper Center for Public Opinion Research.</w:t>
            </w:r>
          </w:p>
        </w:tc>
        <w:tc>
          <w:tcPr>
            <w:tcW w:w="3151" w:type="dxa"/>
            <w:gridSpan w:val="2"/>
          </w:tcPr>
          <w:p w14:paraId="7D0967F1" w14:textId="77777777" w:rsidR="008B653C" w:rsidRPr="008B653C" w:rsidRDefault="008B653C" w:rsidP="008B653C">
            <w:pPr>
              <w:spacing w:after="0" w:line="240" w:lineRule="auto"/>
              <w:rPr>
                <w:sz w:val="16"/>
                <w:szCs w:val="16"/>
              </w:rPr>
            </w:pPr>
            <w:r w:rsidRPr="008B653C">
              <w:rPr>
                <w:sz w:val="16"/>
                <w:szCs w:val="16"/>
              </w:rPr>
              <w:t>face-to-face interview</w:t>
            </w:r>
          </w:p>
        </w:tc>
      </w:tr>
      <w:tr w:rsidR="008B653C" w:rsidRPr="008B653C" w14:paraId="13DED345" w14:textId="77777777" w:rsidTr="008B653C">
        <w:trPr>
          <w:gridBefore w:val="1"/>
          <w:wBefore w:w="30" w:type="dxa"/>
          <w:trHeight w:val="587"/>
        </w:trPr>
        <w:tc>
          <w:tcPr>
            <w:tcW w:w="1418" w:type="dxa"/>
          </w:tcPr>
          <w:p w14:paraId="3D5FFE6A"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26AFFD41" w14:textId="77777777" w:rsidR="008B653C" w:rsidRPr="008B653C" w:rsidRDefault="008B653C" w:rsidP="008B653C">
            <w:pPr>
              <w:spacing w:after="0" w:line="240" w:lineRule="auto"/>
              <w:rPr>
                <w:sz w:val="16"/>
                <w:szCs w:val="16"/>
              </w:rPr>
            </w:pPr>
            <w:r w:rsidRPr="008B653C">
              <w:rPr>
                <w:sz w:val="16"/>
                <w:szCs w:val="16"/>
              </w:rPr>
              <w:t>Post-WWII</w:t>
            </w:r>
          </w:p>
          <w:p w14:paraId="48936ACC" w14:textId="77777777" w:rsidR="008B653C" w:rsidRPr="008B653C" w:rsidRDefault="008B653C" w:rsidP="008B653C">
            <w:pPr>
              <w:spacing w:after="0" w:line="240" w:lineRule="auto"/>
              <w:rPr>
                <w:sz w:val="16"/>
                <w:szCs w:val="16"/>
              </w:rPr>
            </w:pPr>
          </w:p>
        </w:tc>
        <w:tc>
          <w:tcPr>
            <w:tcW w:w="2589" w:type="dxa"/>
            <w:gridSpan w:val="2"/>
          </w:tcPr>
          <w:p w14:paraId="5A74F930" w14:textId="77777777" w:rsidR="008B653C" w:rsidRPr="008B653C" w:rsidRDefault="008B653C" w:rsidP="008B653C">
            <w:pPr>
              <w:spacing w:after="0" w:line="240" w:lineRule="auto"/>
              <w:rPr>
                <w:sz w:val="16"/>
                <w:szCs w:val="16"/>
              </w:rPr>
            </w:pPr>
            <w:r w:rsidRPr="008B653C">
              <w:rPr>
                <w:sz w:val="16"/>
                <w:szCs w:val="16"/>
              </w:rPr>
              <w:t>Fortune Magazine (1948). Roper Fortune # 69: Anti-Minority Sentiment in the U.S. Today, Question 20 [</w:t>
            </w:r>
            <w:proofErr w:type="gramStart"/>
            <w:r w:rsidRPr="008B653C">
              <w:rPr>
                <w:sz w:val="16"/>
                <w:szCs w:val="16"/>
              </w:rPr>
              <w:t>USROPER.69F.Q</w:t>
            </w:r>
            <w:proofErr w:type="gramEnd"/>
            <w:r w:rsidRPr="008B653C">
              <w:rPr>
                <w:sz w:val="16"/>
                <w:szCs w:val="16"/>
              </w:rPr>
              <w:t>10B]. The Roper Organization. Cornell University, Ithaca, NY: Roper Center for Public Opinion Research.</w:t>
            </w:r>
          </w:p>
        </w:tc>
        <w:tc>
          <w:tcPr>
            <w:tcW w:w="3151" w:type="dxa"/>
            <w:gridSpan w:val="2"/>
          </w:tcPr>
          <w:p w14:paraId="5488818D" w14:textId="77777777" w:rsidR="008B653C" w:rsidRPr="008B653C" w:rsidRDefault="008B653C" w:rsidP="008B653C">
            <w:pPr>
              <w:spacing w:after="0" w:line="240" w:lineRule="auto"/>
              <w:rPr>
                <w:sz w:val="16"/>
                <w:szCs w:val="16"/>
              </w:rPr>
            </w:pPr>
            <w:r w:rsidRPr="008B653C">
              <w:rPr>
                <w:sz w:val="16"/>
                <w:szCs w:val="16"/>
              </w:rPr>
              <w:t>face-to-face interview</w:t>
            </w:r>
          </w:p>
        </w:tc>
      </w:tr>
      <w:tr w:rsidR="008B653C" w:rsidRPr="008B653C" w14:paraId="674317EC" w14:textId="77777777" w:rsidTr="008B653C">
        <w:trPr>
          <w:gridBefore w:val="1"/>
          <w:wBefore w:w="30" w:type="dxa"/>
          <w:trHeight w:val="53"/>
        </w:trPr>
        <w:tc>
          <w:tcPr>
            <w:tcW w:w="1418" w:type="dxa"/>
          </w:tcPr>
          <w:p w14:paraId="665BB7C2" w14:textId="77777777" w:rsidR="008B653C" w:rsidRPr="008B653C" w:rsidRDefault="008B653C" w:rsidP="008B653C">
            <w:pPr>
              <w:spacing w:after="0" w:line="240" w:lineRule="auto"/>
              <w:rPr>
                <w:sz w:val="16"/>
                <w:szCs w:val="16"/>
              </w:rPr>
            </w:pPr>
            <w:r w:rsidRPr="008B653C">
              <w:rPr>
                <w:sz w:val="16"/>
                <w:szCs w:val="16"/>
              </w:rPr>
              <w:lastRenderedPageBreak/>
              <w:t>USA</w:t>
            </w:r>
          </w:p>
        </w:tc>
        <w:tc>
          <w:tcPr>
            <w:tcW w:w="1626" w:type="dxa"/>
            <w:shd w:val="clear" w:color="auto" w:fill="auto"/>
            <w:vAlign w:val="bottom"/>
            <w:hideMark/>
          </w:tcPr>
          <w:p w14:paraId="67A5886F" w14:textId="77777777" w:rsidR="008B653C" w:rsidRPr="008B653C" w:rsidRDefault="008B653C" w:rsidP="008B653C">
            <w:pPr>
              <w:spacing w:after="0" w:line="240" w:lineRule="auto"/>
              <w:rPr>
                <w:sz w:val="16"/>
                <w:szCs w:val="16"/>
              </w:rPr>
            </w:pPr>
            <w:r w:rsidRPr="008B653C">
              <w:rPr>
                <w:sz w:val="16"/>
                <w:szCs w:val="16"/>
              </w:rPr>
              <w:t>Post-WWII</w:t>
            </w:r>
          </w:p>
          <w:p w14:paraId="546FE6EF" w14:textId="77777777" w:rsidR="008B653C" w:rsidRPr="008B653C" w:rsidRDefault="008B653C" w:rsidP="008B653C">
            <w:pPr>
              <w:spacing w:after="0" w:line="240" w:lineRule="auto"/>
              <w:rPr>
                <w:sz w:val="16"/>
                <w:szCs w:val="16"/>
              </w:rPr>
            </w:pPr>
          </w:p>
        </w:tc>
        <w:tc>
          <w:tcPr>
            <w:tcW w:w="2589" w:type="dxa"/>
            <w:gridSpan w:val="2"/>
          </w:tcPr>
          <w:p w14:paraId="63FB4C25" w14:textId="77777777" w:rsidR="008B653C" w:rsidRPr="008B653C" w:rsidRDefault="008B653C" w:rsidP="008B653C">
            <w:pPr>
              <w:spacing w:after="0" w:line="240" w:lineRule="auto"/>
              <w:rPr>
                <w:sz w:val="16"/>
                <w:szCs w:val="16"/>
              </w:rPr>
            </w:pPr>
            <w:r w:rsidRPr="008B653C">
              <w:rPr>
                <w:sz w:val="16"/>
                <w:szCs w:val="16"/>
              </w:rPr>
              <w:t>Gallup Organization (1946). Gallup Poll # 377, Question 20 [USGALLUP.46-377.QKT18]. Gallup Organization. Cornell University, Ithaca, NY: Roper Center for Public Opinion Research.</w:t>
            </w:r>
          </w:p>
        </w:tc>
        <w:tc>
          <w:tcPr>
            <w:tcW w:w="3151" w:type="dxa"/>
            <w:gridSpan w:val="2"/>
          </w:tcPr>
          <w:p w14:paraId="3AA501CE" w14:textId="77777777" w:rsidR="008B653C" w:rsidRPr="008B653C" w:rsidRDefault="008B653C" w:rsidP="008B653C">
            <w:pPr>
              <w:spacing w:after="0" w:line="240" w:lineRule="auto"/>
              <w:rPr>
                <w:sz w:val="16"/>
                <w:szCs w:val="16"/>
              </w:rPr>
            </w:pPr>
            <w:r w:rsidRPr="008B653C">
              <w:rPr>
                <w:sz w:val="16"/>
                <w:szCs w:val="16"/>
              </w:rPr>
              <w:t>face-to-face interview</w:t>
            </w:r>
          </w:p>
        </w:tc>
      </w:tr>
      <w:tr w:rsidR="008B653C" w:rsidRPr="008B653C" w14:paraId="4E4C3AC6" w14:textId="77777777" w:rsidTr="008B653C">
        <w:trPr>
          <w:gridBefore w:val="1"/>
          <w:wBefore w:w="30" w:type="dxa"/>
          <w:trHeight w:val="946"/>
        </w:trPr>
        <w:tc>
          <w:tcPr>
            <w:tcW w:w="1418" w:type="dxa"/>
          </w:tcPr>
          <w:p w14:paraId="13F99BA5"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69D4B36C" w14:textId="77777777" w:rsidR="008B653C" w:rsidRPr="008B653C" w:rsidRDefault="008B653C" w:rsidP="008B653C">
            <w:pPr>
              <w:spacing w:after="0" w:line="240" w:lineRule="auto"/>
              <w:rPr>
                <w:sz w:val="16"/>
                <w:szCs w:val="16"/>
              </w:rPr>
            </w:pPr>
            <w:r w:rsidRPr="008B653C">
              <w:rPr>
                <w:sz w:val="16"/>
                <w:szCs w:val="16"/>
              </w:rPr>
              <w:t>Post-WWII</w:t>
            </w:r>
          </w:p>
          <w:p w14:paraId="1FF43610" w14:textId="77777777" w:rsidR="008B653C" w:rsidRPr="008B653C" w:rsidRDefault="008B653C" w:rsidP="008B653C">
            <w:pPr>
              <w:spacing w:after="0" w:line="240" w:lineRule="auto"/>
              <w:rPr>
                <w:sz w:val="16"/>
                <w:szCs w:val="16"/>
              </w:rPr>
            </w:pPr>
          </w:p>
        </w:tc>
        <w:tc>
          <w:tcPr>
            <w:tcW w:w="2589" w:type="dxa"/>
            <w:gridSpan w:val="2"/>
          </w:tcPr>
          <w:p w14:paraId="76CAD901" w14:textId="77777777" w:rsidR="008B653C" w:rsidRPr="008B653C" w:rsidRDefault="008B653C" w:rsidP="008B653C">
            <w:pPr>
              <w:spacing w:after="0" w:line="240" w:lineRule="auto"/>
              <w:rPr>
                <w:sz w:val="16"/>
                <w:szCs w:val="16"/>
              </w:rPr>
            </w:pPr>
            <w:r w:rsidRPr="008B653C">
              <w:rPr>
                <w:sz w:val="16"/>
                <w:szCs w:val="16"/>
              </w:rPr>
              <w:t>Gallup Organization (1946). Gallup Poll # 379, Question 33 [USGALLUP.46-379.QT02A]. Gallup Organization. Cornell University, Ithaca, NY: Roper Center for Public Opinion Research.</w:t>
            </w:r>
          </w:p>
        </w:tc>
        <w:tc>
          <w:tcPr>
            <w:tcW w:w="3151" w:type="dxa"/>
            <w:gridSpan w:val="2"/>
          </w:tcPr>
          <w:p w14:paraId="5EF3E95B" w14:textId="77777777" w:rsidR="008B653C" w:rsidRPr="008B653C" w:rsidRDefault="008B653C" w:rsidP="008B653C">
            <w:pPr>
              <w:spacing w:after="0" w:line="240" w:lineRule="auto"/>
              <w:rPr>
                <w:sz w:val="16"/>
                <w:szCs w:val="16"/>
              </w:rPr>
            </w:pPr>
            <w:r w:rsidRPr="008B653C">
              <w:rPr>
                <w:sz w:val="16"/>
                <w:szCs w:val="16"/>
              </w:rPr>
              <w:t>face-to-face interview</w:t>
            </w:r>
          </w:p>
        </w:tc>
      </w:tr>
      <w:tr w:rsidR="008B653C" w:rsidRPr="008B653C" w14:paraId="30346AFD" w14:textId="77777777" w:rsidTr="008B653C">
        <w:trPr>
          <w:gridBefore w:val="1"/>
          <w:wBefore w:w="30" w:type="dxa"/>
          <w:trHeight w:val="53"/>
        </w:trPr>
        <w:tc>
          <w:tcPr>
            <w:tcW w:w="1418" w:type="dxa"/>
          </w:tcPr>
          <w:p w14:paraId="5D779B4A"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508D4C29" w14:textId="77777777" w:rsidR="008B653C" w:rsidRPr="008B653C" w:rsidRDefault="008B653C" w:rsidP="008B653C">
            <w:pPr>
              <w:spacing w:after="0" w:line="240" w:lineRule="auto"/>
              <w:rPr>
                <w:sz w:val="16"/>
                <w:szCs w:val="16"/>
              </w:rPr>
            </w:pPr>
            <w:r w:rsidRPr="008B653C">
              <w:rPr>
                <w:sz w:val="16"/>
                <w:szCs w:val="16"/>
              </w:rPr>
              <w:t>Post-WWII</w:t>
            </w:r>
          </w:p>
          <w:p w14:paraId="57AF9869" w14:textId="77777777" w:rsidR="008B653C" w:rsidRPr="008B653C" w:rsidRDefault="008B653C" w:rsidP="008B653C">
            <w:pPr>
              <w:spacing w:after="0" w:line="240" w:lineRule="auto"/>
              <w:rPr>
                <w:sz w:val="16"/>
                <w:szCs w:val="16"/>
              </w:rPr>
            </w:pPr>
          </w:p>
        </w:tc>
        <w:tc>
          <w:tcPr>
            <w:tcW w:w="2589" w:type="dxa"/>
            <w:gridSpan w:val="2"/>
          </w:tcPr>
          <w:p w14:paraId="0676D3FB" w14:textId="77777777" w:rsidR="008B653C" w:rsidRPr="008B653C" w:rsidRDefault="008B653C" w:rsidP="008B653C">
            <w:pPr>
              <w:spacing w:after="0" w:line="240" w:lineRule="auto"/>
              <w:rPr>
                <w:sz w:val="16"/>
                <w:szCs w:val="16"/>
              </w:rPr>
            </w:pPr>
            <w:r w:rsidRPr="008B653C">
              <w:rPr>
                <w:sz w:val="16"/>
                <w:szCs w:val="16"/>
              </w:rPr>
              <w:t>Office of Public Opinion Research (1944). OPOR Poll # 1944-024: Roosevelt Survey # 24, Question 19 [USOPOR.44-024.Q12]. Office of Public Opinion Research. Cornell University, Ithaca, NY: Roper Center for Public Opinion Research.</w:t>
            </w:r>
          </w:p>
        </w:tc>
        <w:tc>
          <w:tcPr>
            <w:tcW w:w="3151" w:type="dxa"/>
            <w:gridSpan w:val="2"/>
          </w:tcPr>
          <w:p w14:paraId="17AF03E0" w14:textId="77777777" w:rsidR="008B653C" w:rsidRPr="008B653C" w:rsidRDefault="008B653C" w:rsidP="008B653C">
            <w:pPr>
              <w:spacing w:after="0" w:line="240" w:lineRule="auto"/>
              <w:rPr>
                <w:sz w:val="16"/>
                <w:szCs w:val="16"/>
              </w:rPr>
            </w:pPr>
            <w:r w:rsidRPr="008B653C">
              <w:rPr>
                <w:sz w:val="16"/>
                <w:szCs w:val="16"/>
              </w:rPr>
              <w:t>Face to face interview (1253 participants)</w:t>
            </w:r>
          </w:p>
        </w:tc>
      </w:tr>
      <w:tr w:rsidR="008B653C" w:rsidRPr="008B653C" w14:paraId="5A25E0ED" w14:textId="77777777" w:rsidTr="008B653C">
        <w:trPr>
          <w:gridBefore w:val="1"/>
          <w:wBefore w:w="30" w:type="dxa"/>
          <w:trHeight w:val="771"/>
        </w:trPr>
        <w:tc>
          <w:tcPr>
            <w:tcW w:w="1418" w:type="dxa"/>
          </w:tcPr>
          <w:p w14:paraId="65F931BE"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23F62AF4" w14:textId="77777777" w:rsidR="008B653C" w:rsidRPr="008B653C" w:rsidRDefault="008B653C" w:rsidP="008B653C">
            <w:pPr>
              <w:spacing w:after="0" w:line="240" w:lineRule="auto"/>
              <w:rPr>
                <w:sz w:val="16"/>
                <w:szCs w:val="16"/>
              </w:rPr>
            </w:pPr>
            <w:r w:rsidRPr="008B653C">
              <w:rPr>
                <w:sz w:val="16"/>
                <w:szCs w:val="16"/>
              </w:rPr>
              <w:t xml:space="preserve"> Palestine Nakba</w:t>
            </w:r>
          </w:p>
        </w:tc>
        <w:tc>
          <w:tcPr>
            <w:tcW w:w="2589" w:type="dxa"/>
            <w:gridSpan w:val="2"/>
          </w:tcPr>
          <w:p w14:paraId="35DA9FD1" w14:textId="77777777" w:rsidR="008B653C" w:rsidRPr="008B653C" w:rsidRDefault="008B653C" w:rsidP="008B653C">
            <w:pPr>
              <w:spacing w:after="0" w:line="240" w:lineRule="auto"/>
              <w:rPr>
                <w:sz w:val="16"/>
                <w:szCs w:val="16"/>
              </w:rPr>
            </w:pPr>
            <w:r w:rsidRPr="008B653C">
              <w:rPr>
                <w:sz w:val="16"/>
                <w:szCs w:val="16"/>
              </w:rPr>
              <w:t>Gallup Organization (1948). Gallup Poll # 1948-0414: Foreign Policy/States/Civil Rights/Presidential Election, Question 18 [</w:t>
            </w:r>
            <w:proofErr w:type="gramStart"/>
            <w:r w:rsidRPr="008B653C">
              <w:rPr>
                <w:sz w:val="16"/>
                <w:szCs w:val="16"/>
              </w:rPr>
              <w:t>USGALLUP.414K.QK</w:t>
            </w:r>
            <w:proofErr w:type="gramEnd"/>
            <w:r w:rsidRPr="008B653C">
              <w:rPr>
                <w:sz w:val="16"/>
                <w:szCs w:val="16"/>
              </w:rPr>
              <w:t>03C]. Gallup Organization. Cornell University, Ithaca, NY: Roper Center for Public Opinion Research.</w:t>
            </w:r>
          </w:p>
        </w:tc>
        <w:tc>
          <w:tcPr>
            <w:tcW w:w="3151" w:type="dxa"/>
            <w:gridSpan w:val="2"/>
          </w:tcPr>
          <w:p w14:paraId="1F31F237" w14:textId="77777777" w:rsidR="008B653C" w:rsidRPr="008B653C" w:rsidRDefault="008B653C" w:rsidP="008B653C">
            <w:pPr>
              <w:spacing w:after="0" w:line="240" w:lineRule="auto"/>
              <w:rPr>
                <w:sz w:val="16"/>
                <w:szCs w:val="16"/>
              </w:rPr>
            </w:pPr>
            <w:r w:rsidRPr="008B653C">
              <w:rPr>
                <w:sz w:val="16"/>
                <w:szCs w:val="16"/>
              </w:rPr>
              <w:t>face-to-face interview sample size 3040</w:t>
            </w:r>
          </w:p>
        </w:tc>
      </w:tr>
      <w:tr w:rsidR="008B653C" w:rsidRPr="008B653C" w14:paraId="7FCDF46B" w14:textId="77777777" w:rsidTr="008B653C">
        <w:trPr>
          <w:gridBefore w:val="1"/>
          <w:wBefore w:w="30" w:type="dxa"/>
          <w:trHeight w:val="641"/>
        </w:trPr>
        <w:tc>
          <w:tcPr>
            <w:tcW w:w="1418" w:type="dxa"/>
          </w:tcPr>
          <w:p w14:paraId="7A32BFBB"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07F26EC2" w14:textId="77777777" w:rsidR="008B653C" w:rsidRPr="008B653C" w:rsidRDefault="008B653C" w:rsidP="008B653C">
            <w:pPr>
              <w:spacing w:after="0" w:line="240" w:lineRule="auto"/>
              <w:rPr>
                <w:sz w:val="16"/>
                <w:szCs w:val="16"/>
              </w:rPr>
            </w:pPr>
            <w:r w:rsidRPr="008B653C">
              <w:rPr>
                <w:sz w:val="16"/>
                <w:szCs w:val="16"/>
              </w:rPr>
              <w:t>China’s Cultural</w:t>
            </w:r>
            <w:r w:rsidRPr="008B653C">
              <w:rPr>
                <w:sz w:val="16"/>
                <w:szCs w:val="16"/>
              </w:rPr>
              <w:br/>
              <w:t>Revolution (1954)</w:t>
            </w:r>
          </w:p>
        </w:tc>
        <w:tc>
          <w:tcPr>
            <w:tcW w:w="2589" w:type="dxa"/>
            <w:gridSpan w:val="2"/>
          </w:tcPr>
          <w:p w14:paraId="7A8FCBD5" w14:textId="77777777" w:rsidR="008B653C" w:rsidRPr="008B653C" w:rsidRDefault="008B653C" w:rsidP="008B653C">
            <w:pPr>
              <w:spacing w:after="0" w:line="240" w:lineRule="auto"/>
              <w:rPr>
                <w:sz w:val="16"/>
                <w:szCs w:val="16"/>
              </w:rPr>
            </w:pPr>
            <w:r w:rsidRPr="008B653C">
              <w:rPr>
                <w:sz w:val="16"/>
                <w:szCs w:val="16"/>
              </w:rPr>
              <w:t>Gallup Organization (1962). Gallup Poll # 1962-0659: Politics/Religion/Stock Market, Question 20 [USGALLUP.62-659.R032]. Gallup Organization. Cornell University, Ithaca, NY: Roper Center for Public Opinion Research.</w:t>
            </w:r>
          </w:p>
        </w:tc>
        <w:tc>
          <w:tcPr>
            <w:tcW w:w="3151" w:type="dxa"/>
            <w:gridSpan w:val="2"/>
          </w:tcPr>
          <w:p w14:paraId="798BB5E4" w14:textId="77777777" w:rsidR="008B653C" w:rsidRPr="008B653C" w:rsidRDefault="008B653C" w:rsidP="008B653C">
            <w:pPr>
              <w:spacing w:after="0" w:line="240" w:lineRule="auto"/>
              <w:rPr>
                <w:sz w:val="16"/>
                <w:szCs w:val="16"/>
              </w:rPr>
            </w:pPr>
            <w:r w:rsidRPr="008B653C">
              <w:rPr>
                <w:sz w:val="16"/>
                <w:szCs w:val="16"/>
              </w:rPr>
              <w:t>Face-to-face</w:t>
            </w:r>
          </w:p>
        </w:tc>
      </w:tr>
      <w:tr w:rsidR="008B653C" w:rsidRPr="008B653C" w14:paraId="146FC595" w14:textId="77777777" w:rsidTr="008B653C">
        <w:trPr>
          <w:gridBefore w:val="1"/>
          <w:wBefore w:w="30" w:type="dxa"/>
          <w:trHeight w:val="327"/>
        </w:trPr>
        <w:tc>
          <w:tcPr>
            <w:tcW w:w="1418" w:type="dxa"/>
          </w:tcPr>
          <w:p w14:paraId="1B26B22C"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368DFADB" w14:textId="77777777" w:rsidR="008B653C" w:rsidRPr="008B653C" w:rsidRDefault="008B653C" w:rsidP="008B653C">
            <w:pPr>
              <w:spacing w:after="0" w:line="240" w:lineRule="auto"/>
              <w:rPr>
                <w:sz w:val="16"/>
                <w:szCs w:val="16"/>
              </w:rPr>
            </w:pPr>
            <w:r w:rsidRPr="008B653C">
              <w:rPr>
                <w:sz w:val="16"/>
                <w:szCs w:val="16"/>
              </w:rPr>
              <w:t>China’s Cultural</w:t>
            </w:r>
            <w:r w:rsidRPr="008B653C">
              <w:rPr>
                <w:sz w:val="16"/>
                <w:szCs w:val="16"/>
              </w:rPr>
              <w:br/>
              <w:t>Revolution (1954)</w:t>
            </w:r>
          </w:p>
        </w:tc>
        <w:tc>
          <w:tcPr>
            <w:tcW w:w="2589" w:type="dxa"/>
            <w:gridSpan w:val="2"/>
          </w:tcPr>
          <w:p w14:paraId="7FDD7839" w14:textId="77777777" w:rsidR="008B653C" w:rsidRPr="008B653C" w:rsidRDefault="008B653C" w:rsidP="008B653C">
            <w:pPr>
              <w:spacing w:after="0" w:line="240" w:lineRule="auto"/>
              <w:rPr>
                <w:sz w:val="16"/>
                <w:szCs w:val="16"/>
              </w:rPr>
            </w:pPr>
            <w:r w:rsidRPr="008B653C">
              <w:rPr>
                <w:sz w:val="16"/>
                <w:szCs w:val="16"/>
              </w:rPr>
              <w:t>National Opinion Research Center (NORC) (1955). NORC Survey # 1955-0379: Foreign Affairs, Question 27 [</w:t>
            </w:r>
            <w:proofErr w:type="gramStart"/>
            <w:r w:rsidRPr="008B653C">
              <w:rPr>
                <w:sz w:val="16"/>
                <w:szCs w:val="16"/>
              </w:rPr>
              <w:t>USNORC.550379.R</w:t>
            </w:r>
            <w:proofErr w:type="gramEnd"/>
            <w:r w:rsidRPr="008B653C">
              <w:rPr>
                <w:sz w:val="16"/>
                <w:szCs w:val="16"/>
              </w:rPr>
              <w:t>22]. National Opinion Research Center (NORC). Cornell University, Ithaca, NY: Roper Center for Public Opinion Research.</w:t>
            </w:r>
          </w:p>
        </w:tc>
        <w:tc>
          <w:tcPr>
            <w:tcW w:w="3151" w:type="dxa"/>
            <w:gridSpan w:val="2"/>
          </w:tcPr>
          <w:p w14:paraId="6E5A2CA6" w14:textId="77777777" w:rsidR="008B653C" w:rsidRPr="008B653C" w:rsidRDefault="008B653C" w:rsidP="008B653C">
            <w:pPr>
              <w:spacing w:after="0" w:line="240" w:lineRule="auto"/>
              <w:rPr>
                <w:sz w:val="16"/>
                <w:szCs w:val="16"/>
              </w:rPr>
            </w:pPr>
            <w:r w:rsidRPr="008B653C">
              <w:rPr>
                <w:sz w:val="16"/>
                <w:szCs w:val="16"/>
              </w:rPr>
              <w:t>Face-to-face</w:t>
            </w:r>
          </w:p>
        </w:tc>
      </w:tr>
      <w:tr w:rsidR="008B653C" w:rsidRPr="008B653C" w14:paraId="4D9B6F81" w14:textId="77777777" w:rsidTr="008B653C">
        <w:trPr>
          <w:gridBefore w:val="1"/>
          <w:wBefore w:w="30" w:type="dxa"/>
          <w:trHeight w:val="2430"/>
        </w:trPr>
        <w:tc>
          <w:tcPr>
            <w:tcW w:w="1418" w:type="dxa"/>
          </w:tcPr>
          <w:p w14:paraId="1EFBA08D" w14:textId="77777777" w:rsidR="008B653C" w:rsidRPr="008B653C" w:rsidRDefault="008B653C" w:rsidP="008B653C">
            <w:pPr>
              <w:spacing w:after="0" w:line="240" w:lineRule="auto"/>
              <w:rPr>
                <w:sz w:val="16"/>
                <w:szCs w:val="16"/>
              </w:rPr>
            </w:pPr>
            <w:r w:rsidRPr="008B653C">
              <w:rPr>
                <w:sz w:val="16"/>
                <w:szCs w:val="16"/>
              </w:rPr>
              <w:lastRenderedPageBreak/>
              <w:t>USA</w:t>
            </w:r>
          </w:p>
        </w:tc>
        <w:tc>
          <w:tcPr>
            <w:tcW w:w="1626" w:type="dxa"/>
            <w:shd w:val="clear" w:color="auto" w:fill="auto"/>
            <w:vAlign w:val="bottom"/>
            <w:hideMark/>
          </w:tcPr>
          <w:p w14:paraId="364AF646" w14:textId="77777777" w:rsidR="008B653C" w:rsidRPr="008B653C" w:rsidRDefault="008B653C" w:rsidP="008B653C">
            <w:pPr>
              <w:spacing w:after="0" w:line="240" w:lineRule="auto"/>
              <w:rPr>
                <w:sz w:val="16"/>
                <w:szCs w:val="16"/>
              </w:rPr>
            </w:pPr>
            <w:r w:rsidRPr="008B653C">
              <w:rPr>
                <w:sz w:val="16"/>
                <w:szCs w:val="16"/>
              </w:rPr>
              <w:t>China’s Cultural</w:t>
            </w:r>
            <w:r w:rsidRPr="008B653C">
              <w:rPr>
                <w:sz w:val="16"/>
                <w:szCs w:val="16"/>
              </w:rPr>
              <w:br/>
              <w:t>Revolution (1954)</w:t>
            </w:r>
          </w:p>
        </w:tc>
        <w:tc>
          <w:tcPr>
            <w:tcW w:w="2589" w:type="dxa"/>
            <w:gridSpan w:val="2"/>
          </w:tcPr>
          <w:p w14:paraId="74D6A5FB" w14:textId="77777777" w:rsidR="008B653C" w:rsidRPr="008B653C" w:rsidRDefault="008B653C" w:rsidP="008B653C">
            <w:pPr>
              <w:spacing w:after="0" w:line="240" w:lineRule="auto"/>
              <w:rPr>
                <w:sz w:val="16"/>
                <w:szCs w:val="16"/>
              </w:rPr>
            </w:pPr>
            <w:r w:rsidRPr="008B653C">
              <w:rPr>
                <w:sz w:val="16"/>
                <w:szCs w:val="16"/>
              </w:rPr>
              <w:t>National Opinion Research Center (NORC) (1955). NORC Survey # 1955-0371:  Foreign Affairs, Question 7 [</w:t>
            </w:r>
            <w:proofErr w:type="gramStart"/>
            <w:r w:rsidRPr="008B653C">
              <w:rPr>
                <w:sz w:val="16"/>
                <w:szCs w:val="16"/>
              </w:rPr>
              <w:t>USNORC.550371.R</w:t>
            </w:r>
            <w:proofErr w:type="gramEnd"/>
            <w:r w:rsidRPr="008B653C">
              <w:rPr>
                <w:sz w:val="16"/>
                <w:szCs w:val="16"/>
              </w:rPr>
              <w:t>07]. National Opinion Research Center (NORC). Cornell University, Ithaca, NY: Roper Center for Public Opinion Research.</w:t>
            </w:r>
          </w:p>
        </w:tc>
        <w:tc>
          <w:tcPr>
            <w:tcW w:w="3151" w:type="dxa"/>
            <w:gridSpan w:val="2"/>
          </w:tcPr>
          <w:p w14:paraId="69AA841E" w14:textId="77777777" w:rsidR="008B653C" w:rsidRPr="008B653C" w:rsidRDefault="008B653C" w:rsidP="008B653C">
            <w:pPr>
              <w:spacing w:after="0" w:line="240" w:lineRule="auto"/>
              <w:rPr>
                <w:sz w:val="16"/>
                <w:szCs w:val="16"/>
              </w:rPr>
            </w:pPr>
            <w:r w:rsidRPr="008B653C">
              <w:rPr>
                <w:sz w:val="16"/>
                <w:szCs w:val="16"/>
              </w:rPr>
              <w:t>Face-to-face sample size 1226</w:t>
            </w:r>
          </w:p>
        </w:tc>
      </w:tr>
      <w:tr w:rsidR="008B653C" w:rsidRPr="008B653C" w14:paraId="214C1091" w14:textId="77777777" w:rsidTr="008B653C">
        <w:trPr>
          <w:gridBefore w:val="1"/>
          <w:wBefore w:w="30" w:type="dxa"/>
          <w:trHeight w:val="1044"/>
        </w:trPr>
        <w:tc>
          <w:tcPr>
            <w:tcW w:w="1418" w:type="dxa"/>
          </w:tcPr>
          <w:p w14:paraId="5F118453"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3E0E4389" w14:textId="77777777" w:rsidR="008B653C" w:rsidRPr="008B653C" w:rsidRDefault="008B653C" w:rsidP="008B653C">
            <w:pPr>
              <w:spacing w:after="0" w:line="240" w:lineRule="auto"/>
              <w:rPr>
                <w:i/>
                <w:iCs/>
                <w:sz w:val="16"/>
                <w:szCs w:val="16"/>
              </w:rPr>
            </w:pPr>
            <w:r w:rsidRPr="008B653C">
              <w:rPr>
                <w:i/>
                <w:iCs/>
                <w:sz w:val="16"/>
                <w:szCs w:val="16"/>
              </w:rPr>
              <w:t>Hungary’s Soviet invasion (1956)</w:t>
            </w:r>
          </w:p>
        </w:tc>
        <w:tc>
          <w:tcPr>
            <w:tcW w:w="2589" w:type="dxa"/>
            <w:gridSpan w:val="2"/>
          </w:tcPr>
          <w:p w14:paraId="4441C160" w14:textId="77777777" w:rsidR="008B653C" w:rsidRPr="008B653C" w:rsidRDefault="008B653C" w:rsidP="008B653C">
            <w:pPr>
              <w:spacing w:after="0" w:line="240" w:lineRule="auto"/>
              <w:rPr>
                <w:sz w:val="16"/>
                <w:szCs w:val="16"/>
              </w:rPr>
            </w:pPr>
            <w:r w:rsidRPr="008B653C">
              <w:rPr>
                <w:sz w:val="16"/>
                <w:szCs w:val="16"/>
                <w:u w:val="single"/>
              </w:rPr>
              <w:t>https://institution-gallup-com.ezp-prod1.hul.harvard.edu/documents/question.aspx?QUESTION=90155&amp;SearchConType=1&amp;SearchTypeAll=europe%20one%20hundred%20sixty%20thousand%20refugees%20left%20hungary%20escape%20communists%20%20suggested%20%20%20permit%20%20%20thousand%20people%20country%20%20approve%20disapprove%20plan</w:t>
            </w:r>
          </w:p>
        </w:tc>
        <w:tc>
          <w:tcPr>
            <w:tcW w:w="3151" w:type="dxa"/>
            <w:gridSpan w:val="2"/>
          </w:tcPr>
          <w:p w14:paraId="29A45B37" w14:textId="77777777" w:rsidR="008B653C" w:rsidRPr="008B653C" w:rsidRDefault="008B653C" w:rsidP="008B653C">
            <w:pPr>
              <w:spacing w:after="0" w:line="240" w:lineRule="auto"/>
              <w:rPr>
                <w:sz w:val="16"/>
                <w:szCs w:val="16"/>
              </w:rPr>
            </w:pPr>
            <w:r w:rsidRPr="008B653C">
              <w:rPr>
                <w:sz w:val="16"/>
                <w:szCs w:val="16"/>
              </w:rPr>
              <w:t>Gallup Poll News Service</w:t>
            </w:r>
          </w:p>
        </w:tc>
      </w:tr>
      <w:tr w:rsidR="008B653C" w:rsidRPr="008B653C" w14:paraId="53767E5B" w14:textId="77777777" w:rsidTr="008B653C">
        <w:trPr>
          <w:gridBefore w:val="1"/>
          <w:wBefore w:w="30" w:type="dxa"/>
          <w:trHeight w:val="53"/>
        </w:trPr>
        <w:tc>
          <w:tcPr>
            <w:tcW w:w="1418" w:type="dxa"/>
          </w:tcPr>
          <w:p w14:paraId="7E245E5E"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5445383B" w14:textId="77777777" w:rsidR="008B653C" w:rsidRPr="008B653C" w:rsidRDefault="008B653C" w:rsidP="008B653C">
            <w:pPr>
              <w:spacing w:after="0" w:line="240" w:lineRule="auto"/>
              <w:rPr>
                <w:i/>
                <w:iCs/>
                <w:sz w:val="16"/>
                <w:szCs w:val="16"/>
              </w:rPr>
            </w:pPr>
            <w:r w:rsidRPr="008B653C">
              <w:rPr>
                <w:i/>
                <w:iCs/>
                <w:sz w:val="16"/>
                <w:szCs w:val="16"/>
              </w:rPr>
              <w:t>Hungary’s Soviet invasion (1956)</w:t>
            </w:r>
          </w:p>
        </w:tc>
        <w:tc>
          <w:tcPr>
            <w:tcW w:w="2589" w:type="dxa"/>
            <w:gridSpan w:val="2"/>
          </w:tcPr>
          <w:p w14:paraId="7E8B017A" w14:textId="77777777" w:rsidR="008B653C" w:rsidRPr="008B653C" w:rsidRDefault="008B653C" w:rsidP="008B653C">
            <w:pPr>
              <w:spacing w:after="0" w:line="240" w:lineRule="auto"/>
              <w:rPr>
                <w:sz w:val="16"/>
                <w:szCs w:val="16"/>
              </w:rPr>
            </w:pPr>
            <w:r w:rsidRPr="008B653C">
              <w:rPr>
                <w:sz w:val="16"/>
                <w:szCs w:val="16"/>
              </w:rPr>
              <w:t>National Opinion Research Center (NORC) (1956). NORC Survey # 1956-0401:  Foreign Affairs, Question 4 [</w:t>
            </w:r>
            <w:proofErr w:type="gramStart"/>
            <w:r w:rsidRPr="008B653C">
              <w:rPr>
                <w:sz w:val="16"/>
                <w:szCs w:val="16"/>
              </w:rPr>
              <w:t>USNORC.560401.R</w:t>
            </w:r>
            <w:proofErr w:type="gramEnd"/>
            <w:r w:rsidRPr="008B653C">
              <w:rPr>
                <w:sz w:val="16"/>
                <w:szCs w:val="16"/>
              </w:rPr>
              <w:t>04]. National Opinion Research Center (NORC). Cornell University, Ithaca, NY: Roper Center for Public Opinion Research.</w:t>
            </w:r>
          </w:p>
        </w:tc>
        <w:tc>
          <w:tcPr>
            <w:tcW w:w="3151" w:type="dxa"/>
            <w:gridSpan w:val="2"/>
          </w:tcPr>
          <w:p w14:paraId="35C4A18D" w14:textId="77777777" w:rsidR="008B653C" w:rsidRPr="008B653C" w:rsidRDefault="008B653C" w:rsidP="008B653C">
            <w:pPr>
              <w:spacing w:after="0" w:line="240" w:lineRule="auto"/>
              <w:rPr>
                <w:sz w:val="16"/>
                <w:szCs w:val="16"/>
              </w:rPr>
            </w:pPr>
            <w:r w:rsidRPr="008B653C">
              <w:rPr>
                <w:sz w:val="16"/>
                <w:szCs w:val="16"/>
              </w:rPr>
              <w:t>Face-to-face interview sample size 1231</w:t>
            </w:r>
          </w:p>
        </w:tc>
      </w:tr>
      <w:tr w:rsidR="008B653C" w:rsidRPr="008B653C" w14:paraId="0EA2CFF6" w14:textId="77777777" w:rsidTr="008B653C">
        <w:trPr>
          <w:gridBefore w:val="1"/>
          <w:wBefore w:w="30" w:type="dxa"/>
          <w:trHeight w:val="53"/>
        </w:trPr>
        <w:tc>
          <w:tcPr>
            <w:tcW w:w="1418" w:type="dxa"/>
          </w:tcPr>
          <w:p w14:paraId="03DA44A0"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67876040" w14:textId="77777777" w:rsidR="008B653C" w:rsidRPr="008B653C" w:rsidRDefault="008B653C" w:rsidP="008B653C">
            <w:pPr>
              <w:spacing w:after="0" w:line="240" w:lineRule="auto"/>
              <w:rPr>
                <w:sz w:val="16"/>
                <w:szCs w:val="16"/>
              </w:rPr>
            </w:pPr>
            <w:r w:rsidRPr="008B653C">
              <w:rPr>
                <w:i/>
                <w:iCs/>
                <w:sz w:val="16"/>
                <w:szCs w:val="16"/>
              </w:rPr>
              <w:t>Hungary’s Soviet invasion (1956)</w:t>
            </w:r>
          </w:p>
        </w:tc>
        <w:tc>
          <w:tcPr>
            <w:tcW w:w="2589" w:type="dxa"/>
            <w:gridSpan w:val="2"/>
          </w:tcPr>
          <w:p w14:paraId="4F8464F2" w14:textId="77777777" w:rsidR="008B653C" w:rsidRPr="008B653C" w:rsidRDefault="008B653C" w:rsidP="008B653C">
            <w:pPr>
              <w:spacing w:after="0" w:line="240" w:lineRule="auto"/>
              <w:rPr>
                <w:sz w:val="16"/>
                <w:szCs w:val="16"/>
              </w:rPr>
            </w:pPr>
            <w:r w:rsidRPr="008B653C">
              <w:rPr>
                <w:sz w:val="16"/>
                <w:szCs w:val="16"/>
              </w:rPr>
              <w:t>Gallup Organization (1956). Gallup Poll # 1956-0575: Television/Politics, Question 14 [</w:t>
            </w:r>
            <w:proofErr w:type="gramStart"/>
            <w:r w:rsidRPr="008B653C">
              <w:rPr>
                <w:sz w:val="16"/>
                <w:szCs w:val="16"/>
              </w:rPr>
              <w:t>USGALLUP.56575.Q</w:t>
            </w:r>
            <w:proofErr w:type="gramEnd"/>
            <w:r w:rsidRPr="008B653C">
              <w:rPr>
                <w:sz w:val="16"/>
                <w:szCs w:val="16"/>
              </w:rPr>
              <w:t>032]. Gallup Organization. Cornell University, Ithaca, NY: Roper Center for Public Opinion Research.</w:t>
            </w:r>
          </w:p>
        </w:tc>
        <w:tc>
          <w:tcPr>
            <w:tcW w:w="3151" w:type="dxa"/>
            <w:gridSpan w:val="2"/>
          </w:tcPr>
          <w:p w14:paraId="25216EC2" w14:textId="77777777" w:rsidR="008B653C" w:rsidRPr="008B653C" w:rsidRDefault="008B653C" w:rsidP="008B653C">
            <w:pPr>
              <w:spacing w:after="0" w:line="240" w:lineRule="auto"/>
              <w:rPr>
                <w:sz w:val="16"/>
                <w:szCs w:val="16"/>
              </w:rPr>
            </w:pPr>
            <w:r w:rsidRPr="008B653C">
              <w:rPr>
                <w:sz w:val="16"/>
                <w:szCs w:val="16"/>
              </w:rPr>
              <w:t>Face-to-face interview sample size 1502</w:t>
            </w:r>
          </w:p>
        </w:tc>
      </w:tr>
      <w:tr w:rsidR="008B653C" w:rsidRPr="008B653C" w14:paraId="228DCDCA" w14:textId="77777777" w:rsidTr="008B653C">
        <w:trPr>
          <w:gridBefore w:val="1"/>
          <w:wBefore w:w="30" w:type="dxa"/>
          <w:trHeight w:val="53"/>
        </w:trPr>
        <w:tc>
          <w:tcPr>
            <w:tcW w:w="1418" w:type="dxa"/>
          </w:tcPr>
          <w:p w14:paraId="1710CEC9"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7AD9B441" w14:textId="77777777" w:rsidR="008B653C" w:rsidRPr="008B653C" w:rsidRDefault="008B653C" w:rsidP="008B653C">
            <w:pPr>
              <w:spacing w:after="0" w:line="240" w:lineRule="auto"/>
              <w:rPr>
                <w:sz w:val="16"/>
                <w:szCs w:val="16"/>
              </w:rPr>
            </w:pPr>
            <w:r w:rsidRPr="008B653C">
              <w:rPr>
                <w:i/>
                <w:iCs/>
                <w:sz w:val="16"/>
                <w:szCs w:val="16"/>
              </w:rPr>
              <w:t>Hungary’s Soviet invasion (1956)</w:t>
            </w:r>
          </w:p>
        </w:tc>
        <w:tc>
          <w:tcPr>
            <w:tcW w:w="2589" w:type="dxa"/>
            <w:gridSpan w:val="2"/>
          </w:tcPr>
          <w:p w14:paraId="0CE52D82" w14:textId="77777777" w:rsidR="008B653C" w:rsidRPr="008B653C" w:rsidRDefault="008B653C" w:rsidP="008B653C">
            <w:pPr>
              <w:spacing w:after="0" w:line="240" w:lineRule="auto"/>
              <w:rPr>
                <w:sz w:val="16"/>
                <w:szCs w:val="16"/>
              </w:rPr>
            </w:pPr>
            <w:r w:rsidRPr="008B653C">
              <w:rPr>
                <w:sz w:val="16"/>
                <w:szCs w:val="16"/>
                <w:u w:val="single"/>
              </w:rPr>
              <w:t>https://news.gallup.com/poll/245624/support-central-american-refugees-exceeds-norm.aspx</w:t>
            </w:r>
          </w:p>
        </w:tc>
        <w:tc>
          <w:tcPr>
            <w:tcW w:w="3151" w:type="dxa"/>
            <w:gridSpan w:val="2"/>
          </w:tcPr>
          <w:p w14:paraId="4F0F8C7F" w14:textId="77777777" w:rsidR="008B653C" w:rsidRPr="008B653C" w:rsidRDefault="008B653C" w:rsidP="008B653C">
            <w:pPr>
              <w:spacing w:after="0" w:line="240" w:lineRule="auto"/>
              <w:rPr>
                <w:sz w:val="16"/>
                <w:szCs w:val="16"/>
              </w:rPr>
            </w:pPr>
          </w:p>
        </w:tc>
      </w:tr>
      <w:tr w:rsidR="008B653C" w:rsidRPr="008B653C" w14:paraId="5F19079A" w14:textId="77777777" w:rsidTr="008B653C">
        <w:trPr>
          <w:gridBefore w:val="1"/>
          <w:wBefore w:w="30" w:type="dxa"/>
          <w:trHeight w:val="53"/>
        </w:trPr>
        <w:tc>
          <w:tcPr>
            <w:tcW w:w="1418" w:type="dxa"/>
          </w:tcPr>
          <w:p w14:paraId="351C7635"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1FEF8F18" w14:textId="77777777" w:rsidR="008B653C" w:rsidRPr="008B653C" w:rsidRDefault="008B653C" w:rsidP="008B653C">
            <w:pPr>
              <w:spacing w:after="0" w:line="240" w:lineRule="auto"/>
              <w:rPr>
                <w:i/>
                <w:iCs/>
                <w:sz w:val="16"/>
                <w:szCs w:val="16"/>
              </w:rPr>
            </w:pPr>
            <w:r w:rsidRPr="008B653C">
              <w:rPr>
                <w:i/>
                <w:iCs/>
                <w:sz w:val="16"/>
                <w:szCs w:val="16"/>
              </w:rPr>
              <w:t>Hungary’s Soviet invasion (1956)</w:t>
            </w:r>
          </w:p>
          <w:p w14:paraId="44515C44" w14:textId="77777777" w:rsidR="008B653C" w:rsidRPr="008B653C" w:rsidRDefault="008B653C" w:rsidP="008B653C">
            <w:pPr>
              <w:spacing w:after="0" w:line="240" w:lineRule="auto"/>
              <w:rPr>
                <w:i/>
                <w:iCs/>
                <w:sz w:val="16"/>
                <w:szCs w:val="16"/>
              </w:rPr>
            </w:pPr>
          </w:p>
          <w:p w14:paraId="004D80A9" w14:textId="77777777" w:rsidR="008B653C" w:rsidRPr="008B653C" w:rsidRDefault="008B653C" w:rsidP="008B653C">
            <w:pPr>
              <w:spacing w:after="0" w:line="240" w:lineRule="auto"/>
              <w:rPr>
                <w:i/>
                <w:iCs/>
                <w:sz w:val="16"/>
                <w:szCs w:val="16"/>
              </w:rPr>
            </w:pPr>
          </w:p>
          <w:p w14:paraId="384D92B6" w14:textId="77777777" w:rsidR="008B653C" w:rsidRPr="008B653C" w:rsidRDefault="008B653C" w:rsidP="008B653C">
            <w:pPr>
              <w:spacing w:after="0" w:line="240" w:lineRule="auto"/>
              <w:rPr>
                <w:i/>
                <w:iCs/>
                <w:sz w:val="16"/>
                <w:szCs w:val="16"/>
              </w:rPr>
            </w:pPr>
          </w:p>
          <w:p w14:paraId="13021641" w14:textId="77777777" w:rsidR="008B653C" w:rsidRPr="008B653C" w:rsidRDefault="008B653C" w:rsidP="008B653C">
            <w:pPr>
              <w:spacing w:after="0" w:line="240" w:lineRule="auto"/>
              <w:rPr>
                <w:i/>
                <w:iCs/>
                <w:sz w:val="16"/>
                <w:szCs w:val="16"/>
              </w:rPr>
            </w:pPr>
          </w:p>
          <w:p w14:paraId="521C7E13" w14:textId="77777777" w:rsidR="008B653C" w:rsidRPr="008B653C" w:rsidRDefault="008B653C" w:rsidP="008B653C">
            <w:pPr>
              <w:spacing w:after="0" w:line="240" w:lineRule="auto"/>
              <w:rPr>
                <w:sz w:val="16"/>
                <w:szCs w:val="16"/>
              </w:rPr>
            </w:pPr>
          </w:p>
        </w:tc>
        <w:tc>
          <w:tcPr>
            <w:tcW w:w="2589" w:type="dxa"/>
            <w:gridSpan w:val="2"/>
          </w:tcPr>
          <w:p w14:paraId="2A1D7D2A" w14:textId="77777777" w:rsidR="008B653C" w:rsidRPr="008B653C" w:rsidRDefault="008B653C" w:rsidP="008B653C">
            <w:pPr>
              <w:spacing w:after="0" w:line="240" w:lineRule="auto"/>
              <w:rPr>
                <w:sz w:val="16"/>
                <w:szCs w:val="16"/>
              </w:rPr>
            </w:pPr>
            <w:r w:rsidRPr="008B653C">
              <w:rPr>
                <w:i/>
                <w:iCs/>
                <w:sz w:val="16"/>
                <w:szCs w:val="16"/>
              </w:rPr>
              <w:t>Markowitz, A. A. (1973). Humanitarianism versus Restrictionism: The United States and the Hungarian Refugees. The International Migration Review, 7(1), 46–59. https://doi.org/10.2307/3002493</w:t>
            </w:r>
          </w:p>
        </w:tc>
        <w:tc>
          <w:tcPr>
            <w:tcW w:w="3151" w:type="dxa"/>
            <w:gridSpan w:val="2"/>
          </w:tcPr>
          <w:p w14:paraId="48577B11" w14:textId="77777777" w:rsidR="008B653C" w:rsidRPr="008B653C" w:rsidRDefault="008B653C" w:rsidP="008B653C">
            <w:pPr>
              <w:spacing w:after="0" w:line="240" w:lineRule="auto"/>
              <w:rPr>
                <w:sz w:val="16"/>
                <w:szCs w:val="16"/>
              </w:rPr>
            </w:pPr>
          </w:p>
        </w:tc>
      </w:tr>
      <w:tr w:rsidR="008B653C" w:rsidRPr="008B653C" w14:paraId="61EAF9FD" w14:textId="77777777" w:rsidTr="008B653C">
        <w:trPr>
          <w:gridBefore w:val="1"/>
          <w:wBefore w:w="30" w:type="dxa"/>
          <w:trHeight w:val="246"/>
        </w:trPr>
        <w:tc>
          <w:tcPr>
            <w:tcW w:w="1418" w:type="dxa"/>
          </w:tcPr>
          <w:p w14:paraId="5E458346" w14:textId="77777777" w:rsidR="008B653C" w:rsidRPr="008B653C" w:rsidRDefault="008B653C" w:rsidP="008B653C">
            <w:pPr>
              <w:spacing w:after="0" w:line="240" w:lineRule="auto"/>
              <w:rPr>
                <w:i/>
                <w:iCs/>
                <w:sz w:val="16"/>
                <w:szCs w:val="16"/>
              </w:rPr>
            </w:pPr>
            <w:r w:rsidRPr="008B653C">
              <w:rPr>
                <w:i/>
                <w:iCs/>
                <w:sz w:val="16"/>
                <w:szCs w:val="16"/>
              </w:rPr>
              <w:lastRenderedPageBreak/>
              <w:t>USA</w:t>
            </w:r>
          </w:p>
        </w:tc>
        <w:tc>
          <w:tcPr>
            <w:tcW w:w="1626" w:type="dxa"/>
            <w:shd w:val="clear" w:color="auto" w:fill="auto"/>
            <w:vAlign w:val="bottom"/>
            <w:hideMark/>
          </w:tcPr>
          <w:p w14:paraId="2BC9F696" w14:textId="77777777" w:rsidR="008B653C" w:rsidRPr="008B653C" w:rsidRDefault="008B653C" w:rsidP="008B653C">
            <w:pPr>
              <w:spacing w:after="0" w:line="240" w:lineRule="auto"/>
              <w:rPr>
                <w:sz w:val="16"/>
                <w:szCs w:val="16"/>
              </w:rPr>
            </w:pPr>
            <w:r w:rsidRPr="008B653C">
              <w:rPr>
                <w:i/>
                <w:iCs/>
                <w:sz w:val="16"/>
                <w:szCs w:val="16"/>
              </w:rPr>
              <w:t>Hungary’s Soviet invasion (1956)</w:t>
            </w:r>
          </w:p>
        </w:tc>
        <w:tc>
          <w:tcPr>
            <w:tcW w:w="2589" w:type="dxa"/>
            <w:gridSpan w:val="2"/>
          </w:tcPr>
          <w:p w14:paraId="7E05B061" w14:textId="77777777" w:rsidR="008B653C" w:rsidRPr="008B653C" w:rsidRDefault="008B653C" w:rsidP="008B653C">
            <w:pPr>
              <w:spacing w:after="0" w:line="240" w:lineRule="auto"/>
              <w:rPr>
                <w:sz w:val="16"/>
                <w:szCs w:val="16"/>
              </w:rPr>
            </w:pPr>
            <w:r w:rsidRPr="008B653C">
              <w:rPr>
                <w:sz w:val="16"/>
                <w:szCs w:val="16"/>
                <w:u w:val="single"/>
              </w:rPr>
              <w:t>https://institution-gallup-com.ezp-prod1.hul.harvard.edu/documents/question.aspx?QUESTION=101145&amp;SearchConType=1&amp;SearchTypeAll=present%20immigration%20laws%20hungarian%20refugees%20country%20revolts%20last%20year%20no%20permanent%20residence%20deported%20time%20%20think%20law%20not%20changed%20refugees%20stay%20permanently</w:t>
            </w:r>
          </w:p>
        </w:tc>
        <w:tc>
          <w:tcPr>
            <w:tcW w:w="3151" w:type="dxa"/>
            <w:gridSpan w:val="2"/>
          </w:tcPr>
          <w:p w14:paraId="3B4C7BEA" w14:textId="77777777" w:rsidR="008B653C" w:rsidRPr="008B653C" w:rsidRDefault="008B653C" w:rsidP="008B653C">
            <w:pPr>
              <w:spacing w:after="0" w:line="240" w:lineRule="auto"/>
              <w:rPr>
                <w:sz w:val="16"/>
                <w:szCs w:val="16"/>
              </w:rPr>
            </w:pPr>
            <w:r w:rsidRPr="008B653C">
              <w:rPr>
                <w:sz w:val="16"/>
                <w:szCs w:val="16"/>
              </w:rPr>
              <w:t>1957</w:t>
            </w:r>
          </w:p>
          <w:p w14:paraId="003A9176" w14:textId="77777777" w:rsidR="008B653C" w:rsidRPr="008B653C" w:rsidRDefault="008B653C" w:rsidP="008B653C">
            <w:pPr>
              <w:spacing w:after="0" w:line="240" w:lineRule="auto"/>
              <w:rPr>
                <w:sz w:val="16"/>
                <w:szCs w:val="16"/>
              </w:rPr>
            </w:pPr>
            <w:r w:rsidRPr="008B653C">
              <w:rPr>
                <w:sz w:val="16"/>
                <w:szCs w:val="16"/>
              </w:rPr>
              <w:t>Sample size: 1530</w:t>
            </w:r>
          </w:p>
        </w:tc>
      </w:tr>
      <w:tr w:rsidR="008B653C" w:rsidRPr="008B653C" w14:paraId="48717438" w14:textId="77777777" w:rsidTr="008B653C">
        <w:trPr>
          <w:gridBefore w:val="1"/>
          <w:wBefore w:w="30" w:type="dxa"/>
          <w:trHeight w:val="53"/>
        </w:trPr>
        <w:tc>
          <w:tcPr>
            <w:tcW w:w="1418" w:type="dxa"/>
          </w:tcPr>
          <w:p w14:paraId="0E853981"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27FBBC84" w14:textId="77777777" w:rsidR="008B653C" w:rsidRPr="008B653C" w:rsidRDefault="008B653C" w:rsidP="008B653C">
            <w:pPr>
              <w:spacing w:after="0" w:line="240" w:lineRule="auto"/>
              <w:rPr>
                <w:i/>
                <w:iCs/>
                <w:sz w:val="16"/>
                <w:szCs w:val="16"/>
              </w:rPr>
            </w:pPr>
            <w:r w:rsidRPr="008B653C">
              <w:rPr>
                <w:i/>
                <w:iCs/>
                <w:sz w:val="16"/>
                <w:szCs w:val="16"/>
              </w:rPr>
              <w:t>Indochina</w:t>
            </w:r>
            <w:r w:rsidRPr="008B653C">
              <w:rPr>
                <w:i/>
                <w:iCs/>
                <w:sz w:val="16"/>
                <w:szCs w:val="16"/>
              </w:rPr>
              <w:br/>
              <w:t>wars (1956-1975),</w:t>
            </w:r>
          </w:p>
        </w:tc>
        <w:tc>
          <w:tcPr>
            <w:tcW w:w="2589" w:type="dxa"/>
            <w:gridSpan w:val="2"/>
          </w:tcPr>
          <w:p w14:paraId="7F7BE5B2" w14:textId="77777777" w:rsidR="008B653C" w:rsidRPr="008B653C" w:rsidRDefault="008B653C" w:rsidP="008B653C">
            <w:pPr>
              <w:spacing w:after="0" w:line="240" w:lineRule="auto"/>
              <w:rPr>
                <w:sz w:val="16"/>
                <w:szCs w:val="16"/>
              </w:rPr>
            </w:pPr>
            <w:r w:rsidRPr="008B653C">
              <w:rPr>
                <w:sz w:val="16"/>
                <w:szCs w:val="16"/>
                <w:u w:val="single"/>
              </w:rPr>
              <w:t>https://www.pewresearch.org/short-reads/2015/11/19/u-s-public-seldom-has-welcomed-refugees-into-country/</w:t>
            </w:r>
            <w:r w:rsidRPr="008B653C">
              <w:rPr>
                <w:sz w:val="16"/>
                <w:szCs w:val="16"/>
              </w:rPr>
              <w:t xml:space="preserve"> </w:t>
            </w:r>
          </w:p>
        </w:tc>
        <w:tc>
          <w:tcPr>
            <w:tcW w:w="3151" w:type="dxa"/>
            <w:gridSpan w:val="2"/>
          </w:tcPr>
          <w:p w14:paraId="4F27E462"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3B300F4D" w14:textId="77777777" w:rsidTr="008B653C">
        <w:trPr>
          <w:gridBefore w:val="1"/>
          <w:wBefore w:w="30" w:type="dxa"/>
          <w:trHeight w:val="53"/>
        </w:trPr>
        <w:tc>
          <w:tcPr>
            <w:tcW w:w="1418" w:type="dxa"/>
          </w:tcPr>
          <w:p w14:paraId="43846268"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48C0165C" w14:textId="77777777" w:rsidR="008B653C" w:rsidRPr="008B653C" w:rsidRDefault="008B653C" w:rsidP="008B653C">
            <w:pPr>
              <w:spacing w:after="0" w:line="240" w:lineRule="auto"/>
              <w:rPr>
                <w:i/>
                <w:iCs/>
                <w:sz w:val="16"/>
                <w:szCs w:val="16"/>
              </w:rPr>
            </w:pPr>
            <w:r w:rsidRPr="008B653C">
              <w:rPr>
                <w:i/>
                <w:iCs/>
                <w:sz w:val="16"/>
                <w:szCs w:val="16"/>
              </w:rPr>
              <w:t>Indochina</w:t>
            </w:r>
            <w:r w:rsidRPr="008B653C">
              <w:rPr>
                <w:i/>
                <w:iCs/>
                <w:sz w:val="16"/>
                <w:szCs w:val="16"/>
              </w:rPr>
              <w:br/>
              <w:t>wars (1956-1975),</w:t>
            </w:r>
          </w:p>
        </w:tc>
        <w:tc>
          <w:tcPr>
            <w:tcW w:w="2589" w:type="dxa"/>
            <w:gridSpan w:val="2"/>
          </w:tcPr>
          <w:p w14:paraId="0C269474" w14:textId="77777777" w:rsidR="008B653C" w:rsidRPr="008B653C" w:rsidRDefault="008B653C" w:rsidP="008B653C">
            <w:pPr>
              <w:spacing w:after="0" w:line="240" w:lineRule="auto"/>
              <w:rPr>
                <w:sz w:val="16"/>
                <w:szCs w:val="16"/>
              </w:rPr>
            </w:pPr>
            <w:r w:rsidRPr="008B653C">
              <w:rPr>
                <w:sz w:val="16"/>
                <w:szCs w:val="16"/>
                <w:u w:val="single"/>
              </w:rPr>
              <w:t>https://www.nytimes.com/1975/05/02/archives/wide-hostility-found-to-vietnamese-influx-hostility-found-across.html</w:t>
            </w:r>
            <w:r w:rsidRPr="008B653C">
              <w:rPr>
                <w:sz w:val="16"/>
                <w:szCs w:val="16"/>
              </w:rPr>
              <w:t xml:space="preserve"> </w:t>
            </w:r>
          </w:p>
          <w:p w14:paraId="3F19CF20" w14:textId="77777777" w:rsidR="008B653C" w:rsidRPr="008B653C" w:rsidRDefault="008B653C" w:rsidP="008B653C">
            <w:pPr>
              <w:spacing w:after="0" w:line="240" w:lineRule="auto"/>
              <w:rPr>
                <w:sz w:val="16"/>
                <w:szCs w:val="16"/>
              </w:rPr>
            </w:pPr>
          </w:p>
          <w:p w14:paraId="5C2BE62D" w14:textId="77777777" w:rsidR="008B653C" w:rsidRPr="008B653C" w:rsidRDefault="008B653C" w:rsidP="008B653C">
            <w:pPr>
              <w:spacing w:after="0" w:line="240" w:lineRule="auto"/>
              <w:rPr>
                <w:sz w:val="16"/>
                <w:szCs w:val="16"/>
              </w:rPr>
            </w:pPr>
            <w:r w:rsidRPr="008B653C">
              <w:rPr>
                <w:sz w:val="16"/>
                <w:szCs w:val="16"/>
                <w:u w:val="single"/>
              </w:rPr>
              <w:t>https://www.pewresearch.org/short-reads/2015/11/19/u-s-public-seldom-has-welcomed-refugees-into-country/</w:t>
            </w:r>
            <w:r w:rsidRPr="008B653C">
              <w:rPr>
                <w:sz w:val="16"/>
                <w:szCs w:val="16"/>
              </w:rPr>
              <w:t xml:space="preserve"> </w:t>
            </w:r>
          </w:p>
        </w:tc>
        <w:tc>
          <w:tcPr>
            <w:tcW w:w="3151" w:type="dxa"/>
            <w:gridSpan w:val="2"/>
          </w:tcPr>
          <w:p w14:paraId="1B2A273D" w14:textId="77777777" w:rsidR="008B653C" w:rsidRPr="008B653C" w:rsidRDefault="008B653C" w:rsidP="008B653C">
            <w:pPr>
              <w:spacing w:after="0" w:line="240" w:lineRule="auto"/>
              <w:rPr>
                <w:sz w:val="16"/>
                <w:szCs w:val="16"/>
              </w:rPr>
            </w:pPr>
            <w:r w:rsidRPr="008B653C">
              <w:rPr>
                <w:sz w:val="16"/>
                <w:szCs w:val="16"/>
              </w:rPr>
              <w:t xml:space="preserve">The nationwide poll asked 1,491 adults in 300 </w:t>
            </w:r>
            <w:proofErr w:type="spellStart"/>
            <w:r w:rsidRPr="008B653C">
              <w:rPr>
                <w:sz w:val="16"/>
                <w:szCs w:val="16"/>
              </w:rPr>
              <w:t>scientifical</w:t>
            </w:r>
            <w:proofErr w:type="spellEnd"/>
            <w:r w:rsidRPr="008B653C">
              <w:rPr>
                <w:sz w:val="16"/>
                <w:szCs w:val="16"/>
              </w:rPr>
              <w:t xml:space="preserve"> </w:t>
            </w:r>
            <w:proofErr w:type="spellStart"/>
            <w:r w:rsidRPr="008B653C">
              <w:rPr>
                <w:sz w:val="16"/>
                <w:szCs w:val="16"/>
              </w:rPr>
              <w:t>ly</w:t>
            </w:r>
            <w:proofErr w:type="spellEnd"/>
            <w:r w:rsidRPr="008B653C">
              <w:rPr>
                <w:sz w:val="16"/>
                <w:szCs w:val="16"/>
              </w:rPr>
              <w:t xml:space="preserve"> selected locations whether evacuated South Vietnamese should be permitted to live in the United States</w:t>
            </w:r>
          </w:p>
        </w:tc>
      </w:tr>
      <w:tr w:rsidR="008B653C" w:rsidRPr="008B653C" w14:paraId="640A4518" w14:textId="77777777" w:rsidTr="008B653C">
        <w:trPr>
          <w:gridBefore w:val="1"/>
          <w:wBefore w:w="30" w:type="dxa"/>
          <w:trHeight w:val="923"/>
        </w:trPr>
        <w:tc>
          <w:tcPr>
            <w:tcW w:w="1418" w:type="dxa"/>
          </w:tcPr>
          <w:p w14:paraId="3DC7C308"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3391DD61" w14:textId="77777777" w:rsidR="008B653C" w:rsidRPr="008B653C" w:rsidRDefault="008B653C" w:rsidP="008B653C">
            <w:pPr>
              <w:spacing w:after="0" w:line="240" w:lineRule="auto"/>
              <w:rPr>
                <w:sz w:val="16"/>
                <w:szCs w:val="16"/>
              </w:rPr>
            </w:pPr>
            <w:r w:rsidRPr="008B653C">
              <w:rPr>
                <w:i/>
                <w:iCs/>
                <w:sz w:val="16"/>
                <w:szCs w:val="16"/>
              </w:rPr>
              <w:t>Indochina</w:t>
            </w:r>
            <w:r w:rsidRPr="008B653C">
              <w:rPr>
                <w:i/>
                <w:iCs/>
                <w:sz w:val="16"/>
                <w:szCs w:val="16"/>
              </w:rPr>
              <w:br/>
              <w:t>wars (1956-1975),</w:t>
            </w:r>
          </w:p>
        </w:tc>
        <w:tc>
          <w:tcPr>
            <w:tcW w:w="2589" w:type="dxa"/>
            <w:gridSpan w:val="2"/>
          </w:tcPr>
          <w:p w14:paraId="7DE6930C" w14:textId="77777777" w:rsidR="008B653C" w:rsidRPr="008B653C" w:rsidRDefault="008B653C" w:rsidP="008B653C">
            <w:pPr>
              <w:spacing w:after="0" w:line="240" w:lineRule="auto"/>
              <w:rPr>
                <w:sz w:val="16"/>
                <w:szCs w:val="16"/>
              </w:rPr>
            </w:pPr>
            <w:r w:rsidRPr="008B653C">
              <w:rPr>
                <w:sz w:val="16"/>
                <w:szCs w:val="16"/>
                <w:u w:val="single"/>
              </w:rPr>
              <w:t>https://news.gallup.com/poll/392069/americans-widely-favor-welcoming-ukrainian-refugees.aspx</w:t>
            </w:r>
          </w:p>
        </w:tc>
        <w:tc>
          <w:tcPr>
            <w:tcW w:w="3151" w:type="dxa"/>
            <w:gridSpan w:val="2"/>
          </w:tcPr>
          <w:p w14:paraId="11A43823"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1E255956" w14:textId="77777777" w:rsidTr="008B653C">
        <w:trPr>
          <w:gridBefore w:val="1"/>
          <w:wBefore w:w="30" w:type="dxa"/>
          <w:trHeight w:val="53"/>
        </w:trPr>
        <w:tc>
          <w:tcPr>
            <w:tcW w:w="1418" w:type="dxa"/>
          </w:tcPr>
          <w:p w14:paraId="79099443"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7F89D9C7" w14:textId="77777777" w:rsidR="008B653C" w:rsidRPr="008B653C" w:rsidRDefault="008B653C" w:rsidP="008B653C">
            <w:pPr>
              <w:spacing w:after="0" w:line="240" w:lineRule="auto"/>
              <w:rPr>
                <w:i/>
                <w:iCs/>
                <w:sz w:val="16"/>
                <w:szCs w:val="16"/>
              </w:rPr>
            </w:pPr>
            <w:r w:rsidRPr="008B653C">
              <w:rPr>
                <w:i/>
                <w:iCs/>
                <w:sz w:val="16"/>
                <w:szCs w:val="16"/>
              </w:rPr>
              <w:t>Indochina</w:t>
            </w:r>
            <w:r w:rsidRPr="008B653C">
              <w:rPr>
                <w:i/>
                <w:iCs/>
                <w:sz w:val="16"/>
                <w:szCs w:val="16"/>
              </w:rPr>
              <w:br/>
              <w:t>wars (1956-1975),</w:t>
            </w:r>
          </w:p>
          <w:p w14:paraId="6674A8D8" w14:textId="77777777" w:rsidR="008B653C" w:rsidRPr="008B653C" w:rsidRDefault="008B653C" w:rsidP="008B653C">
            <w:pPr>
              <w:spacing w:after="0" w:line="240" w:lineRule="auto"/>
              <w:rPr>
                <w:i/>
                <w:iCs/>
                <w:sz w:val="16"/>
                <w:szCs w:val="16"/>
              </w:rPr>
            </w:pPr>
          </w:p>
          <w:p w14:paraId="247E428F" w14:textId="77777777" w:rsidR="008B653C" w:rsidRPr="008B653C" w:rsidRDefault="008B653C" w:rsidP="008B653C">
            <w:pPr>
              <w:spacing w:after="0" w:line="240" w:lineRule="auto"/>
              <w:rPr>
                <w:i/>
                <w:iCs/>
                <w:sz w:val="16"/>
                <w:szCs w:val="16"/>
              </w:rPr>
            </w:pPr>
          </w:p>
          <w:p w14:paraId="1ACC247E" w14:textId="77777777" w:rsidR="008B653C" w:rsidRPr="008B653C" w:rsidRDefault="008B653C" w:rsidP="008B653C">
            <w:pPr>
              <w:spacing w:after="0" w:line="240" w:lineRule="auto"/>
              <w:rPr>
                <w:i/>
                <w:iCs/>
                <w:sz w:val="16"/>
                <w:szCs w:val="16"/>
              </w:rPr>
            </w:pPr>
          </w:p>
          <w:p w14:paraId="24A0C6A0" w14:textId="77777777" w:rsidR="008B653C" w:rsidRPr="008B653C" w:rsidRDefault="008B653C" w:rsidP="008B653C">
            <w:pPr>
              <w:spacing w:after="0" w:line="240" w:lineRule="auto"/>
              <w:rPr>
                <w:sz w:val="16"/>
                <w:szCs w:val="16"/>
              </w:rPr>
            </w:pPr>
          </w:p>
        </w:tc>
        <w:tc>
          <w:tcPr>
            <w:tcW w:w="2589" w:type="dxa"/>
            <w:gridSpan w:val="2"/>
          </w:tcPr>
          <w:p w14:paraId="46F09B3A" w14:textId="77777777" w:rsidR="008B653C" w:rsidRPr="008B653C" w:rsidRDefault="008B653C" w:rsidP="008B653C">
            <w:pPr>
              <w:spacing w:after="0" w:line="240" w:lineRule="auto"/>
              <w:rPr>
                <w:sz w:val="16"/>
                <w:szCs w:val="16"/>
              </w:rPr>
            </w:pPr>
            <w:r w:rsidRPr="008B653C">
              <w:rPr>
                <w:sz w:val="16"/>
                <w:szCs w:val="16"/>
              </w:rPr>
              <w:t>The Roper Organization (1979). Roper Reports Poll: Energy/Consumerism, Question 22 [USROPER.79-</w:t>
            </w:r>
            <w:proofErr w:type="gramStart"/>
            <w:r w:rsidRPr="008B653C">
              <w:rPr>
                <w:sz w:val="16"/>
                <w:szCs w:val="16"/>
              </w:rPr>
              <w:t>8.R</w:t>
            </w:r>
            <w:proofErr w:type="gramEnd"/>
            <w:r w:rsidRPr="008B653C">
              <w:rPr>
                <w:sz w:val="16"/>
                <w:szCs w:val="16"/>
              </w:rPr>
              <w:t>10]. The Roper Organization. Cornell University, Ithaca, NY: Roper Center for Public Opinion Research.</w:t>
            </w:r>
          </w:p>
        </w:tc>
        <w:tc>
          <w:tcPr>
            <w:tcW w:w="3151" w:type="dxa"/>
            <w:gridSpan w:val="2"/>
          </w:tcPr>
          <w:p w14:paraId="177FD544" w14:textId="77777777" w:rsidR="008B653C" w:rsidRPr="008B653C" w:rsidRDefault="008B653C" w:rsidP="008B653C">
            <w:pPr>
              <w:spacing w:after="0" w:line="240" w:lineRule="auto"/>
              <w:rPr>
                <w:sz w:val="16"/>
                <w:szCs w:val="16"/>
              </w:rPr>
            </w:pPr>
            <w:r w:rsidRPr="008B653C">
              <w:rPr>
                <w:sz w:val="16"/>
                <w:szCs w:val="16"/>
              </w:rPr>
              <w:t>face-to-face interview sample size1849</w:t>
            </w:r>
          </w:p>
        </w:tc>
      </w:tr>
      <w:tr w:rsidR="008B653C" w:rsidRPr="008B653C" w14:paraId="6B63166C" w14:textId="77777777" w:rsidTr="008B653C">
        <w:trPr>
          <w:gridBefore w:val="1"/>
          <w:wBefore w:w="30" w:type="dxa"/>
          <w:trHeight w:val="53"/>
        </w:trPr>
        <w:tc>
          <w:tcPr>
            <w:tcW w:w="1418" w:type="dxa"/>
          </w:tcPr>
          <w:p w14:paraId="19E10499"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687A1894" w14:textId="77777777" w:rsidR="008B653C" w:rsidRPr="008B653C" w:rsidRDefault="008B653C" w:rsidP="008B653C">
            <w:pPr>
              <w:spacing w:after="0" w:line="240" w:lineRule="auto"/>
              <w:rPr>
                <w:sz w:val="16"/>
                <w:szCs w:val="16"/>
              </w:rPr>
            </w:pPr>
            <w:r w:rsidRPr="008B653C">
              <w:rPr>
                <w:i/>
                <w:iCs/>
                <w:sz w:val="16"/>
                <w:szCs w:val="16"/>
              </w:rPr>
              <w:t>Indochina</w:t>
            </w:r>
            <w:r w:rsidRPr="008B653C">
              <w:rPr>
                <w:i/>
                <w:iCs/>
                <w:sz w:val="16"/>
                <w:szCs w:val="16"/>
              </w:rPr>
              <w:br/>
              <w:t>wars (1956-1975),</w:t>
            </w:r>
          </w:p>
        </w:tc>
        <w:tc>
          <w:tcPr>
            <w:tcW w:w="2589" w:type="dxa"/>
            <w:gridSpan w:val="2"/>
          </w:tcPr>
          <w:p w14:paraId="2F0DCC0B" w14:textId="77777777" w:rsidR="008B653C" w:rsidRPr="008B653C" w:rsidRDefault="008B653C" w:rsidP="008B653C">
            <w:pPr>
              <w:spacing w:after="0" w:line="240" w:lineRule="auto"/>
              <w:rPr>
                <w:sz w:val="16"/>
                <w:szCs w:val="16"/>
              </w:rPr>
            </w:pPr>
            <w:r w:rsidRPr="008B653C">
              <w:rPr>
                <w:sz w:val="16"/>
                <w:szCs w:val="16"/>
              </w:rPr>
              <w:t>Louis Harris &amp; Associates (1977). Louis Harris &amp; Associates Poll: July 1977, Question 18 [USHARRIS.082577.R2B]. Louis Harris &amp; Associates. Cornell University, Ithaca, NY: Roper Center for Public Opinion Research.</w:t>
            </w:r>
          </w:p>
        </w:tc>
        <w:tc>
          <w:tcPr>
            <w:tcW w:w="3151" w:type="dxa"/>
            <w:gridSpan w:val="2"/>
          </w:tcPr>
          <w:p w14:paraId="3F599983" w14:textId="77777777" w:rsidR="008B653C" w:rsidRPr="008B653C" w:rsidRDefault="008B653C" w:rsidP="008B653C">
            <w:pPr>
              <w:spacing w:after="0" w:line="240" w:lineRule="auto"/>
              <w:rPr>
                <w:sz w:val="16"/>
                <w:szCs w:val="16"/>
              </w:rPr>
            </w:pPr>
            <w:r w:rsidRPr="008B653C">
              <w:rPr>
                <w:sz w:val="16"/>
                <w:szCs w:val="16"/>
              </w:rPr>
              <w:t>telephone interview sample size 1515</w:t>
            </w:r>
          </w:p>
        </w:tc>
      </w:tr>
      <w:tr w:rsidR="008B653C" w:rsidRPr="008B653C" w14:paraId="47747BC3" w14:textId="77777777" w:rsidTr="008B653C">
        <w:trPr>
          <w:gridBefore w:val="1"/>
          <w:wBefore w:w="30" w:type="dxa"/>
          <w:trHeight w:val="128"/>
        </w:trPr>
        <w:tc>
          <w:tcPr>
            <w:tcW w:w="1418" w:type="dxa"/>
          </w:tcPr>
          <w:p w14:paraId="53601349"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27D0C0A5" w14:textId="77777777" w:rsidR="008B653C" w:rsidRPr="008B653C" w:rsidRDefault="008B653C" w:rsidP="008B653C">
            <w:pPr>
              <w:spacing w:after="0" w:line="240" w:lineRule="auto"/>
              <w:rPr>
                <w:sz w:val="16"/>
                <w:szCs w:val="16"/>
              </w:rPr>
            </w:pPr>
            <w:r w:rsidRPr="008B653C">
              <w:rPr>
                <w:i/>
                <w:iCs/>
                <w:sz w:val="16"/>
                <w:szCs w:val="16"/>
              </w:rPr>
              <w:t>Indochina</w:t>
            </w:r>
            <w:r w:rsidRPr="008B653C">
              <w:rPr>
                <w:i/>
                <w:iCs/>
                <w:sz w:val="16"/>
                <w:szCs w:val="16"/>
              </w:rPr>
              <w:br/>
              <w:t>wars (1956-1975),</w:t>
            </w:r>
          </w:p>
        </w:tc>
        <w:tc>
          <w:tcPr>
            <w:tcW w:w="2589" w:type="dxa"/>
            <w:gridSpan w:val="2"/>
          </w:tcPr>
          <w:p w14:paraId="0E7B4DB7" w14:textId="77777777" w:rsidR="008B653C" w:rsidRPr="008B653C" w:rsidRDefault="008B653C" w:rsidP="008B653C">
            <w:pPr>
              <w:spacing w:after="0" w:line="240" w:lineRule="auto"/>
              <w:rPr>
                <w:sz w:val="16"/>
                <w:szCs w:val="16"/>
              </w:rPr>
            </w:pPr>
            <w:r w:rsidRPr="008B653C">
              <w:rPr>
                <w:sz w:val="16"/>
                <w:szCs w:val="16"/>
              </w:rPr>
              <w:t>Louis Harris &amp; Associates (1977). Louis Harris &amp; Associates Poll: July 1977, Question 17 [USHARRIS.082577.R2A]. Louis Harris &amp; Associates. Cornell University, Ithaca, NY: Roper Center for Public Opinion Research.</w:t>
            </w:r>
          </w:p>
        </w:tc>
        <w:tc>
          <w:tcPr>
            <w:tcW w:w="3151" w:type="dxa"/>
            <w:gridSpan w:val="2"/>
          </w:tcPr>
          <w:p w14:paraId="2B611BCE" w14:textId="77777777" w:rsidR="008B653C" w:rsidRPr="008B653C" w:rsidRDefault="008B653C" w:rsidP="008B653C">
            <w:pPr>
              <w:spacing w:after="0" w:line="240" w:lineRule="auto"/>
              <w:rPr>
                <w:sz w:val="16"/>
                <w:szCs w:val="16"/>
              </w:rPr>
            </w:pPr>
            <w:r w:rsidRPr="008B653C">
              <w:rPr>
                <w:sz w:val="16"/>
                <w:szCs w:val="16"/>
              </w:rPr>
              <w:t>telephone interview sample size 1515</w:t>
            </w:r>
          </w:p>
        </w:tc>
      </w:tr>
      <w:tr w:rsidR="008B653C" w:rsidRPr="008B653C" w14:paraId="44F30E0A" w14:textId="77777777" w:rsidTr="008B653C">
        <w:trPr>
          <w:gridBefore w:val="1"/>
          <w:wBefore w:w="30" w:type="dxa"/>
          <w:trHeight w:val="239"/>
        </w:trPr>
        <w:tc>
          <w:tcPr>
            <w:tcW w:w="1418" w:type="dxa"/>
          </w:tcPr>
          <w:p w14:paraId="5ABCBE15" w14:textId="77777777" w:rsidR="008B653C" w:rsidRPr="008B653C" w:rsidRDefault="008B653C" w:rsidP="008B653C">
            <w:pPr>
              <w:spacing w:after="0" w:line="240" w:lineRule="auto"/>
              <w:rPr>
                <w:i/>
                <w:iCs/>
                <w:sz w:val="16"/>
                <w:szCs w:val="16"/>
              </w:rPr>
            </w:pPr>
            <w:r w:rsidRPr="008B653C">
              <w:rPr>
                <w:i/>
                <w:iCs/>
                <w:sz w:val="16"/>
                <w:szCs w:val="16"/>
              </w:rPr>
              <w:lastRenderedPageBreak/>
              <w:t>USA</w:t>
            </w:r>
          </w:p>
        </w:tc>
        <w:tc>
          <w:tcPr>
            <w:tcW w:w="1626" w:type="dxa"/>
            <w:shd w:val="clear" w:color="auto" w:fill="auto"/>
            <w:vAlign w:val="bottom"/>
            <w:hideMark/>
          </w:tcPr>
          <w:p w14:paraId="15D50818" w14:textId="77777777" w:rsidR="008B653C" w:rsidRPr="008B653C" w:rsidRDefault="008B653C" w:rsidP="008B653C">
            <w:pPr>
              <w:spacing w:after="0" w:line="240" w:lineRule="auto"/>
              <w:rPr>
                <w:i/>
                <w:iCs/>
                <w:sz w:val="16"/>
                <w:szCs w:val="16"/>
              </w:rPr>
            </w:pPr>
            <w:r w:rsidRPr="008B653C">
              <w:rPr>
                <w:i/>
                <w:iCs/>
                <w:sz w:val="16"/>
                <w:szCs w:val="16"/>
              </w:rPr>
              <w:t>Bangladesh secession</w:t>
            </w:r>
            <w:r w:rsidRPr="008B653C">
              <w:rPr>
                <w:i/>
                <w:iCs/>
                <w:sz w:val="16"/>
                <w:szCs w:val="16"/>
              </w:rPr>
              <w:br/>
              <w:t>(1971)</w:t>
            </w:r>
          </w:p>
        </w:tc>
        <w:tc>
          <w:tcPr>
            <w:tcW w:w="2589" w:type="dxa"/>
            <w:gridSpan w:val="2"/>
          </w:tcPr>
          <w:p w14:paraId="28A439BE" w14:textId="77777777" w:rsidR="008B653C" w:rsidRPr="008B653C" w:rsidRDefault="008B653C" w:rsidP="008B653C">
            <w:pPr>
              <w:spacing w:after="0" w:line="240" w:lineRule="auto"/>
              <w:rPr>
                <w:sz w:val="16"/>
                <w:szCs w:val="16"/>
              </w:rPr>
            </w:pPr>
            <w:r w:rsidRPr="008B653C">
              <w:rPr>
                <w:sz w:val="16"/>
                <w:szCs w:val="16"/>
              </w:rPr>
              <w:t>Overseas Development Council (1972). Overseas Development Council Poll: October 1972, Question 28 [</w:t>
            </w:r>
            <w:proofErr w:type="gramStart"/>
            <w:r w:rsidRPr="008B653C">
              <w:rPr>
                <w:sz w:val="16"/>
                <w:szCs w:val="16"/>
              </w:rPr>
              <w:t>USHART.72ODC.R</w:t>
            </w:r>
            <w:proofErr w:type="gramEnd"/>
            <w:r w:rsidRPr="008B653C">
              <w:rPr>
                <w:sz w:val="16"/>
                <w:szCs w:val="16"/>
              </w:rPr>
              <w:t>10E]. Peter D. Hart Research Associates. Cornell University, Ithaca, NY: Roper Center for Public Opinion Research.</w:t>
            </w:r>
          </w:p>
        </w:tc>
        <w:tc>
          <w:tcPr>
            <w:tcW w:w="3151" w:type="dxa"/>
            <w:gridSpan w:val="2"/>
          </w:tcPr>
          <w:p w14:paraId="3F47EA44" w14:textId="77777777" w:rsidR="008B653C" w:rsidRPr="008B653C" w:rsidRDefault="008B653C" w:rsidP="008B653C">
            <w:pPr>
              <w:spacing w:after="0" w:line="240" w:lineRule="auto"/>
              <w:rPr>
                <w:sz w:val="16"/>
                <w:szCs w:val="16"/>
              </w:rPr>
            </w:pPr>
            <w:r w:rsidRPr="008B653C">
              <w:rPr>
                <w:sz w:val="16"/>
                <w:szCs w:val="16"/>
              </w:rPr>
              <w:t>Face to Face Interview (1200 participants)</w:t>
            </w:r>
          </w:p>
        </w:tc>
      </w:tr>
      <w:tr w:rsidR="008B653C" w:rsidRPr="008B653C" w14:paraId="290BDFD2" w14:textId="77777777" w:rsidTr="008B653C">
        <w:trPr>
          <w:gridBefore w:val="1"/>
          <w:wBefore w:w="30" w:type="dxa"/>
          <w:trHeight w:val="53"/>
        </w:trPr>
        <w:tc>
          <w:tcPr>
            <w:tcW w:w="1418" w:type="dxa"/>
          </w:tcPr>
          <w:p w14:paraId="3B6E7F95"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19214AD4" w14:textId="77777777" w:rsidR="008B653C" w:rsidRPr="008B653C" w:rsidRDefault="008B653C" w:rsidP="008B653C">
            <w:pPr>
              <w:spacing w:after="0" w:line="240" w:lineRule="auto"/>
              <w:rPr>
                <w:sz w:val="16"/>
                <w:szCs w:val="16"/>
              </w:rPr>
            </w:pPr>
            <w:r w:rsidRPr="008B653C">
              <w:rPr>
                <w:sz w:val="16"/>
                <w:szCs w:val="16"/>
              </w:rPr>
              <w:t>Central American wars (1979-1992)</w:t>
            </w:r>
          </w:p>
        </w:tc>
        <w:tc>
          <w:tcPr>
            <w:tcW w:w="2589" w:type="dxa"/>
            <w:gridSpan w:val="2"/>
          </w:tcPr>
          <w:p w14:paraId="2D40565F" w14:textId="77777777" w:rsidR="008B653C" w:rsidRPr="008B653C" w:rsidRDefault="008B653C" w:rsidP="008B653C">
            <w:pPr>
              <w:spacing w:after="0" w:line="240" w:lineRule="auto"/>
              <w:rPr>
                <w:sz w:val="16"/>
                <w:szCs w:val="16"/>
              </w:rPr>
            </w:pPr>
            <w:r w:rsidRPr="008B653C">
              <w:rPr>
                <w:sz w:val="16"/>
                <w:szCs w:val="16"/>
              </w:rPr>
              <w:t xml:space="preserve"> Fox Broadcasting Company. 2019. Accessed October 11, 2023. </w:t>
            </w:r>
            <w:r w:rsidRPr="008B653C">
              <w:rPr>
                <w:sz w:val="16"/>
                <w:szCs w:val="16"/>
                <w:u w:val="single"/>
              </w:rPr>
              <w:t>https://ptn.infobase.com/articles/UG9sbFF1ZXN0aW9uOjczMDY2MA==?aid=96426.</w:t>
            </w:r>
          </w:p>
        </w:tc>
        <w:tc>
          <w:tcPr>
            <w:tcW w:w="3151" w:type="dxa"/>
            <w:gridSpan w:val="2"/>
          </w:tcPr>
          <w:p w14:paraId="183E4C90" w14:textId="77777777" w:rsidR="008B653C" w:rsidRPr="008B653C" w:rsidRDefault="008B653C" w:rsidP="008B653C">
            <w:pPr>
              <w:spacing w:after="0" w:line="240" w:lineRule="auto"/>
              <w:rPr>
                <w:sz w:val="16"/>
                <w:szCs w:val="16"/>
              </w:rPr>
            </w:pPr>
            <w:r w:rsidRPr="008B653C">
              <w:rPr>
                <w:sz w:val="16"/>
                <w:szCs w:val="16"/>
              </w:rPr>
              <w:t>Telephone (Sample Size: 1004)</w:t>
            </w:r>
          </w:p>
        </w:tc>
      </w:tr>
      <w:tr w:rsidR="008B653C" w:rsidRPr="008B653C" w14:paraId="38C6551F" w14:textId="77777777" w:rsidTr="008B653C">
        <w:trPr>
          <w:gridBefore w:val="1"/>
          <w:wBefore w:w="30" w:type="dxa"/>
          <w:trHeight w:val="53"/>
        </w:trPr>
        <w:tc>
          <w:tcPr>
            <w:tcW w:w="1418" w:type="dxa"/>
          </w:tcPr>
          <w:p w14:paraId="479634E9"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68789C45" w14:textId="77777777" w:rsidR="008B653C" w:rsidRPr="008B653C" w:rsidRDefault="008B653C" w:rsidP="008B653C">
            <w:pPr>
              <w:spacing w:after="0" w:line="240" w:lineRule="auto"/>
              <w:rPr>
                <w:sz w:val="16"/>
                <w:szCs w:val="16"/>
              </w:rPr>
            </w:pPr>
            <w:r w:rsidRPr="008B653C">
              <w:rPr>
                <w:sz w:val="16"/>
                <w:szCs w:val="16"/>
              </w:rPr>
              <w:t>Central American wars (1979-1992)</w:t>
            </w:r>
          </w:p>
        </w:tc>
        <w:tc>
          <w:tcPr>
            <w:tcW w:w="2589" w:type="dxa"/>
            <w:gridSpan w:val="2"/>
          </w:tcPr>
          <w:p w14:paraId="760FE3CC" w14:textId="77777777" w:rsidR="008B653C" w:rsidRPr="008B653C" w:rsidRDefault="008B653C" w:rsidP="008B653C">
            <w:pPr>
              <w:spacing w:after="0" w:line="240" w:lineRule="auto"/>
              <w:rPr>
                <w:sz w:val="16"/>
                <w:szCs w:val="16"/>
              </w:rPr>
            </w:pPr>
            <w:r w:rsidRPr="008B653C">
              <w:rPr>
                <w:sz w:val="16"/>
                <w:szCs w:val="16"/>
              </w:rPr>
              <w:t xml:space="preserve">Do You Think the United States Should or Should Not Accept Refugees Fleeing Violence in Guatemala? Economist. Accessed October 11, 2023. </w:t>
            </w:r>
            <w:r w:rsidRPr="008B653C">
              <w:rPr>
                <w:sz w:val="16"/>
                <w:szCs w:val="16"/>
                <w:u w:val="single"/>
              </w:rPr>
              <w:t>https://ptn.infobase.com/articles/UG9sbFF1ZXN0aW9uOjc3NTc3OA==?aid=96426.</w:t>
            </w:r>
          </w:p>
        </w:tc>
        <w:tc>
          <w:tcPr>
            <w:tcW w:w="3151" w:type="dxa"/>
            <w:gridSpan w:val="2"/>
          </w:tcPr>
          <w:p w14:paraId="5AA2F60E" w14:textId="77777777" w:rsidR="008B653C" w:rsidRPr="008B653C" w:rsidRDefault="008B653C" w:rsidP="008B653C">
            <w:pPr>
              <w:spacing w:after="0" w:line="240" w:lineRule="auto"/>
              <w:rPr>
                <w:sz w:val="16"/>
                <w:szCs w:val="16"/>
              </w:rPr>
            </w:pPr>
            <w:r w:rsidRPr="008B653C">
              <w:rPr>
                <w:sz w:val="16"/>
                <w:szCs w:val="16"/>
              </w:rPr>
              <w:t xml:space="preserve">Online (1500 </w:t>
            </w:r>
            <w:proofErr w:type="spellStart"/>
            <w:r w:rsidRPr="008B653C">
              <w:rPr>
                <w:sz w:val="16"/>
                <w:szCs w:val="16"/>
              </w:rPr>
              <w:t>respondants</w:t>
            </w:r>
            <w:proofErr w:type="spellEnd"/>
            <w:r w:rsidRPr="008B653C">
              <w:rPr>
                <w:sz w:val="16"/>
                <w:szCs w:val="16"/>
              </w:rPr>
              <w:t>)</w:t>
            </w:r>
          </w:p>
        </w:tc>
      </w:tr>
      <w:tr w:rsidR="008B653C" w:rsidRPr="008B653C" w14:paraId="14D78F2E" w14:textId="77777777" w:rsidTr="008B653C">
        <w:trPr>
          <w:gridBefore w:val="1"/>
          <w:wBefore w:w="30" w:type="dxa"/>
          <w:trHeight w:val="691"/>
        </w:trPr>
        <w:tc>
          <w:tcPr>
            <w:tcW w:w="1418" w:type="dxa"/>
          </w:tcPr>
          <w:p w14:paraId="2BBC5E87"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748339D5" w14:textId="77777777" w:rsidR="008B653C" w:rsidRPr="008B653C" w:rsidRDefault="008B653C" w:rsidP="008B653C">
            <w:pPr>
              <w:spacing w:after="0" w:line="240" w:lineRule="auto"/>
              <w:rPr>
                <w:sz w:val="16"/>
                <w:szCs w:val="16"/>
              </w:rPr>
            </w:pPr>
            <w:r w:rsidRPr="008B653C">
              <w:rPr>
                <w:sz w:val="16"/>
                <w:szCs w:val="16"/>
              </w:rPr>
              <w:t>Central American wars (1979-1992)</w:t>
            </w:r>
          </w:p>
        </w:tc>
        <w:tc>
          <w:tcPr>
            <w:tcW w:w="2589" w:type="dxa"/>
            <w:gridSpan w:val="2"/>
          </w:tcPr>
          <w:p w14:paraId="694E8395" w14:textId="77777777" w:rsidR="008B653C" w:rsidRPr="008B653C" w:rsidRDefault="008B653C" w:rsidP="008B653C">
            <w:pPr>
              <w:spacing w:after="0" w:line="240" w:lineRule="auto"/>
              <w:rPr>
                <w:sz w:val="16"/>
                <w:szCs w:val="16"/>
              </w:rPr>
            </w:pPr>
            <w:r w:rsidRPr="008B653C">
              <w:rPr>
                <w:sz w:val="16"/>
                <w:szCs w:val="16"/>
              </w:rPr>
              <w:t xml:space="preserve">Cable News Network (CNN)/Time Magazine (1993). </w:t>
            </w:r>
            <w:proofErr w:type="spellStart"/>
            <w:r w:rsidRPr="008B653C">
              <w:rPr>
                <w:sz w:val="16"/>
                <w:szCs w:val="16"/>
              </w:rPr>
              <w:t>Yankelovich</w:t>
            </w:r>
            <w:proofErr w:type="spellEnd"/>
            <w:r w:rsidRPr="008B653C">
              <w:rPr>
                <w:sz w:val="16"/>
                <w:szCs w:val="16"/>
              </w:rPr>
              <w:t>/Time Magazine/CNN Poll:  Health Care and Immigration, Question 21 [</w:t>
            </w:r>
            <w:proofErr w:type="gramStart"/>
            <w:r w:rsidRPr="008B653C">
              <w:rPr>
                <w:sz w:val="16"/>
                <w:szCs w:val="16"/>
              </w:rPr>
              <w:t>USYANKP.85213.Q</w:t>
            </w:r>
            <w:proofErr w:type="gramEnd"/>
            <w:r w:rsidRPr="008B653C">
              <w:rPr>
                <w:sz w:val="16"/>
                <w:szCs w:val="16"/>
              </w:rPr>
              <w:t xml:space="preserve">15C]. </w:t>
            </w:r>
            <w:proofErr w:type="spellStart"/>
            <w:r w:rsidRPr="008B653C">
              <w:rPr>
                <w:sz w:val="16"/>
                <w:szCs w:val="16"/>
              </w:rPr>
              <w:t>Yankelovich</w:t>
            </w:r>
            <w:proofErr w:type="spellEnd"/>
            <w:r w:rsidRPr="008B653C">
              <w:rPr>
                <w:sz w:val="16"/>
                <w:szCs w:val="16"/>
              </w:rPr>
              <w:t xml:space="preserve"> Partners, </w:t>
            </w:r>
            <w:proofErr w:type="gramStart"/>
            <w:r w:rsidRPr="008B653C">
              <w:rPr>
                <w:sz w:val="16"/>
                <w:szCs w:val="16"/>
              </w:rPr>
              <w:t>Inc..</w:t>
            </w:r>
            <w:proofErr w:type="gramEnd"/>
            <w:r w:rsidRPr="008B653C">
              <w:rPr>
                <w:sz w:val="16"/>
                <w:szCs w:val="16"/>
              </w:rPr>
              <w:t xml:space="preserve"> Cornell University, Ithaca, NY: Roper Center for Public Opinion Research.</w:t>
            </w:r>
          </w:p>
        </w:tc>
        <w:tc>
          <w:tcPr>
            <w:tcW w:w="3151" w:type="dxa"/>
            <w:gridSpan w:val="2"/>
          </w:tcPr>
          <w:p w14:paraId="041AD7DB" w14:textId="77777777" w:rsidR="008B653C" w:rsidRPr="008B653C" w:rsidRDefault="008B653C" w:rsidP="008B653C">
            <w:pPr>
              <w:spacing w:after="0" w:line="240" w:lineRule="auto"/>
              <w:rPr>
                <w:sz w:val="16"/>
                <w:szCs w:val="16"/>
              </w:rPr>
            </w:pPr>
            <w:r w:rsidRPr="008B653C">
              <w:rPr>
                <w:sz w:val="16"/>
                <w:szCs w:val="16"/>
              </w:rPr>
              <w:t xml:space="preserve">Telephone Interview (1108 </w:t>
            </w:r>
            <w:proofErr w:type="spellStart"/>
            <w:r w:rsidRPr="008B653C">
              <w:rPr>
                <w:sz w:val="16"/>
                <w:szCs w:val="16"/>
              </w:rPr>
              <w:t>respondants</w:t>
            </w:r>
            <w:proofErr w:type="spellEnd"/>
            <w:r w:rsidRPr="008B653C">
              <w:rPr>
                <w:sz w:val="16"/>
                <w:szCs w:val="16"/>
              </w:rPr>
              <w:t>)</w:t>
            </w:r>
          </w:p>
        </w:tc>
      </w:tr>
      <w:tr w:rsidR="008B653C" w:rsidRPr="008B653C" w14:paraId="6FBEEB63" w14:textId="77777777" w:rsidTr="008B653C">
        <w:trPr>
          <w:gridBefore w:val="1"/>
          <w:wBefore w:w="30" w:type="dxa"/>
          <w:trHeight w:val="323"/>
        </w:trPr>
        <w:tc>
          <w:tcPr>
            <w:tcW w:w="1418" w:type="dxa"/>
          </w:tcPr>
          <w:p w14:paraId="2C9C880B"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0C1BC78B" w14:textId="77777777" w:rsidR="008B653C" w:rsidRPr="008B653C" w:rsidRDefault="008B653C" w:rsidP="008B653C">
            <w:pPr>
              <w:spacing w:after="0" w:line="240" w:lineRule="auto"/>
              <w:rPr>
                <w:sz w:val="16"/>
                <w:szCs w:val="16"/>
              </w:rPr>
            </w:pPr>
            <w:r w:rsidRPr="008B653C">
              <w:rPr>
                <w:sz w:val="16"/>
                <w:szCs w:val="16"/>
              </w:rPr>
              <w:t>Central American wars (1979-1992)</w:t>
            </w:r>
          </w:p>
        </w:tc>
        <w:tc>
          <w:tcPr>
            <w:tcW w:w="2589" w:type="dxa"/>
            <w:gridSpan w:val="2"/>
          </w:tcPr>
          <w:p w14:paraId="20C2E628" w14:textId="77777777" w:rsidR="008B653C" w:rsidRPr="008B653C" w:rsidRDefault="008B653C" w:rsidP="008B653C">
            <w:pPr>
              <w:spacing w:after="0" w:line="240" w:lineRule="auto"/>
              <w:rPr>
                <w:sz w:val="16"/>
                <w:szCs w:val="16"/>
              </w:rPr>
            </w:pPr>
            <w:r w:rsidRPr="008B653C">
              <w:rPr>
                <w:sz w:val="16"/>
                <w:szCs w:val="16"/>
              </w:rPr>
              <w:t>Pew Research Center for the People &amp; the Press (2019). Pew Research Center: American Trends Panel Wave 58, Question 9 [31117032.00025]. Ipsos. Cornell University, Ithaca, NY: Roper Center for Public Opinion Research.</w:t>
            </w:r>
          </w:p>
        </w:tc>
        <w:tc>
          <w:tcPr>
            <w:tcW w:w="3151" w:type="dxa"/>
            <w:gridSpan w:val="2"/>
          </w:tcPr>
          <w:p w14:paraId="70044B05" w14:textId="77777777" w:rsidR="008B653C" w:rsidRPr="008B653C" w:rsidRDefault="008B653C" w:rsidP="008B653C">
            <w:pPr>
              <w:spacing w:after="0" w:line="240" w:lineRule="auto"/>
              <w:rPr>
                <w:sz w:val="16"/>
                <w:szCs w:val="16"/>
              </w:rPr>
            </w:pPr>
            <w:r w:rsidRPr="008B653C">
              <w:rPr>
                <w:sz w:val="16"/>
                <w:szCs w:val="16"/>
              </w:rPr>
              <w:t xml:space="preserve">Web-based (3030 </w:t>
            </w:r>
            <w:proofErr w:type="spellStart"/>
            <w:r w:rsidRPr="008B653C">
              <w:rPr>
                <w:sz w:val="16"/>
                <w:szCs w:val="16"/>
              </w:rPr>
              <w:t>Respondants</w:t>
            </w:r>
            <w:proofErr w:type="spellEnd"/>
            <w:r w:rsidRPr="008B653C">
              <w:rPr>
                <w:sz w:val="16"/>
                <w:szCs w:val="16"/>
              </w:rPr>
              <w:t>)</w:t>
            </w:r>
          </w:p>
        </w:tc>
      </w:tr>
      <w:tr w:rsidR="008B653C" w:rsidRPr="008B653C" w14:paraId="202066B8" w14:textId="77777777" w:rsidTr="008B653C">
        <w:trPr>
          <w:gridBefore w:val="1"/>
          <w:wBefore w:w="30" w:type="dxa"/>
          <w:trHeight w:val="53"/>
        </w:trPr>
        <w:tc>
          <w:tcPr>
            <w:tcW w:w="1418" w:type="dxa"/>
          </w:tcPr>
          <w:p w14:paraId="0A591673"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16BEF965" w14:textId="77777777" w:rsidR="008B653C" w:rsidRPr="008B653C" w:rsidRDefault="008B653C" w:rsidP="008B653C">
            <w:pPr>
              <w:spacing w:after="0" w:line="240" w:lineRule="auto"/>
              <w:rPr>
                <w:i/>
                <w:iCs/>
                <w:sz w:val="16"/>
                <w:szCs w:val="16"/>
              </w:rPr>
            </w:pPr>
            <w:r w:rsidRPr="008B653C">
              <w:rPr>
                <w:i/>
                <w:iCs/>
                <w:sz w:val="16"/>
                <w:szCs w:val="16"/>
              </w:rPr>
              <w:t>Cuba’s Mariel exodus (1980),</w:t>
            </w:r>
          </w:p>
        </w:tc>
        <w:tc>
          <w:tcPr>
            <w:tcW w:w="2589" w:type="dxa"/>
            <w:gridSpan w:val="2"/>
          </w:tcPr>
          <w:p w14:paraId="37725356" w14:textId="77777777" w:rsidR="008B653C" w:rsidRPr="008B653C" w:rsidRDefault="008B653C" w:rsidP="008B653C">
            <w:pPr>
              <w:spacing w:after="0" w:line="240" w:lineRule="auto"/>
              <w:rPr>
                <w:sz w:val="16"/>
                <w:szCs w:val="16"/>
              </w:rPr>
            </w:pPr>
            <w:r w:rsidRPr="008B653C">
              <w:rPr>
                <w:sz w:val="16"/>
                <w:szCs w:val="16"/>
                <w:u w:val="single"/>
              </w:rPr>
              <w:t>https://www.pewresearch.org/short-reads/2015/11/19/u-s-public-seldom-has-welcomed-refugees-into-country/</w:t>
            </w:r>
          </w:p>
        </w:tc>
        <w:tc>
          <w:tcPr>
            <w:tcW w:w="3151" w:type="dxa"/>
            <w:gridSpan w:val="2"/>
          </w:tcPr>
          <w:p w14:paraId="37F3D432"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19AF3DB4" w14:textId="77777777" w:rsidTr="008B653C">
        <w:trPr>
          <w:gridBefore w:val="1"/>
          <w:wBefore w:w="30" w:type="dxa"/>
          <w:trHeight w:val="53"/>
        </w:trPr>
        <w:tc>
          <w:tcPr>
            <w:tcW w:w="1418" w:type="dxa"/>
          </w:tcPr>
          <w:p w14:paraId="1611718B"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363DAD06" w14:textId="77777777" w:rsidR="008B653C" w:rsidRPr="008B653C" w:rsidRDefault="008B653C" w:rsidP="008B653C">
            <w:pPr>
              <w:spacing w:after="0" w:line="240" w:lineRule="auto"/>
              <w:rPr>
                <w:i/>
                <w:iCs/>
                <w:sz w:val="16"/>
                <w:szCs w:val="16"/>
              </w:rPr>
            </w:pPr>
            <w:r w:rsidRPr="008B653C">
              <w:rPr>
                <w:i/>
                <w:iCs/>
                <w:sz w:val="16"/>
                <w:szCs w:val="16"/>
              </w:rPr>
              <w:t>Cuba’s Mariel exodus (1980),</w:t>
            </w:r>
          </w:p>
        </w:tc>
        <w:tc>
          <w:tcPr>
            <w:tcW w:w="2589" w:type="dxa"/>
            <w:gridSpan w:val="2"/>
          </w:tcPr>
          <w:p w14:paraId="77239C9D" w14:textId="77777777" w:rsidR="008B653C" w:rsidRPr="008B653C" w:rsidRDefault="008B653C" w:rsidP="008B653C">
            <w:pPr>
              <w:spacing w:after="0" w:line="240" w:lineRule="auto"/>
              <w:rPr>
                <w:sz w:val="16"/>
                <w:szCs w:val="16"/>
              </w:rPr>
            </w:pPr>
            <w:r w:rsidRPr="008B653C">
              <w:rPr>
                <w:sz w:val="16"/>
                <w:szCs w:val="16"/>
              </w:rPr>
              <w:t>ABC News/Washington Post (1981). ABC News/The Washington Post Poll # 1981-875602: Race Relations, Question 126 [USABCWP.</w:t>
            </w:r>
            <w:proofErr w:type="gramStart"/>
            <w:r w:rsidRPr="008B653C">
              <w:rPr>
                <w:sz w:val="16"/>
                <w:szCs w:val="16"/>
              </w:rPr>
              <w:t>30.R</w:t>
            </w:r>
            <w:proofErr w:type="gramEnd"/>
            <w:r w:rsidRPr="008B653C">
              <w:rPr>
                <w:sz w:val="16"/>
                <w:szCs w:val="16"/>
              </w:rPr>
              <w:t>35A]. Chilton Research Services. Cornell University, Ithaca, NY: Roper Center for Public Opinion Research.</w:t>
            </w:r>
          </w:p>
        </w:tc>
        <w:tc>
          <w:tcPr>
            <w:tcW w:w="3151" w:type="dxa"/>
            <w:gridSpan w:val="2"/>
          </w:tcPr>
          <w:p w14:paraId="2C3C2048" w14:textId="77777777" w:rsidR="008B653C" w:rsidRPr="008B653C" w:rsidRDefault="008B653C" w:rsidP="008B653C">
            <w:pPr>
              <w:spacing w:after="0" w:line="240" w:lineRule="auto"/>
              <w:rPr>
                <w:sz w:val="16"/>
                <w:szCs w:val="16"/>
              </w:rPr>
            </w:pPr>
            <w:r w:rsidRPr="008B653C">
              <w:rPr>
                <w:sz w:val="16"/>
                <w:szCs w:val="16"/>
              </w:rPr>
              <w:t>telephone interview sample size 1872</w:t>
            </w:r>
          </w:p>
        </w:tc>
      </w:tr>
      <w:tr w:rsidR="008B653C" w:rsidRPr="008B653C" w14:paraId="4A94DC6E" w14:textId="77777777" w:rsidTr="008B653C">
        <w:trPr>
          <w:gridBefore w:val="1"/>
          <w:wBefore w:w="30" w:type="dxa"/>
          <w:trHeight w:val="53"/>
        </w:trPr>
        <w:tc>
          <w:tcPr>
            <w:tcW w:w="1418" w:type="dxa"/>
          </w:tcPr>
          <w:p w14:paraId="72DEEA2B" w14:textId="77777777" w:rsidR="008B653C" w:rsidRPr="008B653C" w:rsidRDefault="008B653C" w:rsidP="008B653C">
            <w:pPr>
              <w:spacing w:after="0" w:line="240" w:lineRule="auto"/>
              <w:rPr>
                <w:i/>
                <w:iCs/>
                <w:sz w:val="16"/>
                <w:szCs w:val="16"/>
              </w:rPr>
            </w:pPr>
            <w:r w:rsidRPr="008B653C">
              <w:rPr>
                <w:i/>
                <w:iCs/>
                <w:sz w:val="16"/>
                <w:szCs w:val="16"/>
              </w:rPr>
              <w:lastRenderedPageBreak/>
              <w:t>USA</w:t>
            </w:r>
          </w:p>
        </w:tc>
        <w:tc>
          <w:tcPr>
            <w:tcW w:w="1626" w:type="dxa"/>
            <w:shd w:val="clear" w:color="auto" w:fill="auto"/>
            <w:vAlign w:val="bottom"/>
            <w:hideMark/>
          </w:tcPr>
          <w:p w14:paraId="6CCA7445" w14:textId="77777777" w:rsidR="008B653C" w:rsidRPr="008B653C" w:rsidRDefault="008B653C" w:rsidP="008B653C">
            <w:pPr>
              <w:spacing w:after="0" w:line="240" w:lineRule="auto"/>
              <w:rPr>
                <w:sz w:val="16"/>
                <w:szCs w:val="16"/>
              </w:rPr>
            </w:pPr>
            <w:r w:rsidRPr="008B653C">
              <w:rPr>
                <w:i/>
                <w:iCs/>
                <w:sz w:val="16"/>
                <w:szCs w:val="16"/>
              </w:rPr>
              <w:t>Cuba’s Mariel exodus (1980),</w:t>
            </w:r>
          </w:p>
        </w:tc>
        <w:tc>
          <w:tcPr>
            <w:tcW w:w="2589" w:type="dxa"/>
            <w:gridSpan w:val="2"/>
          </w:tcPr>
          <w:p w14:paraId="2DDB76A0" w14:textId="77777777" w:rsidR="008B653C" w:rsidRPr="008B653C" w:rsidRDefault="008B653C" w:rsidP="008B653C">
            <w:pPr>
              <w:spacing w:after="0" w:line="240" w:lineRule="auto"/>
              <w:rPr>
                <w:sz w:val="16"/>
                <w:szCs w:val="16"/>
              </w:rPr>
            </w:pPr>
            <w:r w:rsidRPr="008B653C">
              <w:rPr>
                <w:sz w:val="16"/>
                <w:szCs w:val="16"/>
                <w:u w:val="single"/>
              </w:rPr>
              <w:t>https://institution-gallup-com.ezp-prod1.hul.harvard.edu/documents/question.aspx?QUESTION=5752&amp;SearchConType=1&amp;SearchTypeAll=think%20cuban%20refugees%20picked%20%20%20coast%20guard%20able%20reach%20country%20not%20allowed%20united%20states</w:t>
            </w:r>
          </w:p>
        </w:tc>
        <w:tc>
          <w:tcPr>
            <w:tcW w:w="3151" w:type="dxa"/>
            <w:gridSpan w:val="2"/>
          </w:tcPr>
          <w:p w14:paraId="57629FD5" w14:textId="77777777" w:rsidR="008B653C" w:rsidRPr="008B653C" w:rsidRDefault="008B653C" w:rsidP="008B653C">
            <w:pPr>
              <w:spacing w:after="0" w:line="240" w:lineRule="auto"/>
              <w:rPr>
                <w:sz w:val="16"/>
                <w:szCs w:val="16"/>
              </w:rPr>
            </w:pPr>
            <w:r w:rsidRPr="008B653C">
              <w:rPr>
                <w:sz w:val="16"/>
                <w:szCs w:val="16"/>
              </w:rPr>
              <w:t>1994</w:t>
            </w:r>
          </w:p>
          <w:p w14:paraId="7D9A81B2" w14:textId="77777777" w:rsidR="008B653C" w:rsidRPr="008B653C" w:rsidRDefault="008B653C" w:rsidP="008B653C">
            <w:pPr>
              <w:spacing w:after="0" w:line="240" w:lineRule="auto"/>
              <w:rPr>
                <w:sz w:val="16"/>
                <w:szCs w:val="16"/>
              </w:rPr>
            </w:pPr>
            <w:r w:rsidRPr="008B653C">
              <w:rPr>
                <w:sz w:val="16"/>
                <w:szCs w:val="16"/>
              </w:rPr>
              <w:t>Sample size: 1023</w:t>
            </w:r>
          </w:p>
          <w:p w14:paraId="2B6E8945" w14:textId="77777777" w:rsidR="008B653C" w:rsidRPr="008B653C" w:rsidRDefault="008B653C" w:rsidP="008B653C">
            <w:pPr>
              <w:spacing w:after="0" w:line="240" w:lineRule="auto"/>
              <w:rPr>
                <w:sz w:val="16"/>
                <w:szCs w:val="16"/>
              </w:rPr>
            </w:pPr>
          </w:p>
        </w:tc>
      </w:tr>
      <w:tr w:rsidR="008B653C" w:rsidRPr="008B653C" w14:paraId="31B92099" w14:textId="77777777" w:rsidTr="008B653C">
        <w:trPr>
          <w:gridBefore w:val="1"/>
          <w:wBefore w:w="30" w:type="dxa"/>
          <w:trHeight w:val="1020"/>
        </w:trPr>
        <w:tc>
          <w:tcPr>
            <w:tcW w:w="1418" w:type="dxa"/>
          </w:tcPr>
          <w:p w14:paraId="4BD942EC"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68E94534" w14:textId="77777777" w:rsidR="008B653C" w:rsidRPr="008B653C" w:rsidRDefault="008B653C" w:rsidP="008B653C">
            <w:pPr>
              <w:spacing w:after="0" w:line="240" w:lineRule="auto"/>
              <w:rPr>
                <w:sz w:val="16"/>
                <w:szCs w:val="16"/>
              </w:rPr>
            </w:pPr>
            <w:r w:rsidRPr="008B653C">
              <w:rPr>
                <w:sz w:val="16"/>
                <w:szCs w:val="16"/>
              </w:rPr>
              <w:t>first and second Lebanon wars (1982, 2006),</w:t>
            </w:r>
          </w:p>
        </w:tc>
        <w:tc>
          <w:tcPr>
            <w:tcW w:w="2589" w:type="dxa"/>
            <w:gridSpan w:val="2"/>
          </w:tcPr>
          <w:p w14:paraId="5810C431" w14:textId="77777777" w:rsidR="008B653C" w:rsidRPr="008B653C" w:rsidRDefault="008B653C" w:rsidP="008B653C">
            <w:pPr>
              <w:spacing w:after="0" w:line="240" w:lineRule="auto"/>
              <w:rPr>
                <w:sz w:val="16"/>
                <w:szCs w:val="16"/>
              </w:rPr>
            </w:pPr>
            <w:r w:rsidRPr="008B653C">
              <w:rPr>
                <w:sz w:val="16"/>
                <w:szCs w:val="16"/>
              </w:rPr>
              <w:t>Louis Harris &amp; Associates (1982). Louis Harris &amp; Associates Poll: October 1982, Question 39 [USHARRIS.111582.R2D]. Louis Harris &amp; Associates. Cornell University, Ithaca, NY: Roper Center for Public Opinion Research.</w:t>
            </w:r>
          </w:p>
        </w:tc>
        <w:tc>
          <w:tcPr>
            <w:tcW w:w="3151" w:type="dxa"/>
            <w:gridSpan w:val="2"/>
          </w:tcPr>
          <w:p w14:paraId="16435FA6" w14:textId="77777777" w:rsidR="008B653C" w:rsidRPr="008B653C" w:rsidRDefault="008B653C" w:rsidP="008B653C">
            <w:pPr>
              <w:spacing w:after="0" w:line="240" w:lineRule="auto"/>
              <w:rPr>
                <w:sz w:val="16"/>
                <w:szCs w:val="16"/>
              </w:rPr>
            </w:pPr>
            <w:r w:rsidRPr="008B653C">
              <w:rPr>
                <w:sz w:val="16"/>
                <w:szCs w:val="16"/>
              </w:rPr>
              <w:t>telephone interview sample size 1250</w:t>
            </w:r>
          </w:p>
        </w:tc>
      </w:tr>
      <w:tr w:rsidR="008B653C" w:rsidRPr="008B653C" w14:paraId="22B528E8" w14:textId="77777777" w:rsidTr="008B653C">
        <w:trPr>
          <w:gridBefore w:val="1"/>
          <w:wBefore w:w="30" w:type="dxa"/>
          <w:trHeight w:val="53"/>
        </w:trPr>
        <w:tc>
          <w:tcPr>
            <w:tcW w:w="1418" w:type="dxa"/>
          </w:tcPr>
          <w:p w14:paraId="26245763"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5B394795" w14:textId="77777777" w:rsidR="008B653C" w:rsidRPr="008B653C" w:rsidRDefault="008B653C" w:rsidP="008B653C">
            <w:pPr>
              <w:spacing w:after="0" w:line="240" w:lineRule="auto"/>
              <w:rPr>
                <w:i/>
                <w:iCs/>
                <w:sz w:val="16"/>
                <w:szCs w:val="16"/>
              </w:rPr>
            </w:pPr>
            <w:r w:rsidRPr="008B653C">
              <w:rPr>
                <w:i/>
                <w:iCs/>
                <w:sz w:val="16"/>
                <w:szCs w:val="16"/>
              </w:rPr>
              <w:t>General</w:t>
            </w:r>
          </w:p>
        </w:tc>
        <w:tc>
          <w:tcPr>
            <w:tcW w:w="2589" w:type="dxa"/>
            <w:gridSpan w:val="2"/>
          </w:tcPr>
          <w:p w14:paraId="3F7BF812" w14:textId="77777777" w:rsidR="008B653C" w:rsidRPr="008B653C" w:rsidRDefault="008B653C" w:rsidP="008B653C">
            <w:pPr>
              <w:spacing w:after="0" w:line="240" w:lineRule="auto"/>
              <w:rPr>
                <w:sz w:val="16"/>
                <w:szCs w:val="16"/>
              </w:rPr>
            </w:pPr>
            <w:r w:rsidRPr="008B653C">
              <w:rPr>
                <w:sz w:val="16"/>
                <w:szCs w:val="16"/>
              </w:rPr>
              <w:t>Time Magazine (1979). Time Soundings # 8184, Question 87 [</w:t>
            </w:r>
            <w:proofErr w:type="gramStart"/>
            <w:r w:rsidRPr="008B653C">
              <w:rPr>
                <w:sz w:val="16"/>
                <w:szCs w:val="16"/>
              </w:rPr>
              <w:t>USYANK.798184.Q</w:t>
            </w:r>
            <w:proofErr w:type="gramEnd"/>
            <w:r w:rsidRPr="008B653C">
              <w:rPr>
                <w:sz w:val="16"/>
                <w:szCs w:val="16"/>
              </w:rPr>
              <w:t xml:space="preserve">13B]. </w:t>
            </w:r>
            <w:proofErr w:type="spellStart"/>
            <w:r w:rsidRPr="008B653C">
              <w:rPr>
                <w:sz w:val="16"/>
                <w:szCs w:val="16"/>
              </w:rPr>
              <w:t>Yankelovich</w:t>
            </w:r>
            <w:proofErr w:type="spellEnd"/>
            <w:r w:rsidRPr="008B653C">
              <w:rPr>
                <w:sz w:val="16"/>
                <w:szCs w:val="16"/>
              </w:rPr>
              <w:t>, Skelly &amp; White. Cornell University, Ithaca, NY: Roper Center for Public Opinion Research.</w:t>
            </w:r>
          </w:p>
        </w:tc>
        <w:tc>
          <w:tcPr>
            <w:tcW w:w="3151" w:type="dxa"/>
            <w:gridSpan w:val="2"/>
          </w:tcPr>
          <w:p w14:paraId="11E89552" w14:textId="77777777" w:rsidR="008B653C" w:rsidRPr="008B653C" w:rsidRDefault="008B653C" w:rsidP="008B653C">
            <w:pPr>
              <w:spacing w:after="0" w:line="240" w:lineRule="auto"/>
              <w:rPr>
                <w:sz w:val="16"/>
                <w:szCs w:val="16"/>
              </w:rPr>
            </w:pPr>
            <w:r w:rsidRPr="008B653C">
              <w:rPr>
                <w:sz w:val="16"/>
                <w:szCs w:val="16"/>
              </w:rPr>
              <w:t>telephone interview sample size 1041</w:t>
            </w:r>
          </w:p>
        </w:tc>
      </w:tr>
      <w:tr w:rsidR="008B653C" w:rsidRPr="008B653C" w14:paraId="003406C0" w14:textId="77777777" w:rsidTr="008B653C">
        <w:trPr>
          <w:gridBefore w:val="1"/>
          <w:wBefore w:w="30" w:type="dxa"/>
          <w:trHeight w:val="53"/>
        </w:trPr>
        <w:tc>
          <w:tcPr>
            <w:tcW w:w="1418" w:type="dxa"/>
          </w:tcPr>
          <w:p w14:paraId="1AEF1603"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612C40BD" w14:textId="77777777" w:rsidR="008B653C" w:rsidRPr="008B653C" w:rsidRDefault="008B653C" w:rsidP="008B653C">
            <w:pPr>
              <w:spacing w:after="0" w:line="240" w:lineRule="auto"/>
              <w:rPr>
                <w:sz w:val="16"/>
                <w:szCs w:val="16"/>
              </w:rPr>
            </w:pPr>
            <w:r w:rsidRPr="008B653C">
              <w:rPr>
                <w:sz w:val="16"/>
                <w:szCs w:val="16"/>
              </w:rPr>
              <w:t>General</w:t>
            </w:r>
          </w:p>
        </w:tc>
        <w:tc>
          <w:tcPr>
            <w:tcW w:w="2589" w:type="dxa"/>
            <w:gridSpan w:val="2"/>
          </w:tcPr>
          <w:p w14:paraId="79BC6FB8" w14:textId="77777777" w:rsidR="008B653C" w:rsidRPr="008B653C" w:rsidRDefault="008B653C" w:rsidP="008B653C">
            <w:pPr>
              <w:spacing w:after="0" w:line="240" w:lineRule="auto"/>
              <w:rPr>
                <w:sz w:val="16"/>
                <w:szCs w:val="16"/>
              </w:rPr>
            </w:pPr>
            <w:r w:rsidRPr="008B653C">
              <w:rPr>
                <w:sz w:val="16"/>
                <w:szCs w:val="16"/>
              </w:rPr>
              <w:t>Los Angeles Times (1979). Los Angeles Times Poll: Presidential Candidates, Question 10 [USLAT.</w:t>
            </w:r>
            <w:proofErr w:type="gramStart"/>
            <w:r w:rsidRPr="008B653C">
              <w:rPr>
                <w:sz w:val="16"/>
                <w:szCs w:val="16"/>
              </w:rPr>
              <w:t>20.R</w:t>
            </w:r>
            <w:proofErr w:type="gramEnd"/>
            <w:r w:rsidRPr="008B653C">
              <w:rPr>
                <w:sz w:val="16"/>
                <w:szCs w:val="16"/>
              </w:rPr>
              <w:t>28]. Los Angeles Times. Cornell University, Ithaca, NY: Roper Center for Public Opinion Research.</w:t>
            </w:r>
          </w:p>
        </w:tc>
        <w:tc>
          <w:tcPr>
            <w:tcW w:w="3151" w:type="dxa"/>
            <w:gridSpan w:val="2"/>
          </w:tcPr>
          <w:p w14:paraId="4D16D69C" w14:textId="77777777" w:rsidR="008B653C" w:rsidRPr="008B653C" w:rsidRDefault="008B653C" w:rsidP="008B653C">
            <w:pPr>
              <w:spacing w:after="0" w:line="240" w:lineRule="auto"/>
              <w:rPr>
                <w:sz w:val="16"/>
                <w:szCs w:val="16"/>
              </w:rPr>
            </w:pPr>
            <w:r w:rsidRPr="008B653C">
              <w:rPr>
                <w:sz w:val="16"/>
                <w:szCs w:val="16"/>
              </w:rPr>
              <w:t>telephone interview sample size 1574</w:t>
            </w:r>
          </w:p>
        </w:tc>
      </w:tr>
      <w:tr w:rsidR="008B653C" w:rsidRPr="008B653C" w14:paraId="54B84D83" w14:textId="77777777" w:rsidTr="008B653C">
        <w:trPr>
          <w:gridBefore w:val="1"/>
          <w:wBefore w:w="30" w:type="dxa"/>
          <w:trHeight w:val="53"/>
        </w:trPr>
        <w:tc>
          <w:tcPr>
            <w:tcW w:w="1418" w:type="dxa"/>
          </w:tcPr>
          <w:p w14:paraId="66F3B2B0"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2E1AF9F5" w14:textId="77777777" w:rsidR="008B653C" w:rsidRPr="008B653C" w:rsidRDefault="008B653C" w:rsidP="008B653C">
            <w:pPr>
              <w:spacing w:after="0" w:line="240" w:lineRule="auto"/>
              <w:rPr>
                <w:sz w:val="16"/>
                <w:szCs w:val="16"/>
              </w:rPr>
            </w:pPr>
            <w:r w:rsidRPr="008B653C">
              <w:rPr>
                <w:sz w:val="16"/>
                <w:szCs w:val="16"/>
              </w:rPr>
              <w:t>first and second Palestinian Intifadas</w:t>
            </w:r>
            <w:r w:rsidRPr="008B653C">
              <w:rPr>
                <w:sz w:val="16"/>
                <w:szCs w:val="16"/>
              </w:rPr>
              <w:br/>
              <w:t>(1987-93, 2000-5),</w:t>
            </w:r>
          </w:p>
        </w:tc>
        <w:tc>
          <w:tcPr>
            <w:tcW w:w="2589" w:type="dxa"/>
            <w:gridSpan w:val="2"/>
          </w:tcPr>
          <w:p w14:paraId="5BF40312" w14:textId="77777777" w:rsidR="008B653C" w:rsidRPr="008B653C" w:rsidRDefault="008B653C" w:rsidP="008B653C">
            <w:pPr>
              <w:spacing w:after="0" w:line="240" w:lineRule="auto"/>
              <w:rPr>
                <w:sz w:val="16"/>
                <w:szCs w:val="16"/>
              </w:rPr>
            </w:pPr>
            <w:r w:rsidRPr="008B653C">
              <w:rPr>
                <w:sz w:val="16"/>
                <w:szCs w:val="16"/>
              </w:rPr>
              <w:t>Time Magazine (1980). Time Soundings # 8602, Question 124 [</w:t>
            </w:r>
            <w:proofErr w:type="gramStart"/>
            <w:r w:rsidRPr="008B653C">
              <w:rPr>
                <w:sz w:val="16"/>
                <w:szCs w:val="16"/>
              </w:rPr>
              <w:t>USYANK.808602.Q</w:t>
            </w:r>
            <w:proofErr w:type="gramEnd"/>
            <w:r w:rsidRPr="008B653C">
              <w:rPr>
                <w:sz w:val="16"/>
                <w:szCs w:val="16"/>
              </w:rPr>
              <w:t xml:space="preserve">15C]. </w:t>
            </w:r>
            <w:proofErr w:type="spellStart"/>
            <w:r w:rsidRPr="008B653C">
              <w:rPr>
                <w:sz w:val="16"/>
                <w:szCs w:val="16"/>
              </w:rPr>
              <w:t>Yankelovich</w:t>
            </w:r>
            <w:proofErr w:type="spellEnd"/>
            <w:r w:rsidRPr="008B653C">
              <w:rPr>
                <w:sz w:val="16"/>
                <w:szCs w:val="16"/>
              </w:rPr>
              <w:t>, Skelly &amp; White. Cornell University, Ithaca, NY: Roper Center for Public Opinion Research.</w:t>
            </w:r>
          </w:p>
        </w:tc>
        <w:tc>
          <w:tcPr>
            <w:tcW w:w="3151" w:type="dxa"/>
            <w:gridSpan w:val="2"/>
          </w:tcPr>
          <w:p w14:paraId="3B26A5ED" w14:textId="77777777" w:rsidR="008B653C" w:rsidRPr="008B653C" w:rsidRDefault="008B653C" w:rsidP="008B653C">
            <w:pPr>
              <w:spacing w:after="0" w:line="240" w:lineRule="auto"/>
              <w:rPr>
                <w:sz w:val="16"/>
                <w:szCs w:val="16"/>
              </w:rPr>
            </w:pPr>
            <w:r w:rsidRPr="008B653C">
              <w:rPr>
                <w:sz w:val="16"/>
                <w:szCs w:val="16"/>
              </w:rPr>
              <w:t>telephone interview sample size 917</w:t>
            </w:r>
          </w:p>
        </w:tc>
      </w:tr>
      <w:tr w:rsidR="008B653C" w:rsidRPr="008B653C" w14:paraId="5D7E51F8" w14:textId="77777777" w:rsidTr="008B653C">
        <w:trPr>
          <w:gridBefore w:val="1"/>
          <w:wBefore w:w="30" w:type="dxa"/>
          <w:trHeight w:val="53"/>
        </w:trPr>
        <w:tc>
          <w:tcPr>
            <w:tcW w:w="1418" w:type="dxa"/>
          </w:tcPr>
          <w:p w14:paraId="3D828151"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52A7DB63" w14:textId="77777777" w:rsidR="008B653C" w:rsidRPr="008B653C" w:rsidRDefault="008B653C" w:rsidP="008B653C">
            <w:pPr>
              <w:spacing w:after="0" w:line="240" w:lineRule="auto"/>
              <w:rPr>
                <w:sz w:val="16"/>
                <w:szCs w:val="16"/>
              </w:rPr>
            </w:pPr>
            <w:r w:rsidRPr="008B653C">
              <w:rPr>
                <w:sz w:val="16"/>
                <w:szCs w:val="16"/>
              </w:rPr>
              <w:t>first and second Palestinian Intifadas</w:t>
            </w:r>
            <w:r w:rsidRPr="008B653C">
              <w:rPr>
                <w:sz w:val="16"/>
                <w:szCs w:val="16"/>
              </w:rPr>
              <w:br/>
              <w:t>(1987-93, 2000-5),</w:t>
            </w:r>
          </w:p>
        </w:tc>
        <w:tc>
          <w:tcPr>
            <w:tcW w:w="2589" w:type="dxa"/>
            <w:gridSpan w:val="2"/>
          </w:tcPr>
          <w:p w14:paraId="0C985270" w14:textId="77777777" w:rsidR="008B653C" w:rsidRPr="008B653C" w:rsidRDefault="008B653C" w:rsidP="008B653C">
            <w:pPr>
              <w:spacing w:after="0" w:line="240" w:lineRule="auto"/>
              <w:rPr>
                <w:sz w:val="16"/>
                <w:szCs w:val="16"/>
              </w:rPr>
            </w:pPr>
            <w:r w:rsidRPr="008B653C">
              <w:rPr>
                <w:sz w:val="16"/>
                <w:szCs w:val="16"/>
              </w:rPr>
              <w:t xml:space="preserve">Richman, A. (1989). A Report: American Attitudes Toward Israeli-Palestinian Relations in the Wake of the Uprising. The Public Opinion Quarterly, 53(3), 415–430. </w:t>
            </w:r>
            <w:r w:rsidRPr="008B653C">
              <w:rPr>
                <w:sz w:val="16"/>
                <w:szCs w:val="16"/>
                <w:u w:val="single"/>
              </w:rPr>
              <w:t>http://www.jstor.org/stable/2749130</w:t>
            </w:r>
          </w:p>
        </w:tc>
        <w:tc>
          <w:tcPr>
            <w:tcW w:w="3151" w:type="dxa"/>
            <w:gridSpan w:val="2"/>
          </w:tcPr>
          <w:p w14:paraId="4A9F54A0"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14D9F72A" w14:textId="77777777" w:rsidTr="008B653C">
        <w:trPr>
          <w:gridBefore w:val="1"/>
          <w:wBefore w:w="30" w:type="dxa"/>
          <w:trHeight w:val="53"/>
        </w:trPr>
        <w:tc>
          <w:tcPr>
            <w:tcW w:w="1418" w:type="dxa"/>
          </w:tcPr>
          <w:p w14:paraId="521B7ABF"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0340E18F" w14:textId="77777777" w:rsidR="008B653C" w:rsidRPr="008B653C" w:rsidRDefault="008B653C" w:rsidP="008B653C">
            <w:pPr>
              <w:spacing w:after="0" w:line="240" w:lineRule="auto"/>
              <w:rPr>
                <w:i/>
                <w:iCs/>
                <w:sz w:val="16"/>
                <w:szCs w:val="16"/>
              </w:rPr>
            </w:pPr>
            <w:r w:rsidRPr="008B653C">
              <w:rPr>
                <w:i/>
                <w:iCs/>
                <w:sz w:val="16"/>
                <w:szCs w:val="16"/>
              </w:rPr>
              <w:t>Yugoslavia civil wars (1991-99),</w:t>
            </w:r>
          </w:p>
        </w:tc>
        <w:tc>
          <w:tcPr>
            <w:tcW w:w="2589" w:type="dxa"/>
            <w:gridSpan w:val="2"/>
          </w:tcPr>
          <w:p w14:paraId="6B19DB33" w14:textId="77777777" w:rsidR="008B653C" w:rsidRPr="008B653C" w:rsidRDefault="008B653C" w:rsidP="008B653C">
            <w:pPr>
              <w:spacing w:after="0" w:line="240" w:lineRule="auto"/>
              <w:rPr>
                <w:sz w:val="16"/>
                <w:szCs w:val="16"/>
              </w:rPr>
            </w:pPr>
            <w:r w:rsidRPr="008B653C">
              <w:rPr>
                <w:sz w:val="16"/>
                <w:szCs w:val="16"/>
                <w:u w:val="single"/>
              </w:rPr>
              <w:t>https://www.pewresearch.org/short-reads/2015/11/19/u-s-public-seldom-has-welcomed-refugees-into-country/</w:t>
            </w:r>
          </w:p>
        </w:tc>
        <w:tc>
          <w:tcPr>
            <w:tcW w:w="3151" w:type="dxa"/>
            <w:gridSpan w:val="2"/>
          </w:tcPr>
          <w:p w14:paraId="59FB32D5"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01333FEF" w14:textId="77777777" w:rsidTr="008B653C">
        <w:trPr>
          <w:gridBefore w:val="1"/>
          <w:wBefore w:w="30" w:type="dxa"/>
          <w:trHeight w:val="346"/>
        </w:trPr>
        <w:tc>
          <w:tcPr>
            <w:tcW w:w="1418" w:type="dxa"/>
          </w:tcPr>
          <w:p w14:paraId="08EBBB50"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567D9040" w14:textId="77777777" w:rsidR="008B653C" w:rsidRPr="008B653C" w:rsidRDefault="008B653C" w:rsidP="008B653C">
            <w:pPr>
              <w:spacing w:after="0" w:line="240" w:lineRule="auto"/>
              <w:rPr>
                <w:i/>
                <w:iCs/>
                <w:sz w:val="16"/>
                <w:szCs w:val="16"/>
              </w:rPr>
            </w:pPr>
            <w:r w:rsidRPr="008B653C">
              <w:rPr>
                <w:i/>
                <w:iCs/>
                <w:sz w:val="16"/>
                <w:szCs w:val="16"/>
              </w:rPr>
              <w:t>Yugoslavia civil wars (1991-99),</w:t>
            </w:r>
          </w:p>
        </w:tc>
        <w:tc>
          <w:tcPr>
            <w:tcW w:w="2589" w:type="dxa"/>
            <w:gridSpan w:val="2"/>
          </w:tcPr>
          <w:p w14:paraId="2A13DD30" w14:textId="77777777" w:rsidR="008B653C" w:rsidRPr="008B653C" w:rsidRDefault="008B653C" w:rsidP="008B653C">
            <w:pPr>
              <w:spacing w:after="0" w:line="240" w:lineRule="auto"/>
              <w:rPr>
                <w:sz w:val="16"/>
                <w:szCs w:val="16"/>
              </w:rPr>
            </w:pPr>
            <w:r w:rsidRPr="008B653C">
              <w:rPr>
                <w:sz w:val="16"/>
                <w:szCs w:val="16"/>
                <w:u w:val="single"/>
              </w:rPr>
              <w:t>https://news.gallup.com/poll/392069/americans-widely-favor-welcoming-ukrainian-refugees.aspx</w:t>
            </w:r>
          </w:p>
        </w:tc>
        <w:tc>
          <w:tcPr>
            <w:tcW w:w="3151" w:type="dxa"/>
            <w:gridSpan w:val="2"/>
          </w:tcPr>
          <w:p w14:paraId="57195087"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33D8398E" w14:textId="77777777" w:rsidTr="008B653C">
        <w:trPr>
          <w:gridBefore w:val="1"/>
          <w:wBefore w:w="30" w:type="dxa"/>
          <w:trHeight w:val="62"/>
        </w:trPr>
        <w:tc>
          <w:tcPr>
            <w:tcW w:w="1418" w:type="dxa"/>
          </w:tcPr>
          <w:p w14:paraId="26287517" w14:textId="77777777" w:rsidR="008B653C" w:rsidRPr="008B653C" w:rsidRDefault="008B653C" w:rsidP="008B653C">
            <w:pPr>
              <w:spacing w:after="0" w:line="240" w:lineRule="auto"/>
              <w:rPr>
                <w:i/>
                <w:iCs/>
                <w:sz w:val="16"/>
                <w:szCs w:val="16"/>
              </w:rPr>
            </w:pPr>
            <w:r w:rsidRPr="008B653C">
              <w:rPr>
                <w:i/>
                <w:iCs/>
                <w:sz w:val="16"/>
                <w:szCs w:val="16"/>
              </w:rPr>
              <w:lastRenderedPageBreak/>
              <w:t>USA</w:t>
            </w:r>
          </w:p>
        </w:tc>
        <w:tc>
          <w:tcPr>
            <w:tcW w:w="1626" w:type="dxa"/>
            <w:shd w:val="clear" w:color="auto" w:fill="auto"/>
            <w:vAlign w:val="bottom"/>
            <w:hideMark/>
          </w:tcPr>
          <w:p w14:paraId="7920AED9" w14:textId="77777777" w:rsidR="008B653C" w:rsidRPr="008B653C" w:rsidRDefault="008B653C" w:rsidP="008B653C">
            <w:pPr>
              <w:spacing w:after="0" w:line="240" w:lineRule="auto"/>
              <w:rPr>
                <w:sz w:val="16"/>
                <w:szCs w:val="16"/>
              </w:rPr>
            </w:pPr>
            <w:r w:rsidRPr="008B653C">
              <w:rPr>
                <w:i/>
                <w:iCs/>
                <w:sz w:val="16"/>
                <w:szCs w:val="16"/>
              </w:rPr>
              <w:t>Yugoslavia civil wars (1991-99),</w:t>
            </w:r>
          </w:p>
        </w:tc>
        <w:tc>
          <w:tcPr>
            <w:tcW w:w="2589" w:type="dxa"/>
            <w:gridSpan w:val="2"/>
          </w:tcPr>
          <w:p w14:paraId="75E0A8B6" w14:textId="77777777" w:rsidR="008B653C" w:rsidRPr="008B653C" w:rsidRDefault="008B653C" w:rsidP="008B653C">
            <w:pPr>
              <w:spacing w:after="0" w:line="240" w:lineRule="auto"/>
              <w:rPr>
                <w:sz w:val="16"/>
                <w:szCs w:val="16"/>
              </w:rPr>
            </w:pPr>
            <w:r w:rsidRPr="008B653C">
              <w:rPr>
                <w:sz w:val="16"/>
                <w:szCs w:val="16"/>
              </w:rPr>
              <w:t>Fox News (1999). Opinion Dynamics/Fox News Poll # 1999-080: Presidential Impeachment/China, Question 25 [</w:t>
            </w:r>
            <w:proofErr w:type="gramStart"/>
            <w:r w:rsidRPr="008B653C">
              <w:rPr>
                <w:sz w:val="16"/>
                <w:szCs w:val="16"/>
              </w:rPr>
              <w:t>USODFOX.060499.R</w:t>
            </w:r>
            <w:proofErr w:type="gramEnd"/>
            <w:r w:rsidRPr="008B653C">
              <w:rPr>
                <w:sz w:val="16"/>
                <w:szCs w:val="16"/>
              </w:rPr>
              <w:t>17]. Opinion Dynamics. Cornell University, Ithaca, NY: Roper Center for Public Opinion Research.</w:t>
            </w:r>
          </w:p>
        </w:tc>
        <w:tc>
          <w:tcPr>
            <w:tcW w:w="3151" w:type="dxa"/>
            <w:gridSpan w:val="2"/>
          </w:tcPr>
          <w:p w14:paraId="46B549AD" w14:textId="77777777" w:rsidR="008B653C" w:rsidRPr="008B653C" w:rsidRDefault="008B653C" w:rsidP="008B653C">
            <w:pPr>
              <w:spacing w:after="0" w:line="240" w:lineRule="auto"/>
              <w:rPr>
                <w:sz w:val="16"/>
                <w:szCs w:val="16"/>
              </w:rPr>
            </w:pPr>
            <w:r w:rsidRPr="008B653C">
              <w:rPr>
                <w:sz w:val="16"/>
                <w:szCs w:val="16"/>
              </w:rPr>
              <w:t>telephone interview sample size 924</w:t>
            </w:r>
          </w:p>
        </w:tc>
      </w:tr>
      <w:tr w:rsidR="008B653C" w:rsidRPr="008B653C" w14:paraId="65240795" w14:textId="77777777" w:rsidTr="008B653C">
        <w:trPr>
          <w:gridBefore w:val="1"/>
          <w:wBefore w:w="30" w:type="dxa"/>
          <w:trHeight w:val="53"/>
        </w:trPr>
        <w:tc>
          <w:tcPr>
            <w:tcW w:w="1418" w:type="dxa"/>
          </w:tcPr>
          <w:p w14:paraId="0924CFE9"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6448D085" w14:textId="77777777" w:rsidR="008B653C" w:rsidRPr="008B653C" w:rsidRDefault="008B653C" w:rsidP="008B653C">
            <w:pPr>
              <w:spacing w:after="0" w:line="240" w:lineRule="auto"/>
              <w:rPr>
                <w:sz w:val="16"/>
                <w:szCs w:val="16"/>
              </w:rPr>
            </w:pPr>
            <w:r w:rsidRPr="008B653C">
              <w:rPr>
                <w:i/>
                <w:iCs/>
                <w:sz w:val="16"/>
                <w:szCs w:val="16"/>
              </w:rPr>
              <w:t>Yugoslavia civil wars (1991-99),</w:t>
            </w:r>
          </w:p>
        </w:tc>
        <w:tc>
          <w:tcPr>
            <w:tcW w:w="2589" w:type="dxa"/>
            <w:gridSpan w:val="2"/>
          </w:tcPr>
          <w:p w14:paraId="587464F8" w14:textId="77777777" w:rsidR="008B653C" w:rsidRPr="008B653C" w:rsidRDefault="008B653C" w:rsidP="008B653C">
            <w:pPr>
              <w:spacing w:after="0" w:line="240" w:lineRule="auto"/>
              <w:rPr>
                <w:sz w:val="16"/>
                <w:szCs w:val="16"/>
              </w:rPr>
            </w:pPr>
            <w:r w:rsidRPr="008B653C">
              <w:rPr>
                <w:sz w:val="16"/>
                <w:szCs w:val="16"/>
              </w:rPr>
              <w:t>Newsweek (1999). PSRA/Newsweek Poll # 9908: Kosovo II, Question 17 [</w:t>
            </w:r>
            <w:proofErr w:type="gramStart"/>
            <w:r w:rsidRPr="008B653C">
              <w:rPr>
                <w:sz w:val="16"/>
                <w:szCs w:val="16"/>
              </w:rPr>
              <w:t>USPSRNEW.040399.R</w:t>
            </w:r>
            <w:proofErr w:type="gramEnd"/>
            <w:r w:rsidRPr="008B653C">
              <w:rPr>
                <w:sz w:val="16"/>
                <w:szCs w:val="16"/>
              </w:rPr>
              <w:t>10C]. Princeton Survey Research Associates. Cornell University, Ithaca, NY: Roper Center for Public Opinion Research.</w:t>
            </w:r>
          </w:p>
        </w:tc>
        <w:tc>
          <w:tcPr>
            <w:tcW w:w="3151" w:type="dxa"/>
            <w:gridSpan w:val="2"/>
          </w:tcPr>
          <w:p w14:paraId="04525218" w14:textId="77777777" w:rsidR="008B653C" w:rsidRPr="008B653C" w:rsidRDefault="008B653C" w:rsidP="008B653C">
            <w:pPr>
              <w:spacing w:after="0" w:line="240" w:lineRule="auto"/>
              <w:rPr>
                <w:sz w:val="16"/>
                <w:szCs w:val="16"/>
              </w:rPr>
            </w:pPr>
            <w:r w:rsidRPr="008B653C">
              <w:rPr>
                <w:sz w:val="16"/>
                <w:szCs w:val="16"/>
              </w:rPr>
              <w:t>telephone interview sample size 750</w:t>
            </w:r>
          </w:p>
        </w:tc>
      </w:tr>
      <w:tr w:rsidR="008B653C" w:rsidRPr="008B653C" w14:paraId="222B2269" w14:textId="77777777" w:rsidTr="008B653C">
        <w:trPr>
          <w:gridBefore w:val="1"/>
          <w:wBefore w:w="30" w:type="dxa"/>
          <w:trHeight w:val="779"/>
        </w:trPr>
        <w:tc>
          <w:tcPr>
            <w:tcW w:w="1418" w:type="dxa"/>
          </w:tcPr>
          <w:p w14:paraId="3243C70E"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6D383B73" w14:textId="77777777" w:rsidR="008B653C" w:rsidRPr="008B653C" w:rsidRDefault="008B653C" w:rsidP="008B653C">
            <w:pPr>
              <w:spacing w:after="0" w:line="240" w:lineRule="auto"/>
              <w:rPr>
                <w:sz w:val="16"/>
                <w:szCs w:val="16"/>
              </w:rPr>
            </w:pPr>
            <w:r w:rsidRPr="008B653C">
              <w:rPr>
                <w:i/>
                <w:iCs/>
                <w:sz w:val="16"/>
                <w:szCs w:val="16"/>
              </w:rPr>
              <w:t>Yugoslavia civil wars (1991-99),</w:t>
            </w:r>
          </w:p>
        </w:tc>
        <w:tc>
          <w:tcPr>
            <w:tcW w:w="2589" w:type="dxa"/>
            <w:gridSpan w:val="2"/>
          </w:tcPr>
          <w:p w14:paraId="214DA30A" w14:textId="77777777" w:rsidR="008B653C" w:rsidRPr="008B653C" w:rsidRDefault="008B653C" w:rsidP="008B653C">
            <w:pPr>
              <w:spacing w:after="0" w:line="240" w:lineRule="auto"/>
              <w:rPr>
                <w:sz w:val="16"/>
                <w:szCs w:val="16"/>
              </w:rPr>
            </w:pPr>
            <w:r w:rsidRPr="008B653C">
              <w:rPr>
                <w:sz w:val="16"/>
                <w:szCs w:val="16"/>
              </w:rPr>
              <w:t xml:space="preserve">Gallup Organization (1999). Gallup Poll News </w:t>
            </w:r>
            <w:proofErr w:type="gramStart"/>
            <w:r w:rsidRPr="008B653C">
              <w:rPr>
                <w:sz w:val="16"/>
                <w:szCs w:val="16"/>
              </w:rPr>
              <w:t>Special  9905026</w:t>
            </w:r>
            <w:proofErr w:type="gramEnd"/>
            <w:r w:rsidRPr="008B653C">
              <w:rPr>
                <w:sz w:val="16"/>
                <w:szCs w:val="16"/>
              </w:rPr>
              <w:t>:  Kosovo/Foreign Relations/Violence, Question 39 [USGALLUP.99MAY7.R13]. Gallup Organization. Cornell University, Ithaca, NY: Roper Center for Public Opinion Research.</w:t>
            </w:r>
          </w:p>
        </w:tc>
        <w:tc>
          <w:tcPr>
            <w:tcW w:w="3151" w:type="dxa"/>
            <w:gridSpan w:val="2"/>
          </w:tcPr>
          <w:p w14:paraId="3A747EA4" w14:textId="77777777" w:rsidR="008B653C" w:rsidRPr="008B653C" w:rsidRDefault="008B653C" w:rsidP="008B653C">
            <w:pPr>
              <w:spacing w:after="0" w:line="240" w:lineRule="auto"/>
              <w:rPr>
                <w:sz w:val="16"/>
                <w:szCs w:val="16"/>
              </w:rPr>
            </w:pPr>
            <w:r w:rsidRPr="008B653C">
              <w:rPr>
                <w:sz w:val="16"/>
                <w:szCs w:val="16"/>
              </w:rPr>
              <w:t>telephone interview sample size 1025</w:t>
            </w:r>
          </w:p>
        </w:tc>
      </w:tr>
      <w:tr w:rsidR="008B653C" w:rsidRPr="008B653C" w14:paraId="2A38300A" w14:textId="77777777" w:rsidTr="008B653C">
        <w:trPr>
          <w:gridBefore w:val="1"/>
          <w:wBefore w:w="30" w:type="dxa"/>
          <w:trHeight w:val="1160"/>
        </w:trPr>
        <w:tc>
          <w:tcPr>
            <w:tcW w:w="1418" w:type="dxa"/>
          </w:tcPr>
          <w:p w14:paraId="6BD3DEE6"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3A1B05B5" w14:textId="77777777" w:rsidR="008B653C" w:rsidRPr="008B653C" w:rsidRDefault="008B653C" w:rsidP="008B653C">
            <w:pPr>
              <w:spacing w:after="0" w:line="240" w:lineRule="auto"/>
              <w:rPr>
                <w:i/>
                <w:iCs/>
                <w:sz w:val="16"/>
                <w:szCs w:val="16"/>
              </w:rPr>
            </w:pPr>
            <w:r w:rsidRPr="008B653C">
              <w:rPr>
                <w:i/>
                <w:iCs/>
                <w:sz w:val="16"/>
                <w:szCs w:val="16"/>
              </w:rPr>
              <w:t>Haitian exodus (1991-4),</w:t>
            </w:r>
          </w:p>
        </w:tc>
        <w:tc>
          <w:tcPr>
            <w:tcW w:w="2589" w:type="dxa"/>
            <w:gridSpan w:val="2"/>
          </w:tcPr>
          <w:p w14:paraId="39B6B6D0" w14:textId="77777777" w:rsidR="008B653C" w:rsidRPr="008B653C" w:rsidRDefault="008B653C" w:rsidP="008B653C">
            <w:pPr>
              <w:spacing w:after="0" w:line="240" w:lineRule="auto"/>
              <w:rPr>
                <w:sz w:val="16"/>
                <w:szCs w:val="16"/>
              </w:rPr>
            </w:pPr>
            <w:r w:rsidRPr="008B653C">
              <w:rPr>
                <w:sz w:val="16"/>
                <w:szCs w:val="16"/>
                <w:u w:val="single"/>
              </w:rPr>
              <w:t>https://institution-gallup-com.ezp-prod1.hul.harvard.edu/documents/question.aspx?QUESTION=5753&amp;SearchConType=1&amp;SearchTypeAll=think%20haitian%20refugees%20picked%20%20%20coast%20guard%20able%20reach%20country%20not%20allowed%20united%20states</w:t>
            </w:r>
          </w:p>
        </w:tc>
        <w:tc>
          <w:tcPr>
            <w:tcW w:w="3151" w:type="dxa"/>
            <w:gridSpan w:val="2"/>
          </w:tcPr>
          <w:p w14:paraId="31901D09" w14:textId="77777777" w:rsidR="008B653C" w:rsidRPr="008B653C" w:rsidRDefault="008B653C" w:rsidP="008B653C">
            <w:pPr>
              <w:spacing w:after="0" w:line="240" w:lineRule="auto"/>
              <w:rPr>
                <w:sz w:val="16"/>
                <w:szCs w:val="16"/>
              </w:rPr>
            </w:pPr>
            <w:r w:rsidRPr="008B653C">
              <w:rPr>
                <w:sz w:val="16"/>
                <w:szCs w:val="16"/>
              </w:rPr>
              <w:t>1023 sample size</w:t>
            </w:r>
          </w:p>
          <w:p w14:paraId="00B6A316" w14:textId="77777777" w:rsidR="008B653C" w:rsidRPr="008B653C" w:rsidRDefault="008B653C" w:rsidP="008B653C">
            <w:pPr>
              <w:spacing w:after="0" w:line="240" w:lineRule="auto"/>
              <w:rPr>
                <w:sz w:val="16"/>
                <w:szCs w:val="16"/>
              </w:rPr>
            </w:pPr>
            <w:r w:rsidRPr="008B653C">
              <w:rPr>
                <w:sz w:val="16"/>
                <w:szCs w:val="16"/>
              </w:rPr>
              <w:t>Year: 1994</w:t>
            </w:r>
          </w:p>
          <w:p w14:paraId="799B3B09" w14:textId="77777777" w:rsidR="008B653C" w:rsidRPr="008B653C" w:rsidRDefault="008B653C" w:rsidP="008B653C">
            <w:pPr>
              <w:spacing w:after="0" w:line="240" w:lineRule="auto"/>
              <w:rPr>
                <w:sz w:val="16"/>
                <w:szCs w:val="16"/>
              </w:rPr>
            </w:pPr>
            <w:r w:rsidRPr="008B653C">
              <w:rPr>
                <w:sz w:val="16"/>
                <w:szCs w:val="16"/>
              </w:rPr>
              <w:t xml:space="preserve">CNN/USA Today </w:t>
            </w:r>
          </w:p>
          <w:p w14:paraId="5334C361" w14:textId="77777777" w:rsidR="008B653C" w:rsidRPr="008B653C" w:rsidRDefault="008B653C" w:rsidP="008B653C">
            <w:pPr>
              <w:spacing w:after="0" w:line="240" w:lineRule="auto"/>
              <w:rPr>
                <w:sz w:val="16"/>
                <w:szCs w:val="16"/>
              </w:rPr>
            </w:pPr>
            <w:proofErr w:type="spellStart"/>
            <w:r w:rsidRPr="008B653C">
              <w:rPr>
                <w:sz w:val="16"/>
                <w:szCs w:val="16"/>
              </w:rPr>
              <w:t>Telphone</w:t>
            </w:r>
            <w:proofErr w:type="spellEnd"/>
          </w:p>
        </w:tc>
      </w:tr>
      <w:tr w:rsidR="008B653C" w:rsidRPr="008B653C" w14:paraId="662723CC" w14:textId="77777777" w:rsidTr="008B653C">
        <w:trPr>
          <w:gridBefore w:val="1"/>
          <w:wBefore w:w="30" w:type="dxa"/>
          <w:trHeight w:val="368"/>
        </w:trPr>
        <w:tc>
          <w:tcPr>
            <w:tcW w:w="1418" w:type="dxa"/>
          </w:tcPr>
          <w:p w14:paraId="4897B444"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7EEB7D39" w14:textId="77777777" w:rsidR="008B653C" w:rsidRPr="008B653C" w:rsidRDefault="008B653C" w:rsidP="008B653C">
            <w:pPr>
              <w:spacing w:after="0" w:line="240" w:lineRule="auto"/>
              <w:rPr>
                <w:i/>
                <w:iCs/>
                <w:sz w:val="16"/>
                <w:szCs w:val="16"/>
              </w:rPr>
            </w:pPr>
            <w:r w:rsidRPr="008B653C">
              <w:rPr>
                <w:i/>
                <w:iCs/>
                <w:sz w:val="16"/>
                <w:szCs w:val="16"/>
              </w:rPr>
              <w:t>Haitian exodus (1991-4),</w:t>
            </w:r>
          </w:p>
        </w:tc>
        <w:tc>
          <w:tcPr>
            <w:tcW w:w="2589" w:type="dxa"/>
            <w:gridSpan w:val="2"/>
          </w:tcPr>
          <w:p w14:paraId="2B3002D2" w14:textId="77777777" w:rsidR="008B653C" w:rsidRPr="008B653C" w:rsidRDefault="008B653C" w:rsidP="008B653C">
            <w:pPr>
              <w:spacing w:after="0" w:line="240" w:lineRule="auto"/>
              <w:rPr>
                <w:sz w:val="16"/>
                <w:szCs w:val="16"/>
              </w:rPr>
            </w:pPr>
            <w:r w:rsidRPr="008B653C">
              <w:rPr>
                <w:sz w:val="16"/>
                <w:szCs w:val="16"/>
              </w:rPr>
              <w:t>Quinnipiac University Polling Institute (2021). Quinnipiac University Texas Poll, Question 22 [31118682.00021]. Quinnipiac University Polling Institute. Cornell University, Ithaca, NY: Roper Center for Public Opinion Research.</w:t>
            </w:r>
          </w:p>
        </w:tc>
        <w:tc>
          <w:tcPr>
            <w:tcW w:w="3151" w:type="dxa"/>
            <w:gridSpan w:val="2"/>
          </w:tcPr>
          <w:p w14:paraId="6BE909BA" w14:textId="77777777" w:rsidR="008B653C" w:rsidRPr="008B653C" w:rsidRDefault="008B653C" w:rsidP="008B653C">
            <w:pPr>
              <w:spacing w:after="0" w:line="240" w:lineRule="auto"/>
              <w:rPr>
                <w:sz w:val="16"/>
                <w:szCs w:val="16"/>
              </w:rPr>
            </w:pPr>
            <w:r w:rsidRPr="008B653C">
              <w:rPr>
                <w:sz w:val="16"/>
                <w:szCs w:val="16"/>
              </w:rPr>
              <w:t xml:space="preserve"> *Sample taken from adult Texan residents only</w:t>
            </w:r>
          </w:p>
        </w:tc>
      </w:tr>
      <w:tr w:rsidR="008B653C" w:rsidRPr="008B653C" w14:paraId="533EB143" w14:textId="77777777" w:rsidTr="008B653C">
        <w:trPr>
          <w:gridBefore w:val="1"/>
          <w:wBefore w:w="30" w:type="dxa"/>
          <w:trHeight w:val="2325"/>
        </w:trPr>
        <w:tc>
          <w:tcPr>
            <w:tcW w:w="1418" w:type="dxa"/>
          </w:tcPr>
          <w:p w14:paraId="06953370" w14:textId="77777777" w:rsidR="008B653C" w:rsidRPr="008B653C" w:rsidRDefault="008B653C" w:rsidP="008B653C">
            <w:pPr>
              <w:spacing w:after="0" w:line="240" w:lineRule="auto"/>
              <w:rPr>
                <w:i/>
                <w:iCs/>
                <w:sz w:val="16"/>
                <w:szCs w:val="16"/>
              </w:rPr>
            </w:pPr>
            <w:r w:rsidRPr="008B653C">
              <w:rPr>
                <w:i/>
                <w:iCs/>
                <w:sz w:val="16"/>
                <w:szCs w:val="16"/>
              </w:rPr>
              <w:lastRenderedPageBreak/>
              <w:t>USA</w:t>
            </w:r>
          </w:p>
        </w:tc>
        <w:tc>
          <w:tcPr>
            <w:tcW w:w="1626" w:type="dxa"/>
            <w:shd w:val="clear" w:color="auto" w:fill="auto"/>
            <w:vAlign w:val="bottom"/>
            <w:hideMark/>
          </w:tcPr>
          <w:p w14:paraId="24E2F980" w14:textId="77777777" w:rsidR="008B653C" w:rsidRPr="008B653C" w:rsidRDefault="008B653C" w:rsidP="008B653C">
            <w:pPr>
              <w:spacing w:after="0" w:line="240" w:lineRule="auto"/>
              <w:rPr>
                <w:sz w:val="16"/>
                <w:szCs w:val="16"/>
              </w:rPr>
            </w:pPr>
            <w:r w:rsidRPr="008B653C">
              <w:rPr>
                <w:i/>
                <w:iCs/>
                <w:sz w:val="16"/>
                <w:szCs w:val="16"/>
              </w:rPr>
              <w:t>Haitian exodus (1991-4),</w:t>
            </w:r>
          </w:p>
        </w:tc>
        <w:tc>
          <w:tcPr>
            <w:tcW w:w="2589" w:type="dxa"/>
            <w:gridSpan w:val="2"/>
          </w:tcPr>
          <w:p w14:paraId="328A649D" w14:textId="77777777" w:rsidR="008B653C" w:rsidRPr="008B653C" w:rsidRDefault="008B653C" w:rsidP="008B653C">
            <w:pPr>
              <w:spacing w:after="0" w:line="240" w:lineRule="auto"/>
              <w:rPr>
                <w:sz w:val="16"/>
                <w:szCs w:val="16"/>
              </w:rPr>
            </w:pPr>
            <w:r w:rsidRPr="008B653C">
              <w:rPr>
                <w:sz w:val="16"/>
                <w:szCs w:val="16"/>
              </w:rPr>
              <w:t>Gallup Organization (1992). Gallup News Service Poll: Political Party/Trade/Immigration/Valentine's Day, Question 39 [</w:t>
            </w:r>
            <w:proofErr w:type="gramStart"/>
            <w:r w:rsidRPr="008B653C">
              <w:rPr>
                <w:sz w:val="16"/>
                <w:szCs w:val="16"/>
              </w:rPr>
              <w:t>USGALLUP.0292W1.R</w:t>
            </w:r>
            <w:proofErr w:type="gramEnd"/>
            <w:r w:rsidRPr="008B653C">
              <w:rPr>
                <w:sz w:val="16"/>
                <w:szCs w:val="16"/>
              </w:rPr>
              <w:t>21]. Gallup Organization. Cornell University, Ithaca, NY: Roper Center for Public Opinion Research.</w:t>
            </w:r>
          </w:p>
        </w:tc>
        <w:tc>
          <w:tcPr>
            <w:tcW w:w="3151" w:type="dxa"/>
            <w:gridSpan w:val="2"/>
          </w:tcPr>
          <w:p w14:paraId="0242AEF5" w14:textId="77777777" w:rsidR="008B653C" w:rsidRPr="008B653C" w:rsidRDefault="008B653C" w:rsidP="008B653C">
            <w:pPr>
              <w:spacing w:after="0" w:line="240" w:lineRule="auto"/>
              <w:rPr>
                <w:sz w:val="16"/>
                <w:szCs w:val="16"/>
              </w:rPr>
            </w:pPr>
            <w:r w:rsidRPr="008B653C">
              <w:rPr>
                <w:sz w:val="16"/>
                <w:szCs w:val="16"/>
              </w:rPr>
              <w:t>telephone interview sample size 1002</w:t>
            </w:r>
          </w:p>
        </w:tc>
      </w:tr>
      <w:tr w:rsidR="008B653C" w:rsidRPr="008B653C" w14:paraId="08C9942C" w14:textId="77777777" w:rsidTr="008B653C">
        <w:trPr>
          <w:gridBefore w:val="1"/>
          <w:wBefore w:w="30" w:type="dxa"/>
          <w:trHeight w:val="53"/>
        </w:trPr>
        <w:tc>
          <w:tcPr>
            <w:tcW w:w="1418" w:type="dxa"/>
          </w:tcPr>
          <w:p w14:paraId="27234364"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0EDD1AF7" w14:textId="77777777" w:rsidR="008B653C" w:rsidRPr="008B653C" w:rsidRDefault="008B653C" w:rsidP="008B653C">
            <w:pPr>
              <w:spacing w:after="0" w:line="240" w:lineRule="auto"/>
              <w:rPr>
                <w:sz w:val="16"/>
                <w:szCs w:val="16"/>
              </w:rPr>
            </w:pPr>
            <w:r w:rsidRPr="008B653C">
              <w:rPr>
                <w:i/>
                <w:iCs/>
                <w:sz w:val="16"/>
                <w:szCs w:val="16"/>
              </w:rPr>
              <w:t>Haitian exodus (1991-4),</w:t>
            </w:r>
          </w:p>
        </w:tc>
        <w:tc>
          <w:tcPr>
            <w:tcW w:w="2589" w:type="dxa"/>
            <w:gridSpan w:val="2"/>
          </w:tcPr>
          <w:p w14:paraId="53601BB8" w14:textId="77777777" w:rsidR="008B653C" w:rsidRPr="008B653C" w:rsidRDefault="008B653C" w:rsidP="008B653C">
            <w:pPr>
              <w:spacing w:after="0" w:line="240" w:lineRule="auto"/>
              <w:rPr>
                <w:sz w:val="16"/>
                <w:szCs w:val="16"/>
              </w:rPr>
            </w:pPr>
            <w:r w:rsidRPr="008B653C">
              <w:rPr>
                <w:sz w:val="16"/>
                <w:szCs w:val="16"/>
              </w:rPr>
              <w:t>CBS News/New York Times (1994). CBS News/New York Times Poll:  September National Survey, Question 78 [</w:t>
            </w:r>
            <w:proofErr w:type="gramStart"/>
            <w:r w:rsidRPr="008B653C">
              <w:rPr>
                <w:sz w:val="16"/>
                <w:szCs w:val="16"/>
              </w:rPr>
              <w:t>USCBSNYT.091394.R</w:t>
            </w:r>
            <w:proofErr w:type="gramEnd"/>
            <w:r w:rsidRPr="008B653C">
              <w:rPr>
                <w:sz w:val="16"/>
                <w:szCs w:val="16"/>
              </w:rPr>
              <w:t>68]. CBS News/New York Times. Cornell University, Ithaca, NY: Roper Center for Public Opinion Research.</w:t>
            </w:r>
          </w:p>
        </w:tc>
        <w:tc>
          <w:tcPr>
            <w:tcW w:w="3151" w:type="dxa"/>
            <w:gridSpan w:val="2"/>
          </w:tcPr>
          <w:p w14:paraId="29143F35" w14:textId="77777777" w:rsidR="008B653C" w:rsidRPr="008B653C" w:rsidRDefault="008B653C" w:rsidP="008B653C">
            <w:pPr>
              <w:spacing w:after="0" w:line="240" w:lineRule="auto"/>
              <w:rPr>
                <w:sz w:val="16"/>
                <w:szCs w:val="16"/>
              </w:rPr>
            </w:pPr>
            <w:r w:rsidRPr="008B653C">
              <w:rPr>
                <w:sz w:val="16"/>
                <w:szCs w:val="16"/>
              </w:rPr>
              <w:t>telephone interview sample size 1161</w:t>
            </w:r>
          </w:p>
        </w:tc>
      </w:tr>
      <w:tr w:rsidR="008B653C" w:rsidRPr="008B653C" w14:paraId="2E0B1356" w14:textId="77777777" w:rsidTr="008B653C">
        <w:trPr>
          <w:gridBefore w:val="1"/>
          <w:wBefore w:w="30" w:type="dxa"/>
          <w:trHeight w:val="128"/>
        </w:trPr>
        <w:tc>
          <w:tcPr>
            <w:tcW w:w="1418" w:type="dxa"/>
          </w:tcPr>
          <w:p w14:paraId="38460D23"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7272D78C" w14:textId="77777777" w:rsidR="008B653C" w:rsidRPr="008B653C" w:rsidRDefault="008B653C" w:rsidP="008B653C">
            <w:pPr>
              <w:spacing w:after="0" w:line="240" w:lineRule="auto"/>
              <w:rPr>
                <w:sz w:val="16"/>
                <w:szCs w:val="16"/>
              </w:rPr>
            </w:pPr>
            <w:r w:rsidRPr="008B653C">
              <w:rPr>
                <w:i/>
                <w:iCs/>
                <w:sz w:val="16"/>
                <w:szCs w:val="16"/>
              </w:rPr>
              <w:t>Haitian exodus (1991-4),</w:t>
            </w:r>
          </w:p>
        </w:tc>
        <w:tc>
          <w:tcPr>
            <w:tcW w:w="2589" w:type="dxa"/>
            <w:gridSpan w:val="2"/>
          </w:tcPr>
          <w:p w14:paraId="3AC3FBEA" w14:textId="77777777" w:rsidR="008B653C" w:rsidRPr="008B653C" w:rsidRDefault="008B653C" w:rsidP="008B653C">
            <w:pPr>
              <w:spacing w:after="0" w:line="240" w:lineRule="auto"/>
              <w:rPr>
                <w:sz w:val="16"/>
                <w:szCs w:val="16"/>
              </w:rPr>
            </w:pPr>
            <w:r w:rsidRPr="008B653C">
              <w:rPr>
                <w:sz w:val="16"/>
                <w:szCs w:val="16"/>
              </w:rPr>
              <w:t xml:space="preserve">Cable News Network (CNN)/Time Magazine (1993). </w:t>
            </w:r>
            <w:proofErr w:type="spellStart"/>
            <w:r w:rsidRPr="008B653C">
              <w:rPr>
                <w:sz w:val="16"/>
                <w:szCs w:val="16"/>
              </w:rPr>
              <w:t>Yankelovich</w:t>
            </w:r>
            <w:proofErr w:type="spellEnd"/>
            <w:r w:rsidRPr="008B653C">
              <w:rPr>
                <w:sz w:val="16"/>
                <w:szCs w:val="16"/>
              </w:rPr>
              <w:t>/Time Magazine/CNN Poll:  Bill Clinton, the Economy and Foreign Policy, Question 70 [</w:t>
            </w:r>
            <w:proofErr w:type="gramStart"/>
            <w:r w:rsidRPr="008B653C">
              <w:rPr>
                <w:sz w:val="16"/>
                <w:szCs w:val="16"/>
              </w:rPr>
              <w:t>USYANKP.011593.R</w:t>
            </w:r>
            <w:proofErr w:type="gramEnd"/>
            <w:r w:rsidRPr="008B653C">
              <w:rPr>
                <w:sz w:val="16"/>
                <w:szCs w:val="16"/>
              </w:rPr>
              <w:t xml:space="preserve">47]. </w:t>
            </w:r>
            <w:proofErr w:type="spellStart"/>
            <w:r w:rsidRPr="008B653C">
              <w:rPr>
                <w:sz w:val="16"/>
                <w:szCs w:val="16"/>
              </w:rPr>
              <w:t>Yankelovich</w:t>
            </w:r>
            <w:proofErr w:type="spellEnd"/>
            <w:r w:rsidRPr="008B653C">
              <w:rPr>
                <w:sz w:val="16"/>
                <w:szCs w:val="16"/>
              </w:rPr>
              <w:t xml:space="preserve"> Partners, </w:t>
            </w:r>
            <w:proofErr w:type="gramStart"/>
            <w:r w:rsidRPr="008B653C">
              <w:rPr>
                <w:sz w:val="16"/>
                <w:szCs w:val="16"/>
              </w:rPr>
              <w:t>Inc..</w:t>
            </w:r>
            <w:proofErr w:type="gramEnd"/>
            <w:r w:rsidRPr="008B653C">
              <w:rPr>
                <w:sz w:val="16"/>
                <w:szCs w:val="16"/>
              </w:rPr>
              <w:t xml:space="preserve"> Cornell University, Ithaca, NY: Roper Center for Public Opinion Research.</w:t>
            </w:r>
          </w:p>
        </w:tc>
        <w:tc>
          <w:tcPr>
            <w:tcW w:w="3151" w:type="dxa"/>
            <w:gridSpan w:val="2"/>
          </w:tcPr>
          <w:p w14:paraId="0BA402C6" w14:textId="77777777" w:rsidR="008B653C" w:rsidRPr="008B653C" w:rsidRDefault="008B653C" w:rsidP="008B653C">
            <w:pPr>
              <w:spacing w:after="0" w:line="240" w:lineRule="auto"/>
              <w:rPr>
                <w:sz w:val="16"/>
                <w:szCs w:val="16"/>
              </w:rPr>
            </w:pPr>
            <w:r w:rsidRPr="008B653C">
              <w:rPr>
                <w:sz w:val="16"/>
                <w:szCs w:val="16"/>
              </w:rPr>
              <w:t>telephone interview sample size 1000</w:t>
            </w:r>
          </w:p>
        </w:tc>
      </w:tr>
      <w:tr w:rsidR="008B653C" w:rsidRPr="008B653C" w14:paraId="689FAEDD" w14:textId="77777777" w:rsidTr="008B653C">
        <w:trPr>
          <w:gridBefore w:val="1"/>
          <w:wBefore w:w="30" w:type="dxa"/>
          <w:trHeight w:val="529"/>
        </w:trPr>
        <w:tc>
          <w:tcPr>
            <w:tcW w:w="1418" w:type="dxa"/>
          </w:tcPr>
          <w:p w14:paraId="79F1A6ED"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469DC663" w14:textId="77777777" w:rsidR="008B653C" w:rsidRPr="008B653C" w:rsidRDefault="008B653C" w:rsidP="008B653C">
            <w:pPr>
              <w:spacing w:after="0" w:line="240" w:lineRule="auto"/>
              <w:rPr>
                <w:sz w:val="16"/>
                <w:szCs w:val="16"/>
              </w:rPr>
            </w:pPr>
            <w:r w:rsidRPr="008B653C">
              <w:rPr>
                <w:i/>
                <w:iCs/>
                <w:sz w:val="16"/>
                <w:szCs w:val="16"/>
              </w:rPr>
              <w:t>Haitian exodus (1991-4),</w:t>
            </w:r>
          </w:p>
        </w:tc>
        <w:tc>
          <w:tcPr>
            <w:tcW w:w="2589" w:type="dxa"/>
            <w:gridSpan w:val="2"/>
          </w:tcPr>
          <w:p w14:paraId="2DD09A35" w14:textId="77777777" w:rsidR="008B653C" w:rsidRPr="008B653C" w:rsidRDefault="008B653C" w:rsidP="008B653C">
            <w:pPr>
              <w:spacing w:after="0" w:line="240" w:lineRule="auto"/>
              <w:rPr>
                <w:sz w:val="16"/>
                <w:szCs w:val="16"/>
              </w:rPr>
            </w:pPr>
            <w:r w:rsidRPr="008B653C">
              <w:rPr>
                <w:sz w:val="16"/>
                <w:szCs w:val="16"/>
              </w:rPr>
              <w:t>Quinnipiac University Polling Institute (2021). Quinnipiac University Poll, Question 19 [31118703.00031]. Quinnipiac University Polling Institute. Cornell University, Ithaca, NY: Roper Center for Public Opinion Research.</w:t>
            </w:r>
          </w:p>
        </w:tc>
        <w:tc>
          <w:tcPr>
            <w:tcW w:w="3151" w:type="dxa"/>
            <w:gridSpan w:val="2"/>
          </w:tcPr>
          <w:p w14:paraId="36B8BFB7" w14:textId="77777777" w:rsidR="008B653C" w:rsidRPr="008B653C" w:rsidRDefault="008B653C" w:rsidP="008B653C">
            <w:pPr>
              <w:spacing w:after="0" w:line="240" w:lineRule="auto"/>
              <w:rPr>
                <w:sz w:val="16"/>
                <w:szCs w:val="16"/>
              </w:rPr>
            </w:pPr>
            <w:r w:rsidRPr="008B653C">
              <w:rPr>
                <w:sz w:val="16"/>
                <w:szCs w:val="16"/>
              </w:rPr>
              <w:t xml:space="preserve">telephone interview </w:t>
            </w:r>
            <w:proofErr w:type="spellStart"/>
            <w:r w:rsidRPr="008B653C">
              <w:rPr>
                <w:sz w:val="16"/>
                <w:szCs w:val="16"/>
              </w:rPr>
              <w:t>smaple</w:t>
            </w:r>
            <w:proofErr w:type="spellEnd"/>
            <w:r w:rsidRPr="008B653C">
              <w:rPr>
                <w:sz w:val="16"/>
                <w:szCs w:val="16"/>
              </w:rPr>
              <w:t xml:space="preserve"> size 1326</w:t>
            </w:r>
          </w:p>
        </w:tc>
      </w:tr>
      <w:tr w:rsidR="008B653C" w:rsidRPr="008B653C" w14:paraId="4ECF4512" w14:textId="77777777" w:rsidTr="008B653C">
        <w:trPr>
          <w:gridBefore w:val="1"/>
          <w:wBefore w:w="30" w:type="dxa"/>
          <w:trHeight w:val="142"/>
        </w:trPr>
        <w:tc>
          <w:tcPr>
            <w:tcW w:w="1418" w:type="dxa"/>
          </w:tcPr>
          <w:p w14:paraId="510436E4"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29BAA42B" w14:textId="77777777" w:rsidR="008B653C" w:rsidRPr="008B653C" w:rsidRDefault="008B653C" w:rsidP="008B653C">
            <w:pPr>
              <w:spacing w:after="0" w:line="240" w:lineRule="auto"/>
              <w:rPr>
                <w:sz w:val="16"/>
                <w:szCs w:val="16"/>
              </w:rPr>
            </w:pPr>
            <w:r w:rsidRPr="008B653C">
              <w:rPr>
                <w:sz w:val="16"/>
                <w:szCs w:val="16"/>
              </w:rPr>
              <w:t>Iraqi Kurdish exodus (1991, 2008),</w:t>
            </w:r>
          </w:p>
        </w:tc>
        <w:tc>
          <w:tcPr>
            <w:tcW w:w="2589" w:type="dxa"/>
            <w:gridSpan w:val="2"/>
          </w:tcPr>
          <w:p w14:paraId="7838C934" w14:textId="77777777" w:rsidR="008B653C" w:rsidRPr="008B653C" w:rsidRDefault="008B653C" w:rsidP="008B653C">
            <w:pPr>
              <w:spacing w:after="0" w:line="240" w:lineRule="auto"/>
              <w:rPr>
                <w:sz w:val="16"/>
                <w:szCs w:val="16"/>
              </w:rPr>
            </w:pPr>
            <w:r w:rsidRPr="008B653C">
              <w:rPr>
                <w:sz w:val="16"/>
                <w:szCs w:val="16"/>
              </w:rPr>
              <w:t>Newsweek (1991). Newsweek Poll: April 1991, Question 18 [</w:t>
            </w:r>
            <w:proofErr w:type="gramStart"/>
            <w:r w:rsidRPr="008B653C">
              <w:rPr>
                <w:sz w:val="16"/>
                <w:szCs w:val="16"/>
              </w:rPr>
              <w:t>USGALNEW.105171.R</w:t>
            </w:r>
            <w:proofErr w:type="gramEnd"/>
            <w:r w:rsidRPr="008B653C">
              <w:rPr>
                <w:sz w:val="16"/>
                <w:szCs w:val="16"/>
              </w:rPr>
              <w:t>12]. Gallup Organization. Cornell University, Ithaca, NY: Roper Center for Public Opinion Research.</w:t>
            </w:r>
          </w:p>
        </w:tc>
        <w:tc>
          <w:tcPr>
            <w:tcW w:w="3151" w:type="dxa"/>
            <w:gridSpan w:val="2"/>
          </w:tcPr>
          <w:p w14:paraId="358BC9F3" w14:textId="77777777" w:rsidR="008B653C" w:rsidRPr="008B653C" w:rsidRDefault="008B653C" w:rsidP="008B653C">
            <w:pPr>
              <w:spacing w:after="0" w:line="240" w:lineRule="auto"/>
              <w:rPr>
                <w:sz w:val="16"/>
                <w:szCs w:val="16"/>
              </w:rPr>
            </w:pPr>
            <w:r w:rsidRPr="008B653C">
              <w:rPr>
                <w:sz w:val="16"/>
                <w:szCs w:val="16"/>
              </w:rPr>
              <w:t>Telephone Interview</w:t>
            </w:r>
          </w:p>
        </w:tc>
      </w:tr>
      <w:tr w:rsidR="008B653C" w:rsidRPr="008B653C" w14:paraId="7A2F54F8" w14:textId="77777777" w:rsidTr="008B653C">
        <w:trPr>
          <w:gridBefore w:val="1"/>
          <w:wBefore w:w="30" w:type="dxa"/>
          <w:trHeight w:val="1523"/>
        </w:trPr>
        <w:tc>
          <w:tcPr>
            <w:tcW w:w="1418" w:type="dxa"/>
          </w:tcPr>
          <w:p w14:paraId="00999C8F" w14:textId="77777777" w:rsidR="008B653C" w:rsidRPr="008B653C" w:rsidRDefault="008B653C" w:rsidP="008B653C">
            <w:pPr>
              <w:spacing w:after="0" w:line="240" w:lineRule="auto"/>
              <w:rPr>
                <w:sz w:val="16"/>
                <w:szCs w:val="16"/>
              </w:rPr>
            </w:pPr>
            <w:r w:rsidRPr="008B653C">
              <w:rPr>
                <w:sz w:val="16"/>
                <w:szCs w:val="16"/>
              </w:rPr>
              <w:lastRenderedPageBreak/>
              <w:t>USA</w:t>
            </w:r>
          </w:p>
        </w:tc>
        <w:tc>
          <w:tcPr>
            <w:tcW w:w="1626" w:type="dxa"/>
            <w:shd w:val="clear" w:color="auto" w:fill="auto"/>
            <w:vAlign w:val="bottom"/>
            <w:hideMark/>
          </w:tcPr>
          <w:p w14:paraId="2017C556" w14:textId="77777777" w:rsidR="008B653C" w:rsidRPr="008B653C" w:rsidRDefault="008B653C" w:rsidP="008B653C">
            <w:pPr>
              <w:spacing w:after="0" w:line="240" w:lineRule="auto"/>
              <w:rPr>
                <w:sz w:val="16"/>
                <w:szCs w:val="16"/>
              </w:rPr>
            </w:pPr>
            <w:r w:rsidRPr="008B653C">
              <w:rPr>
                <w:sz w:val="16"/>
                <w:szCs w:val="16"/>
              </w:rPr>
              <w:t>Iraqi Kurdish exodus (1991, 2008),</w:t>
            </w:r>
          </w:p>
        </w:tc>
        <w:tc>
          <w:tcPr>
            <w:tcW w:w="2589" w:type="dxa"/>
            <w:gridSpan w:val="2"/>
          </w:tcPr>
          <w:p w14:paraId="4AFA2E3D" w14:textId="77777777" w:rsidR="008B653C" w:rsidRPr="008B653C" w:rsidRDefault="008B653C" w:rsidP="008B653C">
            <w:pPr>
              <w:spacing w:after="0" w:line="240" w:lineRule="auto"/>
              <w:rPr>
                <w:sz w:val="16"/>
                <w:szCs w:val="16"/>
              </w:rPr>
            </w:pPr>
            <w:r w:rsidRPr="008B653C">
              <w:rPr>
                <w:sz w:val="16"/>
                <w:szCs w:val="16"/>
              </w:rPr>
              <w:t xml:space="preserve">If Saddam Hussein attacks the Kurdish refugees, do you think the US forces should or should not protect them? Should the US protect the Kurdish refugees even if it means using American ground troops? (2019, March 9). Polling the Nations. Retrieved October 12, 2023, from </w:t>
            </w:r>
            <w:r w:rsidRPr="008B653C">
              <w:rPr>
                <w:sz w:val="16"/>
                <w:szCs w:val="16"/>
                <w:u w:val="single"/>
              </w:rPr>
              <w:t>https://ptn.infobase.com/articles/UG9sbFF1ZXN0aW9uOjg3NTM0</w:t>
            </w:r>
          </w:p>
        </w:tc>
        <w:tc>
          <w:tcPr>
            <w:tcW w:w="3151" w:type="dxa"/>
            <w:gridSpan w:val="2"/>
          </w:tcPr>
          <w:p w14:paraId="7ACCAFC3" w14:textId="77777777" w:rsidR="008B653C" w:rsidRPr="008B653C" w:rsidRDefault="008B653C" w:rsidP="008B653C">
            <w:pPr>
              <w:spacing w:after="0" w:line="240" w:lineRule="auto"/>
              <w:rPr>
                <w:sz w:val="16"/>
                <w:szCs w:val="16"/>
              </w:rPr>
            </w:pPr>
            <w:r w:rsidRPr="008B653C">
              <w:rPr>
                <w:sz w:val="16"/>
                <w:szCs w:val="16"/>
              </w:rPr>
              <w:t>Date Conducted: 5/24/1991</w:t>
            </w:r>
          </w:p>
          <w:p w14:paraId="197FCD05" w14:textId="77777777" w:rsidR="008B653C" w:rsidRPr="008B653C" w:rsidRDefault="008B653C" w:rsidP="008B653C">
            <w:pPr>
              <w:spacing w:after="0" w:line="240" w:lineRule="auto"/>
              <w:rPr>
                <w:sz w:val="16"/>
                <w:szCs w:val="16"/>
              </w:rPr>
            </w:pPr>
            <w:r w:rsidRPr="008B653C">
              <w:rPr>
                <w:sz w:val="16"/>
                <w:szCs w:val="16"/>
              </w:rPr>
              <w:t>Date Published: 5/24/1991</w:t>
            </w:r>
          </w:p>
          <w:p w14:paraId="56E8F1FC" w14:textId="77777777" w:rsidR="008B653C" w:rsidRPr="008B653C" w:rsidRDefault="008B653C" w:rsidP="008B653C">
            <w:pPr>
              <w:spacing w:after="0" w:line="240" w:lineRule="auto"/>
              <w:rPr>
                <w:sz w:val="16"/>
                <w:szCs w:val="16"/>
              </w:rPr>
            </w:pPr>
            <w:r w:rsidRPr="008B653C">
              <w:rPr>
                <w:sz w:val="16"/>
                <w:szCs w:val="16"/>
              </w:rPr>
              <w:t>Sample Size: 1508 (r)</w:t>
            </w:r>
          </w:p>
          <w:p w14:paraId="41984117" w14:textId="77777777" w:rsidR="008B653C" w:rsidRPr="008B653C" w:rsidRDefault="008B653C" w:rsidP="008B653C">
            <w:pPr>
              <w:spacing w:after="0" w:line="240" w:lineRule="auto"/>
              <w:rPr>
                <w:sz w:val="16"/>
                <w:szCs w:val="16"/>
              </w:rPr>
            </w:pPr>
            <w:r w:rsidRPr="008B653C">
              <w:rPr>
                <w:sz w:val="16"/>
                <w:szCs w:val="16"/>
              </w:rPr>
              <w:t>Location: New York, United States</w:t>
            </w:r>
          </w:p>
          <w:p w14:paraId="0905E274" w14:textId="77777777" w:rsidR="008B653C" w:rsidRPr="008B653C" w:rsidRDefault="008B653C" w:rsidP="008B653C">
            <w:pPr>
              <w:spacing w:after="0" w:line="240" w:lineRule="auto"/>
              <w:rPr>
                <w:sz w:val="16"/>
                <w:szCs w:val="16"/>
              </w:rPr>
            </w:pPr>
            <w:r w:rsidRPr="008B653C">
              <w:rPr>
                <w:sz w:val="16"/>
                <w:szCs w:val="16"/>
              </w:rPr>
              <w:t>Method: Telephone</w:t>
            </w:r>
          </w:p>
          <w:p w14:paraId="41CD407A" w14:textId="77777777" w:rsidR="008B653C" w:rsidRPr="008B653C" w:rsidRDefault="008B653C" w:rsidP="008B653C">
            <w:pPr>
              <w:spacing w:after="0" w:line="240" w:lineRule="auto"/>
              <w:rPr>
                <w:sz w:val="16"/>
                <w:szCs w:val="16"/>
              </w:rPr>
            </w:pPr>
            <w:r w:rsidRPr="008B653C">
              <w:rPr>
                <w:sz w:val="16"/>
                <w:szCs w:val="16"/>
              </w:rPr>
              <w:t>Source: NBC News</w:t>
            </w:r>
          </w:p>
        </w:tc>
      </w:tr>
      <w:tr w:rsidR="008B653C" w:rsidRPr="008B653C" w14:paraId="287E5194" w14:textId="77777777" w:rsidTr="008B653C">
        <w:trPr>
          <w:gridBefore w:val="1"/>
          <w:wBefore w:w="30" w:type="dxa"/>
          <w:trHeight w:val="53"/>
        </w:trPr>
        <w:tc>
          <w:tcPr>
            <w:tcW w:w="1418" w:type="dxa"/>
          </w:tcPr>
          <w:p w14:paraId="04DBA755"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79AF1775" w14:textId="77777777" w:rsidR="008B653C" w:rsidRPr="008B653C" w:rsidRDefault="008B653C" w:rsidP="008B653C">
            <w:pPr>
              <w:spacing w:after="0" w:line="240" w:lineRule="auto"/>
              <w:rPr>
                <w:i/>
                <w:iCs/>
                <w:sz w:val="16"/>
                <w:szCs w:val="16"/>
              </w:rPr>
            </w:pPr>
            <w:r w:rsidRPr="008B653C">
              <w:rPr>
                <w:i/>
                <w:iCs/>
                <w:sz w:val="16"/>
                <w:szCs w:val="16"/>
              </w:rPr>
              <w:t>Rwanda genocide (1994),</w:t>
            </w:r>
          </w:p>
        </w:tc>
        <w:tc>
          <w:tcPr>
            <w:tcW w:w="2589" w:type="dxa"/>
            <w:gridSpan w:val="2"/>
          </w:tcPr>
          <w:p w14:paraId="4D23CA74" w14:textId="77777777" w:rsidR="008B653C" w:rsidRPr="008B653C" w:rsidRDefault="008B653C" w:rsidP="008B653C">
            <w:pPr>
              <w:spacing w:after="0" w:line="240" w:lineRule="auto"/>
              <w:rPr>
                <w:sz w:val="16"/>
                <w:szCs w:val="16"/>
              </w:rPr>
            </w:pPr>
            <w:r w:rsidRPr="008B653C">
              <w:rPr>
                <w:sz w:val="16"/>
                <w:szCs w:val="16"/>
              </w:rPr>
              <w:t>Los Angeles Times (1994). Los Angeles Times Poll:  National Issues, July 1994, Question 36 [</w:t>
            </w:r>
            <w:proofErr w:type="gramStart"/>
            <w:r w:rsidRPr="008B653C">
              <w:rPr>
                <w:sz w:val="16"/>
                <w:szCs w:val="16"/>
              </w:rPr>
              <w:t>USLAT.341.R</w:t>
            </w:r>
            <w:proofErr w:type="gramEnd"/>
            <w:r w:rsidRPr="008B653C">
              <w:rPr>
                <w:sz w:val="16"/>
                <w:szCs w:val="16"/>
              </w:rPr>
              <w:t>41]. Los Angeles Times. Cornell University, Ithaca, NY: Roper Center for Public Opinion Research.</w:t>
            </w:r>
          </w:p>
        </w:tc>
        <w:tc>
          <w:tcPr>
            <w:tcW w:w="3151" w:type="dxa"/>
            <w:gridSpan w:val="2"/>
          </w:tcPr>
          <w:p w14:paraId="711AB428" w14:textId="77777777" w:rsidR="008B653C" w:rsidRPr="008B653C" w:rsidRDefault="008B653C" w:rsidP="008B653C">
            <w:pPr>
              <w:spacing w:after="0" w:line="240" w:lineRule="auto"/>
              <w:rPr>
                <w:sz w:val="16"/>
                <w:szCs w:val="16"/>
              </w:rPr>
            </w:pPr>
            <w:r w:rsidRPr="008B653C">
              <w:rPr>
                <w:sz w:val="16"/>
                <w:szCs w:val="16"/>
              </w:rPr>
              <w:t>telephone interview sample size 1515</w:t>
            </w:r>
          </w:p>
        </w:tc>
      </w:tr>
      <w:tr w:rsidR="008B653C" w:rsidRPr="008B653C" w14:paraId="4C6F4237" w14:textId="77777777" w:rsidTr="008B653C">
        <w:trPr>
          <w:gridBefore w:val="1"/>
          <w:wBefore w:w="30" w:type="dxa"/>
          <w:trHeight w:val="53"/>
        </w:trPr>
        <w:tc>
          <w:tcPr>
            <w:tcW w:w="1418" w:type="dxa"/>
          </w:tcPr>
          <w:p w14:paraId="110C55BD"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2141E544" w14:textId="77777777" w:rsidR="008B653C" w:rsidRPr="008B653C" w:rsidRDefault="008B653C" w:rsidP="008B653C">
            <w:pPr>
              <w:spacing w:after="0" w:line="240" w:lineRule="auto"/>
              <w:rPr>
                <w:sz w:val="16"/>
                <w:szCs w:val="16"/>
              </w:rPr>
            </w:pPr>
            <w:r w:rsidRPr="008B653C">
              <w:rPr>
                <w:i/>
                <w:iCs/>
                <w:sz w:val="16"/>
                <w:szCs w:val="16"/>
              </w:rPr>
              <w:t>Rwanda genocide (1994),</w:t>
            </w:r>
          </w:p>
        </w:tc>
        <w:tc>
          <w:tcPr>
            <w:tcW w:w="2589" w:type="dxa"/>
            <w:gridSpan w:val="2"/>
          </w:tcPr>
          <w:p w14:paraId="78051E9E" w14:textId="77777777" w:rsidR="008B653C" w:rsidRPr="008B653C" w:rsidRDefault="008B653C" w:rsidP="008B653C">
            <w:pPr>
              <w:spacing w:after="0" w:line="240" w:lineRule="auto"/>
              <w:rPr>
                <w:sz w:val="16"/>
                <w:szCs w:val="16"/>
              </w:rPr>
            </w:pPr>
            <w:r w:rsidRPr="008B653C">
              <w:rPr>
                <w:sz w:val="16"/>
                <w:szCs w:val="16"/>
              </w:rPr>
              <w:t>CBS News (1994). CBS News Poll: America Tonight Poll--Violence/Rwanda/Whitewater, Question 5 [</w:t>
            </w:r>
            <w:proofErr w:type="gramStart"/>
            <w:r w:rsidRPr="008B653C">
              <w:rPr>
                <w:sz w:val="16"/>
                <w:szCs w:val="16"/>
              </w:rPr>
              <w:t>USCBS.072794.R</w:t>
            </w:r>
            <w:proofErr w:type="gramEnd"/>
            <w:r w:rsidRPr="008B653C">
              <w:rPr>
                <w:sz w:val="16"/>
                <w:szCs w:val="16"/>
              </w:rPr>
              <w:t>12]. CBS News. Cornell University, Ithaca, NY: Roper Center for Public Opinion Research.</w:t>
            </w:r>
          </w:p>
        </w:tc>
        <w:tc>
          <w:tcPr>
            <w:tcW w:w="3151" w:type="dxa"/>
            <w:gridSpan w:val="2"/>
          </w:tcPr>
          <w:p w14:paraId="77748716" w14:textId="77777777" w:rsidR="008B653C" w:rsidRPr="008B653C" w:rsidRDefault="008B653C" w:rsidP="008B653C">
            <w:pPr>
              <w:spacing w:after="0" w:line="240" w:lineRule="auto"/>
              <w:rPr>
                <w:sz w:val="16"/>
                <w:szCs w:val="16"/>
              </w:rPr>
            </w:pPr>
            <w:r w:rsidRPr="008B653C">
              <w:rPr>
                <w:sz w:val="16"/>
                <w:szCs w:val="16"/>
              </w:rPr>
              <w:t>telephone interview sample size 541</w:t>
            </w:r>
          </w:p>
        </w:tc>
      </w:tr>
      <w:tr w:rsidR="008B653C" w:rsidRPr="008B653C" w14:paraId="313EEFBB" w14:textId="77777777" w:rsidTr="008B653C">
        <w:trPr>
          <w:gridBefore w:val="1"/>
          <w:wBefore w:w="30" w:type="dxa"/>
          <w:trHeight w:val="53"/>
        </w:trPr>
        <w:tc>
          <w:tcPr>
            <w:tcW w:w="1418" w:type="dxa"/>
          </w:tcPr>
          <w:p w14:paraId="634C0F1F"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77ECFB9D" w14:textId="77777777" w:rsidR="008B653C" w:rsidRPr="008B653C" w:rsidRDefault="008B653C" w:rsidP="008B653C">
            <w:pPr>
              <w:spacing w:after="0" w:line="240" w:lineRule="auto"/>
              <w:rPr>
                <w:sz w:val="16"/>
                <w:szCs w:val="16"/>
              </w:rPr>
            </w:pPr>
            <w:r w:rsidRPr="008B653C">
              <w:rPr>
                <w:sz w:val="16"/>
                <w:szCs w:val="16"/>
              </w:rPr>
              <w:t>Afghanistan Occupation (2000s)</w:t>
            </w:r>
          </w:p>
        </w:tc>
        <w:tc>
          <w:tcPr>
            <w:tcW w:w="2589" w:type="dxa"/>
            <w:gridSpan w:val="2"/>
          </w:tcPr>
          <w:p w14:paraId="597DB0B1" w14:textId="77777777" w:rsidR="008B653C" w:rsidRPr="008B653C" w:rsidRDefault="008B653C" w:rsidP="008B653C">
            <w:pPr>
              <w:spacing w:after="0" w:line="240" w:lineRule="auto"/>
              <w:rPr>
                <w:sz w:val="16"/>
                <w:szCs w:val="16"/>
              </w:rPr>
            </w:pPr>
            <w:r w:rsidRPr="008B653C">
              <w:rPr>
                <w:sz w:val="16"/>
                <w:szCs w:val="16"/>
              </w:rPr>
              <w:t>Quinnipiac University Polling Institute (2021). Quinnipiac University Poll, Question 15 [31118613.00014]. Quinnipiac University Polling Institute. Cornell University, Ithaca, NY: Roper Center for Public Opinion Research.</w:t>
            </w:r>
          </w:p>
        </w:tc>
        <w:tc>
          <w:tcPr>
            <w:tcW w:w="3151" w:type="dxa"/>
            <w:gridSpan w:val="2"/>
          </w:tcPr>
          <w:p w14:paraId="45F05D7A" w14:textId="77777777" w:rsidR="008B653C" w:rsidRPr="008B653C" w:rsidRDefault="008B653C" w:rsidP="008B653C">
            <w:pPr>
              <w:spacing w:after="0" w:line="240" w:lineRule="auto"/>
              <w:rPr>
                <w:sz w:val="16"/>
                <w:szCs w:val="16"/>
              </w:rPr>
            </w:pPr>
            <w:r w:rsidRPr="008B653C">
              <w:rPr>
                <w:sz w:val="16"/>
                <w:szCs w:val="16"/>
              </w:rPr>
              <w:t>1,210 U.S. adults nationwide were surveyed from September 10th - 13th with a margin of error of +/- 2.8 percentage points.</w:t>
            </w:r>
          </w:p>
        </w:tc>
      </w:tr>
      <w:tr w:rsidR="008B653C" w:rsidRPr="008B653C" w14:paraId="288C9734" w14:textId="77777777" w:rsidTr="008B653C">
        <w:trPr>
          <w:gridBefore w:val="1"/>
          <w:wBefore w:w="30" w:type="dxa"/>
          <w:trHeight w:val="53"/>
        </w:trPr>
        <w:tc>
          <w:tcPr>
            <w:tcW w:w="1418" w:type="dxa"/>
          </w:tcPr>
          <w:p w14:paraId="567FADAD"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7B36B064" w14:textId="77777777" w:rsidR="008B653C" w:rsidRPr="008B653C" w:rsidRDefault="008B653C" w:rsidP="008B653C">
            <w:pPr>
              <w:spacing w:after="0" w:line="240" w:lineRule="auto"/>
              <w:rPr>
                <w:sz w:val="16"/>
                <w:szCs w:val="16"/>
              </w:rPr>
            </w:pPr>
            <w:r w:rsidRPr="008B653C">
              <w:rPr>
                <w:sz w:val="16"/>
                <w:szCs w:val="16"/>
              </w:rPr>
              <w:t>Afghanistan Occupation (2000s)</w:t>
            </w:r>
          </w:p>
        </w:tc>
        <w:tc>
          <w:tcPr>
            <w:tcW w:w="2589" w:type="dxa"/>
            <w:gridSpan w:val="2"/>
          </w:tcPr>
          <w:p w14:paraId="7C19F7C4" w14:textId="77777777" w:rsidR="008B653C" w:rsidRPr="008B653C" w:rsidRDefault="008B653C" w:rsidP="008B653C">
            <w:pPr>
              <w:spacing w:after="0" w:line="240" w:lineRule="auto"/>
              <w:rPr>
                <w:sz w:val="16"/>
                <w:szCs w:val="16"/>
              </w:rPr>
            </w:pPr>
            <w:r w:rsidRPr="008B653C">
              <w:rPr>
                <w:sz w:val="16"/>
                <w:szCs w:val="16"/>
              </w:rPr>
              <w:t>Quinnipiac University Polling Institute (2021). Quinnipiac University Poll, Question 16 [31118613.00015]. Quinnipiac University Polling Institute. Cornell University, Ithaca, NY: Roper Center for Public Opinion Research.</w:t>
            </w:r>
          </w:p>
        </w:tc>
        <w:tc>
          <w:tcPr>
            <w:tcW w:w="3151" w:type="dxa"/>
            <w:gridSpan w:val="2"/>
          </w:tcPr>
          <w:p w14:paraId="0B431BC2" w14:textId="77777777" w:rsidR="008B653C" w:rsidRPr="008B653C" w:rsidRDefault="008B653C" w:rsidP="008B653C">
            <w:pPr>
              <w:spacing w:after="0" w:line="240" w:lineRule="auto"/>
              <w:rPr>
                <w:sz w:val="16"/>
                <w:szCs w:val="16"/>
              </w:rPr>
            </w:pPr>
            <w:r w:rsidRPr="008B653C">
              <w:rPr>
                <w:sz w:val="16"/>
                <w:szCs w:val="16"/>
              </w:rPr>
              <w:t>1,210 U.S. adults nationwide were surveyed from September 10th - 13th with a margin of error of +/- 2.8 percentage points.</w:t>
            </w:r>
          </w:p>
        </w:tc>
      </w:tr>
      <w:tr w:rsidR="008B653C" w:rsidRPr="008B653C" w14:paraId="52B8E216" w14:textId="77777777" w:rsidTr="008B653C">
        <w:trPr>
          <w:gridBefore w:val="1"/>
          <w:wBefore w:w="30" w:type="dxa"/>
          <w:trHeight w:val="53"/>
        </w:trPr>
        <w:tc>
          <w:tcPr>
            <w:tcW w:w="1418" w:type="dxa"/>
          </w:tcPr>
          <w:p w14:paraId="3491626F"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487A0D2C" w14:textId="77777777" w:rsidR="008B653C" w:rsidRPr="008B653C" w:rsidRDefault="008B653C" w:rsidP="008B653C">
            <w:pPr>
              <w:spacing w:after="0" w:line="240" w:lineRule="auto"/>
              <w:rPr>
                <w:sz w:val="16"/>
                <w:szCs w:val="16"/>
              </w:rPr>
            </w:pPr>
            <w:r w:rsidRPr="008B653C">
              <w:rPr>
                <w:sz w:val="16"/>
                <w:szCs w:val="16"/>
              </w:rPr>
              <w:t>General</w:t>
            </w:r>
          </w:p>
        </w:tc>
        <w:tc>
          <w:tcPr>
            <w:tcW w:w="2589" w:type="dxa"/>
            <w:gridSpan w:val="2"/>
          </w:tcPr>
          <w:p w14:paraId="0D582A74" w14:textId="77777777" w:rsidR="008B653C" w:rsidRPr="008B653C" w:rsidRDefault="008B653C" w:rsidP="008B653C">
            <w:pPr>
              <w:spacing w:after="0" w:line="240" w:lineRule="auto"/>
              <w:rPr>
                <w:sz w:val="16"/>
                <w:szCs w:val="16"/>
              </w:rPr>
            </w:pPr>
            <w:r w:rsidRPr="008B653C">
              <w:rPr>
                <w:sz w:val="16"/>
                <w:szCs w:val="16"/>
              </w:rPr>
              <w:t>Pew Research Center (2021). Pew Research Center: American Trends Panel Wave 95, Question 32 [31118677.00031]. Ipsos. Cornell University, Ithaca, NY: Roper Center for Public Opinion Research.</w:t>
            </w:r>
          </w:p>
        </w:tc>
        <w:tc>
          <w:tcPr>
            <w:tcW w:w="3151" w:type="dxa"/>
            <w:gridSpan w:val="2"/>
          </w:tcPr>
          <w:p w14:paraId="0A6152F9" w14:textId="77777777" w:rsidR="008B653C" w:rsidRPr="008B653C" w:rsidRDefault="008B653C" w:rsidP="008B653C">
            <w:pPr>
              <w:spacing w:after="0" w:line="240" w:lineRule="auto"/>
              <w:rPr>
                <w:sz w:val="16"/>
                <w:szCs w:val="16"/>
              </w:rPr>
            </w:pPr>
            <w:r w:rsidRPr="008B653C">
              <w:rPr>
                <w:sz w:val="16"/>
                <w:szCs w:val="16"/>
              </w:rPr>
              <w:t xml:space="preserve">web-based </w:t>
            </w:r>
            <w:proofErr w:type="spellStart"/>
            <w:r w:rsidRPr="008B653C">
              <w:rPr>
                <w:sz w:val="16"/>
                <w:szCs w:val="16"/>
              </w:rPr>
              <w:t>survery</w:t>
            </w:r>
            <w:proofErr w:type="spellEnd"/>
            <w:r w:rsidRPr="008B653C">
              <w:rPr>
                <w:sz w:val="16"/>
                <w:szCs w:val="16"/>
              </w:rPr>
              <w:t xml:space="preserve"> sample size 10,371</w:t>
            </w:r>
          </w:p>
        </w:tc>
      </w:tr>
      <w:tr w:rsidR="008B653C" w:rsidRPr="008B653C" w14:paraId="64946D19" w14:textId="77777777" w:rsidTr="008B653C">
        <w:trPr>
          <w:gridBefore w:val="1"/>
          <w:wBefore w:w="30" w:type="dxa"/>
          <w:trHeight w:val="271"/>
        </w:trPr>
        <w:tc>
          <w:tcPr>
            <w:tcW w:w="1418" w:type="dxa"/>
          </w:tcPr>
          <w:p w14:paraId="19C658B6"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6945F51D" w14:textId="77777777" w:rsidR="008B653C" w:rsidRPr="008B653C" w:rsidRDefault="008B653C" w:rsidP="008B653C">
            <w:pPr>
              <w:spacing w:after="0" w:line="240" w:lineRule="auto"/>
              <w:rPr>
                <w:sz w:val="16"/>
                <w:szCs w:val="16"/>
              </w:rPr>
            </w:pPr>
            <w:r w:rsidRPr="008B653C">
              <w:rPr>
                <w:sz w:val="16"/>
                <w:szCs w:val="16"/>
              </w:rPr>
              <w:t>Afghanistan Occupation (2000s)</w:t>
            </w:r>
          </w:p>
        </w:tc>
        <w:tc>
          <w:tcPr>
            <w:tcW w:w="2589" w:type="dxa"/>
            <w:gridSpan w:val="2"/>
          </w:tcPr>
          <w:p w14:paraId="3BD93FD0" w14:textId="77777777" w:rsidR="008B653C" w:rsidRPr="008B653C" w:rsidRDefault="008B653C" w:rsidP="008B653C">
            <w:pPr>
              <w:spacing w:after="0" w:line="240" w:lineRule="auto"/>
              <w:rPr>
                <w:sz w:val="16"/>
                <w:szCs w:val="16"/>
              </w:rPr>
            </w:pPr>
            <w:r w:rsidRPr="008B653C">
              <w:rPr>
                <w:sz w:val="16"/>
                <w:szCs w:val="16"/>
              </w:rPr>
              <w:t xml:space="preserve">FiveThirtyEight (2022). FiveThirtyEight/Ipsos Election Tracking Poll, Question 37 [31119901.00036]. Ipsos. Cornell </w:t>
            </w:r>
            <w:r w:rsidRPr="008B653C">
              <w:rPr>
                <w:sz w:val="16"/>
                <w:szCs w:val="16"/>
              </w:rPr>
              <w:lastRenderedPageBreak/>
              <w:t>University, Ithaca, NY: Roper Center for Public Opinion Research.</w:t>
            </w:r>
          </w:p>
        </w:tc>
        <w:tc>
          <w:tcPr>
            <w:tcW w:w="3151" w:type="dxa"/>
            <w:gridSpan w:val="2"/>
          </w:tcPr>
          <w:p w14:paraId="1871E615" w14:textId="77777777" w:rsidR="008B653C" w:rsidRPr="008B653C" w:rsidRDefault="008B653C" w:rsidP="008B653C">
            <w:pPr>
              <w:spacing w:after="0" w:line="240" w:lineRule="auto"/>
              <w:rPr>
                <w:sz w:val="16"/>
                <w:szCs w:val="16"/>
              </w:rPr>
            </w:pPr>
            <w:r w:rsidRPr="008B653C">
              <w:rPr>
                <w:sz w:val="16"/>
                <w:szCs w:val="16"/>
              </w:rPr>
              <w:lastRenderedPageBreak/>
              <w:t xml:space="preserve">web-based </w:t>
            </w:r>
            <w:proofErr w:type="spellStart"/>
            <w:r w:rsidRPr="008B653C">
              <w:rPr>
                <w:sz w:val="16"/>
                <w:szCs w:val="16"/>
              </w:rPr>
              <w:t>survery</w:t>
            </w:r>
            <w:proofErr w:type="spellEnd"/>
            <w:r w:rsidRPr="008B653C">
              <w:rPr>
                <w:sz w:val="16"/>
                <w:szCs w:val="16"/>
              </w:rPr>
              <w:t xml:space="preserve"> sample size 1564</w:t>
            </w:r>
          </w:p>
        </w:tc>
      </w:tr>
      <w:tr w:rsidR="008B653C" w:rsidRPr="008B653C" w14:paraId="05C62585" w14:textId="77777777" w:rsidTr="008B653C">
        <w:trPr>
          <w:gridBefore w:val="1"/>
          <w:wBefore w:w="30" w:type="dxa"/>
          <w:trHeight w:val="53"/>
        </w:trPr>
        <w:tc>
          <w:tcPr>
            <w:tcW w:w="1418" w:type="dxa"/>
          </w:tcPr>
          <w:p w14:paraId="2D2A3E23"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489E8753" w14:textId="77777777" w:rsidR="008B653C" w:rsidRPr="008B653C" w:rsidRDefault="008B653C" w:rsidP="008B653C">
            <w:pPr>
              <w:spacing w:after="0" w:line="240" w:lineRule="auto"/>
              <w:rPr>
                <w:sz w:val="16"/>
                <w:szCs w:val="16"/>
              </w:rPr>
            </w:pPr>
            <w:r w:rsidRPr="008B653C">
              <w:rPr>
                <w:sz w:val="16"/>
                <w:szCs w:val="16"/>
              </w:rPr>
              <w:t>Afghanistan Occupation (2000s)</w:t>
            </w:r>
          </w:p>
        </w:tc>
        <w:tc>
          <w:tcPr>
            <w:tcW w:w="2589" w:type="dxa"/>
            <w:gridSpan w:val="2"/>
          </w:tcPr>
          <w:p w14:paraId="04BA675A" w14:textId="77777777" w:rsidR="008B653C" w:rsidRPr="008B653C" w:rsidRDefault="008B653C" w:rsidP="008B653C">
            <w:pPr>
              <w:spacing w:after="0" w:line="240" w:lineRule="auto"/>
              <w:rPr>
                <w:sz w:val="16"/>
                <w:szCs w:val="16"/>
              </w:rPr>
            </w:pPr>
            <w:r w:rsidRPr="008B653C">
              <w:rPr>
                <w:sz w:val="16"/>
                <w:szCs w:val="16"/>
              </w:rPr>
              <w:t>Associated Press (2021). The Associated Press-NORC Survey, Question 2 [31118681.00033]. AP-NORC Center for Public Affairs Research. Cornell University, Ithaca, NY: Roper Center for Public Opinion Research.</w:t>
            </w:r>
          </w:p>
        </w:tc>
        <w:tc>
          <w:tcPr>
            <w:tcW w:w="3151" w:type="dxa"/>
            <w:gridSpan w:val="2"/>
          </w:tcPr>
          <w:p w14:paraId="7E1BA642" w14:textId="77777777" w:rsidR="008B653C" w:rsidRPr="008B653C" w:rsidRDefault="008B653C" w:rsidP="008B653C">
            <w:pPr>
              <w:spacing w:after="0" w:line="240" w:lineRule="auto"/>
              <w:rPr>
                <w:sz w:val="16"/>
                <w:szCs w:val="16"/>
              </w:rPr>
            </w:pPr>
            <w:r w:rsidRPr="008B653C">
              <w:rPr>
                <w:sz w:val="16"/>
                <w:szCs w:val="16"/>
              </w:rPr>
              <w:t>Telephone interview; Web-based survey sample size 1099</w:t>
            </w:r>
          </w:p>
        </w:tc>
      </w:tr>
      <w:tr w:rsidR="008B653C" w:rsidRPr="008B653C" w14:paraId="4DB5B524" w14:textId="77777777" w:rsidTr="008B653C">
        <w:trPr>
          <w:gridBefore w:val="1"/>
          <w:wBefore w:w="30" w:type="dxa"/>
          <w:trHeight w:val="260"/>
        </w:trPr>
        <w:tc>
          <w:tcPr>
            <w:tcW w:w="1418" w:type="dxa"/>
          </w:tcPr>
          <w:p w14:paraId="1D9A1664"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3B59C136" w14:textId="77777777" w:rsidR="008B653C" w:rsidRPr="008B653C" w:rsidRDefault="008B653C" w:rsidP="008B653C">
            <w:pPr>
              <w:spacing w:after="0" w:line="240" w:lineRule="auto"/>
              <w:rPr>
                <w:i/>
                <w:iCs/>
                <w:sz w:val="16"/>
                <w:szCs w:val="16"/>
              </w:rPr>
            </w:pPr>
            <w:r w:rsidRPr="008B653C">
              <w:rPr>
                <w:i/>
                <w:iCs/>
                <w:sz w:val="16"/>
                <w:szCs w:val="16"/>
              </w:rPr>
              <w:t>Iraq occupation (2003-2011),</w:t>
            </w:r>
          </w:p>
        </w:tc>
        <w:tc>
          <w:tcPr>
            <w:tcW w:w="2589" w:type="dxa"/>
            <w:gridSpan w:val="2"/>
          </w:tcPr>
          <w:p w14:paraId="7D560802" w14:textId="77777777" w:rsidR="008B653C" w:rsidRPr="008B653C" w:rsidRDefault="008B653C" w:rsidP="008B653C">
            <w:pPr>
              <w:spacing w:after="0" w:line="240" w:lineRule="auto"/>
              <w:rPr>
                <w:sz w:val="16"/>
                <w:szCs w:val="16"/>
              </w:rPr>
            </w:pPr>
            <w:r w:rsidRPr="008B653C">
              <w:rPr>
                <w:sz w:val="16"/>
                <w:szCs w:val="16"/>
              </w:rPr>
              <w:t>Do You Feel That Iraqi Refugees Fleeing from Saddam Hussein Should Be Permitted to Enter the US? Levitt Public Affairs Center. 2003. Accessed October 11, 2023. https://ptn.infobase.com/articles/UG9sbFF1ZXN0aW9uOjQ3MTc0OQ==?aid=96426.</w:t>
            </w:r>
          </w:p>
        </w:tc>
        <w:tc>
          <w:tcPr>
            <w:tcW w:w="3151" w:type="dxa"/>
            <w:gridSpan w:val="2"/>
          </w:tcPr>
          <w:p w14:paraId="687E3B4C" w14:textId="77777777" w:rsidR="008B653C" w:rsidRPr="008B653C" w:rsidRDefault="008B653C" w:rsidP="008B653C">
            <w:pPr>
              <w:spacing w:after="0" w:line="240" w:lineRule="auto"/>
              <w:rPr>
                <w:sz w:val="16"/>
                <w:szCs w:val="16"/>
              </w:rPr>
            </w:pPr>
            <w:r w:rsidRPr="008B653C">
              <w:rPr>
                <w:sz w:val="16"/>
                <w:szCs w:val="16"/>
              </w:rPr>
              <w:t>Telephone (1078)</w:t>
            </w:r>
          </w:p>
        </w:tc>
      </w:tr>
      <w:tr w:rsidR="008B653C" w:rsidRPr="008B653C" w14:paraId="71A92AFE" w14:textId="77777777" w:rsidTr="008B653C">
        <w:trPr>
          <w:gridBefore w:val="1"/>
          <w:wBefore w:w="30" w:type="dxa"/>
          <w:trHeight w:val="53"/>
        </w:trPr>
        <w:tc>
          <w:tcPr>
            <w:tcW w:w="1418" w:type="dxa"/>
          </w:tcPr>
          <w:p w14:paraId="4EF2FA72"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5A7ED57C" w14:textId="77777777" w:rsidR="008B653C" w:rsidRPr="008B653C" w:rsidRDefault="008B653C" w:rsidP="008B653C">
            <w:pPr>
              <w:spacing w:after="0" w:line="240" w:lineRule="auto"/>
              <w:rPr>
                <w:i/>
                <w:iCs/>
                <w:sz w:val="16"/>
                <w:szCs w:val="16"/>
              </w:rPr>
            </w:pPr>
            <w:r w:rsidRPr="008B653C">
              <w:rPr>
                <w:i/>
                <w:iCs/>
                <w:sz w:val="16"/>
                <w:szCs w:val="16"/>
              </w:rPr>
              <w:t>Middle East, general</w:t>
            </w:r>
          </w:p>
          <w:p w14:paraId="4ED0C95E" w14:textId="77777777" w:rsidR="008B653C" w:rsidRPr="008B653C" w:rsidRDefault="008B653C" w:rsidP="008B653C">
            <w:pPr>
              <w:spacing w:after="0" w:line="240" w:lineRule="auto"/>
              <w:rPr>
                <w:i/>
                <w:iCs/>
                <w:sz w:val="16"/>
                <w:szCs w:val="16"/>
              </w:rPr>
            </w:pPr>
          </w:p>
          <w:p w14:paraId="3AC9F464" w14:textId="77777777" w:rsidR="008B653C" w:rsidRPr="008B653C" w:rsidRDefault="008B653C" w:rsidP="008B653C">
            <w:pPr>
              <w:spacing w:after="0" w:line="240" w:lineRule="auto"/>
              <w:rPr>
                <w:i/>
                <w:iCs/>
                <w:sz w:val="16"/>
                <w:szCs w:val="16"/>
              </w:rPr>
            </w:pPr>
          </w:p>
        </w:tc>
        <w:tc>
          <w:tcPr>
            <w:tcW w:w="2589" w:type="dxa"/>
            <w:gridSpan w:val="2"/>
          </w:tcPr>
          <w:p w14:paraId="70B1609D" w14:textId="77777777" w:rsidR="008B653C" w:rsidRPr="008B653C" w:rsidRDefault="008B653C" w:rsidP="008B653C">
            <w:pPr>
              <w:spacing w:after="0" w:line="240" w:lineRule="auto"/>
              <w:rPr>
                <w:sz w:val="16"/>
                <w:szCs w:val="16"/>
              </w:rPr>
            </w:pPr>
            <w:r w:rsidRPr="008B653C">
              <w:rPr>
                <w:sz w:val="16"/>
                <w:szCs w:val="16"/>
                <w:u w:val="single"/>
              </w:rPr>
              <w:t>https://www.brookings.edu/articles/american-attitudes-on-refugees-from-the-middle-east/</w:t>
            </w:r>
          </w:p>
        </w:tc>
        <w:tc>
          <w:tcPr>
            <w:tcW w:w="3151" w:type="dxa"/>
            <w:gridSpan w:val="2"/>
          </w:tcPr>
          <w:p w14:paraId="5FD46164"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25A98063" w14:textId="77777777" w:rsidTr="008B653C">
        <w:trPr>
          <w:gridBefore w:val="1"/>
          <w:wBefore w:w="30" w:type="dxa"/>
          <w:trHeight w:val="53"/>
        </w:trPr>
        <w:tc>
          <w:tcPr>
            <w:tcW w:w="1418" w:type="dxa"/>
          </w:tcPr>
          <w:p w14:paraId="01E3412C"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0647E1DF" w14:textId="77777777" w:rsidR="008B653C" w:rsidRPr="008B653C" w:rsidRDefault="008B653C" w:rsidP="008B653C">
            <w:pPr>
              <w:spacing w:after="0" w:line="240" w:lineRule="auto"/>
              <w:rPr>
                <w:sz w:val="16"/>
                <w:szCs w:val="16"/>
              </w:rPr>
            </w:pPr>
            <w:r w:rsidRPr="008B653C">
              <w:rPr>
                <w:sz w:val="16"/>
                <w:szCs w:val="16"/>
              </w:rPr>
              <w:t>General</w:t>
            </w:r>
          </w:p>
        </w:tc>
        <w:tc>
          <w:tcPr>
            <w:tcW w:w="2589" w:type="dxa"/>
            <w:gridSpan w:val="2"/>
          </w:tcPr>
          <w:p w14:paraId="0EB0D3ED" w14:textId="77777777" w:rsidR="008B653C" w:rsidRPr="008B653C" w:rsidRDefault="008B653C" w:rsidP="008B653C">
            <w:pPr>
              <w:spacing w:after="0" w:line="240" w:lineRule="auto"/>
              <w:rPr>
                <w:sz w:val="16"/>
                <w:szCs w:val="16"/>
              </w:rPr>
            </w:pPr>
            <w:r w:rsidRPr="008B653C">
              <w:rPr>
                <w:sz w:val="16"/>
                <w:szCs w:val="16"/>
              </w:rPr>
              <w:t>NBC News/Wall Street Journal (2017). NBC News/Wall Street Journal Poll: February 2017, Question 48 [</w:t>
            </w:r>
            <w:proofErr w:type="gramStart"/>
            <w:r w:rsidRPr="008B653C">
              <w:rPr>
                <w:sz w:val="16"/>
                <w:szCs w:val="16"/>
              </w:rPr>
              <w:t>USNBCWSJ.022617.R</w:t>
            </w:r>
            <w:proofErr w:type="gramEnd"/>
            <w:r w:rsidRPr="008B653C">
              <w:rPr>
                <w:sz w:val="16"/>
                <w:szCs w:val="16"/>
              </w:rPr>
              <w:t>29]. Hart Research Associates/Public Opinion Strategies. Cornell University, Ithaca, NY: Roper Center for Public Opinion Research.</w:t>
            </w:r>
          </w:p>
        </w:tc>
        <w:tc>
          <w:tcPr>
            <w:tcW w:w="3151" w:type="dxa"/>
            <w:gridSpan w:val="2"/>
          </w:tcPr>
          <w:p w14:paraId="30BEE024"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732E5D22" w14:textId="77777777" w:rsidTr="008B653C">
        <w:trPr>
          <w:gridBefore w:val="1"/>
          <w:wBefore w:w="30" w:type="dxa"/>
          <w:trHeight w:val="53"/>
        </w:trPr>
        <w:tc>
          <w:tcPr>
            <w:tcW w:w="1418" w:type="dxa"/>
          </w:tcPr>
          <w:p w14:paraId="72AF13BE"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419543F1" w14:textId="77777777" w:rsidR="008B653C" w:rsidRPr="008B653C" w:rsidRDefault="008B653C" w:rsidP="008B653C">
            <w:pPr>
              <w:spacing w:after="0" w:line="240" w:lineRule="auto"/>
              <w:rPr>
                <w:sz w:val="16"/>
                <w:szCs w:val="16"/>
              </w:rPr>
            </w:pPr>
            <w:r w:rsidRPr="008B653C">
              <w:rPr>
                <w:sz w:val="16"/>
                <w:szCs w:val="16"/>
              </w:rPr>
              <w:t>General</w:t>
            </w:r>
          </w:p>
        </w:tc>
        <w:tc>
          <w:tcPr>
            <w:tcW w:w="2589" w:type="dxa"/>
            <w:gridSpan w:val="2"/>
          </w:tcPr>
          <w:p w14:paraId="165C439A" w14:textId="77777777" w:rsidR="008B653C" w:rsidRPr="008B653C" w:rsidRDefault="008B653C" w:rsidP="008B653C">
            <w:pPr>
              <w:spacing w:after="0" w:line="240" w:lineRule="auto"/>
              <w:rPr>
                <w:sz w:val="16"/>
                <w:szCs w:val="16"/>
              </w:rPr>
            </w:pPr>
            <w:r w:rsidRPr="008B653C">
              <w:rPr>
                <w:sz w:val="16"/>
                <w:szCs w:val="16"/>
              </w:rPr>
              <w:t>Pew Global Attitudes Project (2017). Pew Global Attitudes Project Poll, Question 6 [</w:t>
            </w:r>
            <w:proofErr w:type="gramStart"/>
            <w:r w:rsidRPr="008B653C">
              <w:rPr>
                <w:sz w:val="16"/>
                <w:szCs w:val="16"/>
              </w:rPr>
              <w:t>USPSRA.110717G.R</w:t>
            </w:r>
            <w:proofErr w:type="gramEnd"/>
            <w:r w:rsidRPr="008B653C">
              <w:rPr>
                <w:sz w:val="16"/>
                <w:szCs w:val="16"/>
              </w:rPr>
              <w:t>017G]. Princeton Survey Research Associates International. Cornell University, Ithaca, NY: Roper Center for Public Opinion Research.</w:t>
            </w:r>
          </w:p>
        </w:tc>
        <w:tc>
          <w:tcPr>
            <w:tcW w:w="3151" w:type="dxa"/>
            <w:gridSpan w:val="2"/>
          </w:tcPr>
          <w:p w14:paraId="6C9A369F"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32CF5A41" w14:textId="77777777" w:rsidTr="008B653C">
        <w:trPr>
          <w:gridBefore w:val="1"/>
          <w:wBefore w:w="30" w:type="dxa"/>
          <w:trHeight w:val="2160"/>
        </w:trPr>
        <w:tc>
          <w:tcPr>
            <w:tcW w:w="1418" w:type="dxa"/>
          </w:tcPr>
          <w:p w14:paraId="54B7C66E"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29444526" w14:textId="77777777" w:rsidR="008B653C" w:rsidRPr="008B653C" w:rsidRDefault="008B653C" w:rsidP="008B653C">
            <w:pPr>
              <w:spacing w:after="0" w:line="240" w:lineRule="auto"/>
              <w:rPr>
                <w:sz w:val="16"/>
                <w:szCs w:val="16"/>
              </w:rPr>
            </w:pPr>
            <w:r w:rsidRPr="008B653C">
              <w:rPr>
                <w:sz w:val="16"/>
                <w:szCs w:val="16"/>
              </w:rPr>
              <w:t>Israeli Gaza incursions (2006, 2008-9, 2012, 2014),</w:t>
            </w:r>
          </w:p>
        </w:tc>
        <w:tc>
          <w:tcPr>
            <w:tcW w:w="2589" w:type="dxa"/>
            <w:gridSpan w:val="2"/>
          </w:tcPr>
          <w:p w14:paraId="3B1D9ED1" w14:textId="77777777" w:rsidR="008B653C" w:rsidRPr="008B653C" w:rsidRDefault="008B653C" w:rsidP="008B653C">
            <w:pPr>
              <w:spacing w:after="0" w:line="240" w:lineRule="auto"/>
              <w:rPr>
                <w:sz w:val="16"/>
                <w:szCs w:val="16"/>
              </w:rPr>
            </w:pPr>
            <w:r w:rsidRPr="008B653C">
              <w:rPr>
                <w:sz w:val="16"/>
                <w:szCs w:val="16"/>
              </w:rPr>
              <w:t xml:space="preserve">Saad, L. (2021, May 28). Key Trends in U.S. Views on Israel and the Palestinians. Gallup News. Retrieved December 1, 2023, from </w:t>
            </w:r>
            <w:r w:rsidRPr="008B653C">
              <w:rPr>
                <w:sz w:val="16"/>
                <w:szCs w:val="16"/>
                <w:u w:val="single"/>
              </w:rPr>
              <w:t>https://news.gallup.com/poll/350393/key-trends-views-israel-palestinians.aspx</w:t>
            </w:r>
          </w:p>
        </w:tc>
        <w:tc>
          <w:tcPr>
            <w:tcW w:w="3151" w:type="dxa"/>
            <w:gridSpan w:val="2"/>
          </w:tcPr>
          <w:p w14:paraId="7A6293DC"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24401752" w14:textId="77777777" w:rsidTr="008B653C">
        <w:trPr>
          <w:gridBefore w:val="1"/>
          <w:wBefore w:w="30" w:type="dxa"/>
          <w:trHeight w:val="53"/>
        </w:trPr>
        <w:tc>
          <w:tcPr>
            <w:tcW w:w="1418" w:type="dxa"/>
          </w:tcPr>
          <w:p w14:paraId="57C648DA" w14:textId="77777777" w:rsidR="008B653C" w:rsidRPr="008B653C" w:rsidRDefault="008B653C" w:rsidP="008B653C">
            <w:pPr>
              <w:spacing w:after="0" w:line="240" w:lineRule="auto"/>
              <w:rPr>
                <w:sz w:val="16"/>
                <w:szCs w:val="16"/>
              </w:rPr>
            </w:pPr>
            <w:r w:rsidRPr="008B653C">
              <w:rPr>
                <w:sz w:val="16"/>
                <w:szCs w:val="16"/>
              </w:rPr>
              <w:lastRenderedPageBreak/>
              <w:t>USA</w:t>
            </w:r>
          </w:p>
        </w:tc>
        <w:tc>
          <w:tcPr>
            <w:tcW w:w="1626" w:type="dxa"/>
            <w:shd w:val="clear" w:color="auto" w:fill="auto"/>
            <w:vAlign w:val="bottom"/>
          </w:tcPr>
          <w:p w14:paraId="6CE5B9D8"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89" w:type="dxa"/>
            <w:gridSpan w:val="2"/>
          </w:tcPr>
          <w:p w14:paraId="44178DD4" w14:textId="77777777" w:rsidR="008B653C" w:rsidRPr="008B653C" w:rsidRDefault="008B653C" w:rsidP="008B653C">
            <w:pPr>
              <w:spacing w:after="0" w:line="240" w:lineRule="auto"/>
              <w:rPr>
                <w:sz w:val="16"/>
                <w:szCs w:val="16"/>
              </w:rPr>
            </w:pPr>
            <w:r w:rsidRPr="008B653C">
              <w:rPr>
                <w:sz w:val="16"/>
                <w:szCs w:val="16"/>
                <w:u w:val="single"/>
              </w:rPr>
              <w:t>https://www.scribd.com/doc/290824881/Bloomberg-Politics-national-poll-Nov-23-2015</w:t>
            </w:r>
          </w:p>
        </w:tc>
        <w:tc>
          <w:tcPr>
            <w:tcW w:w="3151" w:type="dxa"/>
            <w:gridSpan w:val="2"/>
          </w:tcPr>
          <w:p w14:paraId="56A8C951"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34BF6EAB" w14:textId="77777777" w:rsidTr="008B653C">
        <w:trPr>
          <w:gridBefore w:val="1"/>
          <w:wBefore w:w="30" w:type="dxa"/>
          <w:trHeight w:val="660"/>
        </w:trPr>
        <w:tc>
          <w:tcPr>
            <w:tcW w:w="1418" w:type="dxa"/>
          </w:tcPr>
          <w:p w14:paraId="49CB7809" w14:textId="77777777" w:rsidR="008B653C" w:rsidRPr="008B653C" w:rsidRDefault="008B653C" w:rsidP="008B653C">
            <w:pPr>
              <w:spacing w:after="0" w:line="240" w:lineRule="auto"/>
              <w:rPr>
                <w:sz w:val="16"/>
                <w:szCs w:val="16"/>
              </w:rPr>
            </w:pPr>
            <w:r w:rsidRPr="008B653C">
              <w:rPr>
                <w:sz w:val="16"/>
                <w:szCs w:val="16"/>
              </w:rPr>
              <w:t xml:space="preserve">USA </w:t>
            </w:r>
          </w:p>
        </w:tc>
        <w:tc>
          <w:tcPr>
            <w:tcW w:w="1626" w:type="dxa"/>
            <w:shd w:val="clear" w:color="auto" w:fill="auto"/>
            <w:vAlign w:val="bottom"/>
            <w:hideMark/>
          </w:tcPr>
          <w:p w14:paraId="1DC8C38B" w14:textId="77777777" w:rsidR="008B653C" w:rsidRPr="008B653C" w:rsidRDefault="008B653C" w:rsidP="008B653C">
            <w:pPr>
              <w:spacing w:after="0" w:line="240" w:lineRule="auto"/>
              <w:rPr>
                <w:sz w:val="16"/>
                <w:szCs w:val="16"/>
              </w:rPr>
            </w:pPr>
          </w:p>
        </w:tc>
        <w:tc>
          <w:tcPr>
            <w:tcW w:w="2589" w:type="dxa"/>
            <w:gridSpan w:val="2"/>
          </w:tcPr>
          <w:p w14:paraId="3A026FE8" w14:textId="77777777" w:rsidR="008B653C" w:rsidRPr="008B653C" w:rsidRDefault="008B653C" w:rsidP="008B653C">
            <w:pPr>
              <w:spacing w:after="0" w:line="240" w:lineRule="auto"/>
              <w:rPr>
                <w:sz w:val="16"/>
                <w:szCs w:val="16"/>
              </w:rPr>
            </w:pPr>
            <w:r w:rsidRPr="008B653C">
              <w:rPr>
                <w:sz w:val="16"/>
                <w:szCs w:val="16"/>
              </w:rPr>
              <w:t>Saad, L. (2022, April 26). Americans Widely Favor Welcoming Ukrainian Refugees. Gallup News. Retrieved October 12, 2023, from https://news.gallup.com/poll/392069/americans-widely-favor-welcoming-ukrainian-refugees.aspx</w:t>
            </w:r>
          </w:p>
        </w:tc>
        <w:tc>
          <w:tcPr>
            <w:tcW w:w="3151" w:type="dxa"/>
            <w:gridSpan w:val="2"/>
          </w:tcPr>
          <w:p w14:paraId="0A8BEAE8"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78C77786" w14:textId="77777777" w:rsidTr="008B653C">
        <w:trPr>
          <w:gridBefore w:val="1"/>
          <w:wBefore w:w="30" w:type="dxa"/>
          <w:trHeight w:val="53"/>
        </w:trPr>
        <w:tc>
          <w:tcPr>
            <w:tcW w:w="1418" w:type="dxa"/>
          </w:tcPr>
          <w:p w14:paraId="2F056C4A"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7E18285F"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89" w:type="dxa"/>
            <w:gridSpan w:val="2"/>
          </w:tcPr>
          <w:p w14:paraId="7FD1CE60" w14:textId="77777777" w:rsidR="008B653C" w:rsidRPr="008B653C" w:rsidRDefault="008B653C" w:rsidP="008B653C">
            <w:pPr>
              <w:spacing w:after="0" w:line="240" w:lineRule="auto"/>
              <w:rPr>
                <w:sz w:val="16"/>
                <w:szCs w:val="16"/>
              </w:rPr>
            </w:pPr>
            <w:r w:rsidRPr="008B653C">
              <w:rPr>
                <w:sz w:val="16"/>
                <w:szCs w:val="16"/>
              </w:rPr>
              <w:t>Do You Think the United States Should or Should Not Accept Refugees Fleeing Violence in Syria? Economist. Accessed October 11, 2023. https://ptn.infobase.com/articles/UG9sbFF1ZXN0aW9uOjc3NTc3Ng==?aid=96426.</w:t>
            </w:r>
          </w:p>
        </w:tc>
        <w:tc>
          <w:tcPr>
            <w:tcW w:w="3151" w:type="dxa"/>
            <w:gridSpan w:val="2"/>
          </w:tcPr>
          <w:p w14:paraId="2EE74178" w14:textId="77777777" w:rsidR="008B653C" w:rsidRPr="008B653C" w:rsidRDefault="008B653C" w:rsidP="008B653C">
            <w:pPr>
              <w:spacing w:after="0" w:line="240" w:lineRule="auto"/>
              <w:rPr>
                <w:sz w:val="16"/>
                <w:szCs w:val="16"/>
              </w:rPr>
            </w:pPr>
            <w:r w:rsidRPr="008B653C">
              <w:rPr>
                <w:sz w:val="16"/>
                <w:szCs w:val="16"/>
              </w:rPr>
              <w:t>Online (1500 respondents)</w:t>
            </w:r>
          </w:p>
        </w:tc>
      </w:tr>
      <w:tr w:rsidR="008B653C" w:rsidRPr="008B653C" w14:paraId="5E3ECFCF" w14:textId="77777777" w:rsidTr="008B653C">
        <w:trPr>
          <w:gridBefore w:val="1"/>
          <w:wBefore w:w="30" w:type="dxa"/>
          <w:trHeight w:val="53"/>
        </w:trPr>
        <w:tc>
          <w:tcPr>
            <w:tcW w:w="1418" w:type="dxa"/>
          </w:tcPr>
          <w:p w14:paraId="17415534"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406E79BE"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89" w:type="dxa"/>
            <w:gridSpan w:val="2"/>
          </w:tcPr>
          <w:p w14:paraId="69413D4C" w14:textId="77777777" w:rsidR="008B653C" w:rsidRPr="008B653C" w:rsidRDefault="008B653C" w:rsidP="008B653C">
            <w:pPr>
              <w:spacing w:after="0" w:line="240" w:lineRule="auto"/>
              <w:rPr>
                <w:sz w:val="16"/>
                <w:szCs w:val="16"/>
              </w:rPr>
            </w:pPr>
            <w:r w:rsidRPr="008B653C">
              <w:rPr>
                <w:sz w:val="16"/>
                <w:szCs w:val="16"/>
              </w:rPr>
              <w:t>CNN (2017). CNN/ORC Poll: 2017 Refugees/Neil Gorsuch/Border Wall, Question 23 [</w:t>
            </w:r>
            <w:proofErr w:type="gramStart"/>
            <w:r w:rsidRPr="008B653C">
              <w:rPr>
                <w:sz w:val="16"/>
                <w:szCs w:val="16"/>
              </w:rPr>
              <w:t>USORC.020317.R</w:t>
            </w:r>
            <w:proofErr w:type="gramEnd"/>
            <w:r w:rsidRPr="008B653C">
              <w:rPr>
                <w:sz w:val="16"/>
                <w:szCs w:val="16"/>
              </w:rPr>
              <w:t>10]. ORC International. Cornell University, Ithaca, NY: Roper Center for Public Opinion Research.</w:t>
            </w:r>
          </w:p>
        </w:tc>
        <w:tc>
          <w:tcPr>
            <w:tcW w:w="3151" w:type="dxa"/>
            <w:gridSpan w:val="2"/>
          </w:tcPr>
          <w:p w14:paraId="06D96D32" w14:textId="77777777" w:rsidR="008B653C" w:rsidRPr="008B653C" w:rsidRDefault="008B653C" w:rsidP="008B653C">
            <w:pPr>
              <w:spacing w:after="0" w:line="240" w:lineRule="auto"/>
              <w:rPr>
                <w:sz w:val="16"/>
                <w:szCs w:val="16"/>
              </w:rPr>
            </w:pPr>
            <w:r w:rsidRPr="008B653C">
              <w:rPr>
                <w:sz w:val="16"/>
                <w:szCs w:val="16"/>
              </w:rPr>
              <w:t>telephone interview sample size 1002</w:t>
            </w:r>
          </w:p>
        </w:tc>
      </w:tr>
      <w:tr w:rsidR="008B653C" w:rsidRPr="008B653C" w14:paraId="3CF51187" w14:textId="77777777" w:rsidTr="008B653C">
        <w:trPr>
          <w:gridBefore w:val="1"/>
          <w:wBefore w:w="30" w:type="dxa"/>
          <w:trHeight w:val="2595"/>
        </w:trPr>
        <w:tc>
          <w:tcPr>
            <w:tcW w:w="1418" w:type="dxa"/>
          </w:tcPr>
          <w:p w14:paraId="2AB71E54"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4E134618"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89" w:type="dxa"/>
            <w:gridSpan w:val="2"/>
          </w:tcPr>
          <w:p w14:paraId="5474EECB" w14:textId="77777777" w:rsidR="008B653C" w:rsidRPr="008B653C" w:rsidRDefault="008B653C" w:rsidP="008B653C">
            <w:pPr>
              <w:spacing w:after="0" w:line="240" w:lineRule="auto"/>
              <w:rPr>
                <w:sz w:val="16"/>
                <w:szCs w:val="16"/>
              </w:rPr>
            </w:pPr>
            <w:r w:rsidRPr="008B653C">
              <w:rPr>
                <w:sz w:val="16"/>
                <w:szCs w:val="16"/>
              </w:rPr>
              <w:t>How strongly do you agree or disagree with the following statements? Any Syrian refugee admitted to the US could be connected to terrorism. (2019, March 9). Polling the Nations. Retrieved October 12, 2023, from https://ptn.infobase.com/articles/UG9sbFF1ZXN0aW9uOjU2NzI0NQ==</w:t>
            </w:r>
          </w:p>
        </w:tc>
        <w:tc>
          <w:tcPr>
            <w:tcW w:w="3151" w:type="dxa"/>
            <w:gridSpan w:val="2"/>
          </w:tcPr>
          <w:p w14:paraId="24F9C70D" w14:textId="77777777" w:rsidR="008B653C" w:rsidRPr="008B653C" w:rsidRDefault="008B653C" w:rsidP="008B653C">
            <w:pPr>
              <w:spacing w:after="0" w:line="240" w:lineRule="auto"/>
              <w:rPr>
                <w:sz w:val="16"/>
                <w:szCs w:val="16"/>
              </w:rPr>
            </w:pPr>
            <w:r w:rsidRPr="008B653C">
              <w:rPr>
                <w:sz w:val="16"/>
                <w:szCs w:val="16"/>
              </w:rPr>
              <w:t>Date Conducted: 11/24/2015</w:t>
            </w:r>
          </w:p>
          <w:p w14:paraId="1D560761" w14:textId="77777777" w:rsidR="008B653C" w:rsidRPr="008B653C" w:rsidRDefault="008B653C" w:rsidP="008B653C">
            <w:pPr>
              <w:spacing w:after="0" w:line="240" w:lineRule="auto"/>
              <w:rPr>
                <w:sz w:val="16"/>
                <w:szCs w:val="16"/>
              </w:rPr>
            </w:pPr>
            <w:r w:rsidRPr="008B653C">
              <w:rPr>
                <w:sz w:val="16"/>
                <w:szCs w:val="16"/>
              </w:rPr>
              <w:t>Date Published: 11/24/2015</w:t>
            </w:r>
          </w:p>
          <w:p w14:paraId="0865DCEC" w14:textId="77777777" w:rsidR="008B653C" w:rsidRPr="008B653C" w:rsidRDefault="008B653C" w:rsidP="008B653C">
            <w:pPr>
              <w:spacing w:after="0" w:line="240" w:lineRule="auto"/>
              <w:rPr>
                <w:sz w:val="16"/>
                <w:szCs w:val="16"/>
              </w:rPr>
            </w:pPr>
            <w:r w:rsidRPr="008B653C">
              <w:rPr>
                <w:sz w:val="16"/>
                <w:szCs w:val="16"/>
              </w:rPr>
              <w:t>Sample Size: 2016</w:t>
            </w:r>
          </w:p>
          <w:p w14:paraId="46D9048E" w14:textId="77777777" w:rsidR="008B653C" w:rsidRPr="008B653C" w:rsidRDefault="008B653C" w:rsidP="008B653C">
            <w:pPr>
              <w:spacing w:after="0" w:line="240" w:lineRule="auto"/>
              <w:rPr>
                <w:sz w:val="16"/>
                <w:szCs w:val="16"/>
              </w:rPr>
            </w:pPr>
            <w:r w:rsidRPr="008B653C">
              <w:rPr>
                <w:sz w:val="16"/>
                <w:szCs w:val="16"/>
              </w:rPr>
              <w:t>Location: New York, United States</w:t>
            </w:r>
          </w:p>
          <w:p w14:paraId="0E90859E" w14:textId="77777777" w:rsidR="008B653C" w:rsidRPr="008B653C" w:rsidRDefault="008B653C" w:rsidP="008B653C">
            <w:pPr>
              <w:spacing w:after="0" w:line="240" w:lineRule="auto"/>
              <w:rPr>
                <w:sz w:val="16"/>
                <w:szCs w:val="16"/>
              </w:rPr>
            </w:pPr>
            <w:r w:rsidRPr="008B653C">
              <w:rPr>
                <w:sz w:val="16"/>
                <w:szCs w:val="16"/>
              </w:rPr>
              <w:t>Method: Online</w:t>
            </w:r>
          </w:p>
          <w:p w14:paraId="5962C38E" w14:textId="77777777" w:rsidR="008B653C" w:rsidRPr="008B653C" w:rsidRDefault="008B653C" w:rsidP="008B653C">
            <w:pPr>
              <w:spacing w:after="0" w:line="240" w:lineRule="auto"/>
              <w:rPr>
                <w:sz w:val="16"/>
                <w:szCs w:val="16"/>
              </w:rPr>
            </w:pPr>
            <w:r w:rsidRPr="008B653C">
              <w:rPr>
                <w:sz w:val="16"/>
                <w:szCs w:val="16"/>
              </w:rPr>
              <w:t>Source: Harris Poll</w:t>
            </w:r>
          </w:p>
        </w:tc>
      </w:tr>
      <w:tr w:rsidR="008B653C" w:rsidRPr="008B653C" w14:paraId="777D8B92" w14:textId="77777777" w:rsidTr="008B653C">
        <w:trPr>
          <w:gridBefore w:val="1"/>
          <w:wBefore w:w="30" w:type="dxa"/>
          <w:trHeight w:val="913"/>
        </w:trPr>
        <w:tc>
          <w:tcPr>
            <w:tcW w:w="1418" w:type="dxa"/>
          </w:tcPr>
          <w:p w14:paraId="20AE33F3"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560BA4D4"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89" w:type="dxa"/>
            <w:gridSpan w:val="2"/>
          </w:tcPr>
          <w:p w14:paraId="17BF31A9" w14:textId="77777777" w:rsidR="008B653C" w:rsidRPr="008B653C" w:rsidRDefault="008B653C" w:rsidP="008B653C">
            <w:pPr>
              <w:spacing w:after="0" w:line="240" w:lineRule="auto"/>
              <w:rPr>
                <w:sz w:val="16"/>
                <w:szCs w:val="16"/>
              </w:rPr>
            </w:pPr>
            <w:r w:rsidRPr="008B653C">
              <w:rPr>
                <w:sz w:val="16"/>
                <w:szCs w:val="16"/>
              </w:rPr>
              <w:t>Quinnipiac University Polling Institute (2015). Quinnipiac University Polling Institute Poll: September 2015, Question 94 [</w:t>
            </w:r>
            <w:proofErr w:type="gramStart"/>
            <w:r w:rsidRPr="008B653C">
              <w:rPr>
                <w:sz w:val="16"/>
                <w:szCs w:val="16"/>
              </w:rPr>
              <w:t>USQUINN.092815.R</w:t>
            </w:r>
            <w:proofErr w:type="gramEnd"/>
            <w:r w:rsidRPr="008B653C">
              <w:rPr>
                <w:sz w:val="16"/>
                <w:szCs w:val="16"/>
              </w:rPr>
              <w:t>093]. Quinnipiac University Polling Institute. Cornell University, Ithaca, NY: Roper Center for Public Opinion Research.</w:t>
            </w:r>
          </w:p>
        </w:tc>
        <w:tc>
          <w:tcPr>
            <w:tcW w:w="3151" w:type="dxa"/>
            <w:gridSpan w:val="2"/>
          </w:tcPr>
          <w:p w14:paraId="1CE0CF4D" w14:textId="77777777" w:rsidR="008B653C" w:rsidRPr="008B653C" w:rsidRDefault="008B653C" w:rsidP="008B653C">
            <w:pPr>
              <w:spacing w:after="0" w:line="240" w:lineRule="auto"/>
              <w:rPr>
                <w:sz w:val="16"/>
                <w:szCs w:val="16"/>
              </w:rPr>
            </w:pPr>
            <w:r w:rsidRPr="008B653C">
              <w:rPr>
                <w:sz w:val="16"/>
                <w:szCs w:val="16"/>
              </w:rPr>
              <w:t>telephone interview sample size 1574 national registered voters</w:t>
            </w:r>
          </w:p>
        </w:tc>
      </w:tr>
      <w:tr w:rsidR="008B653C" w:rsidRPr="008B653C" w14:paraId="1CD61F9A" w14:textId="77777777" w:rsidTr="008B653C">
        <w:trPr>
          <w:gridBefore w:val="1"/>
          <w:wBefore w:w="30" w:type="dxa"/>
          <w:trHeight w:val="1920"/>
        </w:trPr>
        <w:tc>
          <w:tcPr>
            <w:tcW w:w="1418" w:type="dxa"/>
          </w:tcPr>
          <w:p w14:paraId="26604EA3" w14:textId="77777777" w:rsidR="008B653C" w:rsidRPr="008B653C" w:rsidRDefault="008B653C" w:rsidP="008B653C">
            <w:pPr>
              <w:spacing w:after="0" w:line="240" w:lineRule="auto"/>
              <w:rPr>
                <w:sz w:val="16"/>
                <w:szCs w:val="16"/>
              </w:rPr>
            </w:pPr>
            <w:r w:rsidRPr="008B653C">
              <w:rPr>
                <w:sz w:val="16"/>
                <w:szCs w:val="16"/>
              </w:rPr>
              <w:lastRenderedPageBreak/>
              <w:t>USA</w:t>
            </w:r>
          </w:p>
        </w:tc>
        <w:tc>
          <w:tcPr>
            <w:tcW w:w="1626" w:type="dxa"/>
            <w:shd w:val="clear" w:color="auto" w:fill="auto"/>
            <w:vAlign w:val="bottom"/>
            <w:hideMark/>
          </w:tcPr>
          <w:p w14:paraId="57B57A96"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89" w:type="dxa"/>
            <w:gridSpan w:val="2"/>
          </w:tcPr>
          <w:p w14:paraId="682CAF3F" w14:textId="77777777" w:rsidR="008B653C" w:rsidRPr="008B653C" w:rsidRDefault="008B653C" w:rsidP="008B653C">
            <w:pPr>
              <w:spacing w:after="0" w:line="240" w:lineRule="auto"/>
              <w:rPr>
                <w:sz w:val="16"/>
                <w:szCs w:val="16"/>
              </w:rPr>
            </w:pPr>
            <w:r w:rsidRPr="008B653C">
              <w:rPr>
                <w:sz w:val="16"/>
                <w:szCs w:val="16"/>
              </w:rPr>
              <w:t>Quinnipiac University Polling Institute (2015). Quinnipiac University Polling Institute Poll: September 2015, Question 95 [</w:t>
            </w:r>
            <w:proofErr w:type="gramStart"/>
            <w:r w:rsidRPr="008B653C">
              <w:rPr>
                <w:sz w:val="16"/>
                <w:szCs w:val="16"/>
              </w:rPr>
              <w:t>USQUINN.092815.R</w:t>
            </w:r>
            <w:proofErr w:type="gramEnd"/>
            <w:r w:rsidRPr="008B653C">
              <w:rPr>
                <w:sz w:val="16"/>
                <w:szCs w:val="16"/>
              </w:rPr>
              <w:t>094]. Quinnipiac University Polling Institute. Cornell University, Ithaca, NY: Roper Center for Public Opinion Research.</w:t>
            </w:r>
          </w:p>
        </w:tc>
        <w:tc>
          <w:tcPr>
            <w:tcW w:w="3151" w:type="dxa"/>
            <w:gridSpan w:val="2"/>
          </w:tcPr>
          <w:p w14:paraId="154BED2A" w14:textId="77777777" w:rsidR="008B653C" w:rsidRPr="008B653C" w:rsidRDefault="008B653C" w:rsidP="008B653C">
            <w:pPr>
              <w:spacing w:after="0" w:line="240" w:lineRule="auto"/>
              <w:rPr>
                <w:sz w:val="16"/>
                <w:szCs w:val="16"/>
              </w:rPr>
            </w:pPr>
            <w:r w:rsidRPr="008B653C">
              <w:rPr>
                <w:sz w:val="16"/>
                <w:szCs w:val="16"/>
              </w:rPr>
              <w:t>telephone interview sample size 1574 national registered voters</w:t>
            </w:r>
          </w:p>
        </w:tc>
      </w:tr>
      <w:tr w:rsidR="008B653C" w:rsidRPr="008B653C" w14:paraId="58B76F3A" w14:textId="77777777" w:rsidTr="008B653C">
        <w:trPr>
          <w:gridBefore w:val="1"/>
          <w:wBefore w:w="30" w:type="dxa"/>
          <w:trHeight w:val="245"/>
        </w:trPr>
        <w:tc>
          <w:tcPr>
            <w:tcW w:w="1418" w:type="dxa"/>
          </w:tcPr>
          <w:p w14:paraId="5D872B63"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25986A01"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89" w:type="dxa"/>
            <w:gridSpan w:val="2"/>
          </w:tcPr>
          <w:p w14:paraId="63277790" w14:textId="77777777" w:rsidR="008B653C" w:rsidRPr="008B653C" w:rsidRDefault="008B653C" w:rsidP="008B653C">
            <w:pPr>
              <w:spacing w:after="0" w:line="240" w:lineRule="auto"/>
              <w:rPr>
                <w:sz w:val="16"/>
                <w:szCs w:val="16"/>
              </w:rPr>
            </w:pPr>
            <w:r w:rsidRPr="008B653C">
              <w:rPr>
                <w:sz w:val="16"/>
                <w:szCs w:val="16"/>
              </w:rPr>
              <w:t>Quinnipiac University Polling Institute (2017). Quinnipiac University Polling Institute Poll: March 2017, Question 68 [</w:t>
            </w:r>
            <w:proofErr w:type="gramStart"/>
            <w:r w:rsidRPr="008B653C">
              <w:rPr>
                <w:sz w:val="16"/>
                <w:szCs w:val="16"/>
              </w:rPr>
              <w:t>USQUINN.032417.R</w:t>
            </w:r>
            <w:proofErr w:type="gramEnd"/>
            <w:r w:rsidRPr="008B653C">
              <w:rPr>
                <w:sz w:val="16"/>
                <w:szCs w:val="16"/>
              </w:rPr>
              <w:t>58]. Quinnipiac University Polling Institute. Cornell University, Ithaca, NY: Roper Center for Public Opinion Research.</w:t>
            </w:r>
          </w:p>
        </w:tc>
        <w:tc>
          <w:tcPr>
            <w:tcW w:w="3151" w:type="dxa"/>
            <w:gridSpan w:val="2"/>
          </w:tcPr>
          <w:p w14:paraId="7C22A8EC" w14:textId="77777777" w:rsidR="008B653C" w:rsidRPr="008B653C" w:rsidRDefault="008B653C" w:rsidP="008B653C">
            <w:pPr>
              <w:spacing w:after="0" w:line="240" w:lineRule="auto"/>
              <w:rPr>
                <w:sz w:val="16"/>
                <w:szCs w:val="16"/>
              </w:rPr>
            </w:pPr>
            <w:r w:rsidRPr="008B653C">
              <w:rPr>
                <w:sz w:val="16"/>
                <w:szCs w:val="16"/>
              </w:rPr>
              <w:t xml:space="preserve">Telephone Interview (1056 </w:t>
            </w:r>
            <w:proofErr w:type="spellStart"/>
            <w:r w:rsidRPr="008B653C">
              <w:rPr>
                <w:sz w:val="16"/>
                <w:szCs w:val="16"/>
              </w:rPr>
              <w:t>respondants</w:t>
            </w:r>
            <w:proofErr w:type="spellEnd"/>
            <w:r w:rsidRPr="008B653C">
              <w:rPr>
                <w:sz w:val="16"/>
                <w:szCs w:val="16"/>
              </w:rPr>
              <w:t>)</w:t>
            </w:r>
          </w:p>
        </w:tc>
      </w:tr>
      <w:tr w:rsidR="008B653C" w:rsidRPr="008B653C" w14:paraId="7F4AD3F5" w14:textId="77777777" w:rsidTr="008B653C">
        <w:trPr>
          <w:gridBefore w:val="1"/>
          <w:wBefore w:w="30" w:type="dxa"/>
          <w:trHeight w:val="215"/>
        </w:trPr>
        <w:tc>
          <w:tcPr>
            <w:tcW w:w="1418" w:type="dxa"/>
          </w:tcPr>
          <w:p w14:paraId="1032E9E7"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0C43F0A1"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89" w:type="dxa"/>
            <w:gridSpan w:val="2"/>
          </w:tcPr>
          <w:p w14:paraId="2572FC53" w14:textId="77777777" w:rsidR="008B653C" w:rsidRPr="008B653C" w:rsidRDefault="008B653C" w:rsidP="008B653C">
            <w:pPr>
              <w:spacing w:after="0" w:line="240" w:lineRule="auto"/>
              <w:rPr>
                <w:sz w:val="16"/>
                <w:szCs w:val="16"/>
              </w:rPr>
            </w:pPr>
            <w:r w:rsidRPr="008B653C">
              <w:rPr>
                <w:sz w:val="16"/>
                <w:szCs w:val="16"/>
              </w:rPr>
              <w:t>Quinnipiac University Polling Institute (2017). Quinnipiac University Polling Institute Poll: February 2017, Question 37 [</w:t>
            </w:r>
            <w:proofErr w:type="gramStart"/>
            <w:r w:rsidRPr="008B653C">
              <w:rPr>
                <w:sz w:val="16"/>
                <w:szCs w:val="16"/>
              </w:rPr>
              <w:t>USQUINN.022217.R</w:t>
            </w:r>
            <w:proofErr w:type="gramEnd"/>
            <w:r w:rsidRPr="008B653C">
              <w:rPr>
                <w:sz w:val="16"/>
                <w:szCs w:val="16"/>
              </w:rPr>
              <w:t>53]. Quinnipiac University Polling Institute. Cornell University, Ithaca, NY: Roper Center for Public Opinion Research.</w:t>
            </w:r>
          </w:p>
        </w:tc>
        <w:tc>
          <w:tcPr>
            <w:tcW w:w="3151" w:type="dxa"/>
            <w:gridSpan w:val="2"/>
          </w:tcPr>
          <w:p w14:paraId="4746B998" w14:textId="77777777" w:rsidR="008B653C" w:rsidRPr="008B653C" w:rsidRDefault="008B653C" w:rsidP="008B653C">
            <w:pPr>
              <w:spacing w:after="0" w:line="240" w:lineRule="auto"/>
              <w:rPr>
                <w:sz w:val="16"/>
                <w:szCs w:val="16"/>
              </w:rPr>
            </w:pPr>
            <w:r w:rsidRPr="008B653C">
              <w:rPr>
                <w:sz w:val="16"/>
                <w:szCs w:val="16"/>
              </w:rPr>
              <w:t>Telephone Interview sample size 1323</w:t>
            </w:r>
          </w:p>
        </w:tc>
      </w:tr>
      <w:tr w:rsidR="008B653C" w:rsidRPr="008B653C" w14:paraId="01BBBDAF" w14:textId="77777777" w:rsidTr="008B653C">
        <w:trPr>
          <w:gridBefore w:val="1"/>
          <w:wBefore w:w="30" w:type="dxa"/>
          <w:trHeight w:val="909"/>
        </w:trPr>
        <w:tc>
          <w:tcPr>
            <w:tcW w:w="1418" w:type="dxa"/>
          </w:tcPr>
          <w:p w14:paraId="74B252BD"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781D1CDC"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89" w:type="dxa"/>
            <w:gridSpan w:val="2"/>
          </w:tcPr>
          <w:p w14:paraId="0FE91C09" w14:textId="77777777" w:rsidR="008B653C" w:rsidRPr="008B653C" w:rsidRDefault="008B653C" w:rsidP="008B653C">
            <w:pPr>
              <w:spacing w:after="0" w:line="240" w:lineRule="auto"/>
              <w:rPr>
                <w:sz w:val="16"/>
                <w:szCs w:val="16"/>
              </w:rPr>
            </w:pPr>
            <w:r w:rsidRPr="008B653C">
              <w:rPr>
                <w:sz w:val="16"/>
                <w:szCs w:val="16"/>
              </w:rPr>
              <w:t>Quinnipiac University Polling Institute (2017). Quinnipiac University Polling Institute Poll: February 2017, Question 28 [</w:t>
            </w:r>
            <w:proofErr w:type="gramStart"/>
            <w:r w:rsidRPr="008B653C">
              <w:rPr>
                <w:sz w:val="16"/>
                <w:szCs w:val="16"/>
              </w:rPr>
              <w:t>USQUINN.020717.R</w:t>
            </w:r>
            <w:proofErr w:type="gramEnd"/>
            <w:r w:rsidRPr="008B653C">
              <w:rPr>
                <w:sz w:val="16"/>
                <w:szCs w:val="16"/>
              </w:rPr>
              <w:t>40]. Quinnipiac University Polling Institute. Cornell University, Ithaca, NY: Roper Center for Public Opinion Research.</w:t>
            </w:r>
          </w:p>
        </w:tc>
        <w:tc>
          <w:tcPr>
            <w:tcW w:w="3151" w:type="dxa"/>
            <w:gridSpan w:val="2"/>
          </w:tcPr>
          <w:p w14:paraId="7CE53F56" w14:textId="77777777" w:rsidR="008B653C" w:rsidRPr="008B653C" w:rsidRDefault="008B653C" w:rsidP="008B653C">
            <w:pPr>
              <w:spacing w:after="0" w:line="240" w:lineRule="auto"/>
              <w:rPr>
                <w:sz w:val="16"/>
                <w:szCs w:val="16"/>
              </w:rPr>
            </w:pPr>
            <w:r w:rsidRPr="008B653C">
              <w:rPr>
                <w:sz w:val="16"/>
                <w:szCs w:val="16"/>
              </w:rPr>
              <w:t>Telephone Interview sample size 1155</w:t>
            </w:r>
          </w:p>
        </w:tc>
      </w:tr>
      <w:tr w:rsidR="008B653C" w:rsidRPr="008B653C" w14:paraId="66607BA9" w14:textId="77777777" w:rsidTr="008B653C">
        <w:trPr>
          <w:gridBefore w:val="1"/>
          <w:wBefore w:w="30" w:type="dxa"/>
          <w:trHeight w:val="53"/>
        </w:trPr>
        <w:tc>
          <w:tcPr>
            <w:tcW w:w="1418" w:type="dxa"/>
          </w:tcPr>
          <w:p w14:paraId="1A68845F"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36AAE0EB" w14:textId="77777777" w:rsidR="008B653C" w:rsidRPr="008B653C" w:rsidRDefault="008B653C" w:rsidP="008B653C">
            <w:pPr>
              <w:spacing w:after="0" w:line="240" w:lineRule="auto"/>
              <w:rPr>
                <w:i/>
                <w:iCs/>
                <w:sz w:val="16"/>
                <w:szCs w:val="16"/>
              </w:rPr>
            </w:pPr>
            <w:r w:rsidRPr="008B653C">
              <w:rPr>
                <w:i/>
                <w:iCs/>
                <w:sz w:val="16"/>
                <w:szCs w:val="16"/>
              </w:rPr>
              <w:t>Ukraine’s Russia invasion (2014-2023),</w:t>
            </w:r>
          </w:p>
        </w:tc>
        <w:tc>
          <w:tcPr>
            <w:tcW w:w="2589" w:type="dxa"/>
            <w:gridSpan w:val="2"/>
          </w:tcPr>
          <w:p w14:paraId="54836EE3" w14:textId="77777777" w:rsidR="008B653C" w:rsidRPr="008B653C" w:rsidRDefault="008B653C" w:rsidP="008B653C">
            <w:pPr>
              <w:spacing w:after="0" w:line="240" w:lineRule="auto"/>
              <w:rPr>
                <w:sz w:val="16"/>
                <w:szCs w:val="16"/>
              </w:rPr>
            </w:pPr>
            <w:r w:rsidRPr="008B653C">
              <w:rPr>
                <w:sz w:val="16"/>
                <w:szCs w:val="16"/>
              </w:rPr>
              <w:t>Gallup Organization (2022). Gallup Poll, Question 2 [31119537.00001]. Gallup Organization. Cornell University, Ithaca, NY: Roper Center for Public Opinion Research.</w:t>
            </w:r>
          </w:p>
        </w:tc>
        <w:tc>
          <w:tcPr>
            <w:tcW w:w="3151" w:type="dxa"/>
            <w:gridSpan w:val="2"/>
          </w:tcPr>
          <w:p w14:paraId="5141DA4C"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02C23039" w14:textId="77777777" w:rsidTr="008B653C">
        <w:trPr>
          <w:gridBefore w:val="1"/>
          <w:wBefore w:w="30" w:type="dxa"/>
          <w:trHeight w:val="53"/>
        </w:trPr>
        <w:tc>
          <w:tcPr>
            <w:tcW w:w="1418" w:type="dxa"/>
          </w:tcPr>
          <w:p w14:paraId="1E74EB5F"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06766159" w14:textId="77777777" w:rsidR="008B653C" w:rsidRPr="008B653C" w:rsidRDefault="008B653C" w:rsidP="008B653C">
            <w:pPr>
              <w:spacing w:after="0" w:line="240" w:lineRule="auto"/>
              <w:rPr>
                <w:sz w:val="16"/>
                <w:szCs w:val="16"/>
              </w:rPr>
            </w:pPr>
            <w:r w:rsidRPr="008B653C">
              <w:rPr>
                <w:i/>
                <w:iCs/>
                <w:sz w:val="16"/>
                <w:szCs w:val="16"/>
              </w:rPr>
              <w:t>Ukraine’s Russia invasion (2014-2023),</w:t>
            </w:r>
          </w:p>
        </w:tc>
        <w:tc>
          <w:tcPr>
            <w:tcW w:w="2589" w:type="dxa"/>
            <w:gridSpan w:val="2"/>
          </w:tcPr>
          <w:p w14:paraId="068151E7" w14:textId="77777777" w:rsidR="008B653C" w:rsidRPr="008B653C" w:rsidRDefault="008B653C" w:rsidP="008B653C">
            <w:pPr>
              <w:spacing w:after="0" w:line="240" w:lineRule="auto"/>
              <w:rPr>
                <w:sz w:val="16"/>
                <w:szCs w:val="16"/>
              </w:rPr>
            </w:pPr>
            <w:r w:rsidRPr="008B653C">
              <w:rPr>
                <w:sz w:val="16"/>
                <w:szCs w:val="16"/>
              </w:rPr>
              <w:t>Associated Press (2023). Associated Press/NORC Survey, Question 49 [31120111.00050]. National Opinion Research Center (NORC). Cornell University, Ithaca, NY: Roper Center for Public Opinion Research.</w:t>
            </w:r>
          </w:p>
        </w:tc>
        <w:tc>
          <w:tcPr>
            <w:tcW w:w="3151" w:type="dxa"/>
            <w:gridSpan w:val="2"/>
          </w:tcPr>
          <w:p w14:paraId="2A2FB1BC" w14:textId="77777777" w:rsidR="008B653C" w:rsidRPr="008B653C" w:rsidRDefault="008B653C" w:rsidP="008B653C">
            <w:pPr>
              <w:spacing w:after="0" w:line="240" w:lineRule="auto"/>
              <w:rPr>
                <w:sz w:val="16"/>
                <w:szCs w:val="16"/>
              </w:rPr>
            </w:pPr>
            <w:r w:rsidRPr="008B653C">
              <w:rPr>
                <w:sz w:val="16"/>
                <w:szCs w:val="16"/>
              </w:rPr>
              <w:t xml:space="preserve">Unclear </w:t>
            </w:r>
            <w:proofErr w:type="spellStart"/>
            <w:r w:rsidRPr="008B653C">
              <w:rPr>
                <w:sz w:val="16"/>
                <w:szCs w:val="16"/>
              </w:rPr>
              <w:t>Unclear</w:t>
            </w:r>
            <w:proofErr w:type="spellEnd"/>
          </w:p>
        </w:tc>
      </w:tr>
      <w:tr w:rsidR="008B653C" w:rsidRPr="008B653C" w14:paraId="7968B24F" w14:textId="77777777" w:rsidTr="008B653C">
        <w:trPr>
          <w:gridBefore w:val="1"/>
          <w:wBefore w:w="30" w:type="dxa"/>
          <w:trHeight w:val="53"/>
        </w:trPr>
        <w:tc>
          <w:tcPr>
            <w:tcW w:w="1418" w:type="dxa"/>
          </w:tcPr>
          <w:p w14:paraId="6EC0B3A6" w14:textId="77777777" w:rsidR="008B653C" w:rsidRPr="008B653C" w:rsidRDefault="008B653C" w:rsidP="008B653C">
            <w:pPr>
              <w:spacing w:after="0" w:line="240" w:lineRule="auto"/>
              <w:rPr>
                <w:i/>
                <w:iCs/>
                <w:sz w:val="16"/>
                <w:szCs w:val="16"/>
              </w:rPr>
            </w:pPr>
            <w:r w:rsidRPr="008B653C">
              <w:rPr>
                <w:i/>
                <w:iCs/>
                <w:sz w:val="16"/>
                <w:szCs w:val="16"/>
              </w:rPr>
              <w:lastRenderedPageBreak/>
              <w:t>USA</w:t>
            </w:r>
          </w:p>
        </w:tc>
        <w:tc>
          <w:tcPr>
            <w:tcW w:w="1626" w:type="dxa"/>
            <w:shd w:val="clear" w:color="auto" w:fill="auto"/>
            <w:vAlign w:val="bottom"/>
            <w:hideMark/>
          </w:tcPr>
          <w:p w14:paraId="71B8E94E" w14:textId="77777777" w:rsidR="008B653C" w:rsidRPr="008B653C" w:rsidRDefault="008B653C" w:rsidP="008B653C">
            <w:pPr>
              <w:spacing w:after="0" w:line="240" w:lineRule="auto"/>
              <w:rPr>
                <w:sz w:val="16"/>
                <w:szCs w:val="16"/>
              </w:rPr>
            </w:pPr>
            <w:r w:rsidRPr="008B653C">
              <w:rPr>
                <w:i/>
                <w:iCs/>
                <w:sz w:val="16"/>
                <w:szCs w:val="16"/>
              </w:rPr>
              <w:t>Ukraine’s Russia invasion (2014-2023),</w:t>
            </w:r>
          </w:p>
        </w:tc>
        <w:tc>
          <w:tcPr>
            <w:tcW w:w="2589" w:type="dxa"/>
            <w:gridSpan w:val="2"/>
          </w:tcPr>
          <w:p w14:paraId="5DDB4BCC" w14:textId="77777777" w:rsidR="008B653C" w:rsidRPr="008B653C" w:rsidRDefault="008B653C" w:rsidP="008B653C">
            <w:pPr>
              <w:spacing w:after="0" w:line="240" w:lineRule="auto"/>
              <w:rPr>
                <w:sz w:val="16"/>
                <w:szCs w:val="16"/>
              </w:rPr>
            </w:pPr>
            <w:r w:rsidRPr="008B653C">
              <w:rPr>
                <w:sz w:val="16"/>
                <w:szCs w:val="16"/>
              </w:rPr>
              <w:t>Associated Press (2022). Associated Press-NORC Survey, Question 40 [31119529.00043]. AP-NORC Center for Public Affairs Research. Cornell University, Ithaca, NY: Roper Center for Public Opinion Research.</w:t>
            </w:r>
          </w:p>
        </w:tc>
        <w:tc>
          <w:tcPr>
            <w:tcW w:w="3151" w:type="dxa"/>
            <w:gridSpan w:val="2"/>
          </w:tcPr>
          <w:p w14:paraId="40F7B1B1"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7BBF0814" w14:textId="77777777" w:rsidTr="008B653C">
        <w:trPr>
          <w:gridBefore w:val="1"/>
          <w:wBefore w:w="30" w:type="dxa"/>
          <w:trHeight w:val="53"/>
        </w:trPr>
        <w:tc>
          <w:tcPr>
            <w:tcW w:w="1418" w:type="dxa"/>
          </w:tcPr>
          <w:p w14:paraId="408D66D4"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0BAE9CAC" w14:textId="77777777" w:rsidR="008B653C" w:rsidRPr="008B653C" w:rsidRDefault="008B653C" w:rsidP="008B653C">
            <w:pPr>
              <w:spacing w:after="0" w:line="240" w:lineRule="auto"/>
              <w:rPr>
                <w:sz w:val="16"/>
                <w:szCs w:val="16"/>
              </w:rPr>
            </w:pPr>
            <w:r w:rsidRPr="008B653C">
              <w:rPr>
                <w:i/>
                <w:iCs/>
                <w:sz w:val="16"/>
                <w:szCs w:val="16"/>
              </w:rPr>
              <w:t>Ukraine’s Russia invasion (2014-2023),</w:t>
            </w:r>
          </w:p>
        </w:tc>
        <w:tc>
          <w:tcPr>
            <w:tcW w:w="2589" w:type="dxa"/>
            <w:gridSpan w:val="2"/>
          </w:tcPr>
          <w:p w14:paraId="44BD3B2A" w14:textId="77777777" w:rsidR="008B653C" w:rsidRPr="008B653C" w:rsidRDefault="008B653C" w:rsidP="008B653C">
            <w:pPr>
              <w:spacing w:after="0" w:line="240" w:lineRule="auto"/>
              <w:rPr>
                <w:sz w:val="16"/>
                <w:szCs w:val="16"/>
              </w:rPr>
            </w:pPr>
            <w:r w:rsidRPr="008B653C">
              <w:rPr>
                <w:sz w:val="16"/>
                <w:szCs w:val="16"/>
              </w:rPr>
              <w:t>Chicago Council on Global Affairs (2022). Chicago Council on Global Affairs-Ipsos Poll, Question 13 [31120036.00012]. Ipsos. Cornell University, Ithaca, NY: Roper Center for Public Opinion Research.</w:t>
            </w:r>
          </w:p>
        </w:tc>
        <w:tc>
          <w:tcPr>
            <w:tcW w:w="3151" w:type="dxa"/>
            <w:gridSpan w:val="2"/>
          </w:tcPr>
          <w:p w14:paraId="2A939B71"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0F6CE813" w14:textId="77777777" w:rsidTr="008B653C">
        <w:trPr>
          <w:gridBefore w:val="1"/>
          <w:wBefore w:w="30" w:type="dxa"/>
          <w:trHeight w:val="437"/>
        </w:trPr>
        <w:tc>
          <w:tcPr>
            <w:tcW w:w="1418" w:type="dxa"/>
          </w:tcPr>
          <w:p w14:paraId="6AA5D2C9"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76945C08" w14:textId="77777777" w:rsidR="008B653C" w:rsidRPr="008B653C" w:rsidRDefault="008B653C" w:rsidP="008B653C">
            <w:pPr>
              <w:spacing w:after="0" w:line="240" w:lineRule="auto"/>
              <w:rPr>
                <w:sz w:val="16"/>
                <w:szCs w:val="16"/>
              </w:rPr>
            </w:pPr>
            <w:r w:rsidRPr="008B653C">
              <w:rPr>
                <w:i/>
                <w:iCs/>
                <w:sz w:val="16"/>
                <w:szCs w:val="16"/>
              </w:rPr>
              <w:t>Ukraine’s Russia invasion (2014-2023),</w:t>
            </w:r>
          </w:p>
        </w:tc>
        <w:tc>
          <w:tcPr>
            <w:tcW w:w="2589" w:type="dxa"/>
            <w:gridSpan w:val="2"/>
          </w:tcPr>
          <w:p w14:paraId="349B9824" w14:textId="77777777" w:rsidR="008B653C" w:rsidRPr="008B653C" w:rsidRDefault="008B653C" w:rsidP="008B653C">
            <w:pPr>
              <w:spacing w:after="0" w:line="240" w:lineRule="auto"/>
              <w:rPr>
                <w:sz w:val="16"/>
                <w:szCs w:val="16"/>
              </w:rPr>
            </w:pPr>
            <w:r w:rsidRPr="008B653C">
              <w:rPr>
                <w:sz w:val="16"/>
                <w:szCs w:val="16"/>
              </w:rPr>
              <w:t>Associated Press (2022). Associated Press-NORC Poll, Question 6 [31119594.00005]. AP-NORC Center for Public Affairs Research. Cornell University, Ithaca, NY: Roper Center for Public Opinion Research.\</w:t>
            </w:r>
          </w:p>
          <w:p w14:paraId="50287305" w14:textId="77777777" w:rsidR="008B653C" w:rsidRPr="008B653C" w:rsidRDefault="008B653C" w:rsidP="008B653C">
            <w:pPr>
              <w:spacing w:after="0" w:line="240" w:lineRule="auto"/>
              <w:rPr>
                <w:sz w:val="16"/>
                <w:szCs w:val="16"/>
              </w:rPr>
            </w:pPr>
          </w:p>
        </w:tc>
        <w:tc>
          <w:tcPr>
            <w:tcW w:w="3151" w:type="dxa"/>
            <w:gridSpan w:val="2"/>
          </w:tcPr>
          <w:p w14:paraId="3AD16DC5"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434553AF" w14:textId="77777777" w:rsidTr="008B653C">
        <w:trPr>
          <w:gridBefore w:val="1"/>
          <w:wBefore w:w="30" w:type="dxa"/>
          <w:trHeight w:val="408"/>
        </w:trPr>
        <w:tc>
          <w:tcPr>
            <w:tcW w:w="1418" w:type="dxa"/>
          </w:tcPr>
          <w:p w14:paraId="600FDBA5" w14:textId="77777777" w:rsidR="008B653C" w:rsidRPr="008B653C" w:rsidRDefault="008B653C" w:rsidP="008B653C">
            <w:pPr>
              <w:spacing w:after="0" w:line="240" w:lineRule="auto"/>
              <w:rPr>
                <w:sz w:val="16"/>
                <w:szCs w:val="16"/>
              </w:rPr>
            </w:pPr>
            <w:r w:rsidRPr="008B653C">
              <w:rPr>
                <w:sz w:val="16"/>
                <w:szCs w:val="16"/>
              </w:rPr>
              <w:t>USA</w:t>
            </w:r>
          </w:p>
        </w:tc>
        <w:tc>
          <w:tcPr>
            <w:tcW w:w="1626" w:type="dxa"/>
            <w:shd w:val="clear" w:color="auto" w:fill="auto"/>
            <w:vAlign w:val="bottom"/>
            <w:hideMark/>
          </w:tcPr>
          <w:p w14:paraId="5B6A325D" w14:textId="77777777" w:rsidR="008B653C" w:rsidRPr="008B653C" w:rsidRDefault="008B653C" w:rsidP="008B653C">
            <w:pPr>
              <w:spacing w:after="0" w:line="240" w:lineRule="auto"/>
              <w:rPr>
                <w:sz w:val="16"/>
                <w:szCs w:val="16"/>
              </w:rPr>
            </w:pPr>
            <w:r w:rsidRPr="008B653C">
              <w:rPr>
                <w:sz w:val="16"/>
                <w:szCs w:val="16"/>
              </w:rPr>
              <w:t>Venezuelan exodus</w:t>
            </w:r>
            <w:r w:rsidRPr="008B653C">
              <w:rPr>
                <w:sz w:val="16"/>
                <w:szCs w:val="16"/>
              </w:rPr>
              <w:br/>
              <w:t>(2015-2023),</w:t>
            </w:r>
          </w:p>
        </w:tc>
        <w:tc>
          <w:tcPr>
            <w:tcW w:w="2589" w:type="dxa"/>
            <w:gridSpan w:val="2"/>
          </w:tcPr>
          <w:p w14:paraId="141B096E" w14:textId="77777777" w:rsidR="008B653C" w:rsidRPr="008B653C" w:rsidRDefault="008B653C" w:rsidP="008B653C">
            <w:pPr>
              <w:spacing w:after="0" w:line="240" w:lineRule="auto"/>
              <w:rPr>
                <w:sz w:val="16"/>
                <w:szCs w:val="16"/>
              </w:rPr>
            </w:pPr>
            <w:r w:rsidRPr="008B653C">
              <w:rPr>
                <w:sz w:val="16"/>
                <w:szCs w:val="16"/>
              </w:rPr>
              <w:t>Do You Think the United States Should or Should Not Accept Refugees Fleeing Violence in Venezuela? Economist. Accessed October 11, 2023. https://ptn.infobase.com/articles/UG9sbFF1ZXN0aW9uOjc4NDU4Ng==?aid=96426.</w:t>
            </w:r>
          </w:p>
        </w:tc>
        <w:tc>
          <w:tcPr>
            <w:tcW w:w="3151" w:type="dxa"/>
            <w:gridSpan w:val="2"/>
          </w:tcPr>
          <w:p w14:paraId="6C458D29" w14:textId="77777777" w:rsidR="008B653C" w:rsidRPr="008B653C" w:rsidRDefault="008B653C" w:rsidP="008B653C">
            <w:pPr>
              <w:spacing w:after="0" w:line="240" w:lineRule="auto"/>
              <w:rPr>
                <w:sz w:val="16"/>
                <w:szCs w:val="16"/>
              </w:rPr>
            </w:pPr>
            <w:r w:rsidRPr="008B653C">
              <w:rPr>
                <w:sz w:val="16"/>
                <w:szCs w:val="16"/>
              </w:rPr>
              <w:t>online (1500)</w:t>
            </w:r>
          </w:p>
        </w:tc>
      </w:tr>
      <w:tr w:rsidR="008B653C" w:rsidRPr="008B653C" w14:paraId="14261A28" w14:textId="77777777" w:rsidTr="008B653C">
        <w:trPr>
          <w:gridBefore w:val="1"/>
          <w:wBefore w:w="30" w:type="dxa"/>
          <w:trHeight w:val="53"/>
        </w:trPr>
        <w:tc>
          <w:tcPr>
            <w:tcW w:w="1418" w:type="dxa"/>
          </w:tcPr>
          <w:p w14:paraId="55A828BB" w14:textId="77777777" w:rsidR="008B653C" w:rsidRPr="008B653C" w:rsidRDefault="008B653C" w:rsidP="008B653C">
            <w:pPr>
              <w:spacing w:after="0" w:line="240" w:lineRule="auto"/>
              <w:rPr>
                <w:i/>
                <w:iCs/>
                <w:sz w:val="16"/>
                <w:szCs w:val="16"/>
              </w:rPr>
            </w:pPr>
            <w:r w:rsidRPr="008B653C">
              <w:rPr>
                <w:i/>
                <w:iCs/>
                <w:sz w:val="16"/>
                <w:szCs w:val="16"/>
              </w:rPr>
              <w:t>USA</w:t>
            </w:r>
          </w:p>
        </w:tc>
        <w:tc>
          <w:tcPr>
            <w:tcW w:w="1626" w:type="dxa"/>
            <w:shd w:val="clear" w:color="auto" w:fill="auto"/>
            <w:vAlign w:val="bottom"/>
            <w:hideMark/>
          </w:tcPr>
          <w:p w14:paraId="2F2F64B4" w14:textId="77777777" w:rsidR="008B653C" w:rsidRPr="008B653C" w:rsidRDefault="008B653C" w:rsidP="008B653C">
            <w:pPr>
              <w:spacing w:after="0" w:line="240" w:lineRule="auto"/>
              <w:rPr>
                <w:i/>
                <w:iCs/>
                <w:sz w:val="16"/>
                <w:szCs w:val="16"/>
              </w:rPr>
            </w:pPr>
            <w:r w:rsidRPr="008B653C">
              <w:rPr>
                <w:i/>
                <w:iCs/>
                <w:sz w:val="16"/>
                <w:szCs w:val="16"/>
              </w:rPr>
              <w:t>Cuban exodus (2022-3).</w:t>
            </w:r>
          </w:p>
        </w:tc>
        <w:tc>
          <w:tcPr>
            <w:tcW w:w="2589" w:type="dxa"/>
            <w:gridSpan w:val="2"/>
          </w:tcPr>
          <w:p w14:paraId="48370DE7" w14:textId="77777777" w:rsidR="008B653C" w:rsidRPr="008B653C" w:rsidRDefault="008B653C" w:rsidP="008B653C">
            <w:pPr>
              <w:spacing w:after="0" w:line="240" w:lineRule="auto"/>
              <w:rPr>
                <w:sz w:val="16"/>
                <w:szCs w:val="16"/>
              </w:rPr>
            </w:pPr>
            <w:r w:rsidRPr="008B653C">
              <w:rPr>
                <w:sz w:val="16"/>
                <w:szCs w:val="16"/>
              </w:rPr>
              <w:t>Ipsos (2023). Ipsos Core Political Survey, Question 34 [31120127.00033]. Ipsos. Cornell University, Ithaca, NY: Roper Center for Public Opinion Research.</w:t>
            </w:r>
          </w:p>
        </w:tc>
        <w:tc>
          <w:tcPr>
            <w:tcW w:w="3151" w:type="dxa"/>
            <w:gridSpan w:val="2"/>
          </w:tcPr>
          <w:p w14:paraId="031D3FD2" w14:textId="77777777" w:rsidR="008B653C" w:rsidRPr="008B653C" w:rsidRDefault="008B653C" w:rsidP="008B653C">
            <w:pPr>
              <w:spacing w:after="0" w:line="240" w:lineRule="auto"/>
              <w:rPr>
                <w:sz w:val="16"/>
                <w:szCs w:val="16"/>
              </w:rPr>
            </w:pPr>
            <w:r w:rsidRPr="008B653C">
              <w:rPr>
                <w:sz w:val="16"/>
                <w:szCs w:val="16"/>
              </w:rPr>
              <w:t>Web-based (1035)</w:t>
            </w:r>
          </w:p>
        </w:tc>
      </w:tr>
      <w:tr w:rsidR="008B653C" w:rsidRPr="008B653C" w14:paraId="35E3787D" w14:textId="77777777" w:rsidTr="008B653C">
        <w:tblPrEx>
          <w:tblLook w:val="0000" w:firstRow="0" w:lastRow="0" w:firstColumn="0" w:lastColumn="0" w:noHBand="0" w:noVBand="0"/>
        </w:tblPrEx>
        <w:trPr>
          <w:trHeight w:val="322"/>
        </w:trPr>
        <w:tc>
          <w:tcPr>
            <w:tcW w:w="1448" w:type="dxa"/>
            <w:gridSpan w:val="2"/>
          </w:tcPr>
          <w:p w14:paraId="14C63339" w14:textId="77777777" w:rsidR="008B653C" w:rsidRPr="008B653C" w:rsidRDefault="008B653C" w:rsidP="008B653C">
            <w:pPr>
              <w:spacing w:after="0" w:line="240" w:lineRule="auto"/>
              <w:rPr>
                <w:sz w:val="16"/>
                <w:szCs w:val="16"/>
              </w:rPr>
            </w:pPr>
            <w:r w:rsidRPr="008B653C">
              <w:rPr>
                <w:sz w:val="16"/>
                <w:szCs w:val="16"/>
              </w:rPr>
              <w:t>Japan</w:t>
            </w:r>
          </w:p>
        </w:tc>
        <w:tc>
          <w:tcPr>
            <w:tcW w:w="1688" w:type="dxa"/>
            <w:gridSpan w:val="2"/>
            <w:vAlign w:val="bottom"/>
          </w:tcPr>
          <w:p w14:paraId="12A7CF27"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4AC2BC8C" w14:textId="77777777" w:rsidR="008B653C" w:rsidRPr="008B653C" w:rsidRDefault="008B653C" w:rsidP="008B653C">
            <w:pPr>
              <w:spacing w:after="0" w:line="240" w:lineRule="auto"/>
              <w:rPr>
                <w:sz w:val="16"/>
                <w:szCs w:val="16"/>
              </w:rPr>
            </w:pPr>
            <w:r w:rsidRPr="008B653C">
              <w:rPr>
                <w:sz w:val="16"/>
                <w:szCs w:val="16"/>
              </w:rPr>
              <w:t>NHK BROADCASTING CULTURE RESEARCH INSTITUTE (1995). 95JAN1: NHK PUBLIC OPINION SURVEY, Question 2 [31116306.00001]. NHK BROADCASTING CULTURE RESEARCH INSTITUTE. Cornell University, Ithaca, NY: Roper Center for Public Opinion Research.</w:t>
            </w:r>
          </w:p>
        </w:tc>
        <w:tc>
          <w:tcPr>
            <w:tcW w:w="3114" w:type="dxa"/>
          </w:tcPr>
          <w:p w14:paraId="2BC8153C"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0CCE3BFD" w14:textId="77777777" w:rsidTr="008B653C">
        <w:tblPrEx>
          <w:tblLook w:val="0000" w:firstRow="0" w:lastRow="0" w:firstColumn="0" w:lastColumn="0" w:noHBand="0" w:noVBand="0"/>
        </w:tblPrEx>
        <w:trPr>
          <w:trHeight w:val="2311"/>
        </w:trPr>
        <w:tc>
          <w:tcPr>
            <w:tcW w:w="1448" w:type="dxa"/>
            <w:gridSpan w:val="2"/>
          </w:tcPr>
          <w:p w14:paraId="72921724" w14:textId="77777777" w:rsidR="008B653C" w:rsidRPr="008B653C" w:rsidRDefault="008B653C" w:rsidP="008B653C">
            <w:pPr>
              <w:spacing w:after="0" w:line="240" w:lineRule="auto"/>
              <w:rPr>
                <w:sz w:val="16"/>
                <w:szCs w:val="16"/>
              </w:rPr>
            </w:pPr>
            <w:proofErr w:type="spellStart"/>
            <w:r w:rsidRPr="008B653C">
              <w:rPr>
                <w:sz w:val="16"/>
                <w:szCs w:val="16"/>
              </w:rPr>
              <w:lastRenderedPageBreak/>
              <w:t>canada</w:t>
            </w:r>
            <w:proofErr w:type="spellEnd"/>
          </w:p>
        </w:tc>
        <w:tc>
          <w:tcPr>
            <w:tcW w:w="1688" w:type="dxa"/>
            <w:gridSpan w:val="2"/>
            <w:vAlign w:val="bottom"/>
          </w:tcPr>
          <w:p w14:paraId="698EC812"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259E4E74" w14:textId="77777777" w:rsidR="008B653C" w:rsidRPr="008B653C" w:rsidRDefault="008B653C" w:rsidP="008B653C">
            <w:pPr>
              <w:spacing w:after="0" w:line="240" w:lineRule="auto"/>
              <w:rPr>
                <w:sz w:val="16"/>
                <w:szCs w:val="16"/>
              </w:rPr>
            </w:pPr>
            <w:r w:rsidRPr="008B653C">
              <w:rPr>
                <w:sz w:val="16"/>
                <w:szCs w:val="16"/>
              </w:rPr>
              <w:t>Federal Vote Intention. (2022, October 24). Environics Institute. Retrieved November 5, 2023, from https://www.environicsinstitute.org/docs/default-source/project-documents/focus-canada---fall-2022---immigration-refugees/focus-canada-fall-2022---canadian-public-opinion-about-immigration-refugees---final-report.pdf?sfvrsn=b31e22c9_2</w:t>
            </w:r>
          </w:p>
        </w:tc>
        <w:tc>
          <w:tcPr>
            <w:tcW w:w="3114" w:type="dxa"/>
          </w:tcPr>
          <w:p w14:paraId="453491E8"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04E3799B" w14:textId="77777777" w:rsidTr="008B653C">
        <w:tblPrEx>
          <w:tblLook w:val="0000" w:firstRow="0" w:lastRow="0" w:firstColumn="0" w:lastColumn="0" w:noHBand="0" w:noVBand="0"/>
        </w:tblPrEx>
        <w:trPr>
          <w:trHeight w:val="2196"/>
        </w:trPr>
        <w:tc>
          <w:tcPr>
            <w:tcW w:w="1448" w:type="dxa"/>
            <w:gridSpan w:val="2"/>
          </w:tcPr>
          <w:p w14:paraId="5EE0100E" w14:textId="77777777" w:rsidR="008B653C" w:rsidRPr="008B653C" w:rsidRDefault="008B653C" w:rsidP="008B653C">
            <w:pPr>
              <w:spacing w:after="0" w:line="240" w:lineRule="auto"/>
              <w:rPr>
                <w:sz w:val="16"/>
                <w:szCs w:val="16"/>
              </w:rPr>
            </w:pPr>
            <w:proofErr w:type="spellStart"/>
            <w:r w:rsidRPr="008B653C">
              <w:rPr>
                <w:sz w:val="16"/>
                <w:szCs w:val="16"/>
              </w:rPr>
              <w:t>canada</w:t>
            </w:r>
            <w:proofErr w:type="spellEnd"/>
          </w:p>
        </w:tc>
        <w:tc>
          <w:tcPr>
            <w:tcW w:w="1688" w:type="dxa"/>
            <w:gridSpan w:val="2"/>
            <w:vAlign w:val="bottom"/>
          </w:tcPr>
          <w:p w14:paraId="54D4DD4C"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053AA240" w14:textId="77777777" w:rsidR="008B653C" w:rsidRPr="008B653C" w:rsidRDefault="008B653C" w:rsidP="008B653C">
            <w:pPr>
              <w:spacing w:after="0" w:line="240" w:lineRule="auto"/>
              <w:rPr>
                <w:sz w:val="16"/>
                <w:szCs w:val="16"/>
              </w:rPr>
            </w:pPr>
            <w:r w:rsidRPr="008B653C">
              <w:rPr>
                <w:sz w:val="16"/>
                <w:szCs w:val="16"/>
              </w:rPr>
              <w:t xml:space="preserve">Federal Vote Intention. (2022, October 24). Environics Institute. Retrieved November 5, 2023, from </w:t>
            </w:r>
            <w:r w:rsidRPr="008B653C">
              <w:rPr>
                <w:sz w:val="16"/>
                <w:szCs w:val="16"/>
                <w:u w:val="single"/>
              </w:rPr>
              <w:t>https://www.environicsinstitute.org/docs/default-source/project-documents/focus-canada---fall-2022---immigration-refugees/focus-canada-fall-2022---canadian-public-opinion-about-immigration-refugees---final-report.pdf?sfvrsn=b31e22c9_2</w:t>
            </w:r>
          </w:p>
        </w:tc>
        <w:tc>
          <w:tcPr>
            <w:tcW w:w="3114" w:type="dxa"/>
          </w:tcPr>
          <w:p w14:paraId="356F2B78"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43724C50" w14:textId="77777777" w:rsidTr="008B653C">
        <w:tblPrEx>
          <w:tblLook w:val="0000" w:firstRow="0" w:lastRow="0" w:firstColumn="0" w:lastColumn="0" w:noHBand="0" w:noVBand="0"/>
        </w:tblPrEx>
        <w:trPr>
          <w:trHeight w:val="53"/>
        </w:trPr>
        <w:tc>
          <w:tcPr>
            <w:tcW w:w="1448" w:type="dxa"/>
            <w:gridSpan w:val="2"/>
          </w:tcPr>
          <w:p w14:paraId="25BCEF13" w14:textId="77777777" w:rsidR="008B653C" w:rsidRPr="008B653C" w:rsidRDefault="008B653C" w:rsidP="008B653C">
            <w:pPr>
              <w:spacing w:after="0" w:line="240" w:lineRule="auto"/>
              <w:rPr>
                <w:sz w:val="16"/>
                <w:szCs w:val="16"/>
              </w:rPr>
            </w:pPr>
            <w:proofErr w:type="spellStart"/>
            <w:r w:rsidRPr="008B653C">
              <w:rPr>
                <w:sz w:val="16"/>
                <w:szCs w:val="16"/>
              </w:rPr>
              <w:t>canada</w:t>
            </w:r>
            <w:proofErr w:type="spellEnd"/>
          </w:p>
        </w:tc>
        <w:tc>
          <w:tcPr>
            <w:tcW w:w="1688" w:type="dxa"/>
            <w:gridSpan w:val="2"/>
            <w:vAlign w:val="bottom"/>
          </w:tcPr>
          <w:p w14:paraId="5C2C757B"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30A3D7C3" w14:textId="77777777" w:rsidR="008B653C" w:rsidRPr="008B653C" w:rsidRDefault="008B653C" w:rsidP="008B653C">
            <w:pPr>
              <w:spacing w:after="0" w:line="240" w:lineRule="auto"/>
              <w:rPr>
                <w:sz w:val="16"/>
                <w:szCs w:val="16"/>
              </w:rPr>
            </w:pPr>
            <w:r w:rsidRPr="008B653C">
              <w:rPr>
                <w:sz w:val="16"/>
                <w:szCs w:val="16"/>
              </w:rPr>
              <w:t>Gilmour, J. (2009). Canada Among Nations, 2008. MQUP.</w:t>
            </w:r>
          </w:p>
        </w:tc>
        <w:tc>
          <w:tcPr>
            <w:tcW w:w="3114" w:type="dxa"/>
          </w:tcPr>
          <w:p w14:paraId="189912C8"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513266C9" w14:textId="77777777" w:rsidTr="008B653C">
        <w:tblPrEx>
          <w:tblLook w:val="0000" w:firstRow="0" w:lastRow="0" w:firstColumn="0" w:lastColumn="0" w:noHBand="0" w:noVBand="0"/>
        </w:tblPrEx>
        <w:trPr>
          <w:trHeight w:val="1326"/>
        </w:trPr>
        <w:tc>
          <w:tcPr>
            <w:tcW w:w="1448" w:type="dxa"/>
            <w:gridSpan w:val="2"/>
          </w:tcPr>
          <w:p w14:paraId="12E661BF" w14:textId="77777777" w:rsidR="008B653C" w:rsidRPr="008B653C" w:rsidRDefault="008B653C" w:rsidP="008B653C">
            <w:pPr>
              <w:spacing w:after="0" w:line="240" w:lineRule="auto"/>
              <w:rPr>
                <w:sz w:val="16"/>
                <w:szCs w:val="16"/>
              </w:rPr>
            </w:pPr>
            <w:r w:rsidRPr="008B653C">
              <w:rPr>
                <w:sz w:val="16"/>
                <w:szCs w:val="16"/>
              </w:rPr>
              <w:t>Russia</w:t>
            </w:r>
          </w:p>
        </w:tc>
        <w:tc>
          <w:tcPr>
            <w:tcW w:w="1688" w:type="dxa"/>
            <w:gridSpan w:val="2"/>
            <w:vAlign w:val="bottom"/>
          </w:tcPr>
          <w:p w14:paraId="2B409735"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67F59648" w14:textId="77777777" w:rsidR="008B653C" w:rsidRPr="008B653C" w:rsidRDefault="008B653C" w:rsidP="008B653C">
            <w:pPr>
              <w:spacing w:after="0" w:line="240" w:lineRule="auto"/>
              <w:rPr>
                <w:sz w:val="16"/>
                <w:szCs w:val="16"/>
              </w:rPr>
            </w:pPr>
            <w:r w:rsidRPr="008B653C">
              <w:rPr>
                <w:sz w:val="16"/>
                <w:szCs w:val="16"/>
              </w:rPr>
              <w:t xml:space="preserve">“Do You Think That Refugees from Other Countries Who Are Now Living in Russia Should Go Home or Is It All Right with You If They Stay Indefinitely?” </w:t>
            </w:r>
            <w:proofErr w:type="spellStart"/>
            <w:r w:rsidRPr="008B653C">
              <w:rPr>
                <w:sz w:val="16"/>
                <w:szCs w:val="16"/>
              </w:rPr>
              <w:t>Romir</w:t>
            </w:r>
            <w:proofErr w:type="spellEnd"/>
            <w:r w:rsidRPr="008B653C">
              <w:rPr>
                <w:sz w:val="16"/>
                <w:szCs w:val="16"/>
              </w:rPr>
              <w:t>, Polling the Nations, 1 Jan. 1997, ptn.infobase.com/articles/UG9sbFF1ZXN0aW9uOjY3NDQw?aid=96426. Accessed 27 Oct. 2023.</w:t>
            </w:r>
          </w:p>
        </w:tc>
        <w:tc>
          <w:tcPr>
            <w:tcW w:w="3114" w:type="dxa"/>
          </w:tcPr>
          <w:p w14:paraId="539333AD"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356F8E79" w14:textId="77777777" w:rsidTr="008B653C">
        <w:tblPrEx>
          <w:tblLook w:val="0000" w:firstRow="0" w:lastRow="0" w:firstColumn="0" w:lastColumn="0" w:noHBand="0" w:noVBand="0"/>
        </w:tblPrEx>
        <w:trPr>
          <w:trHeight w:val="2834"/>
        </w:trPr>
        <w:tc>
          <w:tcPr>
            <w:tcW w:w="1448" w:type="dxa"/>
            <w:gridSpan w:val="2"/>
          </w:tcPr>
          <w:p w14:paraId="159E1F4A" w14:textId="77777777" w:rsidR="008B653C" w:rsidRPr="008B653C" w:rsidRDefault="008B653C" w:rsidP="008B653C">
            <w:pPr>
              <w:spacing w:after="0" w:line="240" w:lineRule="auto"/>
              <w:rPr>
                <w:sz w:val="16"/>
                <w:szCs w:val="16"/>
              </w:rPr>
            </w:pPr>
            <w:r w:rsidRPr="008B653C">
              <w:rPr>
                <w:sz w:val="16"/>
                <w:szCs w:val="16"/>
              </w:rPr>
              <w:lastRenderedPageBreak/>
              <w:t>Great Britain</w:t>
            </w:r>
          </w:p>
        </w:tc>
        <w:tc>
          <w:tcPr>
            <w:tcW w:w="1688" w:type="dxa"/>
            <w:gridSpan w:val="2"/>
            <w:vAlign w:val="bottom"/>
          </w:tcPr>
          <w:p w14:paraId="6E230D6E"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51C733F7" w14:textId="77777777" w:rsidR="008B653C" w:rsidRPr="008B653C" w:rsidRDefault="008B653C" w:rsidP="008B653C">
            <w:pPr>
              <w:spacing w:after="0" w:line="240" w:lineRule="auto"/>
              <w:rPr>
                <w:sz w:val="16"/>
                <w:szCs w:val="16"/>
              </w:rPr>
            </w:pPr>
            <w:r w:rsidRPr="008B653C">
              <w:rPr>
                <w:sz w:val="16"/>
                <w:szCs w:val="16"/>
              </w:rPr>
              <w:t>“How Much Do You Agree or Disagree That Refugees Who Have Suffered Political Repression in Their Own Country Should Be Allowed to Stay in Great Britain?” International Social Survey Program, Polling the Nations, 1 Jan. 1995, ptn.infobase.com/articles/UG9sbFF1ZXN0aW9uOjI0MTk1Mg==?aid=96426. Accessed 27 Oct. 2023.</w:t>
            </w:r>
          </w:p>
        </w:tc>
        <w:tc>
          <w:tcPr>
            <w:tcW w:w="3114" w:type="dxa"/>
          </w:tcPr>
          <w:p w14:paraId="62216012"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46653371" w14:textId="77777777" w:rsidTr="008B653C">
        <w:tblPrEx>
          <w:tblLook w:val="0000" w:firstRow="0" w:lastRow="0" w:firstColumn="0" w:lastColumn="0" w:noHBand="0" w:noVBand="0"/>
        </w:tblPrEx>
        <w:trPr>
          <w:trHeight w:val="1299"/>
        </w:trPr>
        <w:tc>
          <w:tcPr>
            <w:tcW w:w="1448" w:type="dxa"/>
            <w:gridSpan w:val="2"/>
          </w:tcPr>
          <w:p w14:paraId="13B97C12" w14:textId="77777777" w:rsidR="008B653C" w:rsidRPr="008B653C" w:rsidRDefault="008B653C" w:rsidP="008B653C">
            <w:pPr>
              <w:spacing w:after="0" w:line="240" w:lineRule="auto"/>
              <w:rPr>
                <w:sz w:val="16"/>
                <w:szCs w:val="16"/>
              </w:rPr>
            </w:pPr>
            <w:r w:rsidRPr="008B653C">
              <w:rPr>
                <w:sz w:val="16"/>
                <w:szCs w:val="16"/>
              </w:rPr>
              <w:t>Japan</w:t>
            </w:r>
          </w:p>
        </w:tc>
        <w:tc>
          <w:tcPr>
            <w:tcW w:w="1688" w:type="dxa"/>
            <w:gridSpan w:val="2"/>
            <w:vAlign w:val="bottom"/>
          </w:tcPr>
          <w:p w14:paraId="4DD97649"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2A9BADC1" w14:textId="77777777" w:rsidR="008B653C" w:rsidRPr="008B653C" w:rsidRDefault="008B653C" w:rsidP="008B653C">
            <w:pPr>
              <w:spacing w:after="0" w:line="240" w:lineRule="auto"/>
              <w:rPr>
                <w:sz w:val="16"/>
                <w:szCs w:val="16"/>
              </w:rPr>
            </w:pPr>
            <w:r w:rsidRPr="008B653C">
              <w:rPr>
                <w:sz w:val="16"/>
                <w:szCs w:val="16"/>
              </w:rPr>
              <w:t xml:space="preserve">United States Information Agency (USIA) (1993). USIA Poll # 1993-I93031: Economy/Russia/US/Trade/Security, Question 37 [31085274.00036]. Chuo </w:t>
            </w:r>
            <w:proofErr w:type="spellStart"/>
            <w:r w:rsidRPr="008B653C">
              <w:rPr>
                <w:sz w:val="16"/>
                <w:szCs w:val="16"/>
              </w:rPr>
              <w:t>Chosa</w:t>
            </w:r>
            <w:proofErr w:type="spellEnd"/>
            <w:r w:rsidRPr="008B653C">
              <w:rPr>
                <w:sz w:val="16"/>
                <w:szCs w:val="16"/>
              </w:rPr>
              <w:t xml:space="preserve"> Sha. Cornell University, Ithaca, NY: Roper Center for Public Opinion Research.</w:t>
            </w:r>
          </w:p>
        </w:tc>
        <w:tc>
          <w:tcPr>
            <w:tcW w:w="3114" w:type="dxa"/>
          </w:tcPr>
          <w:p w14:paraId="316599C9" w14:textId="77777777" w:rsidR="008B653C" w:rsidRPr="008B653C" w:rsidRDefault="008B653C" w:rsidP="008B653C">
            <w:pPr>
              <w:spacing w:after="0" w:line="240" w:lineRule="auto"/>
              <w:rPr>
                <w:sz w:val="16"/>
                <w:szCs w:val="16"/>
              </w:rPr>
            </w:pPr>
            <w:r w:rsidRPr="008B653C">
              <w:rPr>
                <w:sz w:val="16"/>
                <w:szCs w:val="16"/>
              </w:rPr>
              <w:t>1993</w:t>
            </w:r>
          </w:p>
          <w:p w14:paraId="21C9713D" w14:textId="77777777" w:rsidR="008B653C" w:rsidRPr="008B653C" w:rsidRDefault="008B653C" w:rsidP="008B653C">
            <w:pPr>
              <w:spacing w:after="0" w:line="240" w:lineRule="auto"/>
              <w:rPr>
                <w:sz w:val="16"/>
                <w:szCs w:val="16"/>
              </w:rPr>
            </w:pPr>
            <w:r w:rsidRPr="008B653C">
              <w:rPr>
                <w:sz w:val="16"/>
                <w:szCs w:val="16"/>
              </w:rPr>
              <w:t>Sample Size: 1116</w:t>
            </w:r>
          </w:p>
          <w:p w14:paraId="4809F3FF" w14:textId="77777777" w:rsidR="008B653C" w:rsidRPr="008B653C" w:rsidRDefault="008B653C" w:rsidP="008B653C">
            <w:pPr>
              <w:spacing w:after="0" w:line="240" w:lineRule="auto"/>
              <w:rPr>
                <w:sz w:val="16"/>
                <w:szCs w:val="16"/>
              </w:rPr>
            </w:pPr>
            <w:r w:rsidRPr="008B653C">
              <w:rPr>
                <w:sz w:val="16"/>
                <w:szCs w:val="16"/>
              </w:rPr>
              <w:t>Face to Face Int</w:t>
            </w:r>
          </w:p>
          <w:p w14:paraId="40E25860" w14:textId="77777777" w:rsidR="008B653C" w:rsidRPr="008B653C" w:rsidRDefault="008B653C" w:rsidP="008B653C">
            <w:pPr>
              <w:spacing w:after="0" w:line="240" w:lineRule="auto"/>
              <w:rPr>
                <w:sz w:val="16"/>
                <w:szCs w:val="16"/>
              </w:rPr>
            </w:pPr>
            <w:r w:rsidRPr="008B653C">
              <w:rPr>
                <w:sz w:val="16"/>
                <w:szCs w:val="16"/>
              </w:rPr>
              <w:t xml:space="preserve">Org: Chuo </w:t>
            </w:r>
            <w:proofErr w:type="spellStart"/>
            <w:r w:rsidRPr="008B653C">
              <w:rPr>
                <w:sz w:val="16"/>
                <w:szCs w:val="16"/>
              </w:rPr>
              <w:t>Chosa</w:t>
            </w:r>
            <w:proofErr w:type="spellEnd"/>
            <w:r w:rsidRPr="008B653C">
              <w:rPr>
                <w:sz w:val="16"/>
                <w:szCs w:val="16"/>
              </w:rPr>
              <w:t xml:space="preserve"> Sao</w:t>
            </w:r>
          </w:p>
        </w:tc>
      </w:tr>
      <w:tr w:rsidR="008B653C" w:rsidRPr="008B653C" w14:paraId="64E57AD7" w14:textId="77777777" w:rsidTr="008B653C">
        <w:tblPrEx>
          <w:tblLook w:val="0000" w:firstRow="0" w:lastRow="0" w:firstColumn="0" w:lastColumn="0" w:noHBand="0" w:noVBand="0"/>
        </w:tblPrEx>
        <w:trPr>
          <w:trHeight w:val="62"/>
        </w:trPr>
        <w:tc>
          <w:tcPr>
            <w:tcW w:w="1448" w:type="dxa"/>
            <w:gridSpan w:val="2"/>
          </w:tcPr>
          <w:p w14:paraId="3373445A" w14:textId="77777777" w:rsidR="008B653C" w:rsidRPr="008B653C" w:rsidRDefault="008B653C" w:rsidP="008B653C">
            <w:pPr>
              <w:spacing w:after="0" w:line="240" w:lineRule="auto"/>
              <w:rPr>
                <w:sz w:val="16"/>
                <w:szCs w:val="16"/>
              </w:rPr>
            </w:pPr>
            <w:r w:rsidRPr="008B653C">
              <w:rPr>
                <w:sz w:val="16"/>
                <w:szCs w:val="16"/>
              </w:rPr>
              <w:t>japan</w:t>
            </w:r>
          </w:p>
        </w:tc>
        <w:tc>
          <w:tcPr>
            <w:tcW w:w="1688" w:type="dxa"/>
            <w:gridSpan w:val="2"/>
            <w:vAlign w:val="bottom"/>
          </w:tcPr>
          <w:p w14:paraId="6812036A"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1619E7BB" w14:textId="77777777" w:rsidR="008B653C" w:rsidRPr="008B653C" w:rsidRDefault="008B653C" w:rsidP="008B653C">
            <w:pPr>
              <w:spacing w:after="0" w:line="240" w:lineRule="auto"/>
              <w:rPr>
                <w:sz w:val="16"/>
                <w:szCs w:val="16"/>
              </w:rPr>
            </w:pPr>
            <w:r w:rsidRPr="008B653C">
              <w:rPr>
                <w:sz w:val="16"/>
                <w:szCs w:val="16"/>
              </w:rPr>
              <w:t>NHK BROADCASTING CULTURE RESEARCH INSTITUTE (1993). 93MAR3: THE NHK MONTHLY REPORT ON BROADCAST RESEARCH, JULY 1993, Question 34 [31116261.00033]. NHK BROADCASTING CULTURE RESEARCH INSTITUTE. Cornell University, Ithaca, NY: Roper Center for Public Opinion Research.</w:t>
            </w:r>
          </w:p>
        </w:tc>
        <w:tc>
          <w:tcPr>
            <w:tcW w:w="3114" w:type="dxa"/>
          </w:tcPr>
          <w:p w14:paraId="7ADBABD3" w14:textId="77777777" w:rsidR="008B653C" w:rsidRPr="008B653C" w:rsidRDefault="008B653C" w:rsidP="008B653C">
            <w:pPr>
              <w:spacing w:after="0" w:line="240" w:lineRule="auto"/>
              <w:rPr>
                <w:sz w:val="16"/>
                <w:szCs w:val="16"/>
              </w:rPr>
            </w:pPr>
            <w:r w:rsidRPr="008B653C">
              <w:rPr>
                <w:sz w:val="16"/>
                <w:szCs w:val="16"/>
              </w:rPr>
              <w:t xml:space="preserve">1993 </w:t>
            </w:r>
          </w:p>
          <w:p w14:paraId="585BB503" w14:textId="77777777" w:rsidR="008B653C" w:rsidRPr="008B653C" w:rsidRDefault="008B653C" w:rsidP="008B653C">
            <w:pPr>
              <w:spacing w:after="0" w:line="240" w:lineRule="auto"/>
              <w:rPr>
                <w:sz w:val="16"/>
                <w:szCs w:val="16"/>
              </w:rPr>
            </w:pPr>
            <w:r w:rsidRPr="008B653C">
              <w:rPr>
                <w:sz w:val="16"/>
                <w:szCs w:val="16"/>
              </w:rPr>
              <w:t>Sample Size: 2486</w:t>
            </w:r>
          </w:p>
          <w:p w14:paraId="513C1B91" w14:textId="77777777" w:rsidR="008B653C" w:rsidRPr="008B653C" w:rsidRDefault="008B653C" w:rsidP="008B653C">
            <w:pPr>
              <w:spacing w:after="0" w:line="240" w:lineRule="auto"/>
              <w:rPr>
                <w:sz w:val="16"/>
                <w:szCs w:val="16"/>
              </w:rPr>
            </w:pPr>
            <w:r w:rsidRPr="008B653C">
              <w:rPr>
                <w:sz w:val="16"/>
                <w:szCs w:val="16"/>
              </w:rPr>
              <w:t>Face to Face Int</w:t>
            </w:r>
          </w:p>
          <w:p w14:paraId="09FA5D99" w14:textId="77777777" w:rsidR="008B653C" w:rsidRPr="008B653C" w:rsidRDefault="008B653C" w:rsidP="008B653C">
            <w:pPr>
              <w:spacing w:after="0" w:line="240" w:lineRule="auto"/>
              <w:rPr>
                <w:sz w:val="16"/>
                <w:szCs w:val="16"/>
              </w:rPr>
            </w:pPr>
            <w:r w:rsidRPr="008B653C">
              <w:rPr>
                <w:sz w:val="16"/>
                <w:szCs w:val="16"/>
              </w:rPr>
              <w:t>NHK Broadcasting Research Culture Institute</w:t>
            </w:r>
          </w:p>
        </w:tc>
      </w:tr>
      <w:tr w:rsidR="008B653C" w:rsidRPr="008B653C" w14:paraId="7E4EB3EE" w14:textId="77777777" w:rsidTr="008B653C">
        <w:tblPrEx>
          <w:tblLook w:val="0000" w:firstRow="0" w:lastRow="0" w:firstColumn="0" w:lastColumn="0" w:noHBand="0" w:noVBand="0"/>
        </w:tblPrEx>
        <w:trPr>
          <w:trHeight w:val="488"/>
        </w:trPr>
        <w:tc>
          <w:tcPr>
            <w:tcW w:w="1448" w:type="dxa"/>
            <w:gridSpan w:val="2"/>
          </w:tcPr>
          <w:p w14:paraId="52A67627" w14:textId="77777777" w:rsidR="008B653C" w:rsidRPr="008B653C" w:rsidRDefault="008B653C" w:rsidP="008B653C">
            <w:pPr>
              <w:spacing w:after="0" w:line="240" w:lineRule="auto"/>
              <w:rPr>
                <w:sz w:val="16"/>
                <w:szCs w:val="16"/>
              </w:rPr>
            </w:pPr>
            <w:proofErr w:type="spellStart"/>
            <w:r w:rsidRPr="008B653C">
              <w:rPr>
                <w:sz w:val="16"/>
                <w:szCs w:val="16"/>
              </w:rPr>
              <w:t>Austrailia</w:t>
            </w:r>
            <w:proofErr w:type="spellEnd"/>
            <w:r w:rsidRPr="008B653C">
              <w:rPr>
                <w:sz w:val="16"/>
                <w:szCs w:val="16"/>
              </w:rPr>
              <w:t xml:space="preserve"> </w:t>
            </w:r>
          </w:p>
        </w:tc>
        <w:tc>
          <w:tcPr>
            <w:tcW w:w="1688" w:type="dxa"/>
            <w:gridSpan w:val="2"/>
            <w:vAlign w:val="bottom"/>
          </w:tcPr>
          <w:p w14:paraId="570F8D29"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0AA73351" w14:textId="77777777" w:rsidR="008B653C" w:rsidRPr="008B653C" w:rsidRDefault="008B653C" w:rsidP="008B653C">
            <w:pPr>
              <w:spacing w:after="0" w:line="240" w:lineRule="auto"/>
              <w:rPr>
                <w:sz w:val="16"/>
                <w:szCs w:val="16"/>
              </w:rPr>
            </w:pPr>
            <w:r w:rsidRPr="008B653C">
              <w:rPr>
                <w:sz w:val="16"/>
                <w:szCs w:val="16"/>
              </w:rPr>
              <w:t>Lowy Institute Poll. (2016). Asylum seekers. Lowy Institute Poll. Retrieved November 14, 2023, from https://poll.lowyinstitute.org/charts/asylum-seekers/</w:t>
            </w:r>
          </w:p>
        </w:tc>
        <w:tc>
          <w:tcPr>
            <w:tcW w:w="3114" w:type="dxa"/>
          </w:tcPr>
          <w:p w14:paraId="4B686099"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048A39A5" w14:textId="77777777" w:rsidTr="008B653C">
        <w:tblPrEx>
          <w:tblLook w:val="0000" w:firstRow="0" w:lastRow="0" w:firstColumn="0" w:lastColumn="0" w:noHBand="0" w:noVBand="0"/>
        </w:tblPrEx>
        <w:trPr>
          <w:trHeight w:val="53"/>
        </w:trPr>
        <w:tc>
          <w:tcPr>
            <w:tcW w:w="1448" w:type="dxa"/>
            <w:gridSpan w:val="2"/>
          </w:tcPr>
          <w:p w14:paraId="2C59B64F" w14:textId="77777777" w:rsidR="008B653C" w:rsidRPr="008B653C" w:rsidRDefault="008B653C" w:rsidP="008B653C">
            <w:pPr>
              <w:spacing w:after="0" w:line="240" w:lineRule="auto"/>
              <w:rPr>
                <w:sz w:val="16"/>
                <w:szCs w:val="16"/>
              </w:rPr>
            </w:pPr>
            <w:r w:rsidRPr="008B653C">
              <w:rPr>
                <w:sz w:val="16"/>
                <w:szCs w:val="16"/>
              </w:rPr>
              <w:t>Eurobarometer (2023)</w:t>
            </w:r>
          </w:p>
        </w:tc>
        <w:tc>
          <w:tcPr>
            <w:tcW w:w="1688" w:type="dxa"/>
            <w:gridSpan w:val="2"/>
            <w:vAlign w:val="bottom"/>
          </w:tcPr>
          <w:p w14:paraId="08B3D07D"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75521270" w14:textId="77777777" w:rsidR="008B653C" w:rsidRPr="008B653C" w:rsidRDefault="008B653C" w:rsidP="008B653C">
            <w:pPr>
              <w:spacing w:after="0" w:line="240" w:lineRule="auto"/>
              <w:rPr>
                <w:sz w:val="16"/>
                <w:szCs w:val="16"/>
              </w:rPr>
            </w:pPr>
            <w:r w:rsidRPr="008B653C">
              <w:rPr>
                <w:sz w:val="16"/>
                <w:szCs w:val="16"/>
                <w:u w:val="single"/>
              </w:rPr>
              <w:t>https://europa.eu/eurobarometer/surveys/detail/3052</w:t>
            </w:r>
          </w:p>
        </w:tc>
        <w:tc>
          <w:tcPr>
            <w:tcW w:w="3114" w:type="dxa"/>
          </w:tcPr>
          <w:p w14:paraId="689A5A61"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6333B2DD" w14:textId="77777777" w:rsidTr="008B653C">
        <w:tblPrEx>
          <w:tblLook w:val="0000" w:firstRow="0" w:lastRow="0" w:firstColumn="0" w:lastColumn="0" w:noHBand="0" w:noVBand="0"/>
        </w:tblPrEx>
        <w:trPr>
          <w:trHeight w:val="653"/>
        </w:trPr>
        <w:tc>
          <w:tcPr>
            <w:tcW w:w="1448" w:type="dxa"/>
            <w:gridSpan w:val="2"/>
          </w:tcPr>
          <w:p w14:paraId="45D232D4" w14:textId="77777777" w:rsidR="008B653C" w:rsidRPr="008B653C" w:rsidRDefault="008B653C" w:rsidP="008B653C">
            <w:pPr>
              <w:spacing w:after="0" w:line="240" w:lineRule="auto"/>
              <w:rPr>
                <w:sz w:val="16"/>
                <w:szCs w:val="16"/>
              </w:rPr>
            </w:pPr>
            <w:r w:rsidRPr="008B653C">
              <w:rPr>
                <w:sz w:val="16"/>
                <w:szCs w:val="16"/>
              </w:rPr>
              <w:t xml:space="preserve">EU (there is more country </w:t>
            </w:r>
            <w:proofErr w:type="spellStart"/>
            <w:r w:rsidRPr="008B653C">
              <w:rPr>
                <w:sz w:val="16"/>
                <w:szCs w:val="16"/>
              </w:rPr>
              <w:t>specifc</w:t>
            </w:r>
            <w:proofErr w:type="spellEnd"/>
            <w:r w:rsidRPr="008B653C">
              <w:rPr>
                <w:sz w:val="16"/>
                <w:szCs w:val="16"/>
              </w:rPr>
              <w:t xml:space="preserve"> data) (2023)</w:t>
            </w:r>
          </w:p>
        </w:tc>
        <w:tc>
          <w:tcPr>
            <w:tcW w:w="1688" w:type="dxa"/>
            <w:gridSpan w:val="2"/>
            <w:vAlign w:val="bottom"/>
          </w:tcPr>
          <w:p w14:paraId="2BF4B839"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664C27F0" w14:textId="77777777" w:rsidR="008B653C" w:rsidRPr="008B653C" w:rsidRDefault="008B653C" w:rsidP="008B653C">
            <w:pPr>
              <w:spacing w:after="0" w:line="240" w:lineRule="auto"/>
              <w:rPr>
                <w:sz w:val="16"/>
                <w:szCs w:val="16"/>
              </w:rPr>
            </w:pPr>
            <w:r w:rsidRPr="008B653C">
              <w:rPr>
                <w:sz w:val="16"/>
                <w:szCs w:val="16"/>
              </w:rPr>
              <w:t xml:space="preserve">Eurobarometer: Citizen's Awareness and Perception of EU regional policy </w:t>
            </w:r>
            <w:r w:rsidRPr="008B653C">
              <w:rPr>
                <w:sz w:val="16"/>
                <w:szCs w:val="16"/>
                <w:u w:val="single"/>
              </w:rPr>
              <w:t>https://europa.eu/eurobarometer/surveys/detail/2970</w:t>
            </w:r>
            <w:r w:rsidRPr="008B653C">
              <w:rPr>
                <w:sz w:val="16"/>
                <w:szCs w:val="16"/>
              </w:rPr>
              <w:t xml:space="preserve"> </w:t>
            </w:r>
          </w:p>
        </w:tc>
        <w:tc>
          <w:tcPr>
            <w:tcW w:w="3114" w:type="dxa"/>
          </w:tcPr>
          <w:p w14:paraId="12A51C19"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55099730" w14:textId="77777777" w:rsidTr="008B653C">
        <w:tblPrEx>
          <w:tblLook w:val="0000" w:firstRow="0" w:lastRow="0" w:firstColumn="0" w:lastColumn="0" w:noHBand="0" w:noVBand="0"/>
        </w:tblPrEx>
        <w:trPr>
          <w:trHeight w:val="1731"/>
        </w:trPr>
        <w:tc>
          <w:tcPr>
            <w:tcW w:w="1448" w:type="dxa"/>
            <w:gridSpan w:val="2"/>
          </w:tcPr>
          <w:p w14:paraId="5161A293" w14:textId="77777777" w:rsidR="008B653C" w:rsidRPr="008B653C" w:rsidRDefault="008B653C" w:rsidP="008B653C">
            <w:pPr>
              <w:spacing w:after="0" w:line="240" w:lineRule="auto"/>
              <w:rPr>
                <w:sz w:val="16"/>
                <w:szCs w:val="16"/>
              </w:rPr>
            </w:pPr>
            <w:r w:rsidRPr="008B653C">
              <w:rPr>
                <w:sz w:val="16"/>
                <w:szCs w:val="16"/>
              </w:rPr>
              <w:lastRenderedPageBreak/>
              <w:t>Austria (1995)</w:t>
            </w:r>
          </w:p>
        </w:tc>
        <w:tc>
          <w:tcPr>
            <w:tcW w:w="1688" w:type="dxa"/>
            <w:gridSpan w:val="2"/>
            <w:vAlign w:val="bottom"/>
          </w:tcPr>
          <w:p w14:paraId="29A6B686"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7BB4F357" w14:textId="77777777" w:rsidR="008B653C" w:rsidRPr="008B653C" w:rsidRDefault="008B653C" w:rsidP="008B653C">
            <w:pPr>
              <w:spacing w:after="0" w:line="240" w:lineRule="auto"/>
              <w:rPr>
                <w:sz w:val="16"/>
                <w:szCs w:val="16"/>
              </w:rPr>
            </w:pPr>
            <w:r w:rsidRPr="008B653C">
              <w:rPr>
                <w:sz w:val="16"/>
                <w:szCs w:val="16"/>
              </w:rPr>
              <w:t>“How Much Do You Agree or Disagree That Refugees Who Have Suffered Political Repression in Their Own Country Should Be Allowed to Stay in Austria?” International Social Survey Program, Polling the Nations, 1 Jan. 1995, ptn.infobase.com/articles/UG9sbFF1ZXN0aW9uOjI0MTk1NA==?aid=96426. Accessed 27 Oct. 2023.</w:t>
            </w:r>
          </w:p>
        </w:tc>
        <w:tc>
          <w:tcPr>
            <w:tcW w:w="3114" w:type="dxa"/>
          </w:tcPr>
          <w:p w14:paraId="67E84771"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68AA18BA" w14:textId="77777777" w:rsidTr="008B653C">
        <w:tblPrEx>
          <w:tblLook w:val="0000" w:firstRow="0" w:lastRow="0" w:firstColumn="0" w:lastColumn="0" w:noHBand="0" w:noVBand="0"/>
        </w:tblPrEx>
        <w:trPr>
          <w:trHeight w:val="1511"/>
        </w:trPr>
        <w:tc>
          <w:tcPr>
            <w:tcW w:w="1448" w:type="dxa"/>
            <w:gridSpan w:val="2"/>
          </w:tcPr>
          <w:p w14:paraId="6BF9DDCF" w14:textId="77777777" w:rsidR="008B653C" w:rsidRPr="008B653C" w:rsidRDefault="008B653C" w:rsidP="008B653C">
            <w:pPr>
              <w:spacing w:after="0" w:line="240" w:lineRule="auto"/>
              <w:rPr>
                <w:sz w:val="16"/>
                <w:szCs w:val="16"/>
              </w:rPr>
            </w:pPr>
            <w:r w:rsidRPr="008B653C">
              <w:rPr>
                <w:sz w:val="16"/>
                <w:szCs w:val="16"/>
              </w:rPr>
              <w:t>Ireland (1995)</w:t>
            </w:r>
          </w:p>
        </w:tc>
        <w:tc>
          <w:tcPr>
            <w:tcW w:w="1688" w:type="dxa"/>
            <w:gridSpan w:val="2"/>
            <w:vAlign w:val="bottom"/>
          </w:tcPr>
          <w:p w14:paraId="6BBF3214"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20F1080D" w14:textId="77777777" w:rsidR="008B653C" w:rsidRPr="008B653C" w:rsidRDefault="008B653C" w:rsidP="008B653C">
            <w:pPr>
              <w:spacing w:after="0" w:line="240" w:lineRule="auto"/>
              <w:rPr>
                <w:sz w:val="16"/>
                <w:szCs w:val="16"/>
              </w:rPr>
            </w:pPr>
            <w:r w:rsidRPr="008B653C">
              <w:rPr>
                <w:sz w:val="16"/>
                <w:szCs w:val="16"/>
              </w:rPr>
              <w:t>“How Much Do You Agree or Disagree That Refugees Who Have Suffered Political Repression in Their Own Country Should Be Allowed to Stay in Ireland?” International Social Survey Program, Polling the Nations, 1 Jan. 1995, ptn.infobase.com/articles/UG9sbFF1ZXN0aW9uOjI0MTk1Nw==?aid=96426. Accessed 17 Nov. 2023.</w:t>
            </w:r>
          </w:p>
        </w:tc>
        <w:tc>
          <w:tcPr>
            <w:tcW w:w="3114" w:type="dxa"/>
          </w:tcPr>
          <w:p w14:paraId="59CEAC05"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234A18B4" w14:textId="77777777" w:rsidTr="008B653C">
        <w:tblPrEx>
          <w:tblLook w:val="0000" w:firstRow="0" w:lastRow="0" w:firstColumn="0" w:lastColumn="0" w:noHBand="0" w:noVBand="0"/>
        </w:tblPrEx>
        <w:trPr>
          <w:trHeight w:val="53"/>
        </w:trPr>
        <w:tc>
          <w:tcPr>
            <w:tcW w:w="1448" w:type="dxa"/>
            <w:gridSpan w:val="2"/>
          </w:tcPr>
          <w:p w14:paraId="60837A66" w14:textId="77777777" w:rsidR="008B653C" w:rsidRPr="008B653C" w:rsidRDefault="008B653C" w:rsidP="008B653C">
            <w:pPr>
              <w:spacing w:after="0" w:line="240" w:lineRule="auto"/>
              <w:rPr>
                <w:sz w:val="16"/>
                <w:szCs w:val="16"/>
              </w:rPr>
            </w:pPr>
            <w:r w:rsidRPr="008B653C">
              <w:rPr>
                <w:sz w:val="16"/>
                <w:szCs w:val="16"/>
              </w:rPr>
              <w:t>Italy (1995)</w:t>
            </w:r>
          </w:p>
        </w:tc>
        <w:tc>
          <w:tcPr>
            <w:tcW w:w="1688" w:type="dxa"/>
            <w:gridSpan w:val="2"/>
            <w:vAlign w:val="bottom"/>
          </w:tcPr>
          <w:p w14:paraId="2EFB8B4C"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031BC033" w14:textId="77777777" w:rsidR="008B653C" w:rsidRPr="008B653C" w:rsidRDefault="008B653C" w:rsidP="008B653C">
            <w:pPr>
              <w:spacing w:after="0" w:line="240" w:lineRule="auto"/>
              <w:rPr>
                <w:sz w:val="16"/>
                <w:szCs w:val="16"/>
              </w:rPr>
            </w:pPr>
            <w:r w:rsidRPr="008B653C">
              <w:rPr>
                <w:sz w:val="16"/>
                <w:szCs w:val="16"/>
              </w:rPr>
              <w:t>“How Much Do You Agree or Disagree That Refugees Who Have Suffered Political Repression in Their Own Country Should Be Allowed to Stay in Italy?” International Social Survey Program, Polling the Nations, 1 Jan. 1995, ptn.infobase.com/articles/UG9sbFF1ZXN0aW9uOjI0MTk1Ng==?aid=96426. Accessed 17 Nov. 2023.</w:t>
            </w:r>
          </w:p>
        </w:tc>
        <w:tc>
          <w:tcPr>
            <w:tcW w:w="3114" w:type="dxa"/>
          </w:tcPr>
          <w:p w14:paraId="5AA912FB"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3C0080B4" w14:textId="77777777" w:rsidTr="008B653C">
        <w:tblPrEx>
          <w:tblLook w:val="0000" w:firstRow="0" w:lastRow="0" w:firstColumn="0" w:lastColumn="0" w:noHBand="0" w:noVBand="0"/>
        </w:tblPrEx>
        <w:trPr>
          <w:trHeight w:val="53"/>
        </w:trPr>
        <w:tc>
          <w:tcPr>
            <w:tcW w:w="1448" w:type="dxa"/>
            <w:gridSpan w:val="2"/>
          </w:tcPr>
          <w:p w14:paraId="6CA282FC" w14:textId="77777777" w:rsidR="008B653C" w:rsidRPr="008B653C" w:rsidRDefault="008B653C" w:rsidP="008B653C">
            <w:pPr>
              <w:spacing w:after="0" w:line="240" w:lineRule="auto"/>
              <w:rPr>
                <w:sz w:val="16"/>
                <w:szCs w:val="16"/>
              </w:rPr>
            </w:pPr>
            <w:r w:rsidRPr="008B653C">
              <w:rPr>
                <w:sz w:val="16"/>
                <w:szCs w:val="16"/>
              </w:rPr>
              <w:t>UK</w:t>
            </w:r>
          </w:p>
        </w:tc>
        <w:tc>
          <w:tcPr>
            <w:tcW w:w="1688" w:type="dxa"/>
            <w:gridSpan w:val="2"/>
            <w:vAlign w:val="bottom"/>
          </w:tcPr>
          <w:p w14:paraId="3187F655" w14:textId="77777777" w:rsidR="008B653C" w:rsidRPr="008B653C" w:rsidRDefault="008B653C" w:rsidP="008B653C">
            <w:pPr>
              <w:spacing w:after="0" w:line="240" w:lineRule="auto"/>
              <w:rPr>
                <w:sz w:val="16"/>
                <w:szCs w:val="16"/>
              </w:rPr>
            </w:pPr>
            <w:r w:rsidRPr="008B653C">
              <w:rPr>
                <w:sz w:val="16"/>
                <w:szCs w:val="16"/>
              </w:rPr>
              <w:t>World War II (1939-45),</w:t>
            </w:r>
          </w:p>
        </w:tc>
        <w:tc>
          <w:tcPr>
            <w:tcW w:w="2564" w:type="dxa"/>
            <w:gridSpan w:val="2"/>
          </w:tcPr>
          <w:p w14:paraId="4801ED3A" w14:textId="77777777" w:rsidR="008B653C" w:rsidRPr="008B653C" w:rsidRDefault="008B653C" w:rsidP="008B653C">
            <w:pPr>
              <w:spacing w:after="0" w:line="240" w:lineRule="auto"/>
              <w:rPr>
                <w:sz w:val="16"/>
                <w:szCs w:val="16"/>
              </w:rPr>
            </w:pPr>
            <w:r w:rsidRPr="008B653C">
              <w:rPr>
                <w:sz w:val="16"/>
                <w:szCs w:val="16"/>
              </w:rPr>
              <w:t>British Institute of Public Opinion (1939). BIPO Survey # 60, June, 1939, Question 13 [31082656.00014]. British Institute of Public Opinion. Cornell University, Ithaca, NY: Roper Center for Public Opinion Research.</w:t>
            </w:r>
          </w:p>
        </w:tc>
        <w:tc>
          <w:tcPr>
            <w:tcW w:w="3114" w:type="dxa"/>
          </w:tcPr>
          <w:p w14:paraId="0CF69574" w14:textId="77777777" w:rsidR="008B653C" w:rsidRPr="008B653C" w:rsidRDefault="008B653C" w:rsidP="008B653C">
            <w:pPr>
              <w:spacing w:after="0" w:line="240" w:lineRule="auto"/>
              <w:rPr>
                <w:sz w:val="16"/>
                <w:szCs w:val="16"/>
              </w:rPr>
            </w:pPr>
            <w:r w:rsidRPr="008B653C">
              <w:rPr>
                <w:sz w:val="16"/>
                <w:szCs w:val="16"/>
              </w:rPr>
              <w:t>1939</w:t>
            </w:r>
          </w:p>
          <w:p w14:paraId="6AD02C46" w14:textId="77777777" w:rsidR="008B653C" w:rsidRPr="008B653C" w:rsidRDefault="008B653C" w:rsidP="008B653C">
            <w:pPr>
              <w:spacing w:after="0" w:line="240" w:lineRule="auto"/>
              <w:rPr>
                <w:sz w:val="16"/>
                <w:szCs w:val="16"/>
              </w:rPr>
            </w:pPr>
            <w:r w:rsidRPr="008B653C">
              <w:rPr>
                <w:sz w:val="16"/>
                <w:szCs w:val="16"/>
              </w:rPr>
              <w:t>Size: 1893</w:t>
            </w:r>
          </w:p>
          <w:p w14:paraId="4F3F6EEB" w14:textId="77777777" w:rsidR="008B653C" w:rsidRPr="008B653C" w:rsidRDefault="008B653C" w:rsidP="008B653C">
            <w:pPr>
              <w:spacing w:after="0" w:line="240" w:lineRule="auto"/>
              <w:rPr>
                <w:sz w:val="16"/>
                <w:szCs w:val="16"/>
              </w:rPr>
            </w:pPr>
            <w:r w:rsidRPr="008B653C">
              <w:rPr>
                <w:sz w:val="16"/>
                <w:szCs w:val="16"/>
              </w:rPr>
              <w:t>Face to Face Int</w:t>
            </w:r>
          </w:p>
          <w:p w14:paraId="4F8F0004" w14:textId="77777777" w:rsidR="008B653C" w:rsidRPr="008B653C" w:rsidRDefault="008B653C" w:rsidP="008B653C">
            <w:pPr>
              <w:spacing w:after="0" w:line="240" w:lineRule="auto"/>
              <w:rPr>
                <w:sz w:val="16"/>
                <w:szCs w:val="16"/>
              </w:rPr>
            </w:pPr>
            <w:r w:rsidRPr="008B653C">
              <w:rPr>
                <w:sz w:val="16"/>
                <w:szCs w:val="16"/>
              </w:rPr>
              <w:t>UK</w:t>
            </w:r>
          </w:p>
        </w:tc>
      </w:tr>
      <w:tr w:rsidR="008B653C" w:rsidRPr="008B653C" w14:paraId="3EA23C67" w14:textId="77777777" w:rsidTr="008B653C">
        <w:tblPrEx>
          <w:tblLook w:val="0000" w:firstRow="0" w:lastRow="0" w:firstColumn="0" w:lastColumn="0" w:noHBand="0" w:noVBand="0"/>
        </w:tblPrEx>
        <w:trPr>
          <w:trHeight w:val="53"/>
        </w:trPr>
        <w:tc>
          <w:tcPr>
            <w:tcW w:w="1448" w:type="dxa"/>
            <w:gridSpan w:val="2"/>
          </w:tcPr>
          <w:p w14:paraId="7A565EC4" w14:textId="77777777" w:rsidR="008B653C" w:rsidRPr="008B653C" w:rsidRDefault="008B653C" w:rsidP="008B653C">
            <w:pPr>
              <w:spacing w:after="0" w:line="240" w:lineRule="auto"/>
              <w:rPr>
                <w:sz w:val="16"/>
                <w:szCs w:val="16"/>
              </w:rPr>
            </w:pPr>
            <w:r w:rsidRPr="008B653C">
              <w:rPr>
                <w:sz w:val="16"/>
                <w:szCs w:val="16"/>
              </w:rPr>
              <w:t>UK</w:t>
            </w:r>
          </w:p>
        </w:tc>
        <w:tc>
          <w:tcPr>
            <w:tcW w:w="1688" w:type="dxa"/>
            <w:gridSpan w:val="2"/>
            <w:vAlign w:val="bottom"/>
          </w:tcPr>
          <w:p w14:paraId="5E7E7C30" w14:textId="77777777" w:rsidR="008B653C" w:rsidRPr="008B653C" w:rsidRDefault="008B653C" w:rsidP="008B653C">
            <w:pPr>
              <w:spacing w:after="0" w:line="240" w:lineRule="auto"/>
              <w:rPr>
                <w:sz w:val="16"/>
                <w:szCs w:val="16"/>
              </w:rPr>
            </w:pPr>
            <w:r w:rsidRPr="008B653C">
              <w:rPr>
                <w:sz w:val="16"/>
                <w:szCs w:val="16"/>
              </w:rPr>
              <w:t>World War II (1939-45),</w:t>
            </w:r>
          </w:p>
        </w:tc>
        <w:tc>
          <w:tcPr>
            <w:tcW w:w="2564" w:type="dxa"/>
            <w:gridSpan w:val="2"/>
          </w:tcPr>
          <w:p w14:paraId="356F285C" w14:textId="77777777" w:rsidR="008B653C" w:rsidRPr="008B653C" w:rsidRDefault="008B653C" w:rsidP="008B653C">
            <w:pPr>
              <w:spacing w:after="0" w:line="240" w:lineRule="auto"/>
              <w:rPr>
                <w:sz w:val="16"/>
                <w:szCs w:val="16"/>
              </w:rPr>
            </w:pPr>
            <w:r w:rsidRPr="008B653C">
              <w:rPr>
                <w:sz w:val="16"/>
                <w:szCs w:val="16"/>
              </w:rPr>
              <w:t>British Institute of Public Opinion (1939). BIPO Survey # 60, June, 1939, Question 20 [31082656.00013]. British Institute of Public Opinion. Cornell University, Ithaca, NY: Roper Center for Public Opinion Research.</w:t>
            </w:r>
          </w:p>
        </w:tc>
        <w:tc>
          <w:tcPr>
            <w:tcW w:w="3114" w:type="dxa"/>
          </w:tcPr>
          <w:p w14:paraId="046C32FC" w14:textId="77777777" w:rsidR="008B653C" w:rsidRPr="008B653C" w:rsidRDefault="008B653C" w:rsidP="008B653C">
            <w:pPr>
              <w:spacing w:after="0" w:line="240" w:lineRule="auto"/>
              <w:rPr>
                <w:sz w:val="16"/>
                <w:szCs w:val="16"/>
              </w:rPr>
            </w:pPr>
            <w:r w:rsidRPr="008B653C">
              <w:rPr>
                <w:sz w:val="16"/>
                <w:szCs w:val="16"/>
              </w:rPr>
              <w:t>1939</w:t>
            </w:r>
          </w:p>
          <w:p w14:paraId="45EC8DB1" w14:textId="77777777" w:rsidR="008B653C" w:rsidRPr="008B653C" w:rsidRDefault="008B653C" w:rsidP="008B653C">
            <w:pPr>
              <w:spacing w:after="0" w:line="240" w:lineRule="auto"/>
              <w:rPr>
                <w:sz w:val="16"/>
                <w:szCs w:val="16"/>
              </w:rPr>
            </w:pPr>
            <w:r w:rsidRPr="008B653C">
              <w:rPr>
                <w:sz w:val="16"/>
                <w:szCs w:val="16"/>
              </w:rPr>
              <w:t>Size: 1893</w:t>
            </w:r>
          </w:p>
          <w:p w14:paraId="1F049638" w14:textId="77777777" w:rsidR="008B653C" w:rsidRPr="008B653C" w:rsidRDefault="008B653C" w:rsidP="008B653C">
            <w:pPr>
              <w:spacing w:after="0" w:line="240" w:lineRule="auto"/>
              <w:rPr>
                <w:sz w:val="16"/>
                <w:szCs w:val="16"/>
              </w:rPr>
            </w:pPr>
            <w:r w:rsidRPr="008B653C">
              <w:rPr>
                <w:sz w:val="16"/>
                <w:szCs w:val="16"/>
              </w:rPr>
              <w:t>Face to Face Int</w:t>
            </w:r>
          </w:p>
          <w:p w14:paraId="0E03B0CC" w14:textId="77777777" w:rsidR="008B653C" w:rsidRPr="008B653C" w:rsidRDefault="008B653C" w:rsidP="008B653C">
            <w:pPr>
              <w:spacing w:after="0" w:line="240" w:lineRule="auto"/>
              <w:rPr>
                <w:sz w:val="16"/>
                <w:szCs w:val="16"/>
              </w:rPr>
            </w:pPr>
            <w:r w:rsidRPr="008B653C">
              <w:rPr>
                <w:sz w:val="16"/>
                <w:szCs w:val="16"/>
              </w:rPr>
              <w:t>UK</w:t>
            </w:r>
          </w:p>
        </w:tc>
      </w:tr>
      <w:tr w:rsidR="008B653C" w:rsidRPr="008B653C" w14:paraId="372F815C" w14:textId="77777777" w:rsidTr="008B653C">
        <w:tblPrEx>
          <w:tblLook w:val="0000" w:firstRow="0" w:lastRow="0" w:firstColumn="0" w:lastColumn="0" w:noHBand="0" w:noVBand="0"/>
        </w:tblPrEx>
        <w:trPr>
          <w:trHeight w:val="53"/>
        </w:trPr>
        <w:tc>
          <w:tcPr>
            <w:tcW w:w="1448" w:type="dxa"/>
            <w:gridSpan w:val="2"/>
          </w:tcPr>
          <w:p w14:paraId="70F42165" w14:textId="77777777" w:rsidR="008B653C" w:rsidRPr="008B653C" w:rsidRDefault="008B653C" w:rsidP="008B653C">
            <w:pPr>
              <w:spacing w:after="0" w:line="240" w:lineRule="auto"/>
              <w:rPr>
                <w:sz w:val="16"/>
                <w:szCs w:val="16"/>
              </w:rPr>
            </w:pPr>
            <w:r w:rsidRPr="008B653C">
              <w:rPr>
                <w:sz w:val="16"/>
                <w:szCs w:val="16"/>
              </w:rPr>
              <w:t>Canada</w:t>
            </w:r>
          </w:p>
        </w:tc>
        <w:tc>
          <w:tcPr>
            <w:tcW w:w="1688" w:type="dxa"/>
            <w:gridSpan w:val="2"/>
            <w:vAlign w:val="bottom"/>
          </w:tcPr>
          <w:p w14:paraId="60B201B2"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27F7F9FC" w14:textId="77777777" w:rsidR="008B653C" w:rsidRPr="008B653C" w:rsidRDefault="008B653C" w:rsidP="008B653C">
            <w:pPr>
              <w:spacing w:after="0" w:line="240" w:lineRule="auto"/>
              <w:rPr>
                <w:sz w:val="16"/>
                <w:szCs w:val="16"/>
              </w:rPr>
            </w:pPr>
            <w:r w:rsidRPr="008B653C">
              <w:rPr>
                <w:sz w:val="16"/>
                <w:szCs w:val="16"/>
              </w:rPr>
              <w:t>Gilmour, J. (2009). Canada Among Nations, 2008. MQUP.</w:t>
            </w:r>
          </w:p>
        </w:tc>
        <w:tc>
          <w:tcPr>
            <w:tcW w:w="3114" w:type="dxa"/>
          </w:tcPr>
          <w:p w14:paraId="6F3DF6BC"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06FA224B" w14:textId="77777777" w:rsidTr="008B653C">
        <w:tblPrEx>
          <w:tblLook w:val="0000" w:firstRow="0" w:lastRow="0" w:firstColumn="0" w:lastColumn="0" w:noHBand="0" w:noVBand="0"/>
        </w:tblPrEx>
        <w:trPr>
          <w:trHeight w:val="1976"/>
        </w:trPr>
        <w:tc>
          <w:tcPr>
            <w:tcW w:w="1448" w:type="dxa"/>
            <w:gridSpan w:val="2"/>
          </w:tcPr>
          <w:p w14:paraId="34827207" w14:textId="77777777" w:rsidR="008B653C" w:rsidRPr="008B653C" w:rsidRDefault="008B653C" w:rsidP="008B653C">
            <w:pPr>
              <w:spacing w:after="0" w:line="240" w:lineRule="auto"/>
              <w:rPr>
                <w:sz w:val="16"/>
                <w:szCs w:val="16"/>
              </w:rPr>
            </w:pPr>
            <w:r w:rsidRPr="008B653C">
              <w:rPr>
                <w:sz w:val="16"/>
                <w:szCs w:val="16"/>
              </w:rPr>
              <w:lastRenderedPageBreak/>
              <w:t>Kenya</w:t>
            </w:r>
          </w:p>
        </w:tc>
        <w:tc>
          <w:tcPr>
            <w:tcW w:w="1688" w:type="dxa"/>
            <w:gridSpan w:val="2"/>
            <w:vAlign w:val="bottom"/>
          </w:tcPr>
          <w:p w14:paraId="0B5D3496" w14:textId="77777777" w:rsidR="008B653C" w:rsidRPr="008B653C" w:rsidRDefault="008B653C" w:rsidP="008B653C">
            <w:pPr>
              <w:spacing w:after="0" w:line="240" w:lineRule="auto"/>
              <w:rPr>
                <w:sz w:val="16"/>
                <w:szCs w:val="16"/>
              </w:rPr>
            </w:pPr>
            <w:r w:rsidRPr="008B653C">
              <w:rPr>
                <w:i/>
                <w:iCs/>
                <w:sz w:val="16"/>
                <w:szCs w:val="16"/>
              </w:rPr>
              <w:t>Somali-Ethiopia war (1977-9),</w:t>
            </w:r>
          </w:p>
        </w:tc>
        <w:tc>
          <w:tcPr>
            <w:tcW w:w="2564" w:type="dxa"/>
            <w:gridSpan w:val="2"/>
          </w:tcPr>
          <w:p w14:paraId="11B72142" w14:textId="77777777" w:rsidR="008B653C" w:rsidRPr="008B653C" w:rsidRDefault="008B653C" w:rsidP="008B653C">
            <w:pPr>
              <w:spacing w:after="0" w:line="240" w:lineRule="auto"/>
              <w:rPr>
                <w:sz w:val="16"/>
                <w:szCs w:val="16"/>
              </w:rPr>
            </w:pPr>
            <w:r w:rsidRPr="008B653C">
              <w:rPr>
                <w:sz w:val="16"/>
                <w:szCs w:val="16"/>
              </w:rPr>
              <w:t xml:space="preserve">Okoro, E. I. (1995). Africa's refugee problem: Politics and Somali refugees in Kenya (Order No. 9700815). Available from ProQuest Dissertations &amp; Theses Global. (304201758). </w:t>
            </w:r>
            <w:r w:rsidRPr="008B653C">
              <w:rPr>
                <w:sz w:val="16"/>
                <w:szCs w:val="16"/>
                <w:u w:val="single"/>
              </w:rPr>
              <w:t>http://search.proquest.com.ezp-prod1.hul.harvard.edu/dissertations-theses/africas-refugee-problem-politics-somali-refugees/docview/304201758/se-2</w:t>
            </w:r>
          </w:p>
        </w:tc>
        <w:tc>
          <w:tcPr>
            <w:tcW w:w="3114" w:type="dxa"/>
          </w:tcPr>
          <w:p w14:paraId="39838E62"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50FE1211" w14:textId="77777777" w:rsidTr="008B653C">
        <w:tblPrEx>
          <w:tblLook w:val="0000" w:firstRow="0" w:lastRow="0" w:firstColumn="0" w:lastColumn="0" w:noHBand="0" w:noVBand="0"/>
        </w:tblPrEx>
        <w:trPr>
          <w:trHeight w:val="53"/>
        </w:trPr>
        <w:tc>
          <w:tcPr>
            <w:tcW w:w="1448" w:type="dxa"/>
            <w:gridSpan w:val="2"/>
          </w:tcPr>
          <w:p w14:paraId="45023ECF" w14:textId="77777777" w:rsidR="008B653C" w:rsidRPr="008B653C" w:rsidRDefault="008B653C" w:rsidP="008B653C">
            <w:pPr>
              <w:spacing w:after="0" w:line="240" w:lineRule="auto"/>
              <w:rPr>
                <w:sz w:val="16"/>
                <w:szCs w:val="16"/>
              </w:rPr>
            </w:pPr>
            <w:r w:rsidRPr="008B653C">
              <w:rPr>
                <w:sz w:val="16"/>
                <w:szCs w:val="16"/>
              </w:rPr>
              <w:t>Bangladesh</w:t>
            </w:r>
          </w:p>
        </w:tc>
        <w:tc>
          <w:tcPr>
            <w:tcW w:w="1688" w:type="dxa"/>
            <w:gridSpan w:val="2"/>
            <w:vAlign w:val="bottom"/>
          </w:tcPr>
          <w:p w14:paraId="02306172" w14:textId="77777777" w:rsidR="008B653C" w:rsidRPr="008B653C" w:rsidRDefault="008B653C" w:rsidP="008B653C">
            <w:pPr>
              <w:spacing w:after="0" w:line="240" w:lineRule="auto"/>
              <w:rPr>
                <w:sz w:val="16"/>
                <w:szCs w:val="16"/>
              </w:rPr>
            </w:pPr>
            <w:r w:rsidRPr="008B653C">
              <w:rPr>
                <w:sz w:val="16"/>
                <w:szCs w:val="16"/>
              </w:rPr>
              <w:t>Rohingya expulsion from</w:t>
            </w:r>
            <w:r w:rsidRPr="008B653C">
              <w:rPr>
                <w:sz w:val="16"/>
                <w:szCs w:val="16"/>
              </w:rPr>
              <w:br/>
              <w:t>Burma (1978),</w:t>
            </w:r>
          </w:p>
        </w:tc>
        <w:tc>
          <w:tcPr>
            <w:tcW w:w="2564" w:type="dxa"/>
            <w:gridSpan w:val="2"/>
          </w:tcPr>
          <w:p w14:paraId="15170884" w14:textId="77777777" w:rsidR="008B653C" w:rsidRPr="008B653C" w:rsidRDefault="008B653C" w:rsidP="008B653C">
            <w:pPr>
              <w:spacing w:after="0" w:line="240" w:lineRule="auto"/>
              <w:rPr>
                <w:sz w:val="16"/>
                <w:szCs w:val="16"/>
              </w:rPr>
            </w:pPr>
            <w:r w:rsidRPr="008B653C">
              <w:rPr>
                <w:sz w:val="16"/>
                <w:szCs w:val="16"/>
              </w:rPr>
              <w:t xml:space="preserve">International Republican Institute. (2023). National Survey of Bangladesh | March-April 2023. International Republican Institute. </w:t>
            </w:r>
            <w:r w:rsidRPr="008B653C">
              <w:rPr>
                <w:sz w:val="16"/>
                <w:szCs w:val="16"/>
                <w:u w:val="single"/>
              </w:rPr>
              <w:t>https://www.iri.org/resources/national-survey-of-bangladesh-march-april-2023/</w:t>
            </w:r>
          </w:p>
        </w:tc>
        <w:tc>
          <w:tcPr>
            <w:tcW w:w="3114" w:type="dxa"/>
          </w:tcPr>
          <w:p w14:paraId="2FAE68FA"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0086A8C8" w14:textId="77777777" w:rsidTr="008B653C">
        <w:tblPrEx>
          <w:tblLook w:val="0000" w:firstRow="0" w:lastRow="0" w:firstColumn="0" w:lastColumn="0" w:noHBand="0" w:noVBand="0"/>
        </w:tblPrEx>
        <w:trPr>
          <w:trHeight w:val="2929"/>
        </w:trPr>
        <w:tc>
          <w:tcPr>
            <w:tcW w:w="1448" w:type="dxa"/>
            <w:gridSpan w:val="2"/>
          </w:tcPr>
          <w:p w14:paraId="3E07E873" w14:textId="77777777" w:rsidR="008B653C" w:rsidRPr="008B653C" w:rsidRDefault="008B653C" w:rsidP="008B653C">
            <w:pPr>
              <w:spacing w:after="0" w:line="240" w:lineRule="auto"/>
              <w:rPr>
                <w:sz w:val="16"/>
                <w:szCs w:val="16"/>
              </w:rPr>
            </w:pPr>
            <w:r w:rsidRPr="008B653C">
              <w:rPr>
                <w:sz w:val="16"/>
                <w:szCs w:val="16"/>
              </w:rPr>
              <w:t>EU</w:t>
            </w:r>
          </w:p>
        </w:tc>
        <w:tc>
          <w:tcPr>
            <w:tcW w:w="1688" w:type="dxa"/>
            <w:gridSpan w:val="2"/>
            <w:vAlign w:val="bottom"/>
          </w:tcPr>
          <w:p w14:paraId="506D4830" w14:textId="77777777" w:rsidR="008B653C" w:rsidRPr="008B653C" w:rsidRDefault="008B653C" w:rsidP="008B653C">
            <w:pPr>
              <w:spacing w:after="0" w:line="240" w:lineRule="auto"/>
              <w:rPr>
                <w:sz w:val="16"/>
                <w:szCs w:val="16"/>
              </w:rPr>
            </w:pPr>
            <w:r w:rsidRPr="008B653C">
              <w:rPr>
                <w:i/>
                <w:iCs/>
                <w:sz w:val="16"/>
                <w:szCs w:val="16"/>
              </w:rPr>
              <w:t>Kenya</w:t>
            </w:r>
          </w:p>
        </w:tc>
        <w:tc>
          <w:tcPr>
            <w:tcW w:w="2564" w:type="dxa"/>
            <w:gridSpan w:val="2"/>
          </w:tcPr>
          <w:p w14:paraId="0B772D10" w14:textId="77777777" w:rsidR="008B653C" w:rsidRPr="008B653C" w:rsidRDefault="008B653C" w:rsidP="008B653C">
            <w:pPr>
              <w:spacing w:after="0" w:line="240" w:lineRule="auto"/>
              <w:rPr>
                <w:sz w:val="16"/>
                <w:szCs w:val="16"/>
              </w:rPr>
            </w:pPr>
          </w:p>
          <w:p w14:paraId="76086732" w14:textId="77777777" w:rsidR="008B653C" w:rsidRPr="008B653C" w:rsidRDefault="008B653C" w:rsidP="008B653C">
            <w:pPr>
              <w:spacing w:after="0" w:line="240" w:lineRule="auto"/>
              <w:rPr>
                <w:sz w:val="16"/>
                <w:szCs w:val="16"/>
              </w:rPr>
            </w:pPr>
            <w:proofErr w:type="spellStart"/>
            <w:r w:rsidRPr="008B653C">
              <w:rPr>
                <w:sz w:val="16"/>
                <w:szCs w:val="16"/>
              </w:rPr>
              <w:t>Bandúr</w:t>
            </w:r>
            <w:proofErr w:type="spellEnd"/>
            <w:r w:rsidRPr="008B653C">
              <w:rPr>
                <w:sz w:val="16"/>
                <w:szCs w:val="16"/>
              </w:rPr>
              <w:t>, P. (2020, May 27). Perceptions on Syrian Refugees in Turkey. ANTAKIYAT Journal of Social and Theological Studies, 3(1), 67-91.</w:t>
            </w:r>
          </w:p>
          <w:p w14:paraId="3B6BE5B2" w14:textId="77777777" w:rsidR="008B653C" w:rsidRPr="008B653C" w:rsidRDefault="008B653C" w:rsidP="008B653C">
            <w:pPr>
              <w:spacing w:after="0" w:line="240" w:lineRule="auto"/>
              <w:rPr>
                <w:sz w:val="16"/>
                <w:szCs w:val="16"/>
              </w:rPr>
            </w:pPr>
            <w:r w:rsidRPr="008B653C">
              <w:rPr>
                <w:sz w:val="16"/>
                <w:szCs w:val="16"/>
              </w:rPr>
              <w:t xml:space="preserve">DeSilver, D. (2015, September 30). Europe's asylum seekers: Who they are, where they want to be. Pew Research Center. Retrieved November 17, 2023, from </w:t>
            </w:r>
            <w:r w:rsidRPr="008B653C">
              <w:rPr>
                <w:sz w:val="16"/>
                <w:szCs w:val="16"/>
                <w:u w:val="single"/>
              </w:rPr>
              <w:t>https://www.pewresearch.org/short-reads/2015/09/30/europes-asylum-seekers-who-they-are-where-theyre-going-and-their-chances-of-staying/</w:t>
            </w:r>
          </w:p>
        </w:tc>
        <w:tc>
          <w:tcPr>
            <w:tcW w:w="3114" w:type="dxa"/>
          </w:tcPr>
          <w:p w14:paraId="3557B34F"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09B17756" w14:textId="77777777" w:rsidTr="008B653C">
        <w:tblPrEx>
          <w:tblLook w:val="0000" w:firstRow="0" w:lastRow="0" w:firstColumn="0" w:lastColumn="0" w:noHBand="0" w:noVBand="0"/>
        </w:tblPrEx>
        <w:trPr>
          <w:trHeight w:val="3110"/>
        </w:trPr>
        <w:tc>
          <w:tcPr>
            <w:tcW w:w="1448" w:type="dxa"/>
            <w:gridSpan w:val="2"/>
          </w:tcPr>
          <w:p w14:paraId="4905B448" w14:textId="77777777" w:rsidR="008B653C" w:rsidRPr="008B653C" w:rsidRDefault="008B653C" w:rsidP="008B653C">
            <w:pPr>
              <w:spacing w:after="0" w:line="240" w:lineRule="auto"/>
              <w:rPr>
                <w:sz w:val="16"/>
                <w:szCs w:val="16"/>
              </w:rPr>
            </w:pPr>
            <w:r w:rsidRPr="008B653C">
              <w:rPr>
                <w:sz w:val="16"/>
                <w:szCs w:val="16"/>
              </w:rPr>
              <w:lastRenderedPageBreak/>
              <w:t>Europe</w:t>
            </w:r>
          </w:p>
        </w:tc>
        <w:tc>
          <w:tcPr>
            <w:tcW w:w="1688" w:type="dxa"/>
            <w:gridSpan w:val="2"/>
            <w:vAlign w:val="bottom"/>
          </w:tcPr>
          <w:p w14:paraId="7AE20DC3"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4D36F4D0" w14:textId="77777777" w:rsidR="008B653C" w:rsidRPr="008B653C" w:rsidRDefault="008B653C" w:rsidP="008B653C">
            <w:pPr>
              <w:spacing w:after="0" w:line="240" w:lineRule="auto"/>
              <w:rPr>
                <w:sz w:val="16"/>
                <w:szCs w:val="16"/>
              </w:rPr>
            </w:pPr>
            <w:proofErr w:type="spellStart"/>
            <w:r w:rsidRPr="008B653C">
              <w:rPr>
                <w:sz w:val="16"/>
                <w:szCs w:val="16"/>
                <w:u w:val="single"/>
              </w:rPr>
              <w:t>Bansak</w:t>
            </w:r>
            <w:proofErr w:type="spellEnd"/>
            <w:r w:rsidRPr="008B653C">
              <w:rPr>
                <w:sz w:val="16"/>
                <w:szCs w:val="16"/>
                <w:u w:val="single"/>
              </w:rPr>
              <w:t xml:space="preserve">, K., </w:t>
            </w:r>
            <w:proofErr w:type="spellStart"/>
            <w:r w:rsidRPr="008B653C">
              <w:rPr>
                <w:sz w:val="16"/>
                <w:szCs w:val="16"/>
                <w:u w:val="single"/>
              </w:rPr>
              <w:t>Hainmueller</w:t>
            </w:r>
            <w:proofErr w:type="spellEnd"/>
            <w:r w:rsidRPr="008B653C">
              <w:rPr>
                <w:sz w:val="16"/>
                <w:szCs w:val="16"/>
                <w:u w:val="single"/>
              </w:rPr>
              <w:t xml:space="preserve">, J., &amp; </w:t>
            </w:r>
            <w:proofErr w:type="spellStart"/>
            <w:r w:rsidRPr="008B653C">
              <w:rPr>
                <w:sz w:val="16"/>
                <w:szCs w:val="16"/>
                <w:u w:val="single"/>
              </w:rPr>
              <w:t>Hangartner</w:t>
            </w:r>
            <w:proofErr w:type="spellEnd"/>
            <w:r w:rsidRPr="008B653C">
              <w:rPr>
                <w:sz w:val="16"/>
                <w:szCs w:val="16"/>
                <w:u w:val="single"/>
              </w:rPr>
              <w:t>, D. (2023). Europeans' support for refugees of varying background is stable over time. Nature (London), 620(7975), 849–854. https://doi.org/10.1038/s41586-023-06417-6</w:t>
            </w:r>
          </w:p>
        </w:tc>
        <w:tc>
          <w:tcPr>
            <w:tcW w:w="3114" w:type="dxa"/>
          </w:tcPr>
          <w:p w14:paraId="505ABCE2" w14:textId="77777777" w:rsidR="008B653C" w:rsidRPr="008B653C" w:rsidRDefault="008B653C" w:rsidP="008B653C">
            <w:pPr>
              <w:spacing w:after="0" w:line="240" w:lineRule="auto"/>
              <w:rPr>
                <w:sz w:val="16"/>
                <w:szCs w:val="16"/>
              </w:rPr>
            </w:pPr>
            <w:r w:rsidRPr="008B653C">
              <w:rPr>
                <w:sz w:val="16"/>
                <w:szCs w:val="16"/>
              </w:rPr>
              <w:t>We conducted repeat conjoint experiments</w:t>
            </w:r>
          </w:p>
          <w:p w14:paraId="440D0477" w14:textId="77777777" w:rsidR="008B653C" w:rsidRPr="008B653C" w:rsidRDefault="008B653C" w:rsidP="008B653C">
            <w:pPr>
              <w:spacing w:after="0" w:line="240" w:lineRule="auto"/>
              <w:rPr>
                <w:sz w:val="16"/>
                <w:szCs w:val="16"/>
              </w:rPr>
            </w:pPr>
            <w:r w:rsidRPr="008B653C">
              <w:rPr>
                <w:sz w:val="16"/>
                <w:szCs w:val="16"/>
              </w:rPr>
              <w:t>during the 2015–2016 and 2022 refugee crises, asking 33,000 citizens in 15 European</w:t>
            </w:r>
          </w:p>
          <w:p w14:paraId="42712551" w14:textId="77777777" w:rsidR="008B653C" w:rsidRPr="008B653C" w:rsidRDefault="008B653C" w:rsidP="008B653C">
            <w:pPr>
              <w:spacing w:after="0" w:line="240" w:lineRule="auto"/>
              <w:rPr>
                <w:sz w:val="16"/>
                <w:szCs w:val="16"/>
              </w:rPr>
            </w:pPr>
            <w:r w:rsidRPr="008B653C">
              <w:rPr>
                <w:sz w:val="16"/>
                <w:szCs w:val="16"/>
              </w:rPr>
              <w:t xml:space="preserve">countries to evaluate randomly varied </w:t>
            </w:r>
            <w:proofErr w:type="spellStart"/>
            <w:r w:rsidRPr="008B653C">
              <w:rPr>
                <w:sz w:val="16"/>
                <w:szCs w:val="16"/>
              </w:rPr>
              <w:t>profles</w:t>
            </w:r>
            <w:proofErr w:type="spellEnd"/>
            <w:r w:rsidRPr="008B653C">
              <w:rPr>
                <w:sz w:val="16"/>
                <w:szCs w:val="16"/>
              </w:rPr>
              <w:t xml:space="preserve"> of asylum seekers. </w:t>
            </w:r>
          </w:p>
        </w:tc>
      </w:tr>
      <w:tr w:rsidR="008B653C" w:rsidRPr="008B653C" w14:paraId="6EB36D6A" w14:textId="77777777" w:rsidTr="008B653C">
        <w:tblPrEx>
          <w:tblLook w:val="0000" w:firstRow="0" w:lastRow="0" w:firstColumn="0" w:lastColumn="0" w:noHBand="0" w:noVBand="0"/>
        </w:tblPrEx>
        <w:trPr>
          <w:trHeight w:val="53"/>
        </w:trPr>
        <w:tc>
          <w:tcPr>
            <w:tcW w:w="1448" w:type="dxa"/>
            <w:gridSpan w:val="2"/>
          </w:tcPr>
          <w:p w14:paraId="783BC8B9" w14:textId="77777777" w:rsidR="008B653C" w:rsidRPr="008B653C" w:rsidRDefault="008B653C" w:rsidP="008B653C">
            <w:pPr>
              <w:spacing w:after="0" w:line="240" w:lineRule="auto"/>
              <w:rPr>
                <w:sz w:val="16"/>
                <w:szCs w:val="16"/>
              </w:rPr>
            </w:pPr>
            <w:r w:rsidRPr="008B653C">
              <w:rPr>
                <w:sz w:val="16"/>
                <w:szCs w:val="16"/>
              </w:rPr>
              <w:t>Japan</w:t>
            </w:r>
          </w:p>
        </w:tc>
        <w:tc>
          <w:tcPr>
            <w:tcW w:w="1688" w:type="dxa"/>
            <w:gridSpan w:val="2"/>
            <w:vAlign w:val="bottom"/>
          </w:tcPr>
          <w:p w14:paraId="28906109" w14:textId="77777777" w:rsidR="008B653C" w:rsidRPr="008B653C" w:rsidRDefault="008B653C" w:rsidP="008B653C">
            <w:pPr>
              <w:spacing w:after="0" w:line="240" w:lineRule="auto"/>
              <w:rPr>
                <w:sz w:val="16"/>
                <w:szCs w:val="16"/>
              </w:rPr>
            </w:pPr>
            <w:r w:rsidRPr="008B653C">
              <w:rPr>
                <w:i/>
                <w:iCs/>
                <w:sz w:val="16"/>
                <w:szCs w:val="16"/>
              </w:rPr>
              <w:t>Iran-Iraq war (1980-8),</w:t>
            </w:r>
          </w:p>
        </w:tc>
        <w:tc>
          <w:tcPr>
            <w:tcW w:w="2564" w:type="dxa"/>
            <w:gridSpan w:val="2"/>
          </w:tcPr>
          <w:p w14:paraId="45E76B9D" w14:textId="77777777" w:rsidR="008B653C" w:rsidRPr="008B653C" w:rsidRDefault="008B653C" w:rsidP="008B653C">
            <w:pPr>
              <w:spacing w:after="0" w:line="240" w:lineRule="auto"/>
              <w:rPr>
                <w:sz w:val="16"/>
                <w:szCs w:val="16"/>
              </w:rPr>
            </w:pPr>
            <w:r w:rsidRPr="008B653C">
              <w:rPr>
                <w:sz w:val="16"/>
                <w:szCs w:val="16"/>
              </w:rPr>
              <w:t>YOMIURI SHIMBUN (1990). 90SEP1: PRIME MINISTER'S SECRETARIAT, OPINION SURVEY YEARBOOK, 1991, Question 28 [31116313.00027]. YOMIURI SHIMBUN. Cornell University, Ithaca, NY: Roper Center for Public Opinion Research.</w:t>
            </w:r>
          </w:p>
        </w:tc>
        <w:tc>
          <w:tcPr>
            <w:tcW w:w="3114" w:type="dxa"/>
          </w:tcPr>
          <w:p w14:paraId="5A183B9A"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6221C613" w14:textId="77777777" w:rsidTr="008B653C">
        <w:tblPrEx>
          <w:tblLook w:val="0000" w:firstRow="0" w:lastRow="0" w:firstColumn="0" w:lastColumn="0" w:noHBand="0" w:noVBand="0"/>
        </w:tblPrEx>
        <w:trPr>
          <w:trHeight w:val="53"/>
        </w:trPr>
        <w:tc>
          <w:tcPr>
            <w:tcW w:w="1448" w:type="dxa"/>
            <w:gridSpan w:val="2"/>
          </w:tcPr>
          <w:p w14:paraId="74797FFA" w14:textId="77777777" w:rsidR="008B653C" w:rsidRPr="008B653C" w:rsidRDefault="008B653C" w:rsidP="008B653C">
            <w:pPr>
              <w:spacing w:after="0" w:line="240" w:lineRule="auto"/>
              <w:rPr>
                <w:sz w:val="16"/>
                <w:szCs w:val="16"/>
              </w:rPr>
            </w:pPr>
            <w:r w:rsidRPr="008B653C">
              <w:rPr>
                <w:sz w:val="16"/>
                <w:szCs w:val="16"/>
              </w:rPr>
              <w:t xml:space="preserve">Belgium, Denmark, Germany, Spain, </w:t>
            </w:r>
            <w:proofErr w:type="spellStart"/>
            <w:r w:rsidRPr="008B653C">
              <w:rPr>
                <w:sz w:val="16"/>
                <w:szCs w:val="16"/>
              </w:rPr>
              <w:t>Ellas</w:t>
            </w:r>
            <w:proofErr w:type="spellEnd"/>
            <w:r w:rsidRPr="008B653C">
              <w:rPr>
                <w:sz w:val="16"/>
                <w:szCs w:val="16"/>
              </w:rPr>
              <w:t xml:space="preserve">, France, UK, Italy, Portugal, </w:t>
            </w:r>
            <w:proofErr w:type="spellStart"/>
            <w:r w:rsidRPr="008B653C">
              <w:rPr>
                <w:sz w:val="16"/>
                <w:szCs w:val="16"/>
              </w:rPr>
              <w:t>Luxeombourg</w:t>
            </w:r>
            <w:proofErr w:type="spellEnd"/>
            <w:r w:rsidRPr="008B653C">
              <w:rPr>
                <w:sz w:val="16"/>
                <w:szCs w:val="16"/>
              </w:rPr>
              <w:t xml:space="preserve">, Netherlands, Ireland, </w:t>
            </w:r>
          </w:p>
        </w:tc>
        <w:tc>
          <w:tcPr>
            <w:tcW w:w="1688" w:type="dxa"/>
            <w:gridSpan w:val="2"/>
            <w:vAlign w:val="bottom"/>
          </w:tcPr>
          <w:p w14:paraId="742F9F6A"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6203A09D" w14:textId="77777777" w:rsidR="008B653C" w:rsidRPr="008B653C" w:rsidRDefault="008B653C" w:rsidP="008B653C">
            <w:pPr>
              <w:spacing w:after="0" w:line="240" w:lineRule="auto"/>
              <w:rPr>
                <w:sz w:val="16"/>
                <w:szCs w:val="16"/>
              </w:rPr>
            </w:pPr>
            <w:r w:rsidRPr="008B653C">
              <w:rPr>
                <w:sz w:val="16"/>
                <w:szCs w:val="16"/>
                <w:u w:val="single"/>
              </w:rPr>
              <w:t>https://europa.eu/eurobarometer/surveys/detail/1426</w:t>
            </w:r>
          </w:p>
        </w:tc>
        <w:tc>
          <w:tcPr>
            <w:tcW w:w="3114" w:type="dxa"/>
          </w:tcPr>
          <w:p w14:paraId="403591A9"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104DA0AB" w14:textId="77777777" w:rsidTr="008B653C">
        <w:tblPrEx>
          <w:tblLook w:val="0000" w:firstRow="0" w:lastRow="0" w:firstColumn="0" w:lastColumn="0" w:noHBand="0" w:noVBand="0"/>
        </w:tblPrEx>
        <w:trPr>
          <w:trHeight w:val="1238"/>
        </w:trPr>
        <w:tc>
          <w:tcPr>
            <w:tcW w:w="1448" w:type="dxa"/>
            <w:gridSpan w:val="2"/>
          </w:tcPr>
          <w:p w14:paraId="44B8C442" w14:textId="77777777" w:rsidR="008B653C" w:rsidRPr="008B653C" w:rsidRDefault="008B653C" w:rsidP="008B653C">
            <w:pPr>
              <w:spacing w:after="0" w:line="240" w:lineRule="auto"/>
              <w:rPr>
                <w:sz w:val="16"/>
                <w:szCs w:val="16"/>
              </w:rPr>
            </w:pPr>
            <w:r w:rsidRPr="008B653C">
              <w:rPr>
                <w:sz w:val="16"/>
                <w:szCs w:val="16"/>
              </w:rPr>
              <w:t>Israel</w:t>
            </w:r>
          </w:p>
        </w:tc>
        <w:tc>
          <w:tcPr>
            <w:tcW w:w="1688" w:type="dxa"/>
            <w:gridSpan w:val="2"/>
            <w:vAlign w:val="bottom"/>
          </w:tcPr>
          <w:p w14:paraId="7F4DED64" w14:textId="77777777" w:rsidR="008B653C" w:rsidRPr="008B653C" w:rsidRDefault="008B653C" w:rsidP="008B653C">
            <w:pPr>
              <w:spacing w:after="0" w:line="240" w:lineRule="auto"/>
              <w:rPr>
                <w:sz w:val="16"/>
                <w:szCs w:val="16"/>
              </w:rPr>
            </w:pPr>
            <w:r w:rsidRPr="008B653C">
              <w:rPr>
                <w:sz w:val="16"/>
                <w:szCs w:val="16"/>
              </w:rPr>
              <w:t>first and second Palestinian Intifadas</w:t>
            </w:r>
            <w:r w:rsidRPr="008B653C">
              <w:rPr>
                <w:sz w:val="16"/>
                <w:szCs w:val="16"/>
              </w:rPr>
              <w:br/>
              <w:t>(1987-93, 2000-5),</w:t>
            </w:r>
          </w:p>
        </w:tc>
        <w:tc>
          <w:tcPr>
            <w:tcW w:w="2564" w:type="dxa"/>
            <w:gridSpan w:val="2"/>
          </w:tcPr>
          <w:p w14:paraId="6B99183A" w14:textId="77777777" w:rsidR="008B653C" w:rsidRPr="008B653C" w:rsidRDefault="008B653C" w:rsidP="008B653C">
            <w:pPr>
              <w:spacing w:after="0" w:line="240" w:lineRule="auto"/>
              <w:rPr>
                <w:sz w:val="16"/>
                <w:szCs w:val="16"/>
              </w:rPr>
            </w:pPr>
            <w:r w:rsidRPr="008B653C">
              <w:rPr>
                <w:i/>
                <w:iCs/>
                <w:sz w:val="16"/>
                <w:szCs w:val="16"/>
              </w:rPr>
              <w:t>Documents and Source Material. (2000). Journal of Palestine Studies, 29(3), 135–164. https://doi.org/10.2307/2676471</w:t>
            </w:r>
          </w:p>
        </w:tc>
        <w:tc>
          <w:tcPr>
            <w:tcW w:w="3114" w:type="dxa"/>
          </w:tcPr>
          <w:p w14:paraId="6B434F7F" w14:textId="77777777" w:rsidR="008B653C" w:rsidRPr="008B653C" w:rsidRDefault="008B653C" w:rsidP="008B653C">
            <w:pPr>
              <w:spacing w:after="0" w:line="240" w:lineRule="auto"/>
              <w:rPr>
                <w:sz w:val="16"/>
                <w:szCs w:val="16"/>
              </w:rPr>
            </w:pPr>
            <w:r w:rsidRPr="008B653C">
              <w:rPr>
                <w:sz w:val="16"/>
                <w:szCs w:val="16"/>
              </w:rPr>
              <w:t xml:space="preserve">"based on a randomly selected sample of 500 Israeli </w:t>
            </w:r>
            <w:proofErr w:type="spellStart"/>
            <w:r w:rsidRPr="008B653C">
              <w:rPr>
                <w:sz w:val="16"/>
                <w:szCs w:val="16"/>
              </w:rPr>
              <w:t>arabs</w:t>
            </w:r>
            <w:proofErr w:type="spellEnd"/>
            <w:r w:rsidRPr="008B653C">
              <w:rPr>
                <w:sz w:val="16"/>
                <w:szCs w:val="16"/>
              </w:rPr>
              <w:t xml:space="preserve">, 762 West Bank Palestinians, 438 Gaza </w:t>
            </w:r>
            <w:proofErr w:type="spellStart"/>
            <w:proofErr w:type="gramStart"/>
            <w:r w:rsidRPr="008B653C">
              <w:rPr>
                <w:sz w:val="16"/>
                <w:szCs w:val="16"/>
              </w:rPr>
              <w:t>Palestenians</w:t>
            </w:r>
            <w:proofErr w:type="spellEnd"/>
            <w:r w:rsidRPr="008B653C">
              <w:rPr>
                <w:sz w:val="16"/>
                <w:szCs w:val="16"/>
              </w:rPr>
              <w:t>(</w:t>
            </w:r>
            <w:proofErr w:type="gramEnd"/>
            <w:r w:rsidRPr="008B653C">
              <w:rPr>
                <w:sz w:val="16"/>
                <w:szCs w:val="16"/>
              </w:rPr>
              <w:t>face-t-0-face interviews), and 500 randomly selected Jewish Israelis(telephone interviews)"</w:t>
            </w:r>
          </w:p>
        </w:tc>
      </w:tr>
      <w:tr w:rsidR="008B653C" w:rsidRPr="008B653C" w14:paraId="4F741539" w14:textId="77777777" w:rsidTr="008B653C">
        <w:tblPrEx>
          <w:tblLook w:val="0000" w:firstRow="0" w:lastRow="0" w:firstColumn="0" w:lastColumn="0" w:noHBand="0" w:noVBand="0"/>
        </w:tblPrEx>
        <w:trPr>
          <w:trHeight w:val="329"/>
        </w:trPr>
        <w:tc>
          <w:tcPr>
            <w:tcW w:w="1448" w:type="dxa"/>
            <w:gridSpan w:val="2"/>
          </w:tcPr>
          <w:p w14:paraId="0D197865" w14:textId="77777777" w:rsidR="008B653C" w:rsidRPr="008B653C" w:rsidRDefault="008B653C" w:rsidP="008B653C">
            <w:pPr>
              <w:spacing w:after="0" w:line="240" w:lineRule="auto"/>
              <w:rPr>
                <w:sz w:val="16"/>
                <w:szCs w:val="16"/>
              </w:rPr>
            </w:pPr>
            <w:r w:rsidRPr="008B653C">
              <w:rPr>
                <w:sz w:val="16"/>
                <w:szCs w:val="16"/>
              </w:rPr>
              <w:t>EU</w:t>
            </w:r>
          </w:p>
        </w:tc>
        <w:tc>
          <w:tcPr>
            <w:tcW w:w="1688" w:type="dxa"/>
            <w:gridSpan w:val="2"/>
            <w:vAlign w:val="bottom"/>
          </w:tcPr>
          <w:p w14:paraId="252C7DFB"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36E9BE02" w14:textId="77777777" w:rsidR="008B653C" w:rsidRPr="008B653C" w:rsidRDefault="008B653C" w:rsidP="008B653C">
            <w:pPr>
              <w:spacing w:after="0" w:line="240" w:lineRule="auto"/>
              <w:rPr>
                <w:sz w:val="16"/>
                <w:szCs w:val="16"/>
              </w:rPr>
            </w:pPr>
            <w:r w:rsidRPr="008B653C">
              <w:rPr>
                <w:sz w:val="16"/>
                <w:szCs w:val="16"/>
                <w:u w:val="single"/>
              </w:rPr>
              <w:t>Standard Eurobarometer 34 - Autumn 1990 - November 1990 - - Eurobarometer survey. (1990). European Union. Retrieved November 5, 2023, from https://europa.eu/eurobarometer/surveys/detail/1426</w:t>
            </w:r>
          </w:p>
        </w:tc>
        <w:tc>
          <w:tcPr>
            <w:tcW w:w="3114" w:type="dxa"/>
          </w:tcPr>
          <w:p w14:paraId="402B1291"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6274BCCF" w14:textId="77777777" w:rsidTr="008B653C">
        <w:tblPrEx>
          <w:tblLook w:val="0000" w:firstRow="0" w:lastRow="0" w:firstColumn="0" w:lastColumn="0" w:noHBand="0" w:noVBand="0"/>
        </w:tblPrEx>
        <w:trPr>
          <w:trHeight w:val="368"/>
        </w:trPr>
        <w:tc>
          <w:tcPr>
            <w:tcW w:w="1448" w:type="dxa"/>
            <w:gridSpan w:val="2"/>
          </w:tcPr>
          <w:p w14:paraId="335F0FAA" w14:textId="77777777" w:rsidR="008B653C" w:rsidRPr="008B653C" w:rsidRDefault="008B653C" w:rsidP="008B653C">
            <w:pPr>
              <w:spacing w:after="0" w:line="240" w:lineRule="auto"/>
              <w:rPr>
                <w:sz w:val="16"/>
                <w:szCs w:val="16"/>
              </w:rPr>
            </w:pPr>
            <w:r w:rsidRPr="008B653C">
              <w:rPr>
                <w:sz w:val="16"/>
                <w:szCs w:val="16"/>
              </w:rPr>
              <w:t>Japan</w:t>
            </w:r>
          </w:p>
        </w:tc>
        <w:tc>
          <w:tcPr>
            <w:tcW w:w="1688" w:type="dxa"/>
            <w:gridSpan w:val="2"/>
            <w:vAlign w:val="bottom"/>
          </w:tcPr>
          <w:p w14:paraId="60E8AC12" w14:textId="77777777" w:rsidR="008B653C" w:rsidRPr="008B653C" w:rsidRDefault="008B653C" w:rsidP="008B653C">
            <w:pPr>
              <w:spacing w:after="0" w:line="240" w:lineRule="auto"/>
              <w:rPr>
                <w:sz w:val="16"/>
                <w:szCs w:val="16"/>
              </w:rPr>
            </w:pPr>
            <w:r w:rsidRPr="008B653C">
              <w:rPr>
                <w:i/>
                <w:iCs/>
                <w:sz w:val="16"/>
                <w:szCs w:val="16"/>
              </w:rPr>
              <w:t>General</w:t>
            </w:r>
          </w:p>
        </w:tc>
        <w:tc>
          <w:tcPr>
            <w:tcW w:w="2564" w:type="dxa"/>
            <w:gridSpan w:val="2"/>
          </w:tcPr>
          <w:p w14:paraId="591E1B09" w14:textId="77777777" w:rsidR="008B653C" w:rsidRPr="008B653C" w:rsidRDefault="008B653C" w:rsidP="008B653C">
            <w:pPr>
              <w:spacing w:after="0" w:line="240" w:lineRule="auto"/>
              <w:rPr>
                <w:sz w:val="16"/>
                <w:szCs w:val="16"/>
              </w:rPr>
            </w:pPr>
            <w:r w:rsidRPr="008B653C">
              <w:rPr>
                <w:sz w:val="16"/>
                <w:szCs w:val="16"/>
              </w:rPr>
              <w:t xml:space="preserve">Prime Minister's Office (1998). Monthly Opinion Surveys, 8/99: Data Release, Question 13 </w:t>
            </w:r>
            <w:r w:rsidRPr="008B653C">
              <w:rPr>
                <w:sz w:val="16"/>
                <w:szCs w:val="16"/>
              </w:rPr>
              <w:lastRenderedPageBreak/>
              <w:t>[31115959.00012]. Shin Joho Center. Cornell University, Ithaca, NY: Roper Center for Public Opinion Research.</w:t>
            </w:r>
          </w:p>
        </w:tc>
        <w:tc>
          <w:tcPr>
            <w:tcW w:w="3114" w:type="dxa"/>
          </w:tcPr>
          <w:p w14:paraId="730002B5" w14:textId="77777777" w:rsidR="008B653C" w:rsidRPr="008B653C" w:rsidRDefault="008B653C" w:rsidP="008B653C">
            <w:pPr>
              <w:spacing w:after="0" w:line="240" w:lineRule="auto"/>
              <w:rPr>
                <w:sz w:val="16"/>
                <w:szCs w:val="16"/>
              </w:rPr>
            </w:pPr>
            <w:r w:rsidRPr="008B653C">
              <w:rPr>
                <w:sz w:val="16"/>
                <w:szCs w:val="16"/>
              </w:rPr>
              <w:lastRenderedPageBreak/>
              <w:t>Unclear</w:t>
            </w:r>
          </w:p>
        </w:tc>
      </w:tr>
      <w:tr w:rsidR="008B653C" w:rsidRPr="008B653C" w14:paraId="36FDACF4" w14:textId="77777777" w:rsidTr="008B653C">
        <w:tblPrEx>
          <w:tblLook w:val="0000" w:firstRow="0" w:lastRow="0" w:firstColumn="0" w:lastColumn="0" w:noHBand="0" w:noVBand="0"/>
        </w:tblPrEx>
        <w:trPr>
          <w:trHeight w:val="53"/>
        </w:trPr>
        <w:tc>
          <w:tcPr>
            <w:tcW w:w="1448" w:type="dxa"/>
            <w:gridSpan w:val="2"/>
          </w:tcPr>
          <w:p w14:paraId="337C3022" w14:textId="77777777" w:rsidR="008B653C" w:rsidRPr="008B653C" w:rsidRDefault="008B653C" w:rsidP="008B653C">
            <w:pPr>
              <w:spacing w:after="0" w:line="240" w:lineRule="auto"/>
              <w:rPr>
                <w:sz w:val="16"/>
                <w:szCs w:val="16"/>
              </w:rPr>
            </w:pPr>
            <w:r w:rsidRPr="008B653C">
              <w:rPr>
                <w:sz w:val="16"/>
                <w:szCs w:val="16"/>
              </w:rPr>
              <w:t>Japan</w:t>
            </w:r>
          </w:p>
        </w:tc>
        <w:tc>
          <w:tcPr>
            <w:tcW w:w="1688" w:type="dxa"/>
            <w:gridSpan w:val="2"/>
            <w:vAlign w:val="bottom"/>
          </w:tcPr>
          <w:p w14:paraId="3E4F6783"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0742DA4B" w14:textId="77777777" w:rsidR="008B653C" w:rsidRPr="008B653C" w:rsidRDefault="008B653C" w:rsidP="008B653C">
            <w:pPr>
              <w:spacing w:after="0" w:line="240" w:lineRule="auto"/>
              <w:rPr>
                <w:sz w:val="16"/>
                <w:szCs w:val="16"/>
              </w:rPr>
            </w:pPr>
            <w:r w:rsidRPr="008B653C">
              <w:rPr>
                <w:sz w:val="16"/>
                <w:szCs w:val="16"/>
              </w:rPr>
              <w:t>NHK BROADCASTING CULTURE RESEARCH INSTITUTE (1994). 94SEP2: NHK PUBLIC OPINION SURVEY, Question 16 [31116311.00015]. NHK BROADCASTING CULTURE RESEARCH INSTITUTE. Cornell University, Ithaca, NY: Roper Center for Public Opinion Research.</w:t>
            </w:r>
          </w:p>
        </w:tc>
        <w:tc>
          <w:tcPr>
            <w:tcW w:w="3114" w:type="dxa"/>
          </w:tcPr>
          <w:p w14:paraId="2ABD3096"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6C9D98F6" w14:textId="77777777" w:rsidTr="008B653C">
        <w:tblPrEx>
          <w:tblLook w:val="0000" w:firstRow="0" w:lastRow="0" w:firstColumn="0" w:lastColumn="0" w:noHBand="0" w:noVBand="0"/>
        </w:tblPrEx>
        <w:trPr>
          <w:trHeight w:val="346"/>
        </w:trPr>
        <w:tc>
          <w:tcPr>
            <w:tcW w:w="1448" w:type="dxa"/>
            <w:gridSpan w:val="2"/>
          </w:tcPr>
          <w:p w14:paraId="3CE0EAE7" w14:textId="77777777" w:rsidR="008B653C" w:rsidRPr="008B653C" w:rsidRDefault="008B653C" w:rsidP="008B653C">
            <w:pPr>
              <w:spacing w:after="0" w:line="240" w:lineRule="auto"/>
              <w:rPr>
                <w:sz w:val="16"/>
                <w:szCs w:val="16"/>
              </w:rPr>
            </w:pPr>
            <w:proofErr w:type="spellStart"/>
            <w:r w:rsidRPr="008B653C">
              <w:rPr>
                <w:sz w:val="16"/>
                <w:szCs w:val="16"/>
              </w:rPr>
              <w:t>canada</w:t>
            </w:r>
            <w:proofErr w:type="spellEnd"/>
          </w:p>
        </w:tc>
        <w:tc>
          <w:tcPr>
            <w:tcW w:w="1688" w:type="dxa"/>
            <w:gridSpan w:val="2"/>
            <w:vAlign w:val="bottom"/>
          </w:tcPr>
          <w:p w14:paraId="1BA066BA"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7391B9FF" w14:textId="77777777" w:rsidR="008B653C" w:rsidRPr="008B653C" w:rsidRDefault="008B653C" w:rsidP="008B653C">
            <w:pPr>
              <w:spacing w:after="0" w:line="240" w:lineRule="auto"/>
              <w:rPr>
                <w:sz w:val="16"/>
                <w:szCs w:val="16"/>
              </w:rPr>
            </w:pPr>
            <w:r w:rsidRPr="008B653C">
              <w:rPr>
                <w:sz w:val="16"/>
                <w:szCs w:val="16"/>
                <w:u w:val="single"/>
              </w:rPr>
              <w:t>https://www.environicsinstitute.org/docs/default-source/project-documents/focus-canada-fall-2021/focus-canada-fall-2021---public-opinion-about-immigration-and-refugees---data-tables.pdf?sfvrsn=7256956d_2</w:t>
            </w:r>
            <w:r w:rsidRPr="008B653C">
              <w:rPr>
                <w:sz w:val="16"/>
                <w:szCs w:val="16"/>
              </w:rPr>
              <w:t xml:space="preserve"> </w:t>
            </w:r>
          </w:p>
        </w:tc>
        <w:tc>
          <w:tcPr>
            <w:tcW w:w="3114" w:type="dxa"/>
          </w:tcPr>
          <w:p w14:paraId="38994FF7"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183E5424" w14:textId="77777777" w:rsidTr="008B653C">
        <w:tblPrEx>
          <w:tblLook w:val="0000" w:firstRow="0" w:lastRow="0" w:firstColumn="0" w:lastColumn="0" w:noHBand="0" w:noVBand="0"/>
        </w:tblPrEx>
        <w:trPr>
          <w:trHeight w:val="2501"/>
        </w:trPr>
        <w:tc>
          <w:tcPr>
            <w:tcW w:w="1448" w:type="dxa"/>
            <w:gridSpan w:val="2"/>
          </w:tcPr>
          <w:p w14:paraId="7501F439" w14:textId="77777777" w:rsidR="008B653C" w:rsidRPr="008B653C" w:rsidRDefault="008B653C" w:rsidP="008B653C">
            <w:pPr>
              <w:spacing w:after="0" w:line="240" w:lineRule="auto"/>
              <w:rPr>
                <w:sz w:val="16"/>
                <w:szCs w:val="16"/>
              </w:rPr>
            </w:pPr>
            <w:proofErr w:type="spellStart"/>
            <w:r w:rsidRPr="008B653C">
              <w:rPr>
                <w:sz w:val="16"/>
                <w:szCs w:val="16"/>
              </w:rPr>
              <w:t>canada</w:t>
            </w:r>
            <w:proofErr w:type="spellEnd"/>
          </w:p>
        </w:tc>
        <w:tc>
          <w:tcPr>
            <w:tcW w:w="1688" w:type="dxa"/>
            <w:gridSpan w:val="2"/>
            <w:vAlign w:val="bottom"/>
          </w:tcPr>
          <w:p w14:paraId="67032D69" w14:textId="77777777" w:rsidR="008B653C" w:rsidRPr="008B653C" w:rsidRDefault="008B653C" w:rsidP="008B653C">
            <w:pPr>
              <w:spacing w:after="0" w:line="240" w:lineRule="auto"/>
              <w:rPr>
                <w:sz w:val="16"/>
                <w:szCs w:val="16"/>
              </w:rPr>
            </w:pPr>
            <w:r w:rsidRPr="008B653C">
              <w:rPr>
                <w:sz w:val="16"/>
                <w:szCs w:val="16"/>
              </w:rPr>
              <w:t>General</w:t>
            </w:r>
          </w:p>
        </w:tc>
        <w:tc>
          <w:tcPr>
            <w:tcW w:w="2564" w:type="dxa"/>
            <w:gridSpan w:val="2"/>
          </w:tcPr>
          <w:p w14:paraId="7FF1F4F9" w14:textId="77777777" w:rsidR="008B653C" w:rsidRPr="008B653C" w:rsidRDefault="008B653C" w:rsidP="008B653C">
            <w:pPr>
              <w:spacing w:after="0" w:line="240" w:lineRule="auto"/>
              <w:rPr>
                <w:sz w:val="16"/>
                <w:szCs w:val="16"/>
              </w:rPr>
            </w:pPr>
            <w:r w:rsidRPr="008B653C">
              <w:rPr>
                <w:sz w:val="16"/>
                <w:szCs w:val="16"/>
              </w:rPr>
              <w:t>Federal Vote Intention. (2022, October 24). Environics Institute. Retrieved November 5, 2023, from https://www.environicsinstitute.org/docs/default-source/project-documents/focus-canada---fall-2022---immigration-refugees/focus-canada-fall-2022---canadian-public-opinion-about-immigration-refugees---final-report.pdf?sfvrsn=b31e22c9_2</w:t>
            </w:r>
          </w:p>
        </w:tc>
        <w:tc>
          <w:tcPr>
            <w:tcW w:w="3114" w:type="dxa"/>
          </w:tcPr>
          <w:p w14:paraId="005000E0"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7A019EA0" w14:textId="77777777" w:rsidTr="008B653C">
        <w:tblPrEx>
          <w:tblLook w:val="0000" w:firstRow="0" w:lastRow="0" w:firstColumn="0" w:lastColumn="0" w:noHBand="0" w:noVBand="0"/>
        </w:tblPrEx>
        <w:trPr>
          <w:trHeight w:val="53"/>
        </w:trPr>
        <w:tc>
          <w:tcPr>
            <w:tcW w:w="1448" w:type="dxa"/>
            <w:gridSpan w:val="2"/>
          </w:tcPr>
          <w:p w14:paraId="2A2E967D" w14:textId="77777777" w:rsidR="008B653C" w:rsidRPr="008B653C" w:rsidRDefault="008B653C" w:rsidP="008B653C">
            <w:pPr>
              <w:spacing w:after="0" w:line="240" w:lineRule="auto"/>
              <w:rPr>
                <w:sz w:val="16"/>
                <w:szCs w:val="16"/>
              </w:rPr>
            </w:pPr>
            <w:r w:rsidRPr="008B653C">
              <w:rPr>
                <w:sz w:val="16"/>
                <w:szCs w:val="16"/>
              </w:rPr>
              <w:t>Canada</w:t>
            </w:r>
          </w:p>
        </w:tc>
        <w:tc>
          <w:tcPr>
            <w:tcW w:w="1688" w:type="dxa"/>
            <w:gridSpan w:val="2"/>
            <w:vAlign w:val="bottom"/>
          </w:tcPr>
          <w:p w14:paraId="584FFE19" w14:textId="77777777" w:rsidR="008B653C" w:rsidRPr="008B653C" w:rsidRDefault="008B653C" w:rsidP="008B653C">
            <w:pPr>
              <w:spacing w:after="0" w:line="240" w:lineRule="auto"/>
              <w:rPr>
                <w:sz w:val="16"/>
                <w:szCs w:val="16"/>
              </w:rPr>
            </w:pPr>
            <w:r w:rsidRPr="008B653C">
              <w:rPr>
                <w:sz w:val="16"/>
                <w:szCs w:val="16"/>
              </w:rPr>
              <w:t>Syrian Civil War (2011-24)</w:t>
            </w:r>
          </w:p>
        </w:tc>
        <w:tc>
          <w:tcPr>
            <w:tcW w:w="2564" w:type="dxa"/>
            <w:gridSpan w:val="2"/>
          </w:tcPr>
          <w:p w14:paraId="0FD3FC72" w14:textId="77777777" w:rsidR="008B653C" w:rsidRPr="008B653C" w:rsidRDefault="008B653C" w:rsidP="008B653C">
            <w:pPr>
              <w:spacing w:after="0" w:line="240" w:lineRule="auto"/>
              <w:rPr>
                <w:sz w:val="16"/>
                <w:szCs w:val="16"/>
              </w:rPr>
            </w:pPr>
            <w:r w:rsidRPr="008B653C">
              <w:rPr>
                <w:sz w:val="16"/>
                <w:szCs w:val="16"/>
              </w:rPr>
              <w:t>Environics Institute for Survey Research (2017). Focus Canada Survey, Question 39 [31117474.00038]. Environics Institute for Survey Research. Cornell University, Ithaca, NY: Roper Center for Public Opinion Research.</w:t>
            </w:r>
          </w:p>
        </w:tc>
        <w:tc>
          <w:tcPr>
            <w:tcW w:w="3114" w:type="dxa"/>
          </w:tcPr>
          <w:p w14:paraId="52886273" w14:textId="77777777" w:rsidR="008B653C" w:rsidRPr="008B653C" w:rsidRDefault="008B653C" w:rsidP="008B653C">
            <w:pPr>
              <w:spacing w:after="0" w:line="240" w:lineRule="auto"/>
              <w:rPr>
                <w:sz w:val="16"/>
                <w:szCs w:val="16"/>
              </w:rPr>
            </w:pPr>
            <w:r w:rsidRPr="008B653C">
              <w:rPr>
                <w:sz w:val="16"/>
                <w:szCs w:val="16"/>
              </w:rPr>
              <w:t>"2017</w:t>
            </w:r>
          </w:p>
          <w:p w14:paraId="5535C917" w14:textId="77777777" w:rsidR="008B653C" w:rsidRPr="008B653C" w:rsidRDefault="008B653C" w:rsidP="008B653C">
            <w:pPr>
              <w:spacing w:after="0" w:line="240" w:lineRule="auto"/>
              <w:rPr>
                <w:sz w:val="16"/>
                <w:szCs w:val="16"/>
              </w:rPr>
            </w:pPr>
            <w:r w:rsidRPr="008B653C">
              <w:rPr>
                <w:sz w:val="16"/>
                <w:szCs w:val="16"/>
              </w:rPr>
              <w:t>Sample Size: 1501</w:t>
            </w:r>
          </w:p>
          <w:p w14:paraId="0B70661A" w14:textId="77777777" w:rsidR="008B653C" w:rsidRPr="008B653C" w:rsidRDefault="008B653C" w:rsidP="008B653C">
            <w:pPr>
              <w:spacing w:after="0" w:line="240" w:lineRule="auto"/>
              <w:rPr>
                <w:sz w:val="16"/>
                <w:szCs w:val="16"/>
              </w:rPr>
            </w:pPr>
            <w:r w:rsidRPr="008B653C">
              <w:rPr>
                <w:sz w:val="16"/>
                <w:szCs w:val="16"/>
              </w:rPr>
              <w:t>Telephone Interview</w:t>
            </w:r>
          </w:p>
          <w:p w14:paraId="7209B8C0" w14:textId="77777777" w:rsidR="008B653C" w:rsidRPr="008B653C" w:rsidRDefault="008B653C" w:rsidP="008B653C">
            <w:pPr>
              <w:spacing w:after="0" w:line="240" w:lineRule="auto"/>
              <w:rPr>
                <w:sz w:val="16"/>
                <w:szCs w:val="16"/>
              </w:rPr>
            </w:pPr>
            <w:r w:rsidRPr="008B653C">
              <w:rPr>
                <w:sz w:val="16"/>
                <w:szCs w:val="16"/>
              </w:rPr>
              <w:t>Environics Interview for Survey Research</w:t>
            </w:r>
          </w:p>
        </w:tc>
      </w:tr>
      <w:tr w:rsidR="008B653C" w:rsidRPr="008B653C" w14:paraId="58F73204" w14:textId="77777777" w:rsidTr="008B653C">
        <w:tblPrEx>
          <w:tblLook w:val="0000" w:firstRow="0" w:lastRow="0" w:firstColumn="0" w:lastColumn="0" w:noHBand="0" w:noVBand="0"/>
        </w:tblPrEx>
        <w:trPr>
          <w:trHeight w:val="1782"/>
        </w:trPr>
        <w:tc>
          <w:tcPr>
            <w:tcW w:w="1448" w:type="dxa"/>
            <w:gridSpan w:val="2"/>
          </w:tcPr>
          <w:p w14:paraId="2B2F4A26" w14:textId="77777777" w:rsidR="008B653C" w:rsidRPr="008B653C" w:rsidRDefault="008B653C" w:rsidP="008B653C">
            <w:pPr>
              <w:spacing w:after="0" w:line="240" w:lineRule="auto"/>
              <w:rPr>
                <w:sz w:val="16"/>
                <w:szCs w:val="16"/>
              </w:rPr>
            </w:pPr>
            <w:r w:rsidRPr="008B653C">
              <w:rPr>
                <w:sz w:val="16"/>
                <w:szCs w:val="16"/>
              </w:rPr>
              <w:lastRenderedPageBreak/>
              <w:t>Israel</w:t>
            </w:r>
          </w:p>
        </w:tc>
        <w:tc>
          <w:tcPr>
            <w:tcW w:w="1688" w:type="dxa"/>
            <w:gridSpan w:val="2"/>
            <w:vAlign w:val="bottom"/>
          </w:tcPr>
          <w:p w14:paraId="503C6E8B" w14:textId="77777777" w:rsidR="008B653C" w:rsidRPr="008B653C" w:rsidRDefault="008B653C" w:rsidP="008B653C">
            <w:pPr>
              <w:spacing w:after="0" w:line="240" w:lineRule="auto"/>
              <w:rPr>
                <w:sz w:val="16"/>
                <w:szCs w:val="16"/>
              </w:rPr>
            </w:pPr>
            <w:r w:rsidRPr="008B653C">
              <w:rPr>
                <w:sz w:val="16"/>
                <w:szCs w:val="16"/>
              </w:rPr>
              <w:t>Afghanistan Occupation (2000s)</w:t>
            </w:r>
          </w:p>
        </w:tc>
        <w:tc>
          <w:tcPr>
            <w:tcW w:w="2564" w:type="dxa"/>
            <w:gridSpan w:val="2"/>
          </w:tcPr>
          <w:p w14:paraId="3969A310" w14:textId="77777777" w:rsidR="008B653C" w:rsidRPr="008B653C" w:rsidRDefault="008B653C" w:rsidP="008B653C">
            <w:pPr>
              <w:spacing w:after="0" w:line="240" w:lineRule="auto"/>
              <w:rPr>
                <w:sz w:val="16"/>
                <w:szCs w:val="16"/>
              </w:rPr>
            </w:pPr>
            <w:r w:rsidRPr="008B653C">
              <w:rPr>
                <w:sz w:val="16"/>
                <w:szCs w:val="16"/>
              </w:rPr>
              <w:t>“In Your Opinion, Should or Should Not Israel Absorb a Limited Number (up to 1,000) of Political Refugees from Afghanistan Whose Lives Are in Real Danger Because of the Taliban Forces’ Takeover of the Country?” Israel Democracy Institute, Polling the Nations, 1 Sept. 2021, ptn.infobase.com/articles/UG9sbFF1ZXN0aW9uOjc2NTI0MA==?aid=96426. Accessed 27 Oct. 2023.</w:t>
            </w:r>
          </w:p>
        </w:tc>
        <w:tc>
          <w:tcPr>
            <w:tcW w:w="3114" w:type="dxa"/>
          </w:tcPr>
          <w:p w14:paraId="24A16B1D" w14:textId="77777777" w:rsidR="008B653C" w:rsidRPr="008B653C" w:rsidRDefault="008B653C" w:rsidP="008B653C">
            <w:pPr>
              <w:spacing w:after="0" w:line="240" w:lineRule="auto"/>
              <w:rPr>
                <w:sz w:val="16"/>
                <w:szCs w:val="16"/>
              </w:rPr>
            </w:pPr>
            <w:r w:rsidRPr="008B653C">
              <w:rPr>
                <w:sz w:val="16"/>
                <w:szCs w:val="16"/>
              </w:rPr>
              <w:t>2021</w:t>
            </w:r>
          </w:p>
          <w:p w14:paraId="5F970A41" w14:textId="77777777" w:rsidR="008B653C" w:rsidRPr="008B653C" w:rsidRDefault="008B653C" w:rsidP="008B653C">
            <w:pPr>
              <w:spacing w:after="0" w:line="240" w:lineRule="auto"/>
              <w:rPr>
                <w:sz w:val="16"/>
                <w:szCs w:val="16"/>
              </w:rPr>
            </w:pPr>
            <w:r w:rsidRPr="008B653C">
              <w:rPr>
                <w:sz w:val="16"/>
                <w:szCs w:val="16"/>
              </w:rPr>
              <w:t>Sample Size: 751</w:t>
            </w:r>
          </w:p>
          <w:p w14:paraId="40714DD5" w14:textId="77777777" w:rsidR="008B653C" w:rsidRPr="008B653C" w:rsidRDefault="008B653C" w:rsidP="008B653C">
            <w:pPr>
              <w:spacing w:after="0" w:line="240" w:lineRule="auto"/>
              <w:rPr>
                <w:sz w:val="16"/>
                <w:szCs w:val="16"/>
              </w:rPr>
            </w:pPr>
            <w:r w:rsidRPr="008B653C">
              <w:rPr>
                <w:sz w:val="16"/>
                <w:szCs w:val="16"/>
              </w:rPr>
              <w:t>Telephone and Online</w:t>
            </w:r>
          </w:p>
          <w:p w14:paraId="55C3C5A3" w14:textId="77777777" w:rsidR="008B653C" w:rsidRPr="008B653C" w:rsidRDefault="008B653C" w:rsidP="008B653C">
            <w:pPr>
              <w:spacing w:after="0" w:line="240" w:lineRule="auto"/>
              <w:rPr>
                <w:sz w:val="16"/>
                <w:szCs w:val="16"/>
              </w:rPr>
            </w:pPr>
            <w:r w:rsidRPr="008B653C">
              <w:rPr>
                <w:sz w:val="16"/>
                <w:szCs w:val="16"/>
              </w:rPr>
              <w:t>Org: Israel Democracy Inst.</w:t>
            </w:r>
          </w:p>
          <w:p w14:paraId="5281CF36" w14:textId="77777777" w:rsidR="008B653C" w:rsidRPr="008B653C" w:rsidRDefault="008B653C" w:rsidP="008B653C">
            <w:pPr>
              <w:spacing w:after="0" w:line="240" w:lineRule="auto"/>
              <w:rPr>
                <w:sz w:val="16"/>
                <w:szCs w:val="16"/>
              </w:rPr>
            </w:pPr>
          </w:p>
        </w:tc>
      </w:tr>
      <w:tr w:rsidR="008B653C" w:rsidRPr="008B653C" w14:paraId="2C9F2BDB" w14:textId="77777777" w:rsidTr="008B653C">
        <w:tblPrEx>
          <w:tblLook w:val="0000" w:firstRow="0" w:lastRow="0" w:firstColumn="0" w:lastColumn="0" w:noHBand="0" w:noVBand="0"/>
        </w:tblPrEx>
        <w:trPr>
          <w:trHeight w:val="2057"/>
        </w:trPr>
        <w:tc>
          <w:tcPr>
            <w:tcW w:w="1448" w:type="dxa"/>
            <w:gridSpan w:val="2"/>
          </w:tcPr>
          <w:p w14:paraId="1E46B6C5" w14:textId="77777777" w:rsidR="008B653C" w:rsidRPr="008B653C" w:rsidRDefault="008B653C" w:rsidP="008B653C">
            <w:pPr>
              <w:spacing w:after="0" w:line="240" w:lineRule="auto"/>
              <w:rPr>
                <w:sz w:val="16"/>
                <w:szCs w:val="16"/>
              </w:rPr>
            </w:pPr>
            <w:proofErr w:type="spellStart"/>
            <w:r w:rsidRPr="008B653C">
              <w:rPr>
                <w:sz w:val="16"/>
                <w:szCs w:val="16"/>
              </w:rPr>
              <w:t>Phillipines</w:t>
            </w:r>
            <w:proofErr w:type="spellEnd"/>
            <w:r w:rsidRPr="008B653C">
              <w:rPr>
                <w:sz w:val="16"/>
                <w:szCs w:val="16"/>
              </w:rPr>
              <w:t>, South Korea, Vietnam, Israel, Jordan, Lebanon, Tunisia, Turkey</w:t>
            </w:r>
          </w:p>
        </w:tc>
        <w:tc>
          <w:tcPr>
            <w:tcW w:w="1688" w:type="dxa"/>
            <w:gridSpan w:val="2"/>
            <w:vAlign w:val="bottom"/>
          </w:tcPr>
          <w:p w14:paraId="19DE6BF3" w14:textId="77777777" w:rsidR="008B653C" w:rsidRPr="008B653C" w:rsidRDefault="008B653C" w:rsidP="008B653C">
            <w:pPr>
              <w:spacing w:after="0" w:line="240" w:lineRule="auto"/>
              <w:rPr>
                <w:sz w:val="16"/>
                <w:szCs w:val="16"/>
              </w:rPr>
            </w:pPr>
            <w:r w:rsidRPr="008B653C">
              <w:rPr>
                <w:sz w:val="16"/>
                <w:szCs w:val="16"/>
              </w:rPr>
              <w:t>Iraq and Syria</w:t>
            </w:r>
          </w:p>
          <w:p w14:paraId="04E00E97" w14:textId="77777777" w:rsidR="008B653C" w:rsidRPr="008B653C" w:rsidRDefault="008B653C" w:rsidP="008B653C">
            <w:pPr>
              <w:spacing w:after="0" w:line="240" w:lineRule="auto"/>
              <w:rPr>
                <w:sz w:val="16"/>
                <w:szCs w:val="16"/>
              </w:rPr>
            </w:pPr>
          </w:p>
          <w:p w14:paraId="229C6B02" w14:textId="77777777" w:rsidR="008B653C" w:rsidRPr="008B653C" w:rsidRDefault="008B653C" w:rsidP="008B653C">
            <w:pPr>
              <w:spacing w:after="0" w:line="240" w:lineRule="auto"/>
              <w:rPr>
                <w:sz w:val="16"/>
                <w:szCs w:val="16"/>
              </w:rPr>
            </w:pPr>
          </w:p>
          <w:p w14:paraId="65C1EF63" w14:textId="77777777" w:rsidR="008B653C" w:rsidRPr="008B653C" w:rsidRDefault="008B653C" w:rsidP="008B653C">
            <w:pPr>
              <w:spacing w:after="0" w:line="240" w:lineRule="auto"/>
              <w:rPr>
                <w:sz w:val="16"/>
                <w:szCs w:val="16"/>
              </w:rPr>
            </w:pPr>
          </w:p>
          <w:p w14:paraId="5C0983A0" w14:textId="77777777" w:rsidR="008B653C" w:rsidRPr="008B653C" w:rsidRDefault="008B653C" w:rsidP="008B653C">
            <w:pPr>
              <w:spacing w:after="0" w:line="240" w:lineRule="auto"/>
              <w:rPr>
                <w:sz w:val="16"/>
                <w:szCs w:val="16"/>
              </w:rPr>
            </w:pPr>
          </w:p>
        </w:tc>
        <w:tc>
          <w:tcPr>
            <w:tcW w:w="2564" w:type="dxa"/>
            <w:gridSpan w:val="2"/>
          </w:tcPr>
          <w:p w14:paraId="740B8915" w14:textId="77777777" w:rsidR="008B653C" w:rsidRPr="008B653C" w:rsidRDefault="008B653C" w:rsidP="008B653C">
            <w:pPr>
              <w:spacing w:after="0" w:line="240" w:lineRule="auto"/>
              <w:rPr>
                <w:sz w:val="16"/>
                <w:szCs w:val="16"/>
              </w:rPr>
            </w:pPr>
            <w:r w:rsidRPr="008B653C">
              <w:rPr>
                <w:sz w:val="16"/>
                <w:szCs w:val="16"/>
              </w:rPr>
              <w:t>“I’d Like Your Opinion about Some Possible International Concerns for (Survey Country). Do You Think That a Large Number of Refugees Leaving Countries Such as Iraq and Syria Is a Major Threat, a Minor Threat or Not a Threat to (Survey Country)?” Pew Research Center, Polling the Nations, 13 July 2017, ptn.infobase.com/articles/UG9sbFF1ZXN0aW9uOjYxMDQzNQ==?aid=96426. Accessed 27 Oct. 2023.</w:t>
            </w:r>
          </w:p>
        </w:tc>
        <w:tc>
          <w:tcPr>
            <w:tcW w:w="3114" w:type="dxa"/>
          </w:tcPr>
          <w:p w14:paraId="7996E369"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312D62E8" w14:textId="77777777" w:rsidTr="008B653C">
        <w:tblPrEx>
          <w:tblLook w:val="0000" w:firstRow="0" w:lastRow="0" w:firstColumn="0" w:lastColumn="0" w:noHBand="0" w:noVBand="0"/>
        </w:tblPrEx>
        <w:trPr>
          <w:trHeight w:val="3694"/>
        </w:trPr>
        <w:tc>
          <w:tcPr>
            <w:tcW w:w="1448" w:type="dxa"/>
            <w:gridSpan w:val="2"/>
          </w:tcPr>
          <w:p w14:paraId="71623C02" w14:textId="77777777" w:rsidR="008B653C" w:rsidRPr="008B653C" w:rsidRDefault="008B653C" w:rsidP="008B653C">
            <w:pPr>
              <w:spacing w:after="0" w:line="240" w:lineRule="auto"/>
              <w:rPr>
                <w:sz w:val="16"/>
                <w:szCs w:val="16"/>
              </w:rPr>
            </w:pPr>
            <w:r w:rsidRPr="008B653C">
              <w:rPr>
                <w:sz w:val="16"/>
                <w:szCs w:val="16"/>
              </w:rPr>
              <w:t>Belgium and Sweden</w:t>
            </w:r>
          </w:p>
        </w:tc>
        <w:tc>
          <w:tcPr>
            <w:tcW w:w="1688" w:type="dxa"/>
            <w:gridSpan w:val="2"/>
            <w:vAlign w:val="bottom"/>
          </w:tcPr>
          <w:p w14:paraId="60A5158E" w14:textId="77777777" w:rsidR="008B653C" w:rsidRPr="008B653C" w:rsidRDefault="008B653C" w:rsidP="008B653C">
            <w:pPr>
              <w:spacing w:after="0" w:line="240" w:lineRule="auto"/>
              <w:rPr>
                <w:sz w:val="16"/>
                <w:szCs w:val="16"/>
              </w:rPr>
            </w:pPr>
            <w:r w:rsidRPr="008B653C">
              <w:rPr>
                <w:sz w:val="16"/>
                <w:szCs w:val="16"/>
              </w:rPr>
              <w:t>"a majority of immigrants and refugees entering Belgium and Sweden in the current refugee crisis originate from Syria, Iraq, or Afghanistan”</w:t>
            </w:r>
          </w:p>
        </w:tc>
        <w:tc>
          <w:tcPr>
            <w:tcW w:w="2564" w:type="dxa"/>
            <w:gridSpan w:val="2"/>
          </w:tcPr>
          <w:p w14:paraId="3838DA1A" w14:textId="77777777" w:rsidR="008B653C" w:rsidRPr="008B653C" w:rsidRDefault="008B653C" w:rsidP="008B653C">
            <w:pPr>
              <w:spacing w:after="0" w:line="240" w:lineRule="auto"/>
              <w:rPr>
                <w:sz w:val="16"/>
                <w:szCs w:val="16"/>
              </w:rPr>
            </w:pPr>
            <w:r w:rsidRPr="008B653C">
              <w:rPr>
                <w:sz w:val="16"/>
                <w:szCs w:val="16"/>
              </w:rPr>
              <w:t xml:space="preserve">De </w:t>
            </w:r>
            <w:proofErr w:type="spellStart"/>
            <w:r w:rsidRPr="008B653C">
              <w:rPr>
                <w:sz w:val="16"/>
                <w:szCs w:val="16"/>
              </w:rPr>
              <w:t>Coninck</w:t>
            </w:r>
            <w:proofErr w:type="spellEnd"/>
            <w:r w:rsidRPr="008B653C">
              <w:rPr>
                <w:sz w:val="16"/>
                <w:szCs w:val="16"/>
              </w:rPr>
              <w:t xml:space="preserve">, D., </w:t>
            </w:r>
            <w:proofErr w:type="spellStart"/>
            <w:r w:rsidRPr="008B653C">
              <w:rPr>
                <w:sz w:val="16"/>
                <w:szCs w:val="16"/>
              </w:rPr>
              <w:t>Vandenberghe</w:t>
            </w:r>
            <w:proofErr w:type="spellEnd"/>
            <w:r w:rsidRPr="008B653C">
              <w:rPr>
                <w:sz w:val="16"/>
                <w:szCs w:val="16"/>
              </w:rPr>
              <w:t xml:space="preserve">, H., &amp; Matthijs, K. (2019). Discordance between Public Opinion and News Media Representations of Immigrants and Refugees in Belgium and Sweden. In L. </w:t>
            </w:r>
            <w:proofErr w:type="spellStart"/>
            <w:r w:rsidRPr="008B653C">
              <w:rPr>
                <w:sz w:val="16"/>
                <w:szCs w:val="16"/>
              </w:rPr>
              <w:t>d’Haenens</w:t>
            </w:r>
            <w:proofErr w:type="spellEnd"/>
            <w:r w:rsidRPr="008B653C">
              <w:rPr>
                <w:sz w:val="16"/>
                <w:szCs w:val="16"/>
              </w:rPr>
              <w:t xml:space="preserve">, W. Joris, &amp; F. </w:t>
            </w:r>
            <w:proofErr w:type="spellStart"/>
            <w:r w:rsidRPr="008B653C">
              <w:rPr>
                <w:sz w:val="16"/>
                <w:szCs w:val="16"/>
              </w:rPr>
              <w:t>Heinderyckx</w:t>
            </w:r>
            <w:proofErr w:type="spellEnd"/>
            <w:r w:rsidRPr="008B653C">
              <w:rPr>
                <w:sz w:val="16"/>
                <w:szCs w:val="16"/>
              </w:rPr>
              <w:t xml:space="preserve"> (Eds.), Images of Immigrants and Refugees in Western Europe: Media Representations, Public Opinion and Refugees’ Experiences (pp. 123–140). Leuven University Press. http://www.jstor.org/stable/j.ctvh1dkhm.9</w:t>
            </w:r>
          </w:p>
        </w:tc>
        <w:tc>
          <w:tcPr>
            <w:tcW w:w="3114" w:type="dxa"/>
          </w:tcPr>
          <w:p w14:paraId="7813F866"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54120E6A" w14:textId="77777777" w:rsidTr="008B653C">
        <w:tblPrEx>
          <w:tblLook w:val="0000" w:firstRow="0" w:lastRow="0" w:firstColumn="0" w:lastColumn="0" w:noHBand="0" w:noVBand="0"/>
        </w:tblPrEx>
        <w:trPr>
          <w:trHeight w:val="1306"/>
        </w:trPr>
        <w:tc>
          <w:tcPr>
            <w:tcW w:w="1448" w:type="dxa"/>
            <w:gridSpan w:val="2"/>
          </w:tcPr>
          <w:p w14:paraId="35382FE1" w14:textId="77777777" w:rsidR="008B653C" w:rsidRPr="008B653C" w:rsidRDefault="008B653C" w:rsidP="008B653C">
            <w:pPr>
              <w:spacing w:after="0" w:line="240" w:lineRule="auto"/>
              <w:rPr>
                <w:sz w:val="16"/>
                <w:szCs w:val="16"/>
              </w:rPr>
            </w:pPr>
            <w:r w:rsidRPr="008B653C">
              <w:rPr>
                <w:sz w:val="16"/>
                <w:szCs w:val="16"/>
              </w:rPr>
              <w:lastRenderedPageBreak/>
              <w:t>Belgium and Sweden</w:t>
            </w:r>
          </w:p>
        </w:tc>
        <w:tc>
          <w:tcPr>
            <w:tcW w:w="1688" w:type="dxa"/>
            <w:gridSpan w:val="2"/>
            <w:vAlign w:val="bottom"/>
          </w:tcPr>
          <w:p w14:paraId="47919D29"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64" w:type="dxa"/>
            <w:gridSpan w:val="2"/>
          </w:tcPr>
          <w:p w14:paraId="3847003E" w14:textId="77777777" w:rsidR="008B653C" w:rsidRPr="008B653C" w:rsidRDefault="008B653C" w:rsidP="008B653C">
            <w:pPr>
              <w:spacing w:after="0" w:line="240" w:lineRule="auto"/>
              <w:rPr>
                <w:sz w:val="16"/>
                <w:szCs w:val="16"/>
              </w:rPr>
            </w:pPr>
            <w:proofErr w:type="spellStart"/>
            <w:r w:rsidRPr="008B653C">
              <w:rPr>
                <w:sz w:val="16"/>
                <w:szCs w:val="16"/>
              </w:rPr>
              <w:t>d’Haenens</w:t>
            </w:r>
            <w:proofErr w:type="spellEnd"/>
            <w:r w:rsidRPr="008B653C">
              <w:rPr>
                <w:sz w:val="16"/>
                <w:szCs w:val="16"/>
              </w:rPr>
              <w:t xml:space="preserve">, L., &amp; Joris, W. (2019). Images of Immigrants and Refugees in Western Europe: Media Representations, Public Opinion, and Refugees’ Experiences. In L. </w:t>
            </w:r>
            <w:proofErr w:type="spellStart"/>
            <w:r w:rsidRPr="008B653C">
              <w:rPr>
                <w:sz w:val="16"/>
                <w:szCs w:val="16"/>
              </w:rPr>
              <w:t>d’Haenens</w:t>
            </w:r>
            <w:proofErr w:type="spellEnd"/>
            <w:r w:rsidRPr="008B653C">
              <w:rPr>
                <w:sz w:val="16"/>
                <w:szCs w:val="16"/>
              </w:rPr>
              <w:t xml:space="preserve">, W. Joris, &amp; F. </w:t>
            </w:r>
            <w:proofErr w:type="spellStart"/>
            <w:r w:rsidRPr="008B653C">
              <w:rPr>
                <w:sz w:val="16"/>
                <w:szCs w:val="16"/>
              </w:rPr>
              <w:t>Heinderyckx</w:t>
            </w:r>
            <w:proofErr w:type="spellEnd"/>
            <w:r w:rsidRPr="008B653C">
              <w:rPr>
                <w:sz w:val="16"/>
                <w:szCs w:val="16"/>
              </w:rPr>
              <w:t xml:space="preserve"> (Eds.), Images of Immigrants and Refugees in Western Europe: Media Representations, Public Opinion and Refugees’ Experiences (pp. 7–18). Leuven University Press. </w:t>
            </w:r>
            <w:r w:rsidRPr="008B653C">
              <w:rPr>
                <w:sz w:val="16"/>
                <w:szCs w:val="16"/>
                <w:u w:val="single"/>
              </w:rPr>
              <w:t>http://www.jstor.org/stable/j.ctvh1dkhm.3</w:t>
            </w:r>
          </w:p>
        </w:tc>
        <w:tc>
          <w:tcPr>
            <w:tcW w:w="3114" w:type="dxa"/>
          </w:tcPr>
          <w:p w14:paraId="16E115E7"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6CEE9B27" w14:textId="77777777" w:rsidTr="008B653C">
        <w:tblPrEx>
          <w:tblLook w:val="0000" w:firstRow="0" w:lastRow="0" w:firstColumn="0" w:lastColumn="0" w:noHBand="0" w:noVBand="0"/>
        </w:tblPrEx>
        <w:trPr>
          <w:trHeight w:val="53"/>
        </w:trPr>
        <w:tc>
          <w:tcPr>
            <w:tcW w:w="1448" w:type="dxa"/>
            <w:gridSpan w:val="2"/>
          </w:tcPr>
          <w:p w14:paraId="53BFEDFF" w14:textId="77777777" w:rsidR="008B653C" w:rsidRPr="008B653C" w:rsidRDefault="008B653C" w:rsidP="008B653C">
            <w:pPr>
              <w:spacing w:after="0" w:line="240" w:lineRule="auto"/>
              <w:rPr>
                <w:sz w:val="16"/>
                <w:szCs w:val="16"/>
              </w:rPr>
            </w:pPr>
            <w:r w:rsidRPr="008B653C">
              <w:rPr>
                <w:sz w:val="16"/>
                <w:szCs w:val="16"/>
              </w:rPr>
              <w:t>Turkey</w:t>
            </w:r>
          </w:p>
        </w:tc>
        <w:tc>
          <w:tcPr>
            <w:tcW w:w="1688" w:type="dxa"/>
            <w:gridSpan w:val="2"/>
            <w:vAlign w:val="bottom"/>
          </w:tcPr>
          <w:p w14:paraId="051A2249"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64" w:type="dxa"/>
            <w:gridSpan w:val="2"/>
          </w:tcPr>
          <w:p w14:paraId="56A20B68" w14:textId="77777777" w:rsidR="008B653C" w:rsidRPr="008B653C" w:rsidRDefault="008B653C" w:rsidP="008B653C">
            <w:pPr>
              <w:spacing w:after="0" w:line="240" w:lineRule="auto"/>
              <w:rPr>
                <w:sz w:val="16"/>
                <w:szCs w:val="16"/>
              </w:rPr>
            </w:pPr>
            <w:proofErr w:type="spellStart"/>
            <w:r w:rsidRPr="008B653C">
              <w:rPr>
                <w:sz w:val="16"/>
                <w:szCs w:val="16"/>
                <w:u w:val="single"/>
              </w:rPr>
              <w:t>Bandúr</w:t>
            </w:r>
            <w:proofErr w:type="spellEnd"/>
            <w:r w:rsidRPr="008B653C">
              <w:rPr>
                <w:sz w:val="16"/>
                <w:szCs w:val="16"/>
                <w:u w:val="single"/>
              </w:rPr>
              <w:t>, P. (2020, May 27). Perceptions on Syrian Refugees in Turkey. ANTAKIYAT Journal of Social and Theological Studies, 3(1), 67-91.</w:t>
            </w:r>
          </w:p>
        </w:tc>
        <w:tc>
          <w:tcPr>
            <w:tcW w:w="3114" w:type="dxa"/>
          </w:tcPr>
          <w:p w14:paraId="219C7A29" w14:textId="77777777" w:rsidR="008B653C" w:rsidRPr="008B653C" w:rsidRDefault="008B653C" w:rsidP="008B653C">
            <w:pPr>
              <w:spacing w:after="0" w:line="240" w:lineRule="auto"/>
              <w:rPr>
                <w:sz w:val="16"/>
                <w:szCs w:val="16"/>
              </w:rPr>
            </w:pPr>
            <w:r w:rsidRPr="008B653C">
              <w:rPr>
                <w:sz w:val="16"/>
                <w:szCs w:val="16"/>
              </w:rPr>
              <w:t>"This article is identifying Turkish people’s perceptions on Syrian refugees</w:t>
            </w:r>
          </w:p>
          <w:p w14:paraId="0B074785" w14:textId="77777777" w:rsidR="008B653C" w:rsidRPr="008B653C" w:rsidRDefault="008B653C" w:rsidP="008B653C">
            <w:pPr>
              <w:spacing w:after="0" w:line="240" w:lineRule="auto"/>
              <w:rPr>
                <w:sz w:val="16"/>
                <w:szCs w:val="16"/>
              </w:rPr>
            </w:pPr>
            <w:r w:rsidRPr="008B653C">
              <w:rPr>
                <w:sz w:val="16"/>
                <w:szCs w:val="16"/>
              </w:rPr>
              <w:t>residing in Turkey on a survey conducted on a sample of 161 respondents either pro-government or</w:t>
            </w:r>
          </w:p>
          <w:p w14:paraId="314F7DE1" w14:textId="77777777" w:rsidR="008B653C" w:rsidRPr="008B653C" w:rsidRDefault="008B653C" w:rsidP="008B653C">
            <w:pPr>
              <w:spacing w:after="0" w:line="240" w:lineRule="auto"/>
              <w:rPr>
                <w:sz w:val="16"/>
                <w:szCs w:val="16"/>
              </w:rPr>
            </w:pPr>
            <w:r w:rsidRPr="008B653C">
              <w:rPr>
                <w:sz w:val="16"/>
                <w:szCs w:val="16"/>
              </w:rPr>
              <w:t>pro-opposition, the survey consists of two parts, the first one is including the total number of</w:t>
            </w:r>
          </w:p>
          <w:p w14:paraId="519CDBEE" w14:textId="77777777" w:rsidR="008B653C" w:rsidRPr="008B653C" w:rsidRDefault="008B653C" w:rsidP="008B653C">
            <w:pPr>
              <w:spacing w:after="0" w:line="240" w:lineRule="auto"/>
              <w:rPr>
                <w:sz w:val="16"/>
                <w:szCs w:val="16"/>
              </w:rPr>
            </w:pPr>
            <w:r w:rsidRPr="008B653C">
              <w:rPr>
                <w:sz w:val="16"/>
                <w:szCs w:val="16"/>
              </w:rPr>
              <w:t>participants while the second part is dividing participants into two groups of voters (52 participants</w:t>
            </w:r>
          </w:p>
          <w:p w14:paraId="09AE2656" w14:textId="77777777" w:rsidR="008B653C" w:rsidRPr="008B653C" w:rsidRDefault="008B653C" w:rsidP="008B653C">
            <w:pPr>
              <w:spacing w:after="0" w:line="240" w:lineRule="auto"/>
              <w:rPr>
                <w:sz w:val="16"/>
                <w:szCs w:val="16"/>
              </w:rPr>
            </w:pPr>
            <w:r w:rsidRPr="008B653C">
              <w:rPr>
                <w:sz w:val="16"/>
                <w:szCs w:val="16"/>
              </w:rPr>
              <w:t>per one group). "The survey was conducted by using a Google survey form on a sample of 161</w:t>
            </w:r>
          </w:p>
          <w:p w14:paraId="790161CB" w14:textId="77777777" w:rsidR="008B653C" w:rsidRPr="008B653C" w:rsidRDefault="008B653C" w:rsidP="008B653C">
            <w:pPr>
              <w:spacing w:after="0" w:line="240" w:lineRule="auto"/>
              <w:rPr>
                <w:sz w:val="16"/>
                <w:szCs w:val="16"/>
              </w:rPr>
            </w:pPr>
            <w:r w:rsidRPr="008B653C">
              <w:rPr>
                <w:sz w:val="16"/>
                <w:szCs w:val="16"/>
              </w:rPr>
              <w:t>Turkish respondents from specific regions such as Istanbul, Ankara or border regions</w:t>
            </w:r>
          </w:p>
          <w:p w14:paraId="45119D8F" w14:textId="77777777" w:rsidR="008B653C" w:rsidRPr="008B653C" w:rsidRDefault="008B653C" w:rsidP="008B653C">
            <w:pPr>
              <w:spacing w:after="0" w:line="240" w:lineRule="auto"/>
              <w:rPr>
                <w:sz w:val="16"/>
                <w:szCs w:val="16"/>
              </w:rPr>
            </w:pPr>
            <w:r w:rsidRPr="008B653C">
              <w:rPr>
                <w:sz w:val="16"/>
                <w:szCs w:val="16"/>
              </w:rPr>
              <w:t>with Syria" "scale from 1 to 5, where 1 means absolute</w:t>
            </w:r>
          </w:p>
          <w:p w14:paraId="4FD657AE" w14:textId="77777777" w:rsidR="008B653C" w:rsidRPr="008B653C" w:rsidRDefault="008B653C" w:rsidP="008B653C">
            <w:pPr>
              <w:spacing w:after="0" w:line="240" w:lineRule="auto"/>
              <w:rPr>
                <w:sz w:val="16"/>
                <w:szCs w:val="16"/>
              </w:rPr>
            </w:pPr>
            <w:r w:rsidRPr="008B653C">
              <w:rPr>
                <w:sz w:val="16"/>
                <w:szCs w:val="16"/>
              </w:rPr>
              <w:t>disagreement and 5 means absolute agreement."</w:t>
            </w:r>
          </w:p>
        </w:tc>
      </w:tr>
      <w:tr w:rsidR="008B653C" w:rsidRPr="008B653C" w14:paraId="49186A62" w14:textId="77777777" w:rsidTr="008B653C">
        <w:tblPrEx>
          <w:tblLook w:val="0000" w:firstRow="0" w:lastRow="0" w:firstColumn="0" w:lastColumn="0" w:noHBand="0" w:noVBand="0"/>
        </w:tblPrEx>
        <w:trPr>
          <w:trHeight w:val="1819"/>
        </w:trPr>
        <w:tc>
          <w:tcPr>
            <w:tcW w:w="1448" w:type="dxa"/>
            <w:gridSpan w:val="2"/>
          </w:tcPr>
          <w:p w14:paraId="18C32B6B" w14:textId="77777777" w:rsidR="008B653C" w:rsidRPr="008B653C" w:rsidRDefault="008B653C" w:rsidP="008B653C">
            <w:pPr>
              <w:spacing w:after="0" w:line="240" w:lineRule="auto"/>
              <w:rPr>
                <w:sz w:val="16"/>
                <w:szCs w:val="16"/>
              </w:rPr>
            </w:pPr>
            <w:proofErr w:type="spellStart"/>
            <w:r w:rsidRPr="008B653C">
              <w:rPr>
                <w:sz w:val="16"/>
                <w:szCs w:val="16"/>
              </w:rPr>
              <w:t>Phillipines</w:t>
            </w:r>
            <w:proofErr w:type="spellEnd"/>
            <w:r w:rsidRPr="008B653C">
              <w:rPr>
                <w:sz w:val="16"/>
                <w:szCs w:val="16"/>
              </w:rPr>
              <w:t>, South Korea, Vietnam, Israel, Jordan, Lebanon, Tunisia, Turkey</w:t>
            </w:r>
          </w:p>
        </w:tc>
        <w:tc>
          <w:tcPr>
            <w:tcW w:w="1688" w:type="dxa"/>
            <w:gridSpan w:val="2"/>
            <w:vAlign w:val="bottom"/>
          </w:tcPr>
          <w:p w14:paraId="12657247"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64" w:type="dxa"/>
            <w:gridSpan w:val="2"/>
          </w:tcPr>
          <w:p w14:paraId="58DDCF6E" w14:textId="77777777" w:rsidR="008B653C" w:rsidRPr="008B653C" w:rsidRDefault="008B653C" w:rsidP="008B653C">
            <w:pPr>
              <w:spacing w:after="0" w:line="240" w:lineRule="auto"/>
              <w:rPr>
                <w:sz w:val="16"/>
                <w:szCs w:val="16"/>
              </w:rPr>
            </w:pPr>
            <w:r w:rsidRPr="008B653C">
              <w:rPr>
                <w:sz w:val="16"/>
                <w:szCs w:val="16"/>
              </w:rPr>
              <w:t>“I’d Like Your Opinion about Some Possible International Concerns for (Survey Country). Do You Think That a Large Number of Refugees Leaving Countries Such as Iraq and Syria Is a Major Threat, a Minor Threat or Not a Threat to (Survey Country)?” Pew Research Center, Polling the Nations, 13 July 2017, ptn.infobase.com/articles/UG9sbFF1ZXN0aW9uOjYxMDQzNQ==?aid=96426. Accessed 27 Oct. 2023.</w:t>
            </w:r>
          </w:p>
        </w:tc>
        <w:tc>
          <w:tcPr>
            <w:tcW w:w="3114" w:type="dxa"/>
          </w:tcPr>
          <w:p w14:paraId="506B8D4C"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5523A138" w14:textId="77777777" w:rsidTr="008B653C">
        <w:tblPrEx>
          <w:tblLook w:val="0000" w:firstRow="0" w:lastRow="0" w:firstColumn="0" w:lastColumn="0" w:noHBand="0" w:noVBand="0"/>
        </w:tblPrEx>
        <w:trPr>
          <w:trHeight w:val="2254"/>
        </w:trPr>
        <w:tc>
          <w:tcPr>
            <w:tcW w:w="1448" w:type="dxa"/>
            <w:gridSpan w:val="2"/>
          </w:tcPr>
          <w:p w14:paraId="48B62045" w14:textId="77777777" w:rsidR="008B653C" w:rsidRPr="008B653C" w:rsidRDefault="008B653C" w:rsidP="008B653C">
            <w:pPr>
              <w:spacing w:after="0" w:line="240" w:lineRule="auto"/>
              <w:rPr>
                <w:sz w:val="16"/>
                <w:szCs w:val="16"/>
              </w:rPr>
            </w:pPr>
            <w:r w:rsidRPr="008B653C">
              <w:rPr>
                <w:sz w:val="16"/>
                <w:szCs w:val="16"/>
              </w:rPr>
              <w:lastRenderedPageBreak/>
              <w:t>Jordan</w:t>
            </w:r>
          </w:p>
        </w:tc>
        <w:tc>
          <w:tcPr>
            <w:tcW w:w="1688" w:type="dxa"/>
            <w:gridSpan w:val="2"/>
            <w:vAlign w:val="bottom"/>
          </w:tcPr>
          <w:p w14:paraId="0E00DBC6" w14:textId="77777777" w:rsidR="008B653C" w:rsidRPr="008B653C" w:rsidRDefault="008B653C" w:rsidP="008B653C">
            <w:pPr>
              <w:spacing w:after="0" w:line="240" w:lineRule="auto"/>
              <w:rPr>
                <w:sz w:val="16"/>
                <w:szCs w:val="16"/>
              </w:rPr>
            </w:pPr>
            <w:r w:rsidRPr="008B653C">
              <w:rPr>
                <w:sz w:val="16"/>
                <w:szCs w:val="16"/>
              </w:rPr>
              <w:t>Syrian civil war (2011-2023),</w:t>
            </w:r>
          </w:p>
        </w:tc>
        <w:tc>
          <w:tcPr>
            <w:tcW w:w="2564" w:type="dxa"/>
            <w:gridSpan w:val="2"/>
          </w:tcPr>
          <w:p w14:paraId="51FBF333" w14:textId="77777777" w:rsidR="008B653C" w:rsidRPr="008B653C" w:rsidRDefault="008B653C" w:rsidP="008B653C">
            <w:pPr>
              <w:spacing w:after="0" w:line="240" w:lineRule="auto"/>
              <w:rPr>
                <w:sz w:val="16"/>
                <w:szCs w:val="16"/>
              </w:rPr>
            </w:pPr>
            <w:r w:rsidRPr="008B653C">
              <w:rPr>
                <w:sz w:val="16"/>
                <w:szCs w:val="16"/>
              </w:rPr>
              <w:t xml:space="preserve">NAMA Strategic Intelligence Solutions. (2018). Public Opinion Survey: Residents of Jordan. Center for Insights in Survey Research. </w:t>
            </w:r>
            <w:r w:rsidRPr="008B653C">
              <w:rPr>
                <w:sz w:val="16"/>
                <w:szCs w:val="16"/>
                <w:u w:val="single"/>
              </w:rPr>
              <w:t>https://www.iri.org/wp-content/uploads/2018/11/2018.11.6_jordan_poll_presentation.pdf</w:t>
            </w:r>
          </w:p>
        </w:tc>
        <w:tc>
          <w:tcPr>
            <w:tcW w:w="3114" w:type="dxa"/>
          </w:tcPr>
          <w:p w14:paraId="49ADD52D" w14:textId="77777777" w:rsidR="008B653C" w:rsidRPr="008B653C" w:rsidRDefault="008B653C" w:rsidP="008B653C">
            <w:pPr>
              <w:spacing w:after="0" w:line="240" w:lineRule="auto"/>
              <w:rPr>
                <w:sz w:val="16"/>
                <w:szCs w:val="16"/>
              </w:rPr>
            </w:pPr>
            <w:r w:rsidRPr="008B653C">
              <w:rPr>
                <w:sz w:val="16"/>
                <w:szCs w:val="16"/>
              </w:rPr>
              <w:t>n=1,525 face-to-face interviews with Jordanians aged 18 and above</w:t>
            </w:r>
          </w:p>
          <w:p w14:paraId="2CD7FD89" w14:textId="77777777" w:rsidR="008B653C" w:rsidRPr="008B653C" w:rsidRDefault="008B653C" w:rsidP="008B653C">
            <w:pPr>
              <w:spacing w:after="0" w:line="240" w:lineRule="auto"/>
              <w:rPr>
                <w:sz w:val="16"/>
                <w:szCs w:val="16"/>
              </w:rPr>
            </w:pPr>
            <w:r w:rsidRPr="008B653C">
              <w:rPr>
                <w:sz w:val="16"/>
                <w:szCs w:val="16"/>
              </w:rPr>
              <w:t>conducted nationwide between June 20th and 29th 2018. The sample excludes Jordanians living</w:t>
            </w:r>
          </w:p>
          <w:p w14:paraId="7526309B" w14:textId="77777777" w:rsidR="008B653C" w:rsidRPr="008B653C" w:rsidRDefault="008B653C" w:rsidP="008B653C">
            <w:pPr>
              <w:spacing w:after="0" w:line="240" w:lineRule="auto"/>
              <w:rPr>
                <w:sz w:val="16"/>
                <w:szCs w:val="16"/>
              </w:rPr>
            </w:pPr>
            <w:r w:rsidRPr="008B653C">
              <w:rPr>
                <w:sz w:val="16"/>
                <w:szCs w:val="16"/>
              </w:rPr>
              <w:t>in student housing, prisons, nursing homes, and factory accommodations.</w:t>
            </w:r>
          </w:p>
        </w:tc>
      </w:tr>
      <w:tr w:rsidR="008B653C" w:rsidRPr="008B653C" w14:paraId="33F8A68C" w14:textId="77777777" w:rsidTr="008B653C">
        <w:tblPrEx>
          <w:tblLook w:val="0000" w:firstRow="0" w:lastRow="0" w:firstColumn="0" w:lastColumn="0" w:noHBand="0" w:noVBand="0"/>
        </w:tblPrEx>
        <w:trPr>
          <w:trHeight w:val="53"/>
        </w:trPr>
        <w:tc>
          <w:tcPr>
            <w:tcW w:w="1448" w:type="dxa"/>
            <w:gridSpan w:val="2"/>
          </w:tcPr>
          <w:p w14:paraId="52ECC55F" w14:textId="77777777" w:rsidR="008B653C" w:rsidRPr="008B653C" w:rsidRDefault="008B653C" w:rsidP="008B653C">
            <w:pPr>
              <w:spacing w:after="0" w:line="240" w:lineRule="auto"/>
              <w:rPr>
                <w:sz w:val="16"/>
                <w:szCs w:val="16"/>
              </w:rPr>
            </w:pPr>
            <w:r w:rsidRPr="008B653C">
              <w:rPr>
                <w:sz w:val="16"/>
                <w:szCs w:val="16"/>
              </w:rPr>
              <w:t xml:space="preserve">south </w:t>
            </w:r>
            <w:proofErr w:type="spellStart"/>
            <w:r w:rsidRPr="008B653C">
              <w:rPr>
                <w:sz w:val="16"/>
                <w:szCs w:val="16"/>
              </w:rPr>
              <w:t>korea</w:t>
            </w:r>
            <w:proofErr w:type="spellEnd"/>
          </w:p>
        </w:tc>
        <w:tc>
          <w:tcPr>
            <w:tcW w:w="1688" w:type="dxa"/>
            <w:gridSpan w:val="2"/>
            <w:vAlign w:val="bottom"/>
          </w:tcPr>
          <w:p w14:paraId="605CBA28" w14:textId="77777777" w:rsidR="008B653C" w:rsidRPr="008B653C" w:rsidRDefault="008B653C" w:rsidP="008B653C">
            <w:pPr>
              <w:spacing w:after="0" w:line="240" w:lineRule="auto"/>
              <w:rPr>
                <w:sz w:val="16"/>
                <w:szCs w:val="16"/>
              </w:rPr>
            </w:pPr>
            <w:r w:rsidRPr="008B653C">
              <w:rPr>
                <w:sz w:val="16"/>
                <w:szCs w:val="16"/>
              </w:rPr>
              <w:t>Yemen civil war (2014-2023),</w:t>
            </w:r>
          </w:p>
        </w:tc>
        <w:tc>
          <w:tcPr>
            <w:tcW w:w="2564" w:type="dxa"/>
            <w:gridSpan w:val="2"/>
          </w:tcPr>
          <w:p w14:paraId="605E78E8" w14:textId="77777777" w:rsidR="008B653C" w:rsidRPr="008B653C" w:rsidRDefault="008B653C" w:rsidP="008B653C">
            <w:pPr>
              <w:spacing w:after="0" w:line="240" w:lineRule="auto"/>
              <w:rPr>
                <w:sz w:val="16"/>
                <w:szCs w:val="16"/>
              </w:rPr>
            </w:pPr>
            <w:r w:rsidRPr="008B653C">
              <w:rPr>
                <w:sz w:val="16"/>
                <w:szCs w:val="16"/>
              </w:rPr>
              <w:t xml:space="preserve">Park, S. Y. (2021). Attitudes of South Korean Youth Toward Refugees: Conducting a Survey to Seoul National University Students About the Arrival of Yemeni Asylum Seekers at </w:t>
            </w:r>
            <w:proofErr w:type="spellStart"/>
            <w:r w:rsidRPr="008B653C">
              <w:rPr>
                <w:sz w:val="16"/>
                <w:szCs w:val="16"/>
              </w:rPr>
              <w:t>Jeju</w:t>
            </w:r>
            <w:proofErr w:type="spellEnd"/>
            <w:r w:rsidRPr="008B653C">
              <w:rPr>
                <w:sz w:val="16"/>
                <w:szCs w:val="16"/>
              </w:rPr>
              <w:t xml:space="preserve"> Island in 2018 (Order No. 28319459). Available from ProQuest Dissertations &amp; Theses Global. (2507963516). </w:t>
            </w:r>
            <w:r w:rsidRPr="008B653C">
              <w:rPr>
                <w:sz w:val="16"/>
                <w:szCs w:val="16"/>
                <w:u w:val="single"/>
              </w:rPr>
              <w:t>http://www.library.hbs.edu/intra/go/abi.html?url=http://search.proquest.com/dissertations-theses/attitudes-south-korean-youth-toward-refugees/docview/2507963516/se-2</w:t>
            </w:r>
          </w:p>
        </w:tc>
        <w:tc>
          <w:tcPr>
            <w:tcW w:w="3114" w:type="dxa"/>
          </w:tcPr>
          <w:p w14:paraId="23513719" w14:textId="77777777" w:rsidR="008B653C" w:rsidRPr="008B653C" w:rsidRDefault="008B653C" w:rsidP="008B653C">
            <w:pPr>
              <w:spacing w:after="0" w:line="240" w:lineRule="auto"/>
              <w:rPr>
                <w:sz w:val="16"/>
                <w:szCs w:val="16"/>
              </w:rPr>
            </w:pPr>
            <w:r w:rsidRPr="008B653C">
              <w:rPr>
                <w:sz w:val="16"/>
                <w:szCs w:val="16"/>
              </w:rPr>
              <w:t>" from May 14th to 18th, 2020, I gathered 383 questionnaires from</w:t>
            </w:r>
          </w:p>
          <w:p w14:paraId="7DBB7340" w14:textId="77777777" w:rsidR="008B653C" w:rsidRPr="008B653C" w:rsidRDefault="008B653C" w:rsidP="008B653C">
            <w:pPr>
              <w:spacing w:after="0" w:line="240" w:lineRule="auto"/>
              <w:rPr>
                <w:sz w:val="16"/>
                <w:szCs w:val="16"/>
              </w:rPr>
            </w:pPr>
            <w:r w:rsidRPr="008B653C">
              <w:rPr>
                <w:sz w:val="16"/>
                <w:szCs w:val="16"/>
              </w:rPr>
              <w:t>Korean twenty-year-</w:t>
            </w:r>
            <w:proofErr w:type="spellStart"/>
            <w:r w:rsidRPr="008B653C">
              <w:rPr>
                <w:sz w:val="16"/>
                <w:szCs w:val="16"/>
              </w:rPr>
              <w:t>olds</w:t>
            </w:r>
            <w:proofErr w:type="spellEnd"/>
            <w:r w:rsidRPr="008B653C">
              <w:rPr>
                <w:sz w:val="16"/>
                <w:szCs w:val="16"/>
              </w:rPr>
              <w:t xml:space="preserve"> who are part of a polling agency called </w:t>
            </w:r>
            <w:proofErr w:type="spellStart"/>
            <w:r w:rsidRPr="008B653C">
              <w:rPr>
                <w:sz w:val="16"/>
                <w:szCs w:val="16"/>
              </w:rPr>
              <w:t>Macromill</w:t>
            </w:r>
            <w:proofErr w:type="spellEnd"/>
            <w:r w:rsidRPr="008B653C">
              <w:rPr>
                <w:sz w:val="16"/>
                <w:szCs w:val="16"/>
              </w:rPr>
              <w:t xml:space="preserve"> </w:t>
            </w:r>
          </w:p>
          <w:p w14:paraId="1B414ECB" w14:textId="77777777" w:rsidR="008B653C" w:rsidRPr="008B653C" w:rsidRDefault="008B653C" w:rsidP="008B653C">
            <w:pPr>
              <w:spacing w:after="0" w:line="240" w:lineRule="auto"/>
              <w:rPr>
                <w:sz w:val="16"/>
                <w:szCs w:val="16"/>
              </w:rPr>
            </w:pPr>
            <w:r w:rsidRPr="008B653C">
              <w:rPr>
                <w:sz w:val="16"/>
                <w:szCs w:val="16"/>
              </w:rPr>
              <w:t>43</w:t>
            </w:r>
          </w:p>
          <w:p w14:paraId="337894FE" w14:textId="77777777" w:rsidR="008B653C" w:rsidRPr="008B653C" w:rsidRDefault="008B653C" w:rsidP="008B653C">
            <w:pPr>
              <w:spacing w:after="0" w:line="240" w:lineRule="auto"/>
              <w:rPr>
                <w:sz w:val="16"/>
                <w:szCs w:val="16"/>
              </w:rPr>
            </w:pPr>
            <w:proofErr w:type="spellStart"/>
            <w:r w:rsidRPr="008B653C">
              <w:rPr>
                <w:sz w:val="16"/>
                <w:szCs w:val="16"/>
              </w:rPr>
              <w:t>Embrain</w:t>
            </w:r>
            <w:proofErr w:type="spellEnd"/>
            <w:r w:rsidRPr="008B653C">
              <w:rPr>
                <w:sz w:val="16"/>
                <w:szCs w:val="16"/>
              </w:rPr>
              <w:t xml:space="preserve"> (hereinafter </w:t>
            </w:r>
            <w:proofErr w:type="spellStart"/>
            <w:r w:rsidRPr="008B653C">
              <w:rPr>
                <w:sz w:val="16"/>
                <w:szCs w:val="16"/>
              </w:rPr>
              <w:t>Embrain</w:t>
            </w:r>
            <w:proofErr w:type="spellEnd"/>
            <w:r w:rsidRPr="008B653C">
              <w:rPr>
                <w:sz w:val="16"/>
                <w:szCs w:val="16"/>
              </w:rPr>
              <w:t>)."</w:t>
            </w:r>
          </w:p>
        </w:tc>
      </w:tr>
      <w:tr w:rsidR="008B653C" w:rsidRPr="008B653C" w14:paraId="3ED00C4D" w14:textId="77777777" w:rsidTr="008B653C">
        <w:tblPrEx>
          <w:tblLook w:val="0000" w:firstRow="0" w:lastRow="0" w:firstColumn="0" w:lastColumn="0" w:noHBand="0" w:noVBand="0"/>
        </w:tblPrEx>
        <w:trPr>
          <w:trHeight w:val="1343"/>
        </w:trPr>
        <w:tc>
          <w:tcPr>
            <w:tcW w:w="1448" w:type="dxa"/>
            <w:gridSpan w:val="2"/>
          </w:tcPr>
          <w:p w14:paraId="651A0D44" w14:textId="77777777" w:rsidR="008B653C" w:rsidRPr="008B653C" w:rsidRDefault="008B653C" w:rsidP="008B653C">
            <w:pPr>
              <w:spacing w:after="0" w:line="240" w:lineRule="auto"/>
              <w:rPr>
                <w:sz w:val="16"/>
                <w:szCs w:val="16"/>
              </w:rPr>
            </w:pPr>
            <w:proofErr w:type="spellStart"/>
            <w:r w:rsidRPr="008B653C">
              <w:rPr>
                <w:sz w:val="16"/>
                <w:szCs w:val="16"/>
              </w:rPr>
              <w:t>korea</w:t>
            </w:r>
            <w:proofErr w:type="spellEnd"/>
          </w:p>
        </w:tc>
        <w:tc>
          <w:tcPr>
            <w:tcW w:w="1688" w:type="dxa"/>
            <w:gridSpan w:val="2"/>
            <w:vAlign w:val="bottom"/>
          </w:tcPr>
          <w:p w14:paraId="337BE3B0" w14:textId="77777777" w:rsidR="008B653C" w:rsidRPr="008B653C" w:rsidRDefault="008B653C" w:rsidP="008B653C">
            <w:pPr>
              <w:spacing w:after="0" w:line="240" w:lineRule="auto"/>
              <w:rPr>
                <w:sz w:val="16"/>
                <w:szCs w:val="16"/>
              </w:rPr>
            </w:pPr>
            <w:r w:rsidRPr="008B653C">
              <w:rPr>
                <w:sz w:val="16"/>
                <w:szCs w:val="16"/>
              </w:rPr>
              <w:t>Yemen civil war (2014-2023),</w:t>
            </w:r>
          </w:p>
        </w:tc>
        <w:tc>
          <w:tcPr>
            <w:tcW w:w="2564" w:type="dxa"/>
            <w:gridSpan w:val="2"/>
          </w:tcPr>
          <w:p w14:paraId="32DAA5B0" w14:textId="77777777" w:rsidR="008B653C" w:rsidRPr="008B653C" w:rsidRDefault="008B653C" w:rsidP="008B653C">
            <w:pPr>
              <w:spacing w:after="0" w:line="240" w:lineRule="auto"/>
              <w:rPr>
                <w:sz w:val="16"/>
                <w:szCs w:val="16"/>
              </w:rPr>
            </w:pPr>
            <w:r w:rsidRPr="008B653C">
              <w:rPr>
                <w:sz w:val="16"/>
                <w:szCs w:val="16"/>
              </w:rPr>
              <w:t>Choi, S., &amp; Jang, S. Y. (2019, August 31). An Online Opinion Analysis on Refugee Acceptance Using Topic Modeling. Asian Journal for Public Opinion Research, 7(3), 169-198. https://www.ajpor.org/article/13056-an-online-opinion-analysis-on-refugee-acceptance-using-topic-modeling</w:t>
            </w:r>
          </w:p>
        </w:tc>
        <w:tc>
          <w:tcPr>
            <w:tcW w:w="3114" w:type="dxa"/>
          </w:tcPr>
          <w:p w14:paraId="0913271C"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5FE3DDDA" w14:textId="77777777" w:rsidTr="008B653C">
        <w:tblPrEx>
          <w:tblLook w:val="0000" w:firstRow="0" w:lastRow="0" w:firstColumn="0" w:lastColumn="0" w:noHBand="0" w:noVBand="0"/>
        </w:tblPrEx>
        <w:trPr>
          <w:trHeight w:val="821"/>
        </w:trPr>
        <w:tc>
          <w:tcPr>
            <w:tcW w:w="1448" w:type="dxa"/>
            <w:gridSpan w:val="2"/>
          </w:tcPr>
          <w:p w14:paraId="4E74C97A" w14:textId="77777777" w:rsidR="008B653C" w:rsidRPr="008B653C" w:rsidRDefault="008B653C" w:rsidP="008B653C">
            <w:pPr>
              <w:spacing w:after="0" w:line="240" w:lineRule="auto"/>
              <w:rPr>
                <w:sz w:val="16"/>
                <w:szCs w:val="16"/>
              </w:rPr>
            </w:pPr>
            <w:proofErr w:type="spellStart"/>
            <w:r w:rsidRPr="008B653C">
              <w:rPr>
                <w:sz w:val="16"/>
                <w:szCs w:val="16"/>
              </w:rPr>
              <w:t>canada</w:t>
            </w:r>
            <w:proofErr w:type="spellEnd"/>
          </w:p>
        </w:tc>
        <w:tc>
          <w:tcPr>
            <w:tcW w:w="1688" w:type="dxa"/>
            <w:gridSpan w:val="2"/>
            <w:vAlign w:val="bottom"/>
          </w:tcPr>
          <w:p w14:paraId="71622F8C" w14:textId="77777777" w:rsidR="008B653C" w:rsidRPr="008B653C" w:rsidRDefault="008B653C" w:rsidP="008B653C">
            <w:pPr>
              <w:spacing w:after="0" w:line="240" w:lineRule="auto"/>
              <w:rPr>
                <w:sz w:val="16"/>
                <w:szCs w:val="16"/>
              </w:rPr>
            </w:pPr>
            <w:r w:rsidRPr="008B653C">
              <w:rPr>
                <w:i/>
                <w:iCs/>
                <w:sz w:val="16"/>
                <w:szCs w:val="16"/>
              </w:rPr>
              <w:t>Ukraine’s Russia invasion (2014-2023),</w:t>
            </w:r>
          </w:p>
        </w:tc>
        <w:tc>
          <w:tcPr>
            <w:tcW w:w="2564" w:type="dxa"/>
            <w:gridSpan w:val="2"/>
          </w:tcPr>
          <w:p w14:paraId="5EC71315" w14:textId="77777777" w:rsidR="008B653C" w:rsidRPr="008B653C" w:rsidRDefault="008B653C" w:rsidP="008B653C">
            <w:pPr>
              <w:spacing w:after="0" w:line="240" w:lineRule="auto"/>
              <w:rPr>
                <w:sz w:val="16"/>
                <w:szCs w:val="16"/>
              </w:rPr>
            </w:pPr>
            <w:r w:rsidRPr="008B653C">
              <w:rPr>
                <w:sz w:val="16"/>
                <w:szCs w:val="16"/>
              </w:rPr>
              <w:t>Federal Vote Intention. (2022, October 24). Environics Institute. Retrieved November 5, 2023, from https://www.environicsinstitute.org/docs/default-source/project-documents/focus-canada---fall-2022---immigration-refugees/focus-canada-fall-2022---canadian-public-opinion-about-immigration-refugees---final-report.pdf?sfvrsn=b31e22c9_2</w:t>
            </w:r>
          </w:p>
        </w:tc>
        <w:tc>
          <w:tcPr>
            <w:tcW w:w="3114" w:type="dxa"/>
          </w:tcPr>
          <w:p w14:paraId="1633E4F9"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40DF06E0" w14:textId="77777777" w:rsidTr="008B653C">
        <w:tblPrEx>
          <w:tblLook w:val="0000" w:firstRow="0" w:lastRow="0" w:firstColumn="0" w:lastColumn="0" w:noHBand="0" w:noVBand="0"/>
        </w:tblPrEx>
        <w:trPr>
          <w:trHeight w:val="3110"/>
        </w:trPr>
        <w:tc>
          <w:tcPr>
            <w:tcW w:w="1448" w:type="dxa"/>
            <w:gridSpan w:val="2"/>
          </w:tcPr>
          <w:p w14:paraId="43C2D348" w14:textId="77777777" w:rsidR="008B653C" w:rsidRPr="008B653C" w:rsidRDefault="008B653C" w:rsidP="008B653C">
            <w:pPr>
              <w:spacing w:after="0" w:line="240" w:lineRule="auto"/>
              <w:rPr>
                <w:sz w:val="16"/>
                <w:szCs w:val="16"/>
              </w:rPr>
            </w:pPr>
            <w:proofErr w:type="spellStart"/>
            <w:r w:rsidRPr="008B653C">
              <w:rPr>
                <w:sz w:val="16"/>
                <w:szCs w:val="16"/>
              </w:rPr>
              <w:lastRenderedPageBreak/>
              <w:t>poland</w:t>
            </w:r>
            <w:proofErr w:type="spellEnd"/>
            <w:r w:rsidRPr="008B653C">
              <w:rPr>
                <w:sz w:val="16"/>
                <w:szCs w:val="16"/>
              </w:rPr>
              <w:t>, Hungary, Romania, Moldova, Slovakia</w:t>
            </w:r>
          </w:p>
        </w:tc>
        <w:tc>
          <w:tcPr>
            <w:tcW w:w="1688" w:type="dxa"/>
            <w:gridSpan w:val="2"/>
            <w:vAlign w:val="bottom"/>
          </w:tcPr>
          <w:p w14:paraId="243037E4" w14:textId="77777777" w:rsidR="008B653C" w:rsidRPr="008B653C" w:rsidRDefault="008B653C" w:rsidP="008B653C">
            <w:pPr>
              <w:spacing w:after="0" w:line="240" w:lineRule="auto"/>
              <w:rPr>
                <w:sz w:val="16"/>
                <w:szCs w:val="16"/>
              </w:rPr>
            </w:pPr>
            <w:r w:rsidRPr="008B653C">
              <w:rPr>
                <w:i/>
                <w:iCs/>
                <w:sz w:val="16"/>
                <w:szCs w:val="16"/>
              </w:rPr>
              <w:t>Ukraine’s Russia invasion (2014-2023),</w:t>
            </w:r>
          </w:p>
        </w:tc>
        <w:tc>
          <w:tcPr>
            <w:tcW w:w="2564" w:type="dxa"/>
            <w:gridSpan w:val="2"/>
          </w:tcPr>
          <w:p w14:paraId="68DCEB49" w14:textId="77777777" w:rsidR="008B653C" w:rsidRPr="008B653C" w:rsidRDefault="008B653C" w:rsidP="008B653C">
            <w:pPr>
              <w:spacing w:after="0" w:line="240" w:lineRule="auto"/>
              <w:rPr>
                <w:sz w:val="16"/>
                <w:szCs w:val="16"/>
              </w:rPr>
            </w:pPr>
            <w:r w:rsidRPr="008B653C">
              <w:rPr>
                <w:sz w:val="16"/>
                <w:szCs w:val="16"/>
              </w:rPr>
              <w:t>Dugan, A. (2023, February 24). Ukraine's Neighbors Grow More Accepting of Migrants. Gallup Poll. Retrieved November 7, 2023, from https://news.gallup.com/poll/471146/ukraine-neighbors-grow-accepting-migrants.aspx</w:t>
            </w:r>
          </w:p>
        </w:tc>
        <w:tc>
          <w:tcPr>
            <w:tcW w:w="3114" w:type="dxa"/>
          </w:tcPr>
          <w:p w14:paraId="7E3B37F7" w14:textId="77777777" w:rsidR="008B653C" w:rsidRPr="008B653C" w:rsidRDefault="008B653C" w:rsidP="008B653C">
            <w:pPr>
              <w:spacing w:after="0" w:line="240" w:lineRule="auto"/>
              <w:rPr>
                <w:sz w:val="16"/>
                <w:szCs w:val="16"/>
              </w:rPr>
            </w:pPr>
            <w:r w:rsidRPr="008B653C">
              <w:rPr>
                <w:sz w:val="16"/>
                <w:szCs w:val="16"/>
              </w:rPr>
              <w:t>Results are based on face-to-face and telephone interviews conducted in June-October 2022, with a random sample of approximately 1,000 adults, aged 15 and older, in each of the countries mentioned. For results based on the total sample of national adults in each country, the margin of sampling error ranges from ±3.5 percentage points to ±4.2 percentage points at the 95% confidence level. All reported margins of sampling error include computed design effects for weighting.</w:t>
            </w:r>
          </w:p>
        </w:tc>
      </w:tr>
      <w:tr w:rsidR="008B653C" w:rsidRPr="008B653C" w14:paraId="3C8BEC1C" w14:textId="77777777" w:rsidTr="008B653C">
        <w:tblPrEx>
          <w:tblLook w:val="0000" w:firstRow="0" w:lastRow="0" w:firstColumn="0" w:lastColumn="0" w:noHBand="0" w:noVBand="0"/>
        </w:tblPrEx>
        <w:trPr>
          <w:trHeight w:val="1763"/>
        </w:trPr>
        <w:tc>
          <w:tcPr>
            <w:tcW w:w="1448" w:type="dxa"/>
            <w:gridSpan w:val="2"/>
          </w:tcPr>
          <w:p w14:paraId="47179ADD" w14:textId="77777777" w:rsidR="008B653C" w:rsidRPr="008B653C" w:rsidRDefault="008B653C" w:rsidP="008B653C">
            <w:pPr>
              <w:spacing w:after="0" w:line="240" w:lineRule="auto"/>
              <w:rPr>
                <w:sz w:val="16"/>
                <w:szCs w:val="16"/>
              </w:rPr>
            </w:pPr>
            <w:r w:rsidRPr="008B653C">
              <w:rPr>
                <w:sz w:val="16"/>
                <w:szCs w:val="16"/>
              </w:rPr>
              <w:t>Israel</w:t>
            </w:r>
          </w:p>
        </w:tc>
        <w:tc>
          <w:tcPr>
            <w:tcW w:w="1688" w:type="dxa"/>
            <w:gridSpan w:val="2"/>
            <w:vAlign w:val="bottom"/>
          </w:tcPr>
          <w:p w14:paraId="6F9CE1CE" w14:textId="77777777" w:rsidR="008B653C" w:rsidRPr="008B653C" w:rsidRDefault="008B653C" w:rsidP="008B653C">
            <w:pPr>
              <w:spacing w:after="0" w:line="240" w:lineRule="auto"/>
              <w:rPr>
                <w:sz w:val="16"/>
                <w:szCs w:val="16"/>
              </w:rPr>
            </w:pPr>
            <w:r w:rsidRPr="008B653C">
              <w:rPr>
                <w:i/>
                <w:iCs/>
                <w:sz w:val="16"/>
                <w:szCs w:val="16"/>
              </w:rPr>
              <w:t>Ukraine’s Russia invasion (2014-2023),</w:t>
            </w:r>
          </w:p>
        </w:tc>
        <w:tc>
          <w:tcPr>
            <w:tcW w:w="2564" w:type="dxa"/>
            <w:gridSpan w:val="2"/>
          </w:tcPr>
          <w:p w14:paraId="708F8DA6" w14:textId="77777777" w:rsidR="008B653C" w:rsidRPr="008B653C" w:rsidRDefault="008B653C" w:rsidP="008B653C">
            <w:pPr>
              <w:spacing w:after="0" w:line="240" w:lineRule="auto"/>
              <w:rPr>
                <w:sz w:val="16"/>
                <w:szCs w:val="16"/>
              </w:rPr>
            </w:pPr>
            <w:r w:rsidRPr="008B653C">
              <w:rPr>
                <w:sz w:val="16"/>
                <w:szCs w:val="16"/>
              </w:rPr>
              <w:t>“Do You Agree or Disagree with the Following Statement? Israel Should Accept as Many Ukrainian Refugees as Seek to Enter, Regardless of Whether They Are Jewish or Not.” Israel Democracy Institute, Polling the Nations, ptn.infobase.com/articles/UG9sbFF1ZXN0aW9uOjc3NTEyMw==?aid=96426. Accessed 27 Oct. 2023.</w:t>
            </w:r>
          </w:p>
        </w:tc>
        <w:tc>
          <w:tcPr>
            <w:tcW w:w="3114" w:type="dxa"/>
          </w:tcPr>
          <w:p w14:paraId="4E3A1636" w14:textId="77777777" w:rsidR="008B653C" w:rsidRPr="008B653C" w:rsidRDefault="008B653C" w:rsidP="008B653C">
            <w:pPr>
              <w:spacing w:after="0" w:line="240" w:lineRule="auto"/>
              <w:rPr>
                <w:sz w:val="16"/>
                <w:szCs w:val="16"/>
              </w:rPr>
            </w:pPr>
            <w:r w:rsidRPr="008B653C">
              <w:rPr>
                <w:sz w:val="16"/>
                <w:szCs w:val="16"/>
              </w:rPr>
              <w:t>2022</w:t>
            </w:r>
          </w:p>
          <w:p w14:paraId="2572E7AA" w14:textId="77777777" w:rsidR="008B653C" w:rsidRPr="008B653C" w:rsidRDefault="008B653C" w:rsidP="008B653C">
            <w:pPr>
              <w:spacing w:after="0" w:line="240" w:lineRule="auto"/>
              <w:rPr>
                <w:sz w:val="16"/>
                <w:szCs w:val="16"/>
              </w:rPr>
            </w:pPr>
            <w:r w:rsidRPr="008B653C">
              <w:rPr>
                <w:sz w:val="16"/>
                <w:szCs w:val="16"/>
              </w:rPr>
              <w:t>Sample Size: 1004</w:t>
            </w:r>
          </w:p>
          <w:p w14:paraId="442E3AA0" w14:textId="77777777" w:rsidR="008B653C" w:rsidRPr="008B653C" w:rsidRDefault="008B653C" w:rsidP="008B653C">
            <w:pPr>
              <w:spacing w:after="0" w:line="240" w:lineRule="auto"/>
              <w:rPr>
                <w:sz w:val="16"/>
                <w:szCs w:val="16"/>
              </w:rPr>
            </w:pPr>
            <w:r w:rsidRPr="008B653C">
              <w:rPr>
                <w:sz w:val="16"/>
                <w:szCs w:val="16"/>
              </w:rPr>
              <w:t>Telephone and Online</w:t>
            </w:r>
          </w:p>
        </w:tc>
      </w:tr>
      <w:tr w:rsidR="008B653C" w:rsidRPr="008B653C" w14:paraId="5D64AD13" w14:textId="77777777" w:rsidTr="008B653C">
        <w:tblPrEx>
          <w:tblLook w:val="0000" w:firstRow="0" w:lastRow="0" w:firstColumn="0" w:lastColumn="0" w:noHBand="0" w:noVBand="0"/>
        </w:tblPrEx>
        <w:trPr>
          <w:trHeight w:val="537"/>
        </w:trPr>
        <w:tc>
          <w:tcPr>
            <w:tcW w:w="1448" w:type="dxa"/>
            <w:gridSpan w:val="2"/>
          </w:tcPr>
          <w:p w14:paraId="5EEDBBCC" w14:textId="77777777" w:rsidR="008B653C" w:rsidRPr="008B653C" w:rsidRDefault="008B653C" w:rsidP="008B653C">
            <w:pPr>
              <w:spacing w:after="0" w:line="240" w:lineRule="auto"/>
              <w:rPr>
                <w:sz w:val="16"/>
                <w:szCs w:val="16"/>
              </w:rPr>
            </w:pPr>
            <w:proofErr w:type="spellStart"/>
            <w:r w:rsidRPr="008B653C">
              <w:rPr>
                <w:sz w:val="16"/>
                <w:szCs w:val="16"/>
              </w:rPr>
              <w:t>Austrailia</w:t>
            </w:r>
            <w:proofErr w:type="spellEnd"/>
          </w:p>
        </w:tc>
        <w:tc>
          <w:tcPr>
            <w:tcW w:w="1688" w:type="dxa"/>
            <w:gridSpan w:val="2"/>
            <w:vAlign w:val="bottom"/>
          </w:tcPr>
          <w:p w14:paraId="614A61D7" w14:textId="77777777" w:rsidR="008B653C" w:rsidRPr="008B653C" w:rsidRDefault="008B653C" w:rsidP="008B653C">
            <w:pPr>
              <w:spacing w:after="0" w:line="240" w:lineRule="auto"/>
              <w:rPr>
                <w:sz w:val="16"/>
                <w:szCs w:val="16"/>
              </w:rPr>
            </w:pPr>
            <w:r w:rsidRPr="008B653C">
              <w:rPr>
                <w:i/>
                <w:iCs/>
                <w:sz w:val="16"/>
                <w:szCs w:val="16"/>
              </w:rPr>
              <w:t>Ukraine’s Russia invasion (2014-2023),</w:t>
            </w:r>
          </w:p>
        </w:tc>
        <w:tc>
          <w:tcPr>
            <w:tcW w:w="2564" w:type="dxa"/>
            <w:gridSpan w:val="2"/>
          </w:tcPr>
          <w:p w14:paraId="7D98620C" w14:textId="77777777" w:rsidR="008B653C" w:rsidRPr="008B653C" w:rsidRDefault="008B653C" w:rsidP="008B653C">
            <w:pPr>
              <w:spacing w:after="0" w:line="240" w:lineRule="auto"/>
              <w:rPr>
                <w:sz w:val="16"/>
                <w:szCs w:val="16"/>
              </w:rPr>
            </w:pPr>
            <w:r w:rsidRPr="008B653C">
              <w:rPr>
                <w:sz w:val="16"/>
                <w:szCs w:val="16"/>
              </w:rPr>
              <w:t>Lowy Institute Poll. (2023). Australia’s response to the war in Ukraine. Lowy Institute Poll. Retrieved November 14, 2023, from https://poll.lowyinstitute.org/charts/australias-response-war-ukraine</w:t>
            </w:r>
          </w:p>
        </w:tc>
        <w:tc>
          <w:tcPr>
            <w:tcW w:w="3114" w:type="dxa"/>
          </w:tcPr>
          <w:p w14:paraId="59F66A9B" w14:textId="77777777" w:rsidR="008B653C" w:rsidRPr="008B653C" w:rsidRDefault="008B653C" w:rsidP="008B653C">
            <w:pPr>
              <w:spacing w:after="0" w:line="240" w:lineRule="auto"/>
              <w:rPr>
                <w:sz w:val="16"/>
                <w:szCs w:val="16"/>
              </w:rPr>
            </w:pPr>
            <w:r w:rsidRPr="008B653C">
              <w:rPr>
                <w:sz w:val="16"/>
                <w:szCs w:val="16"/>
              </w:rPr>
              <w:t>Unclear</w:t>
            </w:r>
          </w:p>
        </w:tc>
      </w:tr>
      <w:tr w:rsidR="008B653C" w:rsidRPr="008B653C" w14:paraId="6188FFE9" w14:textId="77777777" w:rsidTr="008B653C">
        <w:tblPrEx>
          <w:tblLook w:val="0000" w:firstRow="0" w:lastRow="0" w:firstColumn="0" w:lastColumn="0" w:noHBand="0" w:noVBand="0"/>
        </w:tblPrEx>
        <w:trPr>
          <w:trHeight w:val="2647"/>
        </w:trPr>
        <w:tc>
          <w:tcPr>
            <w:tcW w:w="1448" w:type="dxa"/>
            <w:gridSpan w:val="2"/>
          </w:tcPr>
          <w:p w14:paraId="7A5099E6" w14:textId="77777777" w:rsidR="008B653C" w:rsidRPr="008B653C" w:rsidRDefault="008B653C" w:rsidP="008B653C">
            <w:pPr>
              <w:spacing w:after="0" w:line="240" w:lineRule="auto"/>
              <w:rPr>
                <w:sz w:val="16"/>
                <w:szCs w:val="16"/>
              </w:rPr>
            </w:pPr>
            <w:r w:rsidRPr="008B653C">
              <w:rPr>
                <w:sz w:val="16"/>
                <w:szCs w:val="16"/>
              </w:rPr>
              <w:t>Various</w:t>
            </w:r>
          </w:p>
          <w:p w14:paraId="012D1142" w14:textId="77777777" w:rsidR="008B653C" w:rsidRPr="008B653C" w:rsidRDefault="008B653C" w:rsidP="008B653C">
            <w:pPr>
              <w:spacing w:after="0" w:line="240" w:lineRule="auto"/>
              <w:rPr>
                <w:sz w:val="16"/>
                <w:szCs w:val="16"/>
              </w:rPr>
            </w:pPr>
            <w:r w:rsidRPr="008B653C">
              <w:rPr>
                <w:sz w:val="16"/>
                <w:szCs w:val="16"/>
              </w:rPr>
              <w:t>(Amnesty International)</w:t>
            </w:r>
          </w:p>
        </w:tc>
        <w:tc>
          <w:tcPr>
            <w:tcW w:w="1688" w:type="dxa"/>
            <w:gridSpan w:val="2"/>
            <w:vAlign w:val="bottom"/>
          </w:tcPr>
          <w:p w14:paraId="38FBB877" w14:textId="77777777" w:rsidR="008B653C" w:rsidRPr="008B653C" w:rsidRDefault="008B653C" w:rsidP="008B653C">
            <w:pPr>
              <w:spacing w:after="0" w:line="240" w:lineRule="auto"/>
              <w:rPr>
                <w:sz w:val="16"/>
                <w:szCs w:val="16"/>
              </w:rPr>
            </w:pPr>
            <w:r w:rsidRPr="008B653C">
              <w:rPr>
                <w:sz w:val="16"/>
                <w:szCs w:val="16"/>
              </w:rPr>
              <w:t>General</w:t>
            </w:r>
          </w:p>
          <w:p w14:paraId="2BE07C82" w14:textId="77777777" w:rsidR="008B653C" w:rsidRPr="008B653C" w:rsidRDefault="008B653C" w:rsidP="008B653C">
            <w:pPr>
              <w:spacing w:after="0" w:line="240" w:lineRule="auto"/>
              <w:rPr>
                <w:sz w:val="16"/>
                <w:szCs w:val="16"/>
              </w:rPr>
            </w:pPr>
          </w:p>
          <w:p w14:paraId="5E154CE9" w14:textId="77777777" w:rsidR="008B653C" w:rsidRPr="008B653C" w:rsidRDefault="008B653C" w:rsidP="008B653C">
            <w:pPr>
              <w:spacing w:after="0" w:line="240" w:lineRule="auto"/>
              <w:rPr>
                <w:sz w:val="16"/>
                <w:szCs w:val="16"/>
              </w:rPr>
            </w:pPr>
          </w:p>
        </w:tc>
        <w:tc>
          <w:tcPr>
            <w:tcW w:w="2564" w:type="dxa"/>
            <w:gridSpan w:val="2"/>
          </w:tcPr>
          <w:p w14:paraId="72345DA2" w14:textId="77777777" w:rsidR="008B653C" w:rsidRPr="008B653C" w:rsidRDefault="008B653C" w:rsidP="008B653C">
            <w:pPr>
              <w:spacing w:after="0" w:line="240" w:lineRule="auto"/>
              <w:rPr>
                <w:sz w:val="16"/>
                <w:szCs w:val="16"/>
              </w:rPr>
            </w:pPr>
            <w:r w:rsidRPr="008B653C">
              <w:rPr>
                <w:sz w:val="16"/>
                <w:szCs w:val="16"/>
              </w:rPr>
              <w:t>Refugees Welcome Index shows government refugee policies out of touch with public opinion. (2016, May 19). Amnesty International. Retrieved October 19, 2023, from https://www.amnesty.org/en/latest/press-release/2016/05/refugees-welcome-index-shows-government-refugee-policies-out-of-touch/</w:t>
            </w:r>
          </w:p>
          <w:p w14:paraId="5DF90BA2" w14:textId="77777777" w:rsidR="008B653C" w:rsidRPr="008B653C" w:rsidRDefault="008B653C" w:rsidP="008B653C">
            <w:pPr>
              <w:spacing w:after="0" w:line="240" w:lineRule="auto"/>
              <w:rPr>
                <w:sz w:val="16"/>
                <w:szCs w:val="16"/>
              </w:rPr>
            </w:pPr>
          </w:p>
          <w:p w14:paraId="36402264" w14:textId="77777777" w:rsidR="008B653C" w:rsidRPr="008B653C" w:rsidRDefault="008B653C" w:rsidP="008B653C">
            <w:pPr>
              <w:spacing w:after="0" w:line="240" w:lineRule="auto"/>
              <w:rPr>
                <w:sz w:val="16"/>
                <w:szCs w:val="16"/>
              </w:rPr>
            </w:pPr>
          </w:p>
        </w:tc>
        <w:tc>
          <w:tcPr>
            <w:tcW w:w="3114" w:type="dxa"/>
          </w:tcPr>
          <w:p w14:paraId="55741651" w14:textId="77777777" w:rsidR="008B653C" w:rsidRPr="008B653C" w:rsidRDefault="008B653C" w:rsidP="008B653C">
            <w:pPr>
              <w:spacing w:after="0" w:line="240" w:lineRule="auto"/>
              <w:rPr>
                <w:sz w:val="16"/>
                <w:szCs w:val="16"/>
              </w:rPr>
            </w:pPr>
            <w:r w:rsidRPr="008B653C">
              <w:rPr>
                <w:sz w:val="16"/>
                <w:szCs w:val="16"/>
              </w:rPr>
              <w:t xml:space="preserve">The Index is calculated by giving countries a score based on the average of responses to the question, “How closely would you personally accept people fleeing war or persecution?” Responses were scaled to 100 as follows: 0 = ‘I would refuse them entry to my country’; 33 = ‘I would accept them in my country’; 67 = ‘In my city/town/village’; and 100 = ‘In my </w:t>
            </w:r>
            <w:proofErr w:type="spellStart"/>
            <w:r w:rsidRPr="008B653C">
              <w:rPr>
                <w:sz w:val="16"/>
                <w:szCs w:val="16"/>
              </w:rPr>
              <w:t>neighbourhood</w:t>
            </w:r>
            <w:proofErr w:type="spellEnd"/>
            <w:r w:rsidRPr="008B653C">
              <w:rPr>
                <w:sz w:val="16"/>
                <w:szCs w:val="16"/>
              </w:rPr>
              <w:t xml:space="preserve"> or household’</w:t>
            </w:r>
          </w:p>
        </w:tc>
      </w:tr>
    </w:tbl>
    <w:p w14:paraId="4A775533" w14:textId="5F0C5D44" w:rsidR="000240E8" w:rsidRDefault="000240E8" w:rsidP="000240E8"/>
    <w:p w14:paraId="7862EE70" w14:textId="77777777" w:rsidR="000240E8" w:rsidRPr="000240E8" w:rsidRDefault="000240E8" w:rsidP="000240E8"/>
    <w:p w14:paraId="3B24168B" w14:textId="77777777" w:rsidR="00801838" w:rsidRDefault="00801838">
      <w:pPr>
        <w:rPr>
          <w:i/>
          <w:iCs/>
          <w:color w:val="000000" w:themeColor="text1"/>
          <w:sz w:val="28"/>
          <w:vertAlign w:val="superscript"/>
        </w:rPr>
      </w:pPr>
      <w:r>
        <w:rPr>
          <w:color w:val="000000" w:themeColor="text1"/>
        </w:rPr>
        <w:br w:type="page"/>
      </w:r>
    </w:p>
    <w:p w14:paraId="2C0A2127" w14:textId="2B59EDDB" w:rsidR="00616339" w:rsidRPr="00616339" w:rsidRDefault="00EF7DAB" w:rsidP="00616339">
      <w:pPr>
        <w:pStyle w:val="Heading1"/>
        <w:numPr>
          <w:ilvl w:val="0"/>
          <w:numId w:val="15"/>
        </w:numPr>
        <w:jc w:val="center"/>
        <w:rPr>
          <w:b/>
          <w:bCs/>
          <w:i w:val="0"/>
          <w:iCs w:val="0"/>
          <w:color w:val="000000" w:themeColor="text1"/>
          <w:sz w:val="44"/>
          <w:szCs w:val="36"/>
        </w:rPr>
      </w:pPr>
      <w:r>
        <w:rPr>
          <w:b/>
          <w:bCs/>
          <w:i w:val="0"/>
          <w:iCs w:val="0"/>
          <w:color w:val="000000" w:themeColor="text1"/>
          <w:sz w:val="44"/>
          <w:szCs w:val="36"/>
        </w:rPr>
        <w:lastRenderedPageBreak/>
        <w:t>CHAPTER-SPECIFIC ELABORATIONS AND NOTES</w:t>
      </w:r>
    </w:p>
    <w:p w14:paraId="35CFDE08" w14:textId="77777777" w:rsidR="00616339" w:rsidRDefault="00616339" w:rsidP="00616339">
      <w:pPr>
        <w:ind w:firstLine="720"/>
      </w:pPr>
      <w:r w:rsidRPr="00616339">
        <w:t>Recognizing the flaws</w:t>
      </w:r>
      <w:r>
        <w:t xml:space="preserve"> (</w:t>
      </w:r>
      <w:r w:rsidRPr="00616339">
        <w:t>sometimes insurmountable</w:t>
      </w:r>
      <w:r>
        <w:t>)</w:t>
      </w:r>
      <w:r w:rsidRPr="00616339">
        <w:t xml:space="preserve"> of each methods instrument, I sought triangulation of sources, data, evidence as well as different levels of scope and abstraction: drilling into the mountain from different directions, in the hope of occasional convergence. Thus I combine low-resolution, macro-historical, large-N samples (e.g. of press coverage) with mezzo-analytic comparisons of case studies (e.g. Chinese-to-Jewish, Uyghur-to-Rohingya, hinterland-SSA-to-African Horn) with fine-grained, “high-resolution” textual content analysis of small-N samples (e.g. of opinionated commentary, anti-refugee books, inter-state treaties). </w:t>
      </w:r>
    </w:p>
    <w:p w14:paraId="1BA69130" w14:textId="1A6F1F02" w:rsidR="00616339" w:rsidRPr="00616339" w:rsidRDefault="00616339" w:rsidP="00616339">
      <w:pPr>
        <w:ind w:firstLine="720"/>
      </w:pPr>
      <w:r>
        <w:t>In the interests of transparency, I offer my own judgment here as to which instruments were more successful</w:t>
      </w:r>
      <w:r w:rsidR="00D01B37">
        <w:t xml:space="preserve"> (or, at least, failures-to-a-lesser-extent) in approximating evidence</w:t>
      </w:r>
      <w:r>
        <w:t xml:space="preserve">. </w:t>
      </w:r>
      <w:r w:rsidRPr="00616339">
        <w:t>The book’s core claim is that refugee stigma is not reliably driven by intuitive criteria (</w:t>
      </w:r>
      <w:proofErr w:type="spellStart"/>
      <w:r w:rsidRPr="00616339">
        <w:t>identitarian</w:t>
      </w:r>
      <w:proofErr w:type="spellEnd"/>
      <w:r w:rsidRPr="00616339">
        <w:t xml:space="preserve"> bigotry, numbers displaced, severity of violence, or the “purity” – variously defined – of victimhood), but by the geopolitical significance of the force factor that produces flight. The challenge, then, was a case selection strategy that </w:t>
      </w:r>
      <w:r>
        <w:t>avoids</w:t>
      </w:r>
      <w:r w:rsidRPr="00616339">
        <w:t xml:space="preserve"> simply reproduc</w:t>
      </w:r>
      <w:r>
        <w:t>ing</w:t>
      </w:r>
      <w:r w:rsidRPr="00616339">
        <w:t xml:space="preserve"> the same handful of familiar, over</w:t>
      </w:r>
      <w:r>
        <w:t>-</w:t>
      </w:r>
      <w:r w:rsidRPr="00616339">
        <w:t xml:space="preserve">studied refugee crises driven by presentism and convenience sampling. </w:t>
      </w:r>
      <w:r w:rsidR="00D01B37">
        <w:t xml:space="preserve">The hitherto-obstacles to this were empirical, not conceptual. </w:t>
      </w:r>
      <w:r w:rsidRPr="00616339">
        <w:t>The major contributions in this regard – which will prove useful to students of refugees well-beyond the scope of this book, including those with violent disagreements with its argument – are:</w:t>
      </w:r>
    </w:p>
    <w:p w14:paraId="601CA4DE" w14:textId="714984EE" w:rsidR="00616339" w:rsidRPr="00616339" w:rsidRDefault="00616339" w:rsidP="001E6BC8">
      <w:pPr>
        <w:ind w:left="720"/>
      </w:pPr>
      <w:r w:rsidRPr="00616339">
        <w:t xml:space="preserve">(1) the sample (n=95) of major forced-migration episodes since World War I (see Table 1 above), enabling scholarly-oriented (free of UNHCR operationalizations) and macro-historical (free of humanitarian-industry presentism) comparative basis for discussions of many popular dimensions of forced migration, including volume, statelessness, </w:t>
      </w:r>
      <w:proofErr w:type="spellStart"/>
      <w:r w:rsidRPr="00616339">
        <w:t>protractedness</w:t>
      </w:r>
      <w:proofErr w:type="spellEnd"/>
      <w:r w:rsidRPr="00616339">
        <w:t>, “contagion” effects, secondary/tertiary/etc. displacement, etc.</w:t>
      </w:r>
      <w:r w:rsidR="001E6BC8">
        <w:t xml:space="preserve"> </w:t>
      </w:r>
    </w:p>
    <w:p w14:paraId="45EDCEF6" w14:textId="6DB50C89" w:rsidR="00616339" w:rsidRPr="00616339" w:rsidRDefault="00616339" w:rsidP="00616339">
      <w:pPr>
        <w:ind w:left="720"/>
      </w:pPr>
      <w:r w:rsidRPr="00616339">
        <w:t>(2) the comprehensive ProQuest sample of the entire Anglophone written discourse on refugees in every conceivable synonymizing (see Tables 2-</w:t>
      </w:r>
      <w:r>
        <w:t>4</w:t>
      </w:r>
      <w:r w:rsidRPr="00616339">
        <w:t xml:space="preserve"> above)</w:t>
      </w:r>
      <w:r w:rsidR="001E6BC8">
        <w:t xml:space="preserve">, with </w:t>
      </w:r>
      <w:r w:rsidR="001E6BC8" w:rsidRPr="001E6BC8">
        <w:t>prospective</w:t>
      </w:r>
      <w:r w:rsidR="001E6BC8">
        <w:t xml:space="preserve"> distinguished from </w:t>
      </w:r>
      <w:r w:rsidR="001E6BC8" w:rsidRPr="001E6BC8">
        <w:t>retrospective</w:t>
      </w:r>
      <w:r w:rsidR="001E6BC8">
        <w:t xml:space="preserve"> coverage, </w:t>
      </w:r>
      <w:r w:rsidRPr="00616339">
        <w:t>enabling hitherto-</w:t>
      </w:r>
      <w:r>
        <w:t>untested,</w:t>
      </w:r>
      <w:r w:rsidRPr="00616339">
        <w:t xml:space="preserve"> systematic attention to long-run patterns of attention and neglect; </w:t>
      </w:r>
    </w:p>
    <w:p w14:paraId="125F94D4" w14:textId="0EE7FDBE" w:rsidR="00D01B37" w:rsidRPr="00D01B37" w:rsidRDefault="00616339" w:rsidP="00616339">
      <w:r w:rsidRPr="00616339">
        <w:t xml:space="preserve">Secondarily, less-comprehensive but nevertheless-useful empirical indicators </w:t>
      </w:r>
      <w:r>
        <w:t xml:space="preserve">– </w:t>
      </w:r>
      <w:r w:rsidRPr="00616339">
        <w:t>scholarship, treaties, UNSCRs, and public opinion polls/surveys</w:t>
      </w:r>
      <w:r>
        <w:t xml:space="preserve"> – supplement these.</w:t>
      </w:r>
      <w:r w:rsidRPr="00616339">
        <w:t xml:space="preserve"> </w:t>
      </w:r>
      <w:r w:rsidR="00D01B37">
        <w:t>Finally, in third place according to their reliability, I have more than a dozen</w:t>
      </w:r>
      <w:r w:rsidRPr="00616339">
        <w:t xml:space="preserve"> historically reconstructed cases selected for mechanism-tracing at key turning points.</w:t>
      </w:r>
      <w:r w:rsidR="00D01B37">
        <w:t xml:space="preserve"> “Process tracing,” better suited to my quantitative methodologist colleagues, would be too glamorous to apply here. But the general endeavor was valuable insofar as it combined (a) targeted, theoretical-sampling of strong-case, neglected, or  with (b) </w:t>
      </w:r>
      <w:r w:rsidR="00D01B37">
        <w:rPr>
          <w:i/>
          <w:iCs/>
        </w:rPr>
        <w:t>good-enough</w:t>
      </w:r>
      <w:r w:rsidR="00D01B37">
        <w:t xml:space="preserve">, if partial, comparative-analysis to distinguish geopolitical factors from others or degrees of geopolitical determinism, whether </w:t>
      </w:r>
      <w:r w:rsidR="00D01B37" w:rsidRPr="00D01B37">
        <w:rPr>
          <w:i/>
          <w:iCs/>
        </w:rPr>
        <w:t>temporally</w:t>
      </w:r>
      <w:r w:rsidR="00D01B37">
        <w:t xml:space="preserve"> (Nazi force factor in three phases) or </w:t>
      </w:r>
      <w:r w:rsidR="00D01B37">
        <w:rPr>
          <w:i/>
          <w:iCs/>
        </w:rPr>
        <w:t xml:space="preserve">spatially </w:t>
      </w:r>
      <w:r w:rsidR="00D01B37">
        <w:t>(ghettoization in SSA vs. African Horn). Below I expand on particular case selections by book Part and Chapter.</w:t>
      </w:r>
    </w:p>
    <w:p w14:paraId="74E50EA7" w14:textId="3148CFAA" w:rsidR="00731EE8" w:rsidRDefault="00616339" w:rsidP="001E6BC8">
      <w:pPr>
        <w:pStyle w:val="BodyTextIndent2"/>
      </w:pPr>
      <w:r>
        <w:lastRenderedPageBreak/>
        <w:t xml:space="preserve">To call the two World Wars “outliers” in the sample of modern forced migration would be a ludicrous understatement. </w:t>
      </w:r>
      <w:r w:rsidRPr="00EE7871">
        <w:rPr>
          <w:b/>
          <w:bCs/>
        </w:rPr>
        <w:t>Part II</w:t>
      </w:r>
      <w:r>
        <w:t xml:space="preserve"> does </w:t>
      </w:r>
      <w:r w:rsidRPr="004D780A">
        <w:t>not</w:t>
      </w:r>
      <w:r>
        <w:rPr>
          <w:i/>
          <w:iCs/>
        </w:rPr>
        <w:t xml:space="preserve">, </w:t>
      </w:r>
      <w:r>
        <w:t>therefore, select for representativeness or probability of such mass displacement; rather, this is extreme case sampling</w:t>
      </w:r>
      <w:r>
        <w:rPr>
          <w:rStyle w:val="FootnoteReference"/>
        </w:rPr>
        <w:footnoteReference w:id="1"/>
      </w:r>
      <w:r>
        <w:t xml:space="preserve">, the purpose of which is to observe geopolitical stigmatization </w:t>
      </w:r>
      <w:r w:rsidR="004D780A">
        <w:t xml:space="preserve">when force factors, especially </w:t>
      </w:r>
      <w:proofErr w:type="spellStart"/>
      <w:r w:rsidR="004D780A">
        <w:t>exterminationist</w:t>
      </w:r>
      <w:proofErr w:type="spellEnd"/>
      <w:r w:rsidR="004D780A">
        <w:t xml:space="preserve">, are </w:t>
      </w:r>
      <w:r>
        <w:t>i</w:t>
      </w:r>
      <w:r w:rsidR="004D780A">
        <w:t>n their</w:t>
      </w:r>
      <w:r>
        <w:t xml:space="preserve"> purest. </w:t>
      </w:r>
      <w:r w:rsidRPr="00FB2F46">
        <w:t xml:space="preserve">In </w:t>
      </w:r>
      <w:r w:rsidRPr="001E6BC8">
        <w:rPr>
          <w:b/>
          <w:bCs/>
        </w:rPr>
        <w:t>Chapter 4</w:t>
      </w:r>
      <w:r w:rsidRPr="00FB2F46">
        <w:t xml:space="preserve">, I select three paradigmatic constituencies—Belgians, Serbs, and Armenians—because they vary on two core explanatory dimensions: geopolitical utility (military/diplomatic leverage) and humanitarian utility (propaganda and moral mobilization). This triad is chosen as ideal-typical rather than exhaustive, allowing leverage on what changes when humanitarian and geopolitical imperatives converge (Belgians), diverge (Serbs), or are both neutralized by battlefield dynamics despite overwhelming victimhood (Armenians). </w:t>
      </w:r>
      <w:r>
        <w:t xml:space="preserve">In </w:t>
      </w:r>
      <w:r w:rsidRPr="001E6BC8">
        <w:rPr>
          <w:b/>
          <w:bCs/>
        </w:rPr>
        <w:t>Chapter 5</w:t>
      </w:r>
      <w:r>
        <w:t xml:space="preserve">, the Pacific Theatre is </w:t>
      </w:r>
      <w:r w:rsidR="001E6BC8">
        <w:t xml:space="preserve">theoretically-sampled, </w:t>
      </w:r>
      <w:r>
        <w:t xml:space="preserve">selected as a corrective to Eurocentric WWII framings. I foreground Chinese (and secondarily Japanese) forced migrants in the Second Sino-Japanese War—cases </w:t>
      </w:r>
      <w:r w:rsidR="001E6BC8">
        <w:t>whose</w:t>
      </w:r>
      <w:r>
        <w:t xml:space="preserve"> massive displacement, geographic constraints, and nature of their force factors, are fully-comparable </w:t>
      </w:r>
      <w:r w:rsidR="001E6BC8">
        <w:t xml:space="preserve">to (if not “worse” than) </w:t>
      </w:r>
      <w:r>
        <w:t xml:space="preserve">any European case (including Jewish), but with radically different outcomes. </w:t>
      </w:r>
      <w:r w:rsidRPr="001E6BC8">
        <w:rPr>
          <w:b/>
          <w:bCs/>
        </w:rPr>
        <w:t>Chapter 6</w:t>
      </w:r>
      <w:r>
        <w:t xml:space="preserve">, on twin “savior myths,” offers a critical reappraisal of a canonical </w:t>
      </w:r>
      <w:r w:rsidR="001E6BC8">
        <w:t>case</w:t>
      </w:r>
      <w:r>
        <w:t>: Jewish refugees in WWII. Central to the modern refugee imaginary</w:t>
      </w:r>
      <w:r w:rsidR="001E6BC8">
        <w:t xml:space="preserve"> and displacement scholarship</w:t>
      </w:r>
      <w:r>
        <w:t>, this paradigm is the “most likely” case for the conventional wisdom that bigotry, acts of omission, and failures of national compassion, dictated stigmatization. In reality, I argue this could not be a poorer case study for this approach. Unlike in Ch</w:t>
      </w:r>
      <w:r w:rsidR="001E6BC8">
        <w:t xml:space="preserve">apter </w:t>
      </w:r>
      <w:r>
        <w:t xml:space="preserve">4 (which compares across three simultaneous cases), </w:t>
      </w:r>
      <w:r w:rsidRPr="00731EE8">
        <w:rPr>
          <w:b/>
          <w:bCs/>
        </w:rPr>
        <w:t>Ch</w:t>
      </w:r>
      <w:r w:rsidR="001E6BC8" w:rsidRPr="00731EE8">
        <w:rPr>
          <w:b/>
          <w:bCs/>
        </w:rPr>
        <w:t xml:space="preserve">apter </w:t>
      </w:r>
      <w:r w:rsidRPr="00731EE8">
        <w:rPr>
          <w:b/>
          <w:bCs/>
        </w:rPr>
        <w:t>6</w:t>
      </w:r>
      <w:r>
        <w:t xml:space="preserve"> </w:t>
      </w:r>
      <w:r w:rsidR="001E6BC8">
        <w:t xml:space="preserve">includes intra-case </w:t>
      </w:r>
      <w:r>
        <w:t>temporal</w:t>
      </w:r>
      <w:r w:rsidR="001E6BC8">
        <w:t xml:space="preserve"> comparison</w:t>
      </w:r>
      <w:r>
        <w:t xml:space="preserve"> across three phases of the force factor behind Jewish displacement</w:t>
      </w:r>
      <w:r w:rsidR="001E6BC8">
        <w:t xml:space="preserve"> –</w:t>
      </w:r>
      <w:r>
        <w:t xml:space="preserve"> the banishment, carceral and </w:t>
      </w:r>
      <w:proofErr w:type="spellStart"/>
      <w:r>
        <w:t>exterminationist</w:t>
      </w:r>
      <w:proofErr w:type="spellEnd"/>
      <w:r>
        <w:t xml:space="preserve"> phases</w:t>
      </w:r>
      <w:r w:rsidR="001E6BC8">
        <w:t xml:space="preserve"> – to demonstrate the inseparability of the force factor from stigmatization outcomes.</w:t>
      </w:r>
      <w:r w:rsidR="00731EE8">
        <w:t xml:space="preserve"> The selection logic here is akin to looking at the Paris Commune as “most likely” case for Marxian interpretation of the French Revolution, in order to undermine it.</w:t>
      </w:r>
      <w:r w:rsidR="00731EE8">
        <w:rPr>
          <w:rStyle w:val="FootnoteReference"/>
        </w:rPr>
        <w:footnoteReference w:id="2"/>
      </w:r>
    </w:p>
    <w:p w14:paraId="2ACD414C" w14:textId="77777777" w:rsidR="00616339" w:rsidRDefault="00616339" w:rsidP="00731EE8">
      <w:pPr>
        <w:pStyle w:val="BodyTextIndent2"/>
      </w:pPr>
      <w:r>
        <w:t>In Chapter 4, WWI is treated as a critical juncture in which modern patterns of refugee categorization, propaganda, abandonment, and instrumentalization became visible at scale. Because the book’s argument concerns *forced migration as a product of violence and coercion*, cases are defined around what I call the **force factor**—the political or military event enacted by violent actors (war, revolution, ethnic riot, state collapse, insurgency/counterinsurgency, etc.) that displaces people in a relatively sudden interval.  This keeps the unit of comparison tied to refugee *production* rather than to post hoc reputations, destination politics, or the retrospective moral status of particular nationalities.</w:t>
      </w:r>
    </w:p>
    <w:p w14:paraId="1F4ED32F" w14:textId="7811C69F" w:rsidR="00616339" w:rsidRDefault="001E6BC8" w:rsidP="00616339">
      <w:pPr>
        <w:ind w:firstLine="720"/>
      </w:pPr>
      <w:r>
        <w:t xml:space="preserve">In </w:t>
      </w:r>
      <w:r w:rsidRPr="001E6BC8">
        <w:rPr>
          <w:b/>
          <w:bCs/>
        </w:rPr>
        <w:t>Part III</w:t>
      </w:r>
      <w:r>
        <w:t xml:space="preserve"> </w:t>
      </w:r>
      <w:r w:rsidR="00616339" w:rsidRPr="002F6A38">
        <w:t>This book part adopts a comparative–historical case selection strategy designed to explain when and why refugees become collectively stigmatized as morally culpable rather than protected as victims. The four cases examined—post–World War II German refugees, Cambodian refugees after the fall of the Khmer Rouge</w:t>
      </w:r>
      <w:r w:rsidR="00731EE8">
        <w:t xml:space="preserve"> (</w:t>
      </w:r>
      <w:r w:rsidR="00731EE8" w:rsidRPr="00731EE8">
        <w:rPr>
          <w:b/>
          <w:bCs/>
        </w:rPr>
        <w:t>Chapter 7</w:t>
      </w:r>
      <w:r w:rsidR="00731EE8">
        <w:t>)</w:t>
      </w:r>
      <w:r w:rsidR="00616339" w:rsidRPr="002F6A38">
        <w:t>, Hutu refugees following the Rwandan genocide, and Serbian refugees after the Yugoslav wars</w:t>
      </w:r>
      <w:r w:rsidR="00731EE8">
        <w:t xml:space="preserve"> (</w:t>
      </w:r>
      <w:r w:rsidR="00731EE8" w:rsidRPr="00731EE8">
        <w:rPr>
          <w:b/>
          <w:bCs/>
        </w:rPr>
        <w:t>Chapter 8</w:t>
      </w:r>
      <w:r w:rsidR="00731EE8">
        <w:t>)</w:t>
      </w:r>
      <w:r w:rsidR="00616339" w:rsidRPr="002F6A38">
        <w:t>—</w:t>
      </w:r>
      <w:r w:rsidR="00D10A89">
        <w:t xml:space="preserve"> </w:t>
      </w:r>
      <w:r w:rsidR="00616339" w:rsidRPr="002F6A38">
        <w:t xml:space="preserve">share </w:t>
      </w:r>
      <w:r w:rsidR="00D10A89">
        <w:t xml:space="preserve">a </w:t>
      </w:r>
      <w:r w:rsidR="00616339" w:rsidRPr="002F6A38">
        <w:t>structural position as displaced populations associated, retrospectively and often indiscriminately, with defeated or delegitimized regimes accused of mass atrocity. These cases span distinct geopolitical eras (</w:t>
      </w:r>
      <w:r w:rsidR="00D10A89">
        <w:t>early Cold War</w:t>
      </w:r>
      <w:r w:rsidR="00616339" w:rsidRPr="002F6A38">
        <w:t xml:space="preserve">, </w:t>
      </w:r>
      <w:r w:rsidR="00D10A89">
        <w:t xml:space="preserve">late </w:t>
      </w:r>
      <w:r w:rsidR="00616339" w:rsidRPr="002F6A38">
        <w:t xml:space="preserve">Cold War, post–Cold War), </w:t>
      </w:r>
      <w:r w:rsidR="00D10A89">
        <w:t>ethnonationalist and postcolonial</w:t>
      </w:r>
      <w:r w:rsidR="00616339" w:rsidRPr="002F6A38">
        <w:t xml:space="preserve"> contexts, and forms of violence, yet converge on </w:t>
      </w:r>
      <w:r w:rsidR="00D10A89">
        <w:t>the</w:t>
      </w:r>
      <w:r w:rsidR="00616339" w:rsidRPr="002F6A38">
        <w:t xml:space="preserve"> common outcome: </w:t>
      </w:r>
      <w:r w:rsidR="00D10A89">
        <w:t>stigmatization via</w:t>
      </w:r>
      <w:r w:rsidR="00616339" w:rsidRPr="002F6A38">
        <w:t xml:space="preserve"> attribution of collective guilt to </w:t>
      </w:r>
      <w:r w:rsidR="00D10A89">
        <w:t xml:space="preserve">displaced </w:t>
      </w:r>
      <w:r w:rsidR="00616339" w:rsidRPr="002F6A38">
        <w:t>civilian</w:t>
      </w:r>
      <w:r w:rsidR="00D10A89">
        <w:t xml:space="preserve">s </w:t>
      </w:r>
      <w:r w:rsidR="00616339" w:rsidRPr="002F6A38">
        <w:t>following decisive military reversals and international realignment. The comparison leverages</w:t>
      </w:r>
      <w:r w:rsidR="00D10A89">
        <w:t>, in other words,</w:t>
      </w:r>
      <w:r w:rsidR="00616339" w:rsidRPr="002F6A38">
        <w:t xml:space="preserve"> controlled variation across time, region, and type of conflict while holding constant key explanatory factors—battlefield reversal, victor’s </w:t>
      </w:r>
      <w:r w:rsidR="00616339" w:rsidRPr="002F6A38">
        <w:lastRenderedPageBreak/>
        <w:t xml:space="preserve">justice, </w:t>
      </w:r>
      <w:r w:rsidR="00D10A89">
        <w:t xml:space="preserve">geopolitical alignment by major powers, </w:t>
      </w:r>
      <w:r w:rsidR="00616339" w:rsidRPr="002F6A38">
        <w:t xml:space="preserve">and the </w:t>
      </w:r>
      <w:r w:rsidR="00D10A89">
        <w:t xml:space="preserve">co-habitation or co-flight of refugees with perpetrators. This helps </w:t>
      </w:r>
      <w:r w:rsidR="00616339" w:rsidRPr="002F6A38">
        <w:t xml:space="preserve">isolate the mechanisms through which refugees are transformed from humanitarian subjects into legitimate targets of punishment. </w:t>
      </w:r>
      <w:r w:rsidR="00D10A89">
        <w:t>J</w:t>
      </w:r>
      <w:r w:rsidR="00616339" w:rsidRPr="002F6A38">
        <w:t xml:space="preserve">uxtaposing </w:t>
      </w:r>
      <w:r w:rsidR="00D10A89">
        <w:t>the widely-</w:t>
      </w:r>
      <w:r w:rsidR="00616339" w:rsidRPr="002F6A38">
        <w:t xml:space="preserve">recognized “worst offender” societies with empirically heterogeneous refugee populations, the analysis treats these cases as </w:t>
      </w:r>
      <w:r w:rsidR="00D10A89">
        <w:t>“</w:t>
      </w:r>
      <w:r w:rsidR="00616339" w:rsidRPr="002F6A38">
        <w:t>hard tests</w:t>
      </w:r>
      <w:r w:rsidR="00D10A89">
        <w:t>”</w:t>
      </w:r>
      <w:r w:rsidR="00616339" w:rsidRPr="002F6A38">
        <w:t xml:space="preserve"> for humanitarian</w:t>
      </w:r>
      <w:r w:rsidR="00D10A89">
        <w:t xml:space="preserve">, culturalist, </w:t>
      </w:r>
      <w:proofErr w:type="spellStart"/>
      <w:r w:rsidR="00D10A89">
        <w:t>ethnoracialist</w:t>
      </w:r>
      <w:proofErr w:type="spellEnd"/>
      <w:r w:rsidR="00616339" w:rsidRPr="002F6A38">
        <w:t xml:space="preserve"> </w:t>
      </w:r>
      <w:r w:rsidR="00D10A89">
        <w:t xml:space="preserve">or Cold War-determinist approaches, </w:t>
      </w:r>
      <w:r w:rsidR="00616339" w:rsidRPr="002F6A38">
        <w:t>revealing how stigma is produced</w:t>
      </w:r>
      <w:r w:rsidR="00D10A89">
        <w:t xml:space="preserve"> </w:t>
      </w:r>
      <w:r w:rsidR="00616339" w:rsidRPr="002F6A38">
        <w:t>by shifts in power, narrative authority, and geopolitical interest.</w:t>
      </w:r>
      <w:r w:rsidR="00731EE8">
        <w:t xml:space="preserve"> </w:t>
      </w:r>
    </w:p>
    <w:p w14:paraId="368750CB" w14:textId="6404E272" w:rsidR="00616339" w:rsidRDefault="00D10A89" w:rsidP="00A25AE7">
      <w:pPr>
        <w:ind w:firstLine="720"/>
      </w:pPr>
      <w:r>
        <w:t xml:space="preserve">In </w:t>
      </w:r>
      <w:r w:rsidRPr="00D10A89">
        <w:rPr>
          <w:b/>
          <w:bCs/>
        </w:rPr>
        <w:t>Part IV</w:t>
      </w:r>
      <w:r>
        <w:t>, the chapters share a roughly-similar comparative payoff: by holding the underlying mechanism (macro-ghettoization) constant while varying geostrategic centrality and informational/humanitarian permeability, the cases clarify when refugee segregation is merely harsh governance and when it becomes systemic invisibility. Macro-level</w:t>
      </w:r>
      <w:r w:rsidR="00731EE8">
        <w:t xml:space="preserve"> ghettoization is identified, using best-available empirical indicators on encampment globally, as clustered in three regions: Middle East, SSA and East Asia. Compounding this macro-level ghettoization is an inter-regional hierarchy: while the Middle East dominates the moral economy, East Asia and SSA are relatively neglected in a variety of indicators. Finally, I explore sharp </w:t>
      </w:r>
      <w:r w:rsidR="00731EE8">
        <w:rPr>
          <w:i/>
          <w:iCs/>
        </w:rPr>
        <w:t>intra</w:t>
      </w:r>
      <w:r w:rsidR="00731EE8">
        <w:t>regional divisions (“marginality-within-marginality,” so to speak) within East Asia (</w:t>
      </w:r>
      <w:r w:rsidR="00731EE8" w:rsidRPr="00731EE8">
        <w:rPr>
          <w:b/>
          <w:bCs/>
        </w:rPr>
        <w:t>Chapter 9</w:t>
      </w:r>
      <w:r w:rsidR="00731EE8">
        <w:t>) and east SSA (</w:t>
      </w:r>
      <w:r w:rsidR="00731EE8" w:rsidRPr="00731EE8">
        <w:rPr>
          <w:b/>
          <w:bCs/>
        </w:rPr>
        <w:t>Chapter 10</w:t>
      </w:r>
      <w:r w:rsidR="00731EE8">
        <w:t xml:space="preserve">). </w:t>
      </w:r>
      <w:r>
        <w:t xml:space="preserve">I begin with a </w:t>
      </w:r>
      <w:r w:rsidR="00616339">
        <w:t xml:space="preserve">paired-comparison design to explain why </w:t>
      </w:r>
      <w:r w:rsidR="00A25AE7">
        <w:t>Uyghur</w:t>
      </w:r>
      <w:r w:rsidR="00616339">
        <w:t xml:space="preserve"> forced migrants become bad refugees rendered out of sight</w:t>
      </w:r>
      <w:r w:rsidR="00A25AE7">
        <w:t xml:space="preserve"> through a carceral force factor in contrast to the remarkably-similar Rohingya refugees expelled by a banishment force factor. This is a most-similar case contrast: two simultaneous, mass persecution episodes comparable in scale, ethnonational/sectarian dynamics, but differing radically in regime position and international clout, producing the core outcome of interest: Rohingya as highly visible “poster children” and Uyghurs as cases of epistemic blockage generated by enforced imprisonment inside a powerful, feared state. Then, for</w:t>
      </w:r>
      <w:r w:rsidR="00616339">
        <w:t xml:space="preserve"> eastern </w:t>
      </w:r>
      <w:r w:rsidR="00A25AE7">
        <w:t>SSA</w:t>
      </w:r>
      <w:r w:rsidR="00616339">
        <w:t xml:space="preserve">, the chapter </w:t>
      </w:r>
      <w:r w:rsidR="00A25AE7">
        <w:t xml:space="preserve">offers </w:t>
      </w:r>
      <w:r w:rsidR="00616339">
        <w:t>intraregional comparison between the relatively</w:t>
      </w:r>
      <w:r w:rsidR="00A25AE7">
        <w:t>-</w:t>
      </w:r>
      <w:r w:rsidR="00616339">
        <w:t xml:space="preserve">critical Horn of Africa (Ethiopia, Somalia, Kenya) and the geopolitically marginalized </w:t>
      </w:r>
      <w:r w:rsidR="00A25AE7">
        <w:t xml:space="preserve">and </w:t>
      </w:r>
      <w:r w:rsidR="00616339">
        <w:t xml:space="preserve">landlocked Global Refugee Ghetto (Sudan, South Sudan, DRC, CAR, Chad), chosen because together they concentrate the bulk of </w:t>
      </w:r>
      <w:r w:rsidR="00A25AE7">
        <w:t>continental</w:t>
      </w:r>
      <w:r w:rsidR="00616339">
        <w:t xml:space="preserve"> displacement yet diverge sharply in access, attention, and knowledge production—making them high-leverage cases for assessing how </w:t>
      </w:r>
      <w:r w:rsidR="00A25AE7">
        <w:t xml:space="preserve">geography and </w:t>
      </w:r>
      <w:r w:rsidR="001457F4">
        <w:t>strategic significance</w:t>
      </w:r>
      <w:r w:rsidR="00616339">
        <w:t xml:space="preserve"> shape </w:t>
      </w:r>
      <w:r w:rsidR="001457F4">
        <w:t>the moral economy,</w:t>
      </w:r>
      <w:r w:rsidR="00616339">
        <w:t xml:space="preserve"> </w:t>
      </w:r>
      <w:r w:rsidR="001457F4">
        <w:t xml:space="preserve">encampment </w:t>
      </w:r>
      <w:r w:rsidR="00616339">
        <w:t>governance and global</w:t>
      </w:r>
      <w:r w:rsidR="001457F4">
        <w:t xml:space="preserve"> humanitarian and military</w:t>
      </w:r>
      <w:r w:rsidR="00616339">
        <w:t xml:space="preserve"> neglect. </w:t>
      </w:r>
      <w:r w:rsidR="00A25AE7">
        <w:t>The camp–city ghettoization spectrum and a renewed focus on macro-level ghettoization, rather than a simple encampment/integration dichotomy at the municipal level, becomes a logical reconceptualization.</w:t>
      </w:r>
    </w:p>
    <w:p w14:paraId="1B782D16" w14:textId="48A9559F" w:rsidR="00616339" w:rsidRDefault="001457F4" w:rsidP="00616339">
      <w:r w:rsidRPr="001457F4">
        <w:rPr>
          <w:b/>
          <w:bCs/>
        </w:rPr>
        <w:t>Part V</w:t>
      </w:r>
      <w:r>
        <w:t xml:space="preserve"> shifts from coarse-grained quantitative patterns to more-qualitative strategies designed to capture the interpretive, subjective and fine-grained accounts of </w:t>
      </w:r>
      <w:proofErr w:type="spellStart"/>
      <w:r>
        <w:t>refugeedom</w:t>
      </w:r>
      <w:proofErr w:type="spellEnd"/>
      <w:r>
        <w:t xml:space="preserve"> in the eyes of critics and advocates. </w:t>
      </w:r>
      <w:r w:rsidRPr="001457F4">
        <w:rPr>
          <w:b/>
          <w:bCs/>
        </w:rPr>
        <w:t>Chapter 11</w:t>
      </w:r>
      <w:r>
        <w:t xml:space="preserve"> begins with negative cases: those good refugee communities that, remarkably, did </w:t>
      </w:r>
      <w:r>
        <w:rPr>
          <w:i/>
          <w:iCs/>
        </w:rPr>
        <w:t xml:space="preserve">not </w:t>
      </w:r>
      <w:r>
        <w:t>suffer the default stigmatization of most. It distinguishes selective sentimentality (narrow, conditional sympathy in contrast to cold-heartedness and demonization) from epistemic blockage (systematic refusal of recognition or individuation) as distinct mechanisms of stigmatization.</w:t>
      </w:r>
      <w:r w:rsidRPr="001457F4">
        <w:t xml:space="preserve"> </w:t>
      </w:r>
      <w:r>
        <w:t xml:space="preserve">In-depth qualitative content analysis of anti-refugee opinion and commentary in journalism identifies a total of six negative cases: </w:t>
      </w:r>
      <w:proofErr w:type="gramStart"/>
      <w:r>
        <w:t>the</w:t>
      </w:r>
      <w:proofErr w:type="gramEnd"/>
      <w:r>
        <w:t xml:space="preserve"> Notorious Six. </w:t>
      </w:r>
      <w:r w:rsidRPr="001457F4">
        <w:rPr>
          <w:b/>
          <w:bCs/>
        </w:rPr>
        <w:t>Chapter 12</w:t>
      </w:r>
      <w:r>
        <w:t xml:space="preserve"> extends this analysis beyond commonplace objections by </w:t>
      </w:r>
      <w:r w:rsidR="004A33DF">
        <w:t>theoretically-</w:t>
      </w:r>
      <w:r>
        <w:t xml:space="preserve">sampling fifteen influential anti-refugee books </w:t>
      </w:r>
      <w:r w:rsidR="004A33DF">
        <w:t xml:space="preserve">– long-form, substantial, and highly-influential – </w:t>
      </w:r>
      <w:r>
        <w:t>published over a thirty-year period. Using close, forensic analysis of argument structure and rhetorical strategy, it differentiates instrumentalist reasoning from principled asylum-based claims and maps how each is mobilized to justify restriction.</w:t>
      </w:r>
      <w:r w:rsidR="004A33DF">
        <w:t xml:space="preserve"> </w:t>
      </w:r>
      <w:r w:rsidRPr="004A33DF">
        <w:rPr>
          <w:b/>
          <w:bCs/>
        </w:rPr>
        <w:t>Chapter 13</w:t>
      </w:r>
      <w:r>
        <w:t xml:space="preserve"> tests “return” as an empirical outcome rather than a normative aspiration. Drawing on the best-available repatriation data, it challenges repatriation optimism by</w:t>
      </w:r>
      <w:r w:rsidR="004A33DF">
        <w:t xml:space="preserve"> (1)</w:t>
      </w:r>
      <w:r>
        <w:t xml:space="preserve"> anchoring the analysis in a baseline case (post-1945 Soviet displaced persons)</w:t>
      </w:r>
      <w:r w:rsidR="004A33DF">
        <w:t xml:space="preserve">, selected as the “most likely” mass repatriation case, cited as history’s great “success story” in this regard; and then (2) </w:t>
      </w:r>
      <w:r>
        <w:t xml:space="preserve">examining </w:t>
      </w:r>
      <w:r w:rsidR="004A33DF">
        <w:t xml:space="preserve">a sample of </w:t>
      </w:r>
      <w:r>
        <w:t>major return episodes</w:t>
      </w:r>
      <w:r w:rsidR="004A33DF">
        <w:t xml:space="preserve"> </w:t>
      </w:r>
      <w:r w:rsidR="004A33DF">
        <w:lastRenderedPageBreak/>
        <w:t>which, against expectations, are just as underwhelming and chimerical as the Soviet precedent</w:t>
      </w:r>
      <w:r>
        <w:t xml:space="preserve">. </w:t>
      </w:r>
      <w:r w:rsidR="004A33DF">
        <w:t>Offering this</w:t>
      </w:r>
      <w:r>
        <w:t xml:space="preserve"> most-different-systems comparison, </w:t>
      </w:r>
      <w:r w:rsidR="004A33DF">
        <w:t>the chapter</w:t>
      </w:r>
      <w:r>
        <w:t xml:space="preserve"> identifies a striking convergence: return tends to be episodic, limited in scale, and temporally proximate to renewed or anticipated violence, despite substantial variation in coercive capacity </w:t>
      </w:r>
      <w:r w:rsidR="004A33DF">
        <w:t xml:space="preserve">and </w:t>
      </w:r>
      <w:r>
        <w:t xml:space="preserve">regime type. Across </w:t>
      </w:r>
      <w:r w:rsidR="004A33DF">
        <w:t xml:space="preserve">these </w:t>
      </w:r>
      <w:r>
        <w:t>cases, geopolitical variables—treaties, alliance structures, and shifts in UN power balances—recur as decisive constraints on the practical feasibility of return.</w:t>
      </w:r>
      <w:r w:rsidR="004A33DF">
        <w:t xml:space="preserve"> It is the geopolitical architecture that conditions repatriation across cases, making repatriation commitments rare, unenforceable, and systematically skewed by major-power interests rather than humanitarian or other benchmarks of safety and misery.</w:t>
      </w:r>
    </w:p>
    <w:p w14:paraId="31F366B1" w14:textId="77777777" w:rsidR="004A33DF" w:rsidRPr="00A8500F" w:rsidRDefault="004A33DF" w:rsidP="00616339"/>
    <w:p w14:paraId="281D7442" w14:textId="7CEF3559" w:rsidR="00801838" w:rsidRPr="000D21C0" w:rsidRDefault="00801838" w:rsidP="00801838">
      <w:pPr>
        <w:pStyle w:val="Heading2"/>
      </w:pPr>
      <w:r w:rsidRPr="000D21C0">
        <w:t xml:space="preserve">Chapter 1-2. Outstanding Contributions  </w:t>
      </w:r>
    </w:p>
    <w:p w14:paraId="0D01E245" w14:textId="77777777" w:rsidR="00801838" w:rsidRPr="000D21C0" w:rsidRDefault="00801838" w:rsidP="00801838">
      <w:pPr>
        <w:spacing w:after="0"/>
        <w:rPr>
          <w:bCs/>
          <w:color w:val="000000" w:themeColor="text1"/>
          <w:sz w:val="24"/>
          <w:szCs w:val="24"/>
        </w:rPr>
      </w:pPr>
    </w:p>
    <w:p w14:paraId="1C521FD3" w14:textId="77777777" w:rsidR="00801838" w:rsidRPr="000D21C0" w:rsidRDefault="00801838" w:rsidP="00801838">
      <w:pPr>
        <w:ind w:firstLine="720"/>
        <w:contextualSpacing/>
        <w:rPr>
          <w:i/>
          <w:iCs/>
          <w:color w:val="000000" w:themeColor="text1"/>
          <w:sz w:val="24"/>
          <w:szCs w:val="24"/>
          <w:lang w:val="sr-Latn-RS"/>
        </w:rPr>
      </w:pPr>
      <w:bookmarkStart w:id="11" w:name="_Hlk231377652"/>
      <w:r w:rsidRPr="000D21C0">
        <w:rPr>
          <w:color w:val="000000" w:themeColor="text1"/>
          <w:sz w:val="24"/>
          <w:szCs w:val="24"/>
        </w:rPr>
        <w:t xml:space="preserve">Due to length constraints, the introductory chapters omit many of the giants on whose shoulders I stand. </w:t>
      </w:r>
      <w:bookmarkEnd w:id="11"/>
      <w:r w:rsidRPr="000D21C0">
        <w:rPr>
          <w:color w:val="000000" w:themeColor="text1"/>
          <w:sz w:val="24"/>
          <w:szCs w:val="24"/>
        </w:rPr>
        <w:t>In this book and elsewhere (Mandi</w:t>
      </w:r>
      <w:r w:rsidRPr="000D21C0">
        <w:rPr>
          <w:color w:val="000000" w:themeColor="text1"/>
          <w:sz w:val="24"/>
          <w:szCs w:val="24"/>
          <w:lang w:val="sr-Latn-RS"/>
        </w:rPr>
        <w:t xml:space="preserve">ć 2022), I owe tremendous intellectual debt to the </w:t>
      </w:r>
      <w:r w:rsidRPr="000D21C0">
        <w:rPr>
          <w:rFonts w:eastAsia="Times New Roman"/>
          <w:color w:val="000000" w:themeColor="text1"/>
          <w:sz w:val="24"/>
          <w:szCs w:val="24"/>
          <w:shd w:val="clear" w:color="auto" w:fill="FFFFFF"/>
        </w:rPr>
        <w:t xml:space="preserve">pioneering contributions of </w:t>
      </w:r>
      <w:r w:rsidRPr="000D21C0">
        <w:rPr>
          <w:color w:val="000000" w:themeColor="text1"/>
          <w:sz w:val="24"/>
          <w:szCs w:val="24"/>
        </w:rPr>
        <w:t xml:space="preserve">Kate Greenhill’s </w:t>
      </w:r>
      <w:r w:rsidRPr="000D21C0">
        <w:rPr>
          <w:i/>
          <w:iCs/>
          <w:color w:val="000000" w:themeColor="text1"/>
          <w:sz w:val="24"/>
          <w:szCs w:val="24"/>
        </w:rPr>
        <w:t>Weapons of Mass Migration: Forced Displacement, Coercion, and Foreign Policy</w:t>
      </w:r>
      <w:r w:rsidRPr="000D21C0">
        <w:rPr>
          <w:color w:val="000000" w:themeColor="text1"/>
          <w:sz w:val="24"/>
          <w:szCs w:val="24"/>
        </w:rPr>
        <w:t xml:space="preserve"> (Cornell University Press, 2010), </w:t>
      </w:r>
      <w:r w:rsidRPr="000D21C0">
        <w:rPr>
          <w:rFonts w:eastAsia="Times New Roman"/>
          <w:color w:val="000000" w:themeColor="text1"/>
          <w:sz w:val="24"/>
          <w:szCs w:val="24"/>
          <w:shd w:val="clear" w:color="auto" w:fill="FFFFFF"/>
        </w:rPr>
        <w:t xml:space="preserve">Stephen Stedman and Fred Tanner’s </w:t>
      </w:r>
      <w:r w:rsidRPr="000D21C0">
        <w:rPr>
          <w:rFonts w:eastAsia="Times New Roman"/>
          <w:i/>
          <w:iCs/>
          <w:color w:val="000000" w:themeColor="text1"/>
          <w:sz w:val="24"/>
          <w:szCs w:val="24"/>
          <w:shd w:val="clear" w:color="auto" w:fill="FFFFFF"/>
        </w:rPr>
        <w:t>Refugee Manipulation: War, Politics, and the Abuse of Human Suffering</w:t>
      </w:r>
      <w:r w:rsidRPr="000D21C0">
        <w:rPr>
          <w:rFonts w:eastAsia="Times New Roman"/>
          <w:color w:val="000000" w:themeColor="text1"/>
          <w:sz w:val="24"/>
          <w:szCs w:val="24"/>
          <w:shd w:val="clear" w:color="auto" w:fill="FFFFFF"/>
        </w:rPr>
        <w:t xml:space="preserve">. (Brookings Institution Press, 2003), </w:t>
      </w:r>
      <w:r w:rsidRPr="000D21C0">
        <w:rPr>
          <w:rFonts w:eastAsia="Calibri"/>
          <w:color w:val="000000" w:themeColor="text1"/>
          <w:sz w:val="24"/>
          <w:szCs w:val="24"/>
        </w:rPr>
        <w:t xml:space="preserve">P.W. Singer’s </w:t>
      </w:r>
      <w:r w:rsidRPr="000D21C0">
        <w:rPr>
          <w:rFonts w:eastAsia="Calibri"/>
          <w:i/>
          <w:iCs/>
          <w:color w:val="000000" w:themeColor="text1"/>
          <w:sz w:val="24"/>
          <w:szCs w:val="24"/>
        </w:rPr>
        <w:t>Children at War</w:t>
      </w:r>
      <w:r w:rsidRPr="000D21C0">
        <w:rPr>
          <w:rFonts w:eastAsia="Calibri"/>
          <w:color w:val="000000" w:themeColor="text1"/>
          <w:sz w:val="24"/>
          <w:szCs w:val="24"/>
        </w:rPr>
        <w:t xml:space="preserve"> (University of California Press, 2006), </w:t>
      </w:r>
      <w:r w:rsidRPr="000D21C0">
        <w:rPr>
          <w:rFonts w:eastAsia="Times New Roman"/>
          <w:color w:val="000000" w:themeColor="text1"/>
          <w:sz w:val="24"/>
          <w:szCs w:val="24"/>
          <w:shd w:val="clear" w:color="auto" w:fill="FFFFFF"/>
        </w:rPr>
        <w:t xml:space="preserve">and </w:t>
      </w:r>
      <w:r w:rsidRPr="000D21C0">
        <w:rPr>
          <w:color w:val="000000" w:themeColor="text1"/>
          <w:sz w:val="24"/>
          <w:szCs w:val="24"/>
          <w:lang w:val="sr-Latn-RS"/>
        </w:rPr>
        <w:t xml:space="preserve">Sarah Kenyon Lischer’s </w:t>
      </w:r>
      <w:r w:rsidRPr="000D21C0">
        <w:rPr>
          <w:rFonts w:eastAsia="Calibri"/>
          <w:i/>
          <w:iCs/>
          <w:color w:val="000000" w:themeColor="text1"/>
          <w:sz w:val="24"/>
          <w:szCs w:val="24"/>
          <w:shd w:val="clear" w:color="auto" w:fill="FFFFFF"/>
        </w:rPr>
        <w:t>Dangerous Sanctuaries: Refugee Camps, Civil War, and the Dilemmas of Humanitarian Aid</w:t>
      </w:r>
      <w:r w:rsidRPr="000D21C0">
        <w:rPr>
          <w:rFonts w:eastAsia="Calibri"/>
          <w:color w:val="000000" w:themeColor="text1"/>
          <w:sz w:val="24"/>
          <w:szCs w:val="24"/>
          <w:shd w:val="clear" w:color="auto" w:fill="FFFFFF"/>
        </w:rPr>
        <w:t xml:space="preserve"> (Cornell University Press, 2015).</w:t>
      </w:r>
      <w:r w:rsidRPr="000D21C0">
        <w:rPr>
          <w:color w:val="000000" w:themeColor="text1"/>
          <w:sz w:val="24"/>
          <w:szCs w:val="24"/>
          <w:lang w:val="sr-Latn-RS"/>
        </w:rPr>
        <w:t xml:space="preserve"> Not to be forgotten, </w:t>
      </w:r>
      <w:r w:rsidRPr="000D21C0">
        <w:rPr>
          <w:color w:val="000000" w:themeColor="text1"/>
          <w:sz w:val="24"/>
          <w:szCs w:val="24"/>
        </w:rPr>
        <w:t xml:space="preserve">Katja Ziegler’s excellent book on the </w:t>
      </w:r>
      <w:proofErr w:type="spellStart"/>
      <w:r w:rsidRPr="000D21C0">
        <w:rPr>
          <w:color w:val="000000" w:themeColor="text1"/>
          <w:sz w:val="24"/>
          <w:szCs w:val="24"/>
        </w:rPr>
        <w:t>geopoliticization</w:t>
      </w:r>
      <w:proofErr w:type="spellEnd"/>
      <w:r w:rsidRPr="000D21C0">
        <w:rPr>
          <w:color w:val="000000" w:themeColor="text1"/>
          <w:sz w:val="24"/>
          <w:szCs w:val="24"/>
        </w:rPr>
        <w:t xml:space="preserve"> of refugees in international law, </w:t>
      </w:r>
      <w:proofErr w:type="spellStart"/>
      <w:r w:rsidRPr="000D21C0">
        <w:rPr>
          <w:rFonts w:eastAsia="Calibri"/>
          <w:i/>
          <w:iCs/>
          <w:color w:val="000000" w:themeColor="text1"/>
          <w:sz w:val="24"/>
          <w:szCs w:val="24"/>
        </w:rPr>
        <w:t>Fluchtverursachung</w:t>
      </w:r>
      <w:proofErr w:type="spellEnd"/>
      <w:r w:rsidRPr="000D21C0">
        <w:rPr>
          <w:rFonts w:eastAsia="Calibri"/>
          <w:i/>
          <w:iCs/>
          <w:color w:val="000000" w:themeColor="text1"/>
          <w:sz w:val="24"/>
          <w:szCs w:val="24"/>
        </w:rPr>
        <w:t xml:space="preserve"> </w:t>
      </w:r>
      <w:proofErr w:type="spellStart"/>
      <w:r w:rsidRPr="000D21C0">
        <w:rPr>
          <w:rFonts w:eastAsia="Calibri"/>
          <w:i/>
          <w:iCs/>
          <w:color w:val="000000" w:themeColor="text1"/>
          <w:sz w:val="24"/>
          <w:szCs w:val="24"/>
        </w:rPr>
        <w:t>als</w:t>
      </w:r>
      <w:proofErr w:type="spellEnd"/>
      <w:r w:rsidRPr="000D21C0">
        <w:rPr>
          <w:rFonts w:eastAsia="Calibri"/>
          <w:i/>
          <w:iCs/>
          <w:color w:val="000000" w:themeColor="text1"/>
          <w:sz w:val="24"/>
          <w:szCs w:val="24"/>
        </w:rPr>
        <w:t xml:space="preserve"> </w:t>
      </w:r>
      <w:proofErr w:type="spellStart"/>
      <w:r w:rsidRPr="000D21C0">
        <w:rPr>
          <w:rFonts w:eastAsia="Calibri"/>
          <w:i/>
          <w:iCs/>
          <w:color w:val="000000" w:themeColor="text1"/>
          <w:sz w:val="24"/>
          <w:szCs w:val="24"/>
        </w:rPr>
        <w:t>völkerrechtliches</w:t>
      </w:r>
      <w:proofErr w:type="spellEnd"/>
      <w:r w:rsidRPr="000D21C0">
        <w:rPr>
          <w:rFonts w:eastAsia="Calibri"/>
          <w:i/>
          <w:iCs/>
          <w:color w:val="000000" w:themeColor="text1"/>
          <w:sz w:val="24"/>
          <w:szCs w:val="24"/>
        </w:rPr>
        <w:t xml:space="preserve"> </w:t>
      </w:r>
      <w:proofErr w:type="spellStart"/>
      <w:r w:rsidRPr="000D21C0">
        <w:rPr>
          <w:rFonts w:eastAsia="Calibri"/>
          <w:i/>
          <w:iCs/>
          <w:color w:val="000000" w:themeColor="text1"/>
          <w:sz w:val="24"/>
          <w:szCs w:val="24"/>
        </w:rPr>
        <w:t>Delikt</w:t>
      </w:r>
      <w:proofErr w:type="spellEnd"/>
      <w:r w:rsidRPr="000D21C0">
        <w:rPr>
          <w:rFonts w:eastAsia="Calibri"/>
          <w:i/>
          <w:iCs/>
          <w:color w:val="000000" w:themeColor="text1"/>
          <w:sz w:val="24"/>
          <w:szCs w:val="24"/>
        </w:rPr>
        <w:t xml:space="preserve">. Die </w:t>
      </w:r>
      <w:proofErr w:type="spellStart"/>
      <w:r w:rsidRPr="000D21C0">
        <w:rPr>
          <w:rFonts w:eastAsia="Calibri"/>
          <w:i/>
          <w:iCs/>
          <w:color w:val="000000" w:themeColor="text1"/>
          <w:sz w:val="24"/>
          <w:szCs w:val="24"/>
        </w:rPr>
        <w:t>völkerrechtliche</w:t>
      </w:r>
      <w:proofErr w:type="spellEnd"/>
      <w:r w:rsidRPr="000D21C0">
        <w:rPr>
          <w:rFonts w:eastAsia="Calibri"/>
          <w:i/>
          <w:iCs/>
          <w:color w:val="000000" w:themeColor="text1"/>
          <w:sz w:val="24"/>
          <w:szCs w:val="24"/>
        </w:rPr>
        <w:t xml:space="preserve"> </w:t>
      </w:r>
      <w:proofErr w:type="spellStart"/>
      <w:r w:rsidRPr="000D21C0">
        <w:rPr>
          <w:rFonts w:eastAsia="Calibri"/>
          <w:i/>
          <w:iCs/>
          <w:color w:val="000000" w:themeColor="text1"/>
          <w:sz w:val="24"/>
          <w:szCs w:val="24"/>
        </w:rPr>
        <w:t>Verantwortlichkeit</w:t>
      </w:r>
      <w:proofErr w:type="spellEnd"/>
      <w:r w:rsidRPr="000D21C0">
        <w:rPr>
          <w:rFonts w:eastAsia="Calibri"/>
          <w:i/>
          <w:iCs/>
          <w:color w:val="000000" w:themeColor="text1"/>
          <w:sz w:val="24"/>
          <w:szCs w:val="24"/>
        </w:rPr>
        <w:t xml:space="preserve"> des </w:t>
      </w:r>
      <w:proofErr w:type="spellStart"/>
      <w:r w:rsidRPr="000D21C0">
        <w:rPr>
          <w:rFonts w:eastAsia="Calibri"/>
          <w:i/>
          <w:iCs/>
          <w:color w:val="000000" w:themeColor="text1"/>
          <w:sz w:val="24"/>
          <w:szCs w:val="24"/>
        </w:rPr>
        <w:t>Herkunftsstaates</w:t>
      </w:r>
      <w:proofErr w:type="spellEnd"/>
      <w:r w:rsidRPr="000D21C0">
        <w:rPr>
          <w:rFonts w:eastAsia="Calibri"/>
          <w:i/>
          <w:iCs/>
          <w:color w:val="000000" w:themeColor="text1"/>
          <w:sz w:val="24"/>
          <w:szCs w:val="24"/>
        </w:rPr>
        <w:t xml:space="preserve"> </w:t>
      </w:r>
      <w:proofErr w:type="spellStart"/>
      <w:r w:rsidRPr="000D21C0">
        <w:rPr>
          <w:rFonts w:eastAsia="Calibri"/>
          <w:i/>
          <w:iCs/>
          <w:color w:val="000000" w:themeColor="text1"/>
          <w:sz w:val="24"/>
          <w:szCs w:val="24"/>
        </w:rPr>
        <w:t>für</w:t>
      </w:r>
      <w:proofErr w:type="spellEnd"/>
      <w:r w:rsidRPr="000D21C0">
        <w:rPr>
          <w:rFonts w:eastAsia="Calibri"/>
          <w:i/>
          <w:iCs/>
          <w:color w:val="000000" w:themeColor="text1"/>
          <w:sz w:val="24"/>
          <w:szCs w:val="24"/>
        </w:rPr>
        <w:t xml:space="preserve"> die </w:t>
      </w:r>
      <w:proofErr w:type="spellStart"/>
      <w:r w:rsidRPr="000D21C0">
        <w:rPr>
          <w:rFonts w:eastAsia="Calibri"/>
          <w:i/>
          <w:iCs/>
          <w:color w:val="000000" w:themeColor="text1"/>
          <w:sz w:val="24"/>
          <w:szCs w:val="24"/>
        </w:rPr>
        <w:t>Verursachung</w:t>
      </w:r>
      <w:proofErr w:type="spellEnd"/>
      <w:r w:rsidRPr="000D21C0">
        <w:rPr>
          <w:rFonts w:eastAsia="Calibri"/>
          <w:i/>
          <w:iCs/>
          <w:color w:val="000000" w:themeColor="text1"/>
          <w:sz w:val="24"/>
          <w:szCs w:val="24"/>
        </w:rPr>
        <w:t xml:space="preserve"> von </w:t>
      </w:r>
      <w:proofErr w:type="spellStart"/>
      <w:r w:rsidRPr="000D21C0">
        <w:rPr>
          <w:rFonts w:eastAsia="Calibri"/>
          <w:i/>
          <w:iCs/>
          <w:color w:val="000000" w:themeColor="text1"/>
          <w:sz w:val="24"/>
          <w:szCs w:val="24"/>
        </w:rPr>
        <w:t>Fluchtbewegungen</w:t>
      </w:r>
      <w:proofErr w:type="spellEnd"/>
      <w:r w:rsidRPr="000D21C0">
        <w:rPr>
          <w:rFonts w:eastAsia="Calibri"/>
          <w:i/>
          <w:iCs/>
          <w:color w:val="000000" w:themeColor="text1"/>
          <w:sz w:val="24"/>
          <w:szCs w:val="24"/>
        </w:rPr>
        <w:t xml:space="preserve"> </w:t>
      </w:r>
      <w:r w:rsidRPr="000D21C0">
        <w:rPr>
          <w:rFonts w:eastAsia="Calibri"/>
          <w:color w:val="000000" w:themeColor="text1"/>
          <w:sz w:val="24"/>
          <w:szCs w:val="24"/>
        </w:rPr>
        <w:t xml:space="preserve">(Duncker &amp; </w:t>
      </w:r>
      <w:proofErr w:type="spellStart"/>
      <w:r w:rsidRPr="000D21C0">
        <w:rPr>
          <w:rFonts w:eastAsia="Calibri"/>
          <w:color w:val="000000" w:themeColor="text1"/>
          <w:sz w:val="24"/>
          <w:szCs w:val="24"/>
        </w:rPr>
        <w:t>Humblot</w:t>
      </w:r>
      <w:proofErr w:type="spellEnd"/>
      <w:r w:rsidRPr="000D21C0">
        <w:rPr>
          <w:rFonts w:eastAsia="Calibri"/>
          <w:color w:val="000000" w:themeColor="text1"/>
          <w:sz w:val="24"/>
          <w:szCs w:val="24"/>
        </w:rPr>
        <w:t xml:space="preserve"> 2002), is unfortunately only available in German. These splendid books’ arguments generalize and carry theoretical weight far beyond what their authors claim.</w:t>
      </w:r>
    </w:p>
    <w:p w14:paraId="159BA252" w14:textId="77777777" w:rsidR="00801838" w:rsidRPr="000D21C0" w:rsidRDefault="00801838" w:rsidP="00801838">
      <w:pPr>
        <w:ind w:firstLine="720"/>
        <w:contextualSpacing/>
        <w:rPr>
          <w:color w:val="000000" w:themeColor="text1"/>
          <w:sz w:val="24"/>
          <w:szCs w:val="24"/>
        </w:rPr>
      </w:pPr>
      <w:r w:rsidRPr="000D21C0">
        <w:rPr>
          <w:color w:val="000000" w:themeColor="text1"/>
          <w:sz w:val="24"/>
          <w:szCs w:val="24"/>
        </w:rPr>
        <w:t xml:space="preserve">Outstanding contributions also include Gil </w:t>
      </w:r>
      <w:proofErr w:type="spellStart"/>
      <w:r w:rsidRPr="000D21C0">
        <w:rPr>
          <w:color w:val="000000" w:themeColor="text1"/>
          <w:sz w:val="24"/>
          <w:szCs w:val="24"/>
        </w:rPr>
        <w:t>Loescher’s</w:t>
      </w:r>
      <w:proofErr w:type="spellEnd"/>
      <w:r w:rsidRPr="000D21C0">
        <w:rPr>
          <w:color w:val="000000" w:themeColor="text1"/>
          <w:sz w:val="24"/>
          <w:szCs w:val="24"/>
        </w:rPr>
        <w:t xml:space="preserve"> </w:t>
      </w:r>
      <w:r w:rsidRPr="000D21C0">
        <w:rPr>
          <w:i/>
          <w:iCs/>
          <w:color w:val="000000" w:themeColor="text1"/>
          <w:sz w:val="24"/>
          <w:szCs w:val="24"/>
        </w:rPr>
        <w:t>UNHCR and World Politics</w:t>
      </w:r>
      <w:r w:rsidRPr="000D21C0">
        <w:rPr>
          <w:color w:val="000000" w:themeColor="text1"/>
          <w:sz w:val="24"/>
          <w:szCs w:val="24"/>
        </w:rPr>
        <w:t xml:space="preserve"> (Oxford University Press, 2001), Saskia </w:t>
      </w:r>
      <w:proofErr w:type="spellStart"/>
      <w:r w:rsidRPr="000D21C0">
        <w:rPr>
          <w:color w:val="000000" w:themeColor="text1"/>
          <w:sz w:val="24"/>
          <w:szCs w:val="24"/>
        </w:rPr>
        <w:t>Sassen’s</w:t>
      </w:r>
      <w:proofErr w:type="spellEnd"/>
      <w:r w:rsidRPr="000D21C0">
        <w:rPr>
          <w:color w:val="000000" w:themeColor="text1"/>
          <w:sz w:val="24"/>
          <w:szCs w:val="24"/>
        </w:rPr>
        <w:t xml:space="preserve"> </w:t>
      </w:r>
      <w:r w:rsidRPr="000D21C0">
        <w:rPr>
          <w:i/>
          <w:iCs/>
          <w:color w:val="000000" w:themeColor="text1"/>
          <w:sz w:val="24"/>
          <w:szCs w:val="24"/>
        </w:rPr>
        <w:t>Guests and Aliens</w:t>
      </w:r>
      <w:r w:rsidRPr="000D21C0">
        <w:rPr>
          <w:color w:val="000000" w:themeColor="text1"/>
          <w:sz w:val="24"/>
          <w:szCs w:val="24"/>
        </w:rPr>
        <w:t xml:space="preserve"> (New Press, 1999), Harris </w:t>
      </w:r>
      <w:proofErr w:type="spellStart"/>
      <w:r w:rsidRPr="000D21C0">
        <w:rPr>
          <w:rFonts w:eastAsia="Calibri"/>
          <w:color w:val="000000" w:themeColor="text1"/>
          <w:sz w:val="24"/>
          <w:szCs w:val="24"/>
          <w:shd w:val="clear" w:color="auto" w:fill="FFFFFF"/>
        </w:rPr>
        <w:t>Mylonas’s</w:t>
      </w:r>
      <w:proofErr w:type="spellEnd"/>
      <w:r w:rsidRPr="000D21C0">
        <w:rPr>
          <w:rFonts w:eastAsia="Calibri"/>
          <w:color w:val="000000" w:themeColor="text1"/>
          <w:sz w:val="24"/>
          <w:szCs w:val="24"/>
          <w:shd w:val="clear" w:color="auto" w:fill="FFFFFF"/>
        </w:rPr>
        <w:t xml:space="preserve"> </w:t>
      </w:r>
      <w:r w:rsidRPr="000D21C0">
        <w:rPr>
          <w:rFonts w:eastAsia="Calibri"/>
          <w:i/>
          <w:iCs/>
          <w:color w:val="000000" w:themeColor="text1"/>
          <w:sz w:val="24"/>
          <w:szCs w:val="24"/>
          <w:shd w:val="clear" w:color="auto" w:fill="FFFFFF"/>
        </w:rPr>
        <w:t>Politics of Nation-Building: Making Co-Nationals, Refugees, and Minorities</w:t>
      </w:r>
      <w:r w:rsidRPr="000D21C0">
        <w:rPr>
          <w:rFonts w:eastAsia="Calibri"/>
          <w:color w:val="000000" w:themeColor="text1"/>
          <w:sz w:val="24"/>
          <w:szCs w:val="24"/>
          <w:shd w:val="clear" w:color="auto" w:fill="FFFFFF"/>
        </w:rPr>
        <w:t xml:space="preserve"> (Cambridge University Press, 2013)</w:t>
      </w:r>
      <w:r w:rsidRPr="000D21C0">
        <w:rPr>
          <w:rFonts w:eastAsia="Times New Roman"/>
          <w:color w:val="000000" w:themeColor="text1"/>
          <w:sz w:val="24"/>
          <w:szCs w:val="24"/>
          <w:shd w:val="clear" w:color="auto" w:fill="FFFFFF"/>
          <w:lang w:eastAsia="ru-RU"/>
        </w:rPr>
        <w:t xml:space="preserve">, Emma Haddad’s </w:t>
      </w:r>
      <w:r w:rsidRPr="000D21C0">
        <w:rPr>
          <w:rFonts w:eastAsia="Times New Roman"/>
          <w:i/>
          <w:iCs/>
          <w:color w:val="000000" w:themeColor="text1"/>
          <w:sz w:val="24"/>
          <w:szCs w:val="24"/>
          <w:shd w:val="clear" w:color="auto" w:fill="FFFFFF"/>
          <w:lang w:eastAsia="ru-RU"/>
        </w:rPr>
        <w:t xml:space="preserve">Refugee in International Society: Between Sovereigns </w:t>
      </w:r>
      <w:r w:rsidRPr="000D21C0">
        <w:rPr>
          <w:rFonts w:eastAsia="Times New Roman"/>
          <w:color w:val="000000" w:themeColor="text1"/>
          <w:sz w:val="24"/>
          <w:szCs w:val="24"/>
          <w:shd w:val="clear" w:color="auto" w:fill="FFFFFF"/>
          <w:lang w:eastAsia="ru-RU"/>
        </w:rPr>
        <w:t xml:space="preserve">(Cambridge University Press, 2008), Peter </w:t>
      </w:r>
      <w:r w:rsidRPr="000D21C0">
        <w:rPr>
          <w:rFonts w:eastAsia="Calibri"/>
          <w:color w:val="000000" w:themeColor="text1"/>
          <w:sz w:val="24"/>
          <w:szCs w:val="24"/>
          <w:shd w:val="clear" w:color="auto" w:fill="FFFFFF"/>
        </w:rPr>
        <w:t xml:space="preserve">Koehn’s </w:t>
      </w:r>
      <w:r w:rsidRPr="000D21C0">
        <w:rPr>
          <w:rFonts w:eastAsia="Calibri"/>
          <w:i/>
          <w:iCs/>
          <w:color w:val="000000" w:themeColor="text1"/>
          <w:sz w:val="24"/>
          <w:szCs w:val="24"/>
          <w:shd w:val="clear" w:color="auto" w:fill="FFFFFF"/>
        </w:rPr>
        <w:t>Refugees from Revolution: US Policy and Third World Migration</w:t>
      </w:r>
      <w:r w:rsidRPr="000D21C0">
        <w:rPr>
          <w:rFonts w:eastAsia="Calibri"/>
          <w:color w:val="000000" w:themeColor="text1"/>
          <w:sz w:val="24"/>
          <w:szCs w:val="24"/>
          <w:shd w:val="clear" w:color="auto" w:fill="FFFFFF"/>
        </w:rPr>
        <w:t xml:space="preserve"> (Routledge, 2019), and two of Alexander Betts’ canonical works: </w:t>
      </w:r>
      <w:r w:rsidRPr="000D21C0">
        <w:rPr>
          <w:rFonts w:eastAsia="Calibri"/>
          <w:i/>
          <w:iCs/>
          <w:color w:val="000000" w:themeColor="text1"/>
          <w:sz w:val="24"/>
          <w:szCs w:val="24"/>
          <w:shd w:val="clear" w:color="auto" w:fill="FFFFFF"/>
        </w:rPr>
        <w:t xml:space="preserve">Protection by Persuasion: International Cooperation and the Refugee Regime </w:t>
      </w:r>
      <w:r w:rsidRPr="000D21C0">
        <w:rPr>
          <w:rFonts w:eastAsia="Calibri"/>
          <w:color w:val="000000" w:themeColor="text1"/>
          <w:sz w:val="24"/>
          <w:szCs w:val="24"/>
          <w:shd w:val="clear" w:color="auto" w:fill="FFFFFF"/>
        </w:rPr>
        <w:t xml:space="preserve">(Cornell University Press, 2009) and </w:t>
      </w:r>
      <w:r w:rsidRPr="000D21C0">
        <w:rPr>
          <w:rFonts w:eastAsia="Calibri"/>
          <w:i/>
          <w:iCs/>
          <w:color w:val="000000" w:themeColor="text1"/>
          <w:sz w:val="24"/>
          <w:szCs w:val="24"/>
          <w:shd w:val="clear" w:color="auto" w:fill="FFFFFF"/>
        </w:rPr>
        <w:t xml:space="preserve">Forced Migration and Global Politics </w:t>
      </w:r>
      <w:r w:rsidRPr="000D21C0">
        <w:rPr>
          <w:rFonts w:eastAsia="Calibri"/>
          <w:color w:val="000000" w:themeColor="text1"/>
          <w:sz w:val="24"/>
          <w:szCs w:val="24"/>
          <w:shd w:val="clear" w:color="auto" w:fill="FFFFFF"/>
        </w:rPr>
        <w:t xml:space="preserve">(Blackwell, 2009). While Khalid </w:t>
      </w:r>
      <w:proofErr w:type="spellStart"/>
      <w:r w:rsidRPr="000D21C0">
        <w:rPr>
          <w:rFonts w:eastAsia="Calibri"/>
          <w:color w:val="000000" w:themeColor="text1"/>
          <w:sz w:val="24"/>
          <w:szCs w:val="24"/>
          <w:shd w:val="clear" w:color="auto" w:fill="FFFFFF"/>
        </w:rPr>
        <w:t>Koser’s</w:t>
      </w:r>
      <w:proofErr w:type="spellEnd"/>
      <w:r w:rsidRPr="000D21C0">
        <w:rPr>
          <w:rFonts w:eastAsia="Calibri"/>
          <w:color w:val="000000" w:themeColor="text1"/>
          <w:sz w:val="24"/>
          <w:szCs w:val="24"/>
          <w:shd w:val="clear" w:color="auto" w:fill="FFFFFF"/>
        </w:rPr>
        <w:t xml:space="preserve"> </w:t>
      </w:r>
      <w:r w:rsidRPr="000D21C0">
        <w:rPr>
          <w:rFonts w:eastAsia="Calibri"/>
          <w:i/>
          <w:iCs/>
          <w:color w:val="000000" w:themeColor="text1"/>
          <w:sz w:val="24"/>
          <w:szCs w:val="24"/>
          <w:shd w:val="clear" w:color="auto" w:fill="FFFFFF"/>
        </w:rPr>
        <w:t xml:space="preserve">International Migration </w:t>
      </w:r>
      <w:r w:rsidRPr="000D21C0">
        <w:rPr>
          <w:rFonts w:eastAsia="Calibri"/>
          <w:color w:val="000000" w:themeColor="text1"/>
          <w:sz w:val="24"/>
          <w:szCs w:val="24"/>
          <w:shd w:val="clear" w:color="auto" w:fill="FFFFFF"/>
        </w:rPr>
        <w:t xml:space="preserve">(Oxford University Press, 2016) largely conflates forced and unforced migrants, </w:t>
      </w:r>
      <w:r w:rsidRPr="000D21C0">
        <w:rPr>
          <w:rFonts w:eastAsia="Calibri"/>
          <w:color w:val="000000" w:themeColor="text1"/>
          <w:sz w:val="24"/>
          <w:szCs w:val="24"/>
        </w:rPr>
        <w:t xml:space="preserve">Betts’ </w:t>
      </w:r>
      <w:r w:rsidRPr="000D21C0">
        <w:rPr>
          <w:rFonts w:eastAsia="Calibri"/>
          <w:i/>
          <w:iCs/>
          <w:color w:val="000000" w:themeColor="text1"/>
          <w:sz w:val="24"/>
          <w:szCs w:val="24"/>
        </w:rPr>
        <w:t xml:space="preserve">Survival Migration </w:t>
      </w:r>
      <w:r w:rsidRPr="000D21C0">
        <w:rPr>
          <w:rFonts w:eastAsia="Calibri"/>
          <w:color w:val="000000" w:themeColor="text1"/>
          <w:sz w:val="24"/>
          <w:szCs w:val="24"/>
        </w:rPr>
        <w:t xml:space="preserve">(Cornell University Press, 2013) introduces the most persuasive broadening of forced migrant categories that does not hyper-inflate or “bleed into” the unforced migration spectrum, though “survival migrants” include natural- and disaster-induced cases of flight. </w:t>
      </w:r>
    </w:p>
    <w:p w14:paraId="600FB780" w14:textId="3C3387A0" w:rsidR="00A34B50" w:rsidRPr="002B1C1F" w:rsidRDefault="00801838" w:rsidP="0049427E">
      <w:pPr>
        <w:ind w:firstLine="720"/>
        <w:contextualSpacing/>
        <w:rPr>
          <w:rFonts w:eastAsia="Calibri"/>
          <w:color w:val="000000" w:themeColor="text1"/>
          <w:sz w:val="24"/>
          <w:szCs w:val="24"/>
        </w:rPr>
      </w:pPr>
      <w:r w:rsidRPr="000D21C0">
        <w:rPr>
          <w:color w:val="000000" w:themeColor="text1"/>
          <w:sz w:val="24"/>
          <w:szCs w:val="24"/>
        </w:rPr>
        <w:t xml:space="preserve">Teitelbaum and Weiner’s </w:t>
      </w:r>
      <w:r w:rsidRPr="000D21C0">
        <w:rPr>
          <w:i/>
          <w:iCs/>
          <w:color w:val="000000" w:themeColor="text1"/>
          <w:sz w:val="24"/>
          <w:szCs w:val="24"/>
        </w:rPr>
        <w:t xml:space="preserve">Threatened Peoples, Threatened Borders: World Immigration and U.S. Policy </w:t>
      </w:r>
      <w:r w:rsidRPr="000D21C0">
        <w:rPr>
          <w:color w:val="000000" w:themeColor="text1"/>
          <w:sz w:val="24"/>
          <w:szCs w:val="24"/>
        </w:rPr>
        <w:t xml:space="preserve">(Norton &amp; Norton, 1995) and Myron Weiner’s </w:t>
      </w:r>
      <w:r w:rsidRPr="000D21C0">
        <w:rPr>
          <w:i/>
          <w:iCs/>
          <w:color w:val="000000" w:themeColor="text1"/>
          <w:sz w:val="24"/>
          <w:szCs w:val="24"/>
        </w:rPr>
        <w:t xml:space="preserve">International Migration and Security </w:t>
      </w:r>
      <w:r w:rsidRPr="000D21C0">
        <w:rPr>
          <w:color w:val="000000" w:themeColor="text1"/>
          <w:sz w:val="24"/>
          <w:szCs w:val="24"/>
        </w:rPr>
        <w:t xml:space="preserve">(Westview Press, 1993) were monumental examinations of the </w:t>
      </w:r>
      <w:r w:rsidRPr="000D21C0">
        <w:rPr>
          <w:color w:val="000000" w:themeColor="text1"/>
          <w:sz w:val="24"/>
          <w:szCs w:val="24"/>
        </w:rPr>
        <w:lastRenderedPageBreak/>
        <w:t xml:space="preserve">interdependence of U.S. foreign and immigration policies. They are outdated, however, and the expectation that geopolitical impacts on asylum policy would expire or subside along with the Cold War were proven to be wishful thinking (Blitz 2017, pp.384-5 on EU restrictionism after Cold War). Later works exaggerated the alleged novelty of patterns since the 1990s, failing to acknowledge the endurance of </w:t>
      </w:r>
      <w:r w:rsidRPr="002B1C1F">
        <w:rPr>
          <w:color w:val="000000" w:themeColor="text1"/>
          <w:sz w:val="24"/>
          <w:szCs w:val="24"/>
        </w:rPr>
        <w:t xml:space="preserve">the basic picture. A notable example is Jennifer Welsh’s </w:t>
      </w:r>
      <w:r w:rsidRPr="002B1C1F">
        <w:rPr>
          <w:i/>
          <w:iCs/>
          <w:color w:val="000000" w:themeColor="text1"/>
          <w:sz w:val="24"/>
          <w:szCs w:val="24"/>
        </w:rPr>
        <w:t>Return of History: Conflict, Migration, and Geopolitics in the Twenty-First Century</w:t>
      </w:r>
      <w:r w:rsidRPr="002B1C1F">
        <w:rPr>
          <w:color w:val="000000" w:themeColor="text1"/>
          <w:sz w:val="24"/>
          <w:szCs w:val="24"/>
        </w:rPr>
        <w:t xml:space="preserve"> (House of Anansi Press, 2016), whose chapters are indicatively titled “Return of Cold War,” “Return of Mass Flight,” “Return of History,” etc. Alas, these supposed “returns” are in fact a forgotten continuity over more than a century.</w:t>
      </w:r>
      <w:r w:rsidRPr="002B1C1F">
        <w:rPr>
          <w:rFonts w:eastAsia="Calibri"/>
          <w:color w:val="000000" w:themeColor="text1"/>
          <w:sz w:val="24"/>
          <w:szCs w:val="24"/>
        </w:rPr>
        <w:t xml:space="preserve"> </w:t>
      </w:r>
    </w:p>
    <w:p w14:paraId="7721CB6F" w14:textId="479B0775" w:rsidR="002B1C1F" w:rsidRPr="009E3CF2" w:rsidRDefault="002B1C1F" w:rsidP="009E3CF2">
      <w:pPr>
        <w:spacing w:after="0"/>
        <w:ind w:firstLine="720"/>
        <w:rPr>
          <w:bCs/>
          <w:color w:val="000000" w:themeColor="text1"/>
          <w:sz w:val="24"/>
          <w:szCs w:val="24"/>
        </w:rPr>
        <w:sectPr w:rsidR="002B1C1F" w:rsidRPr="009E3CF2" w:rsidSect="0043448C">
          <w:pgSz w:w="15840" w:h="12240" w:orient="landscape"/>
          <w:pgMar w:top="1440" w:right="1440" w:bottom="1440" w:left="1440" w:header="720" w:footer="720" w:gutter="0"/>
          <w:cols w:space="720"/>
          <w:docGrid w:linePitch="360"/>
        </w:sectPr>
      </w:pPr>
      <w:r w:rsidRPr="002B1C1F">
        <w:rPr>
          <w:bCs/>
          <w:color w:val="000000" w:themeColor="text1"/>
          <w:sz w:val="24"/>
          <w:szCs w:val="24"/>
        </w:rPr>
        <w:t xml:space="preserve">It is indisputable that climate change is dangerous, that it is significantly anthropogenic, and that people who dispute this looming catastrophe are – in effect – enemies of </w:t>
      </w:r>
      <w:r w:rsidRPr="002B1C1F">
        <w:rPr>
          <w:bCs/>
          <w:i/>
          <w:iCs/>
          <w:color w:val="000000" w:themeColor="text1"/>
          <w:sz w:val="24"/>
          <w:szCs w:val="24"/>
        </w:rPr>
        <w:t>homo sapiens</w:t>
      </w:r>
      <w:r w:rsidRPr="002B1C1F">
        <w:rPr>
          <w:bCs/>
          <w:color w:val="000000" w:themeColor="text1"/>
          <w:sz w:val="24"/>
          <w:szCs w:val="24"/>
        </w:rPr>
        <w:t xml:space="preserve"> continued existence on this earth</w:t>
      </w:r>
      <w:r w:rsidRPr="002B1C1F">
        <w:rPr>
          <w:bCs/>
          <w:i/>
          <w:iCs/>
          <w:color w:val="000000" w:themeColor="text1"/>
          <w:sz w:val="24"/>
          <w:szCs w:val="24"/>
        </w:rPr>
        <w:t xml:space="preserve">. </w:t>
      </w:r>
      <w:r w:rsidRPr="002B1C1F">
        <w:rPr>
          <w:bCs/>
          <w:color w:val="000000" w:themeColor="text1"/>
          <w:sz w:val="24"/>
          <w:szCs w:val="24"/>
        </w:rPr>
        <w:t>But that does not imply that we should collapse the distinction between violence-induced and ecological displacement.</w:t>
      </w:r>
      <w:r w:rsidRPr="002B1C1F">
        <w:rPr>
          <w:bCs/>
          <w:i/>
          <w:iCs/>
          <w:color w:val="000000" w:themeColor="text1"/>
          <w:sz w:val="24"/>
          <w:szCs w:val="24"/>
        </w:rPr>
        <w:t xml:space="preserve"> </w:t>
      </w:r>
      <w:r w:rsidRPr="002B1C1F">
        <w:rPr>
          <w:bCs/>
          <w:color w:val="000000" w:themeColor="text1"/>
          <w:sz w:val="24"/>
          <w:szCs w:val="24"/>
        </w:rPr>
        <w:t xml:space="preserve">Works such as </w:t>
      </w:r>
      <w:proofErr w:type="spellStart"/>
      <w:r w:rsidRPr="002B1C1F">
        <w:rPr>
          <w:bCs/>
          <w:color w:val="000000" w:themeColor="text1"/>
          <w:sz w:val="24"/>
          <w:szCs w:val="24"/>
        </w:rPr>
        <w:t>Collectif</w:t>
      </w:r>
      <w:proofErr w:type="spellEnd"/>
      <w:r w:rsidRPr="002B1C1F">
        <w:rPr>
          <w:bCs/>
          <w:color w:val="000000" w:themeColor="text1"/>
          <w:sz w:val="24"/>
          <w:szCs w:val="24"/>
        </w:rPr>
        <w:t xml:space="preserve"> Argos’ </w:t>
      </w:r>
      <w:r w:rsidRPr="002B1C1F">
        <w:rPr>
          <w:bCs/>
          <w:i/>
          <w:iCs/>
          <w:color w:val="000000" w:themeColor="text1"/>
          <w:sz w:val="24"/>
          <w:szCs w:val="24"/>
        </w:rPr>
        <w:t>Climate Refugees</w:t>
      </w:r>
      <w:r w:rsidRPr="002B1C1F">
        <w:rPr>
          <w:bCs/>
          <w:color w:val="000000" w:themeColor="text1"/>
          <w:sz w:val="24"/>
          <w:szCs w:val="24"/>
        </w:rPr>
        <w:t xml:space="preserve"> (MIT Press, 2010), Robert </w:t>
      </w:r>
      <w:proofErr w:type="spellStart"/>
      <w:r w:rsidRPr="002B1C1F">
        <w:rPr>
          <w:bCs/>
          <w:color w:val="000000" w:themeColor="text1"/>
          <w:sz w:val="24"/>
          <w:szCs w:val="24"/>
        </w:rPr>
        <w:t>McLeman’s</w:t>
      </w:r>
      <w:proofErr w:type="spellEnd"/>
      <w:r w:rsidRPr="002B1C1F">
        <w:rPr>
          <w:bCs/>
          <w:color w:val="000000" w:themeColor="text1"/>
          <w:sz w:val="24"/>
          <w:szCs w:val="24"/>
        </w:rPr>
        <w:t xml:space="preserve"> Climate and Human Migration (Cambridge U.P. 2014), and Jane McAdam’s </w:t>
      </w:r>
      <w:r w:rsidRPr="002B1C1F">
        <w:rPr>
          <w:bCs/>
          <w:i/>
          <w:iCs/>
          <w:color w:val="000000" w:themeColor="text1"/>
          <w:sz w:val="24"/>
          <w:szCs w:val="24"/>
        </w:rPr>
        <w:t>Climate Change, Forced Migration and International Law</w:t>
      </w:r>
      <w:r w:rsidRPr="002B1C1F">
        <w:rPr>
          <w:bCs/>
          <w:color w:val="000000" w:themeColor="text1"/>
          <w:sz w:val="24"/>
          <w:szCs w:val="24"/>
        </w:rPr>
        <w:t xml:space="preserve"> (Oxford U.P. 2012) have exhibited a </w:t>
      </w:r>
      <w:proofErr w:type="spellStart"/>
      <w:r w:rsidRPr="002B1C1F">
        <w:rPr>
          <w:bCs/>
          <w:color w:val="000000" w:themeColor="text1"/>
          <w:sz w:val="24"/>
          <w:szCs w:val="24"/>
        </w:rPr>
        <w:t>presentist</w:t>
      </w:r>
      <w:proofErr w:type="spellEnd"/>
      <w:r w:rsidRPr="002B1C1F">
        <w:rPr>
          <w:bCs/>
          <w:color w:val="000000" w:themeColor="text1"/>
          <w:sz w:val="24"/>
          <w:szCs w:val="24"/>
        </w:rPr>
        <w:t xml:space="preserve"> bias towards climate change-related migration. But eco-migration is by no means structurally-dissimilar from traditional war refugee patterns and does </w:t>
      </w:r>
      <w:r w:rsidRPr="002B1C1F">
        <w:rPr>
          <w:bCs/>
          <w:i/>
          <w:iCs/>
          <w:color w:val="000000" w:themeColor="text1"/>
          <w:sz w:val="24"/>
          <w:szCs w:val="24"/>
        </w:rPr>
        <w:t xml:space="preserve">not </w:t>
      </w:r>
      <w:r w:rsidRPr="002B1C1F">
        <w:rPr>
          <w:bCs/>
          <w:color w:val="000000" w:themeColor="text1"/>
          <w:sz w:val="24"/>
          <w:szCs w:val="24"/>
        </w:rPr>
        <w:t xml:space="preserve">generate the bulk of forced migration globally. Sanjay Chaturvedi and Timothy Doyle’s acclaimed </w:t>
      </w:r>
      <w:r w:rsidRPr="002B1C1F">
        <w:rPr>
          <w:bCs/>
          <w:i/>
          <w:iCs/>
          <w:color w:val="000000" w:themeColor="text1"/>
          <w:sz w:val="24"/>
          <w:szCs w:val="24"/>
        </w:rPr>
        <w:t>Climate Terror: a Critical Geopolitics of Climate Change</w:t>
      </w:r>
      <w:r w:rsidRPr="002B1C1F">
        <w:rPr>
          <w:bCs/>
          <w:color w:val="000000" w:themeColor="text1"/>
          <w:sz w:val="24"/>
          <w:szCs w:val="24"/>
        </w:rPr>
        <w:t xml:space="preserve"> (Palgrave Macmillan, 2015) restricts its geopolitical analysis to eco-refugees, exaggerating the differences between most forced migrants (fleeing violence) and climate migrants (fleeing environmental disaster), as well as the tremendous second-order effects of anthropogenic global warming on producing conflict which, in turn, displaces millions. On the contrary, </w:t>
      </w:r>
      <w:r w:rsidRPr="002B1C1F">
        <w:rPr>
          <w:bCs/>
          <w:i/>
          <w:iCs/>
          <w:color w:val="000000" w:themeColor="text1"/>
          <w:sz w:val="24"/>
          <w:szCs w:val="24"/>
        </w:rPr>
        <w:t xml:space="preserve">Bad Refugees </w:t>
      </w:r>
      <w:r w:rsidRPr="002B1C1F">
        <w:rPr>
          <w:bCs/>
          <w:color w:val="000000" w:themeColor="text1"/>
          <w:sz w:val="24"/>
          <w:szCs w:val="24"/>
        </w:rPr>
        <w:t>insists that the best way to predict and prepare for mass migrations from future climate catastrophe is precisely to look at 20</w:t>
      </w:r>
      <w:r w:rsidRPr="002B1C1F">
        <w:rPr>
          <w:bCs/>
          <w:color w:val="000000" w:themeColor="text1"/>
          <w:sz w:val="24"/>
          <w:szCs w:val="24"/>
          <w:vertAlign w:val="superscript"/>
        </w:rPr>
        <w:t>th</w:t>
      </w:r>
      <w:r w:rsidRPr="002B1C1F">
        <w:rPr>
          <w:bCs/>
          <w:color w:val="000000" w:themeColor="text1"/>
          <w:sz w:val="24"/>
          <w:szCs w:val="24"/>
        </w:rPr>
        <w:t xml:space="preserve"> century patterns. Our only hope to prepare for mass eco-migration is to understand its precedents.</w:t>
      </w:r>
      <w:r>
        <w:rPr>
          <w:bCs/>
          <w:color w:val="000000" w:themeColor="text1"/>
          <w:sz w:val="24"/>
          <w:szCs w:val="24"/>
        </w:rPr>
        <w:t xml:space="preserve"> </w:t>
      </w:r>
      <w:r w:rsidRPr="002B1C1F">
        <w:rPr>
          <w:bCs/>
          <w:color w:val="000000" w:themeColor="text1"/>
          <w:sz w:val="24"/>
          <w:szCs w:val="24"/>
        </w:rPr>
        <w:t>There is, finally, an empirical problem with the eco-refugee literature. It is unclear whether the much-anticipated transition from primarily violence-induced to primarily environmentally-induced displacement has actually happened yet. But, as a historical irony, a stunning reversal occurred in the global humanitarian industry between the 2010s and 2020s: we moved from 80% of global aid going to “victims of natural disaster” to “[e]</w:t>
      </w:r>
      <w:proofErr w:type="spellStart"/>
      <w:r w:rsidRPr="002B1C1F">
        <w:rPr>
          <w:bCs/>
          <w:color w:val="000000" w:themeColor="text1"/>
          <w:sz w:val="24"/>
          <w:szCs w:val="24"/>
        </w:rPr>
        <w:t>ighty</w:t>
      </w:r>
      <w:proofErr w:type="spellEnd"/>
      <w:r w:rsidRPr="002B1C1F">
        <w:rPr>
          <w:bCs/>
          <w:color w:val="000000" w:themeColor="text1"/>
          <w:sz w:val="24"/>
          <w:szCs w:val="24"/>
        </w:rPr>
        <w:t xml:space="preserve"> per cent of global humanitarian assistance [in 2021 was] for victims of violent conflict” (Persaud et al. 2021, p.23). The causes of this dramatic shift, and what it implies about political biases, has yet to be explained. But it certainly appears to suggest that “eco-migrants” are not imminently about to have a monopoly on the moral economy of refugees globally. We continue to live in a world where violent force factors </w:t>
      </w:r>
      <w:r w:rsidRPr="002B1C1F">
        <w:rPr>
          <w:bCs/>
          <w:i/>
          <w:iCs/>
          <w:color w:val="000000" w:themeColor="text1"/>
          <w:sz w:val="24"/>
          <w:szCs w:val="24"/>
        </w:rPr>
        <w:t>matter</w:t>
      </w:r>
      <w:r w:rsidRPr="002B1C1F">
        <w:rPr>
          <w:bCs/>
          <w:color w:val="000000" w:themeColor="text1"/>
          <w:sz w:val="24"/>
          <w:szCs w:val="24"/>
        </w:rPr>
        <w:t>.</w:t>
      </w:r>
    </w:p>
    <w:p w14:paraId="3DF2FF67" w14:textId="77777777" w:rsidR="00801838" w:rsidRPr="000D21C0" w:rsidRDefault="00801838" w:rsidP="0043448C">
      <w:pPr>
        <w:spacing w:after="0" w:line="276" w:lineRule="auto"/>
        <w:rPr>
          <w:rFonts w:eastAsia="Calibri"/>
          <w:color w:val="000000" w:themeColor="text1"/>
          <w:sz w:val="24"/>
        </w:rPr>
      </w:pPr>
    </w:p>
    <w:p w14:paraId="731DC7B0" w14:textId="38ABBD9D" w:rsidR="00801838" w:rsidRPr="00801838" w:rsidRDefault="00801838" w:rsidP="00801838">
      <w:pPr>
        <w:pStyle w:val="Heading2"/>
      </w:pPr>
      <w:r w:rsidRPr="00801838">
        <w:t>Chapter 3</w:t>
      </w:r>
      <w:r w:rsidR="00546C0C">
        <w:t>.</w:t>
      </w:r>
      <w:r>
        <w:t xml:space="preserve"> Supplements</w:t>
      </w:r>
    </w:p>
    <w:p w14:paraId="062F684D" w14:textId="77777777" w:rsidR="00801838" w:rsidRPr="000D21C0" w:rsidRDefault="00801838" w:rsidP="0043448C">
      <w:pPr>
        <w:spacing w:after="0"/>
        <w:rPr>
          <w:color w:val="000000" w:themeColor="text1"/>
        </w:rPr>
      </w:pPr>
    </w:p>
    <w:p w14:paraId="38E924E3" w14:textId="3287E990" w:rsidR="003E7E81" w:rsidRDefault="003E7E81" w:rsidP="000D21C0">
      <w:pPr>
        <w:spacing w:after="0" w:line="276" w:lineRule="auto"/>
        <w:ind w:firstLine="720"/>
        <w:rPr>
          <w:color w:val="000000" w:themeColor="text1"/>
        </w:rPr>
      </w:pPr>
      <w:r w:rsidRPr="000D21C0">
        <w:rPr>
          <w:color w:val="000000" w:themeColor="text1"/>
        </w:rPr>
        <w:t xml:space="preserve">In Table </w:t>
      </w:r>
      <w:r w:rsidR="00801838">
        <w:rPr>
          <w:color w:val="000000" w:themeColor="text1"/>
        </w:rPr>
        <w:t>3.2</w:t>
      </w:r>
      <w:r w:rsidRPr="000D21C0">
        <w:rPr>
          <w:color w:val="000000" w:themeColor="text1"/>
        </w:rPr>
        <w:t xml:space="preserve">, Angola and Mozambique have been added to ranking by Persaud et al. 2021, p.20, citing UN figures. The modest Greek Civil War (1946-9), which had been included mysteriously, is dropped; “War on Terror” is disaggregated; “Vietnam war” excludes Laos, which had 21,500 Laotian battlefield deaths, and U.S.-bombing phase of Cambodia war which killed up to 150,000 civilians. A major case that could potentially make the top-15 list – Ethiopia – has been excluded for lack of a non-controversial way to bound the war(s) temporally and spatially. </w:t>
      </w:r>
    </w:p>
    <w:p w14:paraId="2317F9E7" w14:textId="2F8BFA77" w:rsidR="00801838" w:rsidRDefault="00801838" w:rsidP="000D21C0">
      <w:pPr>
        <w:spacing w:after="0" w:line="276" w:lineRule="auto"/>
        <w:ind w:firstLine="720"/>
        <w:rPr>
          <w:color w:val="000000" w:themeColor="text1"/>
        </w:rPr>
      </w:pPr>
      <w:r>
        <w:rPr>
          <w:color w:val="000000" w:themeColor="text1"/>
        </w:rPr>
        <w:t>Ethiopia/Eritrea/Tigray are a borderline case where operationalization and disaggregation is especially tricky. As best I could tell, these would be the analogous indicators:</w:t>
      </w:r>
    </w:p>
    <w:p w14:paraId="281484F8" w14:textId="77777777" w:rsidR="00801838" w:rsidRDefault="00801838" w:rsidP="000D21C0">
      <w:pPr>
        <w:spacing w:after="0" w:line="276" w:lineRule="auto"/>
        <w:ind w:firstLine="720"/>
        <w:rPr>
          <w:color w:val="000000" w:themeColor="text1"/>
        </w:rPr>
      </w:pPr>
    </w:p>
    <w:p w14:paraId="0C2E4F05" w14:textId="07C8D478" w:rsidR="00801838" w:rsidRDefault="00801838" w:rsidP="00801838">
      <w:pPr>
        <w:spacing w:after="0" w:line="276" w:lineRule="auto"/>
        <w:rPr>
          <w:color w:val="000000" w:themeColor="text1"/>
        </w:rPr>
      </w:pPr>
      <w:r>
        <w:rPr>
          <w:color w:val="000000" w:themeColor="text1"/>
        </w:rPr>
        <w:t>Table 7. Ethiopia, Eritrea and Tigray as Borderline Case</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946"/>
        <w:gridCol w:w="796"/>
        <w:gridCol w:w="1065"/>
        <w:gridCol w:w="1653"/>
        <w:gridCol w:w="1006"/>
        <w:gridCol w:w="2189"/>
      </w:tblGrid>
      <w:tr w:rsidR="00801838" w:rsidRPr="00801838" w14:paraId="1962DE14" w14:textId="77777777" w:rsidTr="00801838">
        <w:tc>
          <w:tcPr>
            <w:tcW w:w="1276" w:type="dxa"/>
          </w:tcPr>
          <w:p w14:paraId="01C3A04C"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 xml:space="preserve">War </w:t>
            </w:r>
          </w:p>
        </w:tc>
        <w:tc>
          <w:tcPr>
            <w:tcW w:w="946" w:type="dxa"/>
          </w:tcPr>
          <w:p w14:paraId="48E94027"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Total Deaths</w:t>
            </w:r>
          </w:p>
        </w:tc>
        <w:tc>
          <w:tcPr>
            <w:tcW w:w="796" w:type="dxa"/>
          </w:tcPr>
          <w:p w14:paraId="374EE905"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Civilian Death Rate</w:t>
            </w:r>
          </w:p>
        </w:tc>
        <w:tc>
          <w:tcPr>
            <w:tcW w:w="1065" w:type="dxa"/>
          </w:tcPr>
          <w:p w14:paraId="694E2EEB"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“Battlefield Fatalities”</w:t>
            </w:r>
          </w:p>
        </w:tc>
        <w:tc>
          <w:tcPr>
            <w:tcW w:w="1653" w:type="dxa"/>
          </w:tcPr>
          <w:p w14:paraId="776ADFDC"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Massacre Fatalities</w:t>
            </w:r>
          </w:p>
        </w:tc>
        <w:tc>
          <w:tcPr>
            <w:tcW w:w="1006" w:type="dxa"/>
          </w:tcPr>
          <w:p w14:paraId="5A1AE9BD"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Massacre Prevalence</w:t>
            </w:r>
          </w:p>
          <w:p w14:paraId="5585EA60" w14:textId="77777777" w:rsidR="00801838" w:rsidRPr="00801838" w:rsidRDefault="00801838" w:rsidP="00801838">
            <w:pPr>
              <w:spacing w:after="0" w:line="276" w:lineRule="auto"/>
              <w:rPr>
                <w:color w:val="000000" w:themeColor="text1"/>
                <w:sz w:val="18"/>
                <w:szCs w:val="18"/>
              </w:rPr>
            </w:pPr>
          </w:p>
        </w:tc>
        <w:tc>
          <w:tcPr>
            <w:tcW w:w="2189" w:type="dxa"/>
          </w:tcPr>
          <w:p w14:paraId="0D7D423D"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Refugee Volume</w:t>
            </w:r>
          </w:p>
        </w:tc>
      </w:tr>
      <w:tr w:rsidR="00801838" w:rsidRPr="00801838" w14:paraId="11BC0B72" w14:textId="77777777" w:rsidTr="00801838">
        <w:tc>
          <w:tcPr>
            <w:tcW w:w="1276" w:type="dxa"/>
          </w:tcPr>
          <w:p w14:paraId="00EE566C"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Eritrea-Ethiopia War, 1998-2000</w:t>
            </w:r>
          </w:p>
          <w:p w14:paraId="527626B4"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&amp;</w:t>
            </w:r>
          </w:p>
          <w:p w14:paraId="19B7AD72" w14:textId="77777777" w:rsidR="00801838" w:rsidRPr="00801838" w:rsidRDefault="00801838" w:rsidP="00801838">
            <w:pPr>
              <w:spacing w:after="0" w:line="276" w:lineRule="auto"/>
              <w:rPr>
                <w:color w:val="000000" w:themeColor="text1"/>
                <w:sz w:val="18"/>
                <w:szCs w:val="18"/>
              </w:rPr>
            </w:pPr>
          </w:p>
          <w:p w14:paraId="3685BC7E"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Tigray War, 2020-2022</w:t>
            </w:r>
          </w:p>
        </w:tc>
        <w:tc>
          <w:tcPr>
            <w:tcW w:w="946" w:type="dxa"/>
          </w:tcPr>
          <w:p w14:paraId="439CEB97"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300,000</w:t>
            </w:r>
          </w:p>
          <w:p w14:paraId="7606D412" w14:textId="77777777" w:rsidR="00801838" w:rsidRPr="00801838" w:rsidRDefault="00801838" w:rsidP="00801838">
            <w:pPr>
              <w:spacing w:after="0" w:line="276" w:lineRule="auto"/>
              <w:rPr>
                <w:color w:val="000000" w:themeColor="text1"/>
                <w:sz w:val="18"/>
                <w:szCs w:val="18"/>
              </w:rPr>
            </w:pPr>
          </w:p>
          <w:p w14:paraId="7F02BD08" w14:textId="77777777" w:rsidR="00801838" w:rsidRPr="00801838" w:rsidRDefault="00801838" w:rsidP="00801838">
            <w:pPr>
              <w:spacing w:after="0" w:line="276" w:lineRule="auto"/>
              <w:rPr>
                <w:color w:val="000000" w:themeColor="text1"/>
                <w:sz w:val="18"/>
                <w:szCs w:val="18"/>
              </w:rPr>
            </w:pPr>
          </w:p>
          <w:p w14:paraId="271ADDE9" w14:textId="77777777" w:rsidR="00801838" w:rsidRPr="00801838" w:rsidRDefault="00801838" w:rsidP="00801838">
            <w:pPr>
              <w:spacing w:after="0" w:line="276" w:lineRule="auto"/>
              <w:rPr>
                <w:color w:val="000000" w:themeColor="text1"/>
                <w:sz w:val="18"/>
                <w:szCs w:val="18"/>
              </w:rPr>
            </w:pPr>
          </w:p>
          <w:p w14:paraId="4CBFECD0"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318,955 (Uppsala)</w:t>
            </w:r>
          </w:p>
        </w:tc>
        <w:tc>
          <w:tcPr>
            <w:tcW w:w="796" w:type="dxa"/>
          </w:tcPr>
          <w:p w14:paraId="79ECD81A"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66%</w:t>
            </w:r>
          </w:p>
        </w:tc>
        <w:tc>
          <w:tcPr>
            <w:tcW w:w="1065" w:type="dxa"/>
          </w:tcPr>
          <w:p w14:paraId="0E2B56E8"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43,000-98,192</w:t>
            </w:r>
          </w:p>
          <w:p w14:paraId="2FB1C6B1" w14:textId="77777777" w:rsidR="00801838" w:rsidRPr="00801838" w:rsidRDefault="00801838" w:rsidP="00801838">
            <w:pPr>
              <w:spacing w:after="0" w:line="276" w:lineRule="auto"/>
              <w:rPr>
                <w:color w:val="000000" w:themeColor="text1"/>
                <w:sz w:val="18"/>
                <w:szCs w:val="18"/>
              </w:rPr>
            </w:pPr>
          </w:p>
          <w:p w14:paraId="522047EC" w14:textId="77777777" w:rsidR="00801838" w:rsidRPr="00801838" w:rsidRDefault="00801838" w:rsidP="00801838">
            <w:pPr>
              <w:spacing w:after="0" w:line="276" w:lineRule="auto"/>
              <w:rPr>
                <w:color w:val="000000" w:themeColor="text1"/>
                <w:sz w:val="18"/>
                <w:szCs w:val="18"/>
              </w:rPr>
            </w:pPr>
          </w:p>
          <w:p w14:paraId="3B73F77C"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83,325 + 19,940 (Uppsala)</w:t>
            </w:r>
          </w:p>
          <w:p w14:paraId="6AEA2636" w14:textId="77777777" w:rsidR="00801838" w:rsidRPr="00801838" w:rsidRDefault="00801838" w:rsidP="00801838">
            <w:pPr>
              <w:spacing w:after="0" w:line="276" w:lineRule="auto"/>
              <w:rPr>
                <w:color w:val="000000" w:themeColor="text1"/>
                <w:sz w:val="18"/>
                <w:szCs w:val="18"/>
              </w:rPr>
            </w:pPr>
          </w:p>
          <w:p w14:paraId="33C8E17A" w14:textId="77777777" w:rsidR="00801838" w:rsidRPr="00801838" w:rsidRDefault="00801838" w:rsidP="00801838">
            <w:pPr>
              <w:spacing w:after="0" w:line="276" w:lineRule="auto"/>
              <w:rPr>
                <w:color w:val="000000" w:themeColor="text1"/>
                <w:sz w:val="18"/>
                <w:szCs w:val="18"/>
              </w:rPr>
            </w:pPr>
          </w:p>
        </w:tc>
        <w:tc>
          <w:tcPr>
            <w:tcW w:w="1653" w:type="dxa"/>
          </w:tcPr>
          <w:p w14:paraId="3C7EC28A"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13,454</w:t>
            </w:r>
          </w:p>
          <w:p w14:paraId="65F9EAF8" w14:textId="77777777" w:rsidR="00801838" w:rsidRPr="00801838" w:rsidRDefault="00801838" w:rsidP="00801838">
            <w:pPr>
              <w:spacing w:after="0" w:line="276" w:lineRule="auto"/>
              <w:rPr>
                <w:color w:val="000000" w:themeColor="text1"/>
                <w:sz w:val="18"/>
                <w:szCs w:val="18"/>
              </w:rPr>
            </w:pPr>
          </w:p>
          <w:p w14:paraId="3FB806D5" w14:textId="77777777" w:rsidR="00801838" w:rsidRPr="00801838" w:rsidRDefault="00801838" w:rsidP="00801838">
            <w:pPr>
              <w:spacing w:after="0" w:line="276" w:lineRule="auto"/>
              <w:rPr>
                <w:color w:val="000000" w:themeColor="text1"/>
                <w:sz w:val="18"/>
                <w:szCs w:val="18"/>
              </w:rPr>
            </w:pPr>
          </w:p>
          <w:p w14:paraId="11EAF1F3" w14:textId="77777777" w:rsidR="00801838" w:rsidRPr="00801838" w:rsidRDefault="00801838" w:rsidP="00801838">
            <w:pPr>
              <w:spacing w:after="0" w:line="276" w:lineRule="auto"/>
              <w:rPr>
                <w:color w:val="000000" w:themeColor="text1"/>
                <w:sz w:val="18"/>
                <w:szCs w:val="18"/>
              </w:rPr>
            </w:pPr>
          </w:p>
          <w:p w14:paraId="7D509F36"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9,526</w:t>
            </w:r>
          </w:p>
        </w:tc>
        <w:tc>
          <w:tcPr>
            <w:tcW w:w="1006" w:type="dxa"/>
          </w:tcPr>
          <w:p w14:paraId="18F8D3B4"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8%</w:t>
            </w:r>
          </w:p>
          <w:p w14:paraId="1CDE6840" w14:textId="77777777" w:rsidR="00801838" w:rsidRPr="00801838" w:rsidRDefault="00801838" w:rsidP="00801838">
            <w:pPr>
              <w:spacing w:after="0" w:line="276" w:lineRule="auto"/>
              <w:rPr>
                <w:color w:val="000000" w:themeColor="text1"/>
                <w:sz w:val="18"/>
                <w:szCs w:val="18"/>
              </w:rPr>
            </w:pPr>
          </w:p>
          <w:p w14:paraId="1B521A25" w14:textId="77777777" w:rsidR="00801838" w:rsidRPr="00801838" w:rsidRDefault="00801838" w:rsidP="00801838">
            <w:pPr>
              <w:spacing w:after="0" w:line="276" w:lineRule="auto"/>
              <w:rPr>
                <w:color w:val="000000" w:themeColor="text1"/>
                <w:sz w:val="18"/>
                <w:szCs w:val="18"/>
              </w:rPr>
            </w:pPr>
          </w:p>
          <w:p w14:paraId="37C1CE71" w14:textId="77777777" w:rsidR="00801838" w:rsidRPr="00801838" w:rsidRDefault="00801838" w:rsidP="00801838">
            <w:pPr>
              <w:spacing w:after="0" w:line="276" w:lineRule="auto"/>
              <w:rPr>
                <w:color w:val="000000" w:themeColor="text1"/>
                <w:sz w:val="18"/>
                <w:szCs w:val="18"/>
              </w:rPr>
            </w:pPr>
          </w:p>
          <w:p w14:paraId="21198617"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3%</w:t>
            </w:r>
          </w:p>
        </w:tc>
        <w:tc>
          <w:tcPr>
            <w:tcW w:w="2189" w:type="dxa"/>
          </w:tcPr>
          <w:p w14:paraId="6B39ED4E"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875,879 refugees</w:t>
            </w:r>
          </w:p>
          <w:p w14:paraId="2851B815"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 xml:space="preserve">2,750,000 IDPs </w:t>
            </w:r>
          </w:p>
          <w:p w14:paraId="620FC316"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 xml:space="preserve">"UNICEF Ethiopia Humanitarian Situation Report No. 9 – September 2022". </w:t>
            </w:r>
            <w:proofErr w:type="spellStart"/>
            <w:r w:rsidRPr="00801838">
              <w:rPr>
                <w:color w:val="000000" w:themeColor="text1"/>
                <w:sz w:val="18"/>
                <w:szCs w:val="18"/>
              </w:rPr>
              <w:t>ReliefWeb</w:t>
            </w:r>
            <w:proofErr w:type="spellEnd"/>
            <w:r w:rsidRPr="00801838">
              <w:rPr>
                <w:color w:val="000000" w:themeColor="text1"/>
                <w:sz w:val="18"/>
                <w:szCs w:val="18"/>
              </w:rPr>
              <w:t>. UNICEF. 29 October 2022. Archived from the original on 30 October 2022.</w:t>
            </w:r>
          </w:p>
        </w:tc>
      </w:tr>
      <w:tr w:rsidR="00801838" w:rsidRPr="00801838" w14:paraId="23F25E84" w14:textId="77777777" w:rsidTr="00801838">
        <w:tc>
          <w:tcPr>
            <w:tcW w:w="1276" w:type="dxa"/>
          </w:tcPr>
          <w:p w14:paraId="760FCFD4"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Ethiopia (</w:t>
            </w:r>
            <w:r w:rsidRPr="00801838">
              <w:rPr>
                <w:i/>
                <w:iCs/>
                <w:color w:val="000000" w:themeColor="text1"/>
                <w:sz w:val="18"/>
                <w:szCs w:val="18"/>
              </w:rPr>
              <w:t xml:space="preserve">sans </w:t>
            </w:r>
            <w:r w:rsidRPr="00801838">
              <w:rPr>
                <w:color w:val="000000" w:themeColor="text1"/>
                <w:sz w:val="18"/>
                <w:szCs w:val="18"/>
              </w:rPr>
              <w:t>Eritrea)</w:t>
            </w:r>
          </w:p>
          <w:p w14:paraId="57A4F9CA"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(1976-1991)</w:t>
            </w:r>
          </w:p>
        </w:tc>
        <w:tc>
          <w:tcPr>
            <w:tcW w:w="946" w:type="dxa"/>
          </w:tcPr>
          <w:p w14:paraId="6F0FAB4C"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1-2 million</w:t>
            </w:r>
          </w:p>
        </w:tc>
        <w:tc>
          <w:tcPr>
            <w:tcW w:w="796" w:type="dxa"/>
          </w:tcPr>
          <w:p w14:paraId="472B788C"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n/a</w:t>
            </w:r>
          </w:p>
        </w:tc>
        <w:tc>
          <w:tcPr>
            <w:tcW w:w="1065" w:type="dxa"/>
          </w:tcPr>
          <w:p w14:paraId="69BC691A"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16,000 – 56,003</w:t>
            </w:r>
          </w:p>
        </w:tc>
        <w:tc>
          <w:tcPr>
            <w:tcW w:w="1653" w:type="dxa"/>
          </w:tcPr>
          <w:p w14:paraId="7C18E6E7"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 xml:space="preserve">1,206 </w:t>
            </w:r>
          </w:p>
          <w:p w14:paraId="625F31AA"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[1989-91 only]</w:t>
            </w:r>
          </w:p>
        </w:tc>
        <w:tc>
          <w:tcPr>
            <w:tcW w:w="1006" w:type="dxa"/>
          </w:tcPr>
          <w:p w14:paraId="7901296F"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1%</w:t>
            </w:r>
          </w:p>
          <w:p w14:paraId="3C9F8FFE" w14:textId="77777777" w:rsidR="00801838" w:rsidRPr="00801838" w:rsidRDefault="00801838" w:rsidP="00801838">
            <w:pPr>
              <w:spacing w:after="0" w:line="276" w:lineRule="auto"/>
              <w:rPr>
                <w:color w:val="000000" w:themeColor="text1"/>
                <w:sz w:val="18"/>
                <w:szCs w:val="18"/>
              </w:rPr>
            </w:pPr>
            <w:r w:rsidRPr="00801838">
              <w:rPr>
                <w:color w:val="000000" w:themeColor="text1"/>
                <w:sz w:val="18"/>
                <w:szCs w:val="18"/>
              </w:rPr>
              <w:t>[1989-91 only]</w:t>
            </w:r>
          </w:p>
        </w:tc>
        <w:tc>
          <w:tcPr>
            <w:tcW w:w="2189" w:type="dxa"/>
          </w:tcPr>
          <w:p w14:paraId="5063E91A" w14:textId="77777777" w:rsidR="00801838" w:rsidRPr="00801838" w:rsidRDefault="00801838" w:rsidP="00801838">
            <w:pPr>
              <w:spacing w:after="0" w:line="276" w:lineRule="auto"/>
              <w:rPr>
                <w:color w:val="000000" w:themeColor="text1"/>
                <w:sz w:val="18"/>
                <w:szCs w:val="18"/>
              </w:rPr>
            </w:pPr>
          </w:p>
        </w:tc>
      </w:tr>
    </w:tbl>
    <w:p w14:paraId="1A31B11E" w14:textId="77777777" w:rsidR="00801838" w:rsidRPr="000D21C0" w:rsidRDefault="00801838" w:rsidP="00801838">
      <w:pPr>
        <w:spacing w:after="0" w:line="276" w:lineRule="auto"/>
        <w:rPr>
          <w:color w:val="000000" w:themeColor="text1"/>
        </w:rPr>
      </w:pPr>
    </w:p>
    <w:p w14:paraId="52E972B8" w14:textId="5DCD5189" w:rsidR="003E7E81" w:rsidRPr="00801838" w:rsidRDefault="00382F57" w:rsidP="0043448C">
      <w:pPr>
        <w:spacing w:after="0" w:line="276" w:lineRule="auto"/>
        <w:rPr>
          <w:color w:val="000000" w:themeColor="text1"/>
          <w:sz w:val="24"/>
          <w:szCs w:val="24"/>
        </w:rPr>
      </w:pPr>
      <w:r w:rsidRPr="00801838">
        <w:rPr>
          <w:color w:val="000000" w:themeColor="text1"/>
          <w:sz w:val="24"/>
          <w:szCs w:val="24"/>
        </w:rPr>
        <w:t xml:space="preserve">In the </w:t>
      </w:r>
      <w:proofErr w:type="spellStart"/>
      <w:r w:rsidRPr="00801838">
        <w:rPr>
          <w:color w:val="000000" w:themeColor="text1"/>
          <w:sz w:val="24"/>
          <w:szCs w:val="24"/>
        </w:rPr>
        <w:t>Ogaden</w:t>
      </w:r>
      <w:proofErr w:type="spellEnd"/>
      <w:r w:rsidRPr="00801838">
        <w:rPr>
          <w:color w:val="000000" w:themeColor="text1"/>
          <w:sz w:val="24"/>
          <w:szCs w:val="24"/>
        </w:rPr>
        <w:t xml:space="preserve"> war of 1977-9, Ethiopian counter-insurgency consisted of scorched-earth operations, indiscriminate aerial bombardment and village clearances. Thus half-a-million Eritrean refugees – though “modest” in volume – were victims of deliberate ethnic cleansing: forced relocations into supposedly ‘protected’ garrison settlements into which they were bombed.</w:t>
      </w:r>
      <w:r w:rsidRPr="00801838">
        <w:rPr>
          <w:color w:val="000000" w:themeColor="text1"/>
          <w:sz w:val="24"/>
          <w:szCs w:val="24"/>
          <w:vertAlign w:val="superscript"/>
        </w:rPr>
        <w:footnoteReference w:id="3"/>
      </w:r>
      <w:r w:rsidRPr="00801838">
        <w:rPr>
          <w:color w:val="000000" w:themeColor="text1"/>
          <w:sz w:val="24"/>
          <w:szCs w:val="24"/>
        </w:rPr>
        <w:t xml:space="preserve"> Quite apart from the famine-induced forced migrations and deaths in neighboring Tigray (which received tremendous international mobilization), these Ethiopian atrocities received barely any coverage.</w:t>
      </w:r>
    </w:p>
    <w:p w14:paraId="3BBC3EC7" w14:textId="59A6AA57" w:rsidR="00A82D75" w:rsidRDefault="00801838" w:rsidP="0043448C">
      <w:pPr>
        <w:spacing w:after="0" w:line="276" w:lineRule="auto"/>
        <w:rPr>
          <w:rFonts w:eastAsia="Calibri"/>
          <w:color w:val="000000" w:themeColor="text1"/>
          <w:sz w:val="24"/>
          <w:szCs w:val="24"/>
        </w:rPr>
      </w:pPr>
      <w:r w:rsidRPr="00801838">
        <w:rPr>
          <w:color w:val="000000" w:themeColor="text1"/>
          <w:sz w:val="24"/>
          <w:szCs w:val="24"/>
        </w:rPr>
        <w:tab/>
        <w:t xml:space="preserve">Regarding Table 3.3., I depart </w:t>
      </w:r>
      <w:r w:rsidR="00A82D75" w:rsidRPr="00801838">
        <w:rPr>
          <w:rFonts w:eastAsia="Calibri"/>
          <w:color w:val="000000" w:themeColor="text1"/>
          <w:sz w:val="24"/>
          <w:szCs w:val="24"/>
        </w:rPr>
        <w:t>from the UNHCR’s definition (&gt;5 years of displacement)</w:t>
      </w:r>
      <w:r>
        <w:rPr>
          <w:rFonts w:eastAsia="Calibri"/>
          <w:color w:val="000000" w:themeColor="text1"/>
          <w:sz w:val="24"/>
          <w:szCs w:val="24"/>
        </w:rPr>
        <w:t xml:space="preserve"> of </w:t>
      </w:r>
      <w:proofErr w:type="spellStart"/>
      <w:r>
        <w:rPr>
          <w:rFonts w:eastAsia="Calibri"/>
          <w:color w:val="000000" w:themeColor="text1"/>
          <w:sz w:val="24"/>
          <w:szCs w:val="24"/>
        </w:rPr>
        <w:t>protractedness</w:t>
      </w:r>
      <w:proofErr w:type="spellEnd"/>
      <w:r>
        <w:rPr>
          <w:rFonts w:eastAsia="Calibri"/>
          <w:color w:val="000000" w:themeColor="text1"/>
          <w:sz w:val="24"/>
          <w:szCs w:val="24"/>
        </w:rPr>
        <w:t>. Instead, I</w:t>
      </w:r>
      <w:r w:rsidR="00A82D75" w:rsidRPr="00801838">
        <w:rPr>
          <w:rFonts w:eastAsia="Calibri"/>
          <w:color w:val="000000" w:themeColor="text1"/>
          <w:sz w:val="24"/>
          <w:szCs w:val="24"/>
        </w:rPr>
        <w:t xml:space="preserve"> code protracted refugee cases more conservatively as either (a) a majority of the peak displacement estimate being displaced for at least one decade; or (b) more than a million refugees displaced for more than a decade; or (c) stateless populations (namely: Armenians, pre-1948 Jews, Tibetans, Palestinians, Kurds, pre-2002 Timorese, pre-2008 Kosovars, Tuareg, Uyghur, and Rohingya)</w:t>
      </w:r>
      <w:r>
        <w:rPr>
          <w:rFonts w:eastAsia="Calibri"/>
          <w:color w:val="000000" w:themeColor="text1"/>
          <w:sz w:val="24"/>
          <w:szCs w:val="24"/>
        </w:rPr>
        <w:t>.</w:t>
      </w:r>
    </w:p>
    <w:p w14:paraId="69E1BA92" w14:textId="13BF739E" w:rsidR="00546C0C" w:rsidRDefault="00546C0C" w:rsidP="0043448C">
      <w:pPr>
        <w:spacing w:after="0" w:line="276" w:lineRule="auto"/>
        <w:rPr>
          <w:rFonts w:eastAsia="Calibri"/>
          <w:color w:val="000000" w:themeColor="text1"/>
          <w:sz w:val="24"/>
          <w:szCs w:val="24"/>
        </w:rPr>
      </w:pPr>
      <w:r>
        <w:rPr>
          <w:rFonts w:eastAsia="Calibri"/>
          <w:color w:val="000000" w:themeColor="text1"/>
          <w:sz w:val="24"/>
          <w:szCs w:val="24"/>
        </w:rPr>
        <w:lastRenderedPageBreak/>
        <w:tab/>
      </w:r>
    </w:p>
    <w:p w14:paraId="6F4F8BB8" w14:textId="622C35AA" w:rsidR="0049427E" w:rsidRDefault="0049427E" w:rsidP="0043448C">
      <w:pPr>
        <w:spacing w:after="0" w:line="276" w:lineRule="auto"/>
        <w:rPr>
          <w:rFonts w:eastAsia="Calibri"/>
          <w:color w:val="000000" w:themeColor="text1"/>
          <w:sz w:val="24"/>
          <w:szCs w:val="24"/>
        </w:rPr>
      </w:pPr>
      <w:r>
        <w:rPr>
          <w:rFonts w:eastAsia="Calibri"/>
          <w:color w:val="000000" w:themeColor="text1"/>
          <w:sz w:val="24"/>
          <w:szCs w:val="24"/>
        </w:rPr>
        <w:tab/>
      </w:r>
    </w:p>
    <w:p w14:paraId="64D6BBFF" w14:textId="728D48E2" w:rsidR="0049427E" w:rsidRDefault="00E87061" w:rsidP="0049427E">
      <w:pPr>
        <w:spacing w:after="0" w:line="276" w:lineRule="auto"/>
        <w:rPr>
          <w:rFonts w:eastAsia="Calibri"/>
          <w:color w:val="000000" w:themeColor="text1"/>
          <w:sz w:val="24"/>
        </w:rPr>
      </w:pPr>
      <w:r>
        <w:rPr>
          <w:rFonts w:eastAsia="Calibri"/>
          <w:color w:val="000000" w:themeColor="text1"/>
          <w:sz w:val="24"/>
          <w:szCs w:val="24"/>
        </w:rPr>
        <w:t>R</w:t>
      </w:r>
      <w:r w:rsidR="0049427E">
        <w:rPr>
          <w:rFonts w:eastAsia="Calibri"/>
          <w:color w:val="000000" w:themeColor="text1"/>
          <w:sz w:val="24"/>
          <w:szCs w:val="24"/>
        </w:rPr>
        <w:t xml:space="preserve">egarding the analysis of “blitz” displacements in the chapter, </w:t>
      </w:r>
      <w:r w:rsidR="0049427E" w:rsidRPr="0049427E">
        <w:rPr>
          <w:rFonts w:eastAsia="Calibri"/>
          <w:color w:val="000000" w:themeColor="text1"/>
          <w:sz w:val="24"/>
        </w:rPr>
        <w:t xml:space="preserve">Table </w:t>
      </w:r>
      <w:r w:rsidR="0049427E">
        <w:rPr>
          <w:rFonts w:eastAsia="Calibri"/>
          <w:color w:val="000000" w:themeColor="text1"/>
          <w:sz w:val="24"/>
        </w:rPr>
        <w:t>8</w:t>
      </w:r>
      <w:r w:rsidR="0049427E" w:rsidRPr="0049427E">
        <w:rPr>
          <w:rFonts w:eastAsia="Calibri"/>
          <w:color w:val="000000" w:themeColor="text1"/>
          <w:sz w:val="24"/>
        </w:rPr>
        <w:t>. presents seventeen short-term refugee episodes that received more than 5% of the total refugee reporting share.</w:t>
      </w:r>
    </w:p>
    <w:p w14:paraId="22C6350D" w14:textId="77777777" w:rsidR="0049427E" w:rsidRPr="0049427E" w:rsidRDefault="0049427E" w:rsidP="0049427E">
      <w:pPr>
        <w:spacing w:after="0" w:line="276" w:lineRule="auto"/>
        <w:rPr>
          <w:rFonts w:eastAsia="Calibri"/>
          <w:color w:val="000000" w:themeColor="text1"/>
          <w:sz w:val="24"/>
          <w:szCs w:val="24"/>
        </w:rPr>
      </w:pPr>
    </w:p>
    <w:p w14:paraId="1CF719DA" w14:textId="4F49D8BF" w:rsidR="0049427E" w:rsidRPr="0049427E" w:rsidRDefault="0049427E" w:rsidP="0049427E">
      <w:pPr>
        <w:spacing w:after="0" w:line="240" w:lineRule="auto"/>
        <w:rPr>
          <w:color w:val="000000" w:themeColor="text1"/>
          <w:sz w:val="24"/>
          <w:szCs w:val="24"/>
        </w:rPr>
      </w:pPr>
      <w:r w:rsidRPr="0049427E">
        <w:rPr>
          <w:color w:val="000000" w:themeColor="text1"/>
          <w:sz w:val="24"/>
          <w:szCs w:val="24"/>
        </w:rPr>
        <w:t>Table 8. Prospective Press Coverage of “Blitz” Displacements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2127"/>
      </w:tblGrid>
      <w:tr w:rsidR="0049427E" w:rsidRPr="0049427E" w14:paraId="3113D05C" w14:textId="77777777" w:rsidTr="0049427E">
        <w:tc>
          <w:tcPr>
            <w:tcW w:w="3402" w:type="dxa"/>
          </w:tcPr>
          <w:p w14:paraId="4EA78F78"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Refugee Episode</w:t>
            </w:r>
          </w:p>
        </w:tc>
        <w:tc>
          <w:tcPr>
            <w:tcW w:w="2127" w:type="dxa"/>
          </w:tcPr>
          <w:p w14:paraId="0D37CF2E"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Share of Refugee References</w:t>
            </w:r>
          </w:p>
        </w:tc>
      </w:tr>
      <w:tr w:rsidR="0049427E" w:rsidRPr="0049427E" w14:paraId="5E6F5187" w14:textId="77777777" w:rsidTr="0049427E">
        <w:tc>
          <w:tcPr>
            <w:tcW w:w="3402" w:type="dxa"/>
          </w:tcPr>
          <w:p w14:paraId="602D192F"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Israel-Arab War (1967)</w:t>
            </w:r>
          </w:p>
        </w:tc>
        <w:tc>
          <w:tcPr>
            <w:tcW w:w="2127" w:type="dxa"/>
          </w:tcPr>
          <w:p w14:paraId="3D2C1005"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41%</w:t>
            </w:r>
          </w:p>
        </w:tc>
      </w:tr>
      <w:tr w:rsidR="0049427E" w:rsidRPr="0049427E" w14:paraId="0860AAAB" w14:textId="77777777" w:rsidTr="0049427E">
        <w:tc>
          <w:tcPr>
            <w:tcW w:w="3402" w:type="dxa"/>
          </w:tcPr>
          <w:p w14:paraId="6F978D58"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Soviet Invasion of Hungary (1956)</w:t>
            </w:r>
          </w:p>
        </w:tc>
        <w:tc>
          <w:tcPr>
            <w:tcW w:w="2127" w:type="dxa"/>
          </w:tcPr>
          <w:p w14:paraId="241658FD"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40%</w:t>
            </w:r>
          </w:p>
        </w:tc>
      </w:tr>
      <w:tr w:rsidR="0049427E" w:rsidRPr="0049427E" w14:paraId="62077831" w14:textId="77777777" w:rsidTr="0049427E">
        <w:tc>
          <w:tcPr>
            <w:tcW w:w="3402" w:type="dxa"/>
          </w:tcPr>
          <w:p w14:paraId="7F8023E8"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Kosovo War (1999)</w:t>
            </w:r>
          </w:p>
        </w:tc>
        <w:tc>
          <w:tcPr>
            <w:tcW w:w="2127" w:type="dxa"/>
          </w:tcPr>
          <w:p w14:paraId="71EE678D"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30%</w:t>
            </w:r>
          </w:p>
        </w:tc>
      </w:tr>
      <w:tr w:rsidR="0049427E" w:rsidRPr="0049427E" w14:paraId="73A8F4DF" w14:textId="77777777" w:rsidTr="0049427E">
        <w:tc>
          <w:tcPr>
            <w:tcW w:w="3402" w:type="dxa"/>
          </w:tcPr>
          <w:p w14:paraId="539AE643"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Cuban Mariel Boatlift (1980)</w:t>
            </w:r>
          </w:p>
        </w:tc>
        <w:tc>
          <w:tcPr>
            <w:tcW w:w="2127" w:type="dxa"/>
          </w:tcPr>
          <w:p w14:paraId="788078D8"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25%</w:t>
            </w:r>
          </w:p>
        </w:tc>
      </w:tr>
      <w:tr w:rsidR="0049427E" w:rsidRPr="0049427E" w14:paraId="181631DB" w14:textId="77777777" w:rsidTr="0049427E">
        <w:tc>
          <w:tcPr>
            <w:tcW w:w="3402" w:type="dxa"/>
          </w:tcPr>
          <w:p w14:paraId="33C6F956"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Lebanon-Israel War (1982)</w:t>
            </w:r>
          </w:p>
        </w:tc>
        <w:tc>
          <w:tcPr>
            <w:tcW w:w="2127" w:type="dxa"/>
          </w:tcPr>
          <w:p w14:paraId="7358287D"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22%</w:t>
            </w:r>
          </w:p>
        </w:tc>
      </w:tr>
      <w:tr w:rsidR="0049427E" w:rsidRPr="0049427E" w14:paraId="18BCC965" w14:textId="77777777" w:rsidTr="0049427E">
        <w:tc>
          <w:tcPr>
            <w:tcW w:w="3402" w:type="dxa"/>
          </w:tcPr>
          <w:p w14:paraId="26836E82"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1</w:t>
            </w:r>
            <w:r w:rsidRPr="0049427E">
              <w:rPr>
                <w:rFonts w:eastAsia="Calibri"/>
                <w:color w:val="000000" w:themeColor="text1"/>
                <w:sz w:val="24"/>
                <w:szCs w:val="24"/>
                <w:vertAlign w:val="superscript"/>
              </w:rPr>
              <w:t>st</w:t>
            </w:r>
            <w:r w:rsidRPr="0049427E">
              <w:rPr>
                <w:rFonts w:eastAsia="Calibri"/>
                <w:color w:val="000000" w:themeColor="text1"/>
                <w:sz w:val="24"/>
                <w:szCs w:val="24"/>
              </w:rPr>
              <w:t xml:space="preserve"> Iraq War (1990-1)</w:t>
            </w:r>
          </w:p>
        </w:tc>
        <w:tc>
          <w:tcPr>
            <w:tcW w:w="2127" w:type="dxa"/>
          </w:tcPr>
          <w:p w14:paraId="1B3343CD"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20%</w:t>
            </w:r>
          </w:p>
        </w:tc>
      </w:tr>
      <w:tr w:rsidR="0049427E" w:rsidRPr="0049427E" w14:paraId="7816D3C8" w14:textId="77777777" w:rsidTr="0049427E">
        <w:tc>
          <w:tcPr>
            <w:tcW w:w="3402" w:type="dxa"/>
          </w:tcPr>
          <w:p w14:paraId="1D86EAD4"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Gaza War (2023-4)</w:t>
            </w:r>
          </w:p>
        </w:tc>
        <w:tc>
          <w:tcPr>
            <w:tcW w:w="2127" w:type="dxa"/>
          </w:tcPr>
          <w:p w14:paraId="5BEB9743"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17%</w:t>
            </w:r>
          </w:p>
        </w:tc>
      </w:tr>
      <w:tr w:rsidR="0049427E" w:rsidRPr="0049427E" w14:paraId="39E1EF21" w14:textId="77777777" w:rsidTr="0049427E">
        <w:tc>
          <w:tcPr>
            <w:tcW w:w="3402" w:type="dxa"/>
          </w:tcPr>
          <w:p w14:paraId="1EC795D2"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Gaza War (2008-9)</w:t>
            </w:r>
          </w:p>
        </w:tc>
        <w:tc>
          <w:tcPr>
            <w:tcW w:w="2127" w:type="dxa"/>
          </w:tcPr>
          <w:p w14:paraId="69CB5DFF"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14%</w:t>
            </w:r>
          </w:p>
        </w:tc>
      </w:tr>
      <w:tr w:rsidR="0049427E" w:rsidRPr="0049427E" w14:paraId="1A325596" w14:textId="77777777" w:rsidTr="0049427E">
        <w:tc>
          <w:tcPr>
            <w:tcW w:w="3402" w:type="dxa"/>
          </w:tcPr>
          <w:p w14:paraId="2B9FA99E"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Congo I (1996-7)</w:t>
            </w:r>
          </w:p>
        </w:tc>
        <w:tc>
          <w:tcPr>
            <w:tcW w:w="2127" w:type="dxa"/>
          </w:tcPr>
          <w:p w14:paraId="273AEA11"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13%</w:t>
            </w:r>
          </w:p>
        </w:tc>
      </w:tr>
      <w:tr w:rsidR="0049427E" w:rsidRPr="0049427E" w14:paraId="7A6351CB" w14:textId="77777777" w:rsidTr="0049427E">
        <w:tc>
          <w:tcPr>
            <w:tcW w:w="3402" w:type="dxa"/>
          </w:tcPr>
          <w:p w14:paraId="180A12F1"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Bangladesh Secession (1971)</w:t>
            </w:r>
          </w:p>
        </w:tc>
        <w:tc>
          <w:tcPr>
            <w:tcW w:w="2127" w:type="dxa"/>
          </w:tcPr>
          <w:p w14:paraId="55856AE9"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11%</w:t>
            </w:r>
          </w:p>
        </w:tc>
      </w:tr>
      <w:tr w:rsidR="0049427E" w:rsidRPr="0049427E" w14:paraId="2368AA83" w14:textId="77777777" w:rsidTr="0049427E">
        <w:tc>
          <w:tcPr>
            <w:tcW w:w="3402" w:type="dxa"/>
          </w:tcPr>
          <w:p w14:paraId="4F45E131"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Rohingya Exodus (2017-8)</w:t>
            </w:r>
          </w:p>
        </w:tc>
        <w:tc>
          <w:tcPr>
            <w:tcW w:w="2127" w:type="dxa"/>
          </w:tcPr>
          <w:p w14:paraId="46DCE5CC"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11%</w:t>
            </w:r>
          </w:p>
        </w:tc>
      </w:tr>
      <w:tr w:rsidR="0049427E" w:rsidRPr="0049427E" w14:paraId="5713D90C" w14:textId="77777777" w:rsidTr="0049427E">
        <w:tc>
          <w:tcPr>
            <w:tcW w:w="3402" w:type="dxa"/>
          </w:tcPr>
          <w:p w14:paraId="0162308C"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Gaza War (2014)</w:t>
            </w:r>
          </w:p>
        </w:tc>
        <w:tc>
          <w:tcPr>
            <w:tcW w:w="2127" w:type="dxa"/>
          </w:tcPr>
          <w:p w14:paraId="2EED0CE1"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9%</w:t>
            </w:r>
          </w:p>
        </w:tc>
      </w:tr>
      <w:tr w:rsidR="0049427E" w:rsidRPr="0049427E" w14:paraId="73B1B636" w14:textId="77777777" w:rsidTr="0049427E">
        <w:tc>
          <w:tcPr>
            <w:tcW w:w="3402" w:type="dxa"/>
          </w:tcPr>
          <w:p w14:paraId="2F7A8760"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Gaza War (2012)</w:t>
            </w:r>
          </w:p>
        </w:tc>
        <w:tc>
          <w:tcPr>
            <w:tcW w:w="2127" w:type="dxa"/>
          </w:tcPr>
          <w:p w14:paraId="0AA84026"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9%</w:t>
            </w:r>
          </w:p>
        </w:tc>
      </w:tr>
      <w:tr w:rsidR="0049427E" w:rsidRPr="0049427E" w14:paraId="657C83D4" w14:textId="77777777" w:rsidTr="0049427E">
        <w:tc>
          <w:tcPr>
            <w:tcW w:w="3402" w:type="dxa"/>
          </w:tcPr>
          <w:p w14:paraId="03A82F9B"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Haitian Exodus (1980-1)</w:t>
            </w:r>
          </w:p>
        </w:tc>
        <w:tc>
          <w:tcPr>
            <w:tcW w:w="2127" w:type="dxa"/>
          </w:tcPr>
          <w:p w14:paraId="6636F5B1"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9%</w:t>
            </w:r>
          </w:p>
        </w:tc>
      </w:tr>
      <w:tr w:rsidR="0049427E" w:rsidRPr="0049427E" w14:paraId="35304F2F" w14:textId="77777777" w:rsidTr="0049427E">
        <w:tc>
          <w:tcPr>
            <w:tcW w:w="3402" w:type="dxa"/>
          </w:tcPr>
          <w:p w14:paraId="74DA57DF"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Soviet invasion of Czechoslovakia (1968)</w:t>
            </w:r>
          </w:p>
        </w:tc>
        <w:tc>
          <w:tcPr>
            <w:tcW w:w="2127" w:type="dxa"/>
          </w:tcPr>
          <w:p w14:paraId="7769E983"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8%</w:t>
            </w:r>
          </w:p>
        </w:tc>
      </w:tr>
      <w:tr w:rsidR="0049427E" w:rsidRPr="0049427E" w14:paraId="5467B62A" w14:textId="77777777" w:rsidTr="0049427E">
        <w:tc>
          <w:tcPr>
            <w:tcW w:w="3402" w:type="dxa"/>
          </w:tcPr>
          <w:p w14:paraId="195A9D03"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Lebanon War III (2006)</w:t>
            </w:r>
          </w:p>
        </w:tc>
        <w:tc>
          <w:tcPr>
            <w:tcW w:w="2127" w:type="dxa"/>
          </w:tcPr>
          <w:p w14:paraId="444634E3"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8%</w:t>
            </w:r>
          </w:p>
        </w:tc>
      </w:tr>
      <w:tr w:rsidR="0049427E" w:rsidRPr="0049427E" w14:paraId="44003647" w14:textId="77777777" w:rsidTr="0049427E">
        <w:tc>
          <w:tcPr>
            <w:tcW w:w="3402" w:type="dxa"/>
          </w:tcPr>
          <w:p w14:paraId="29C450F6"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India Partition (1947)</w:t>
            </w:r>
          </w:p>
        </w:tc>
        <w:tc>
          <w:tcPr>
            <w:tcW w:w="2127" w:type="dxa"/>
          </w:tcPr>
          <w:p w14:paraId="6B62AFD4" w14:textId="77777777" w:rsidR="0049427E" w:rsidRPr="0049427E" w:rsidRDefault="0049427E" w:rsidP="0049427E">
            <w:pPr>
              <w:spacing w:after="0" w:line="240" w:lineRule="auto"/>
              <w:rPr>
                <w:rFonts w:eastAsia="Calibri"/>
                <w:color w:val="000000" w:themeColor="text1"/>
                <w:sz w:val="24"/>
                <w:szCs w:val="24"/>
              </w:rPr>
            </w:pPr>
            <w:r w:rsidRPr="0049427E">
              <w:rPr>
                <w:rFonts w:eastAsia="Calibri"/>
                <w:color w:val="000000" w:themeColor="text1"/>
                <w:sz w:val="24"/>
                <w:szCs w:val="24"/>
              </w:rPr>
              <w:t>5%</w:t>
            </w:r>
          </w:p>
        </w:tc>
      </w:tr>
    </w:tbl>
    <w:p w14:paraId="12D9860C" w14:textId="3131F153" w:rsidR="0016683B" w:rsidRDefault="0049427E" w:rsidP="00D40BDB">
      <w:pPr>
        <w:spacing w:after="0" w:line="240" w:lineRule="auto"/>
        <w:rPr>
          <w:rFonts w:eastAsia="Calibri"/>
          <w:color w:val="000000" w:themeColor="text1"/>
          <w:sz w:val="24"/>
          <w:szCs w:val="24"/>
        </w:rPr>
      </w:pPr>
      <w:r w:rsidRPr="0049427E">
        <w:rPr>
          <w:rFonts w:eastAsia="Calibri"/>
          <w:color w:val="000000" w:themeColor="text1"/>
          <w:sz w:val="24"/>
          <w:szCs w:val="24"/>
        </w:rPr>
        <w:t>Notes: All other “blitz” displacements have fewer than 5% refugee mention shares each: the 1978 Rohingya exodus earned 4%, another four cases earned 2%, and the remaining six received ≤1% each. Lebanon-Israel War is here disaggregated from Lebanon War I (1975-90) to underscore the centrality of Israel’s short-lived invasion; much of the conflict’s overall coverage is attributable to 1982 alone, and Palestinians as good refugees.</w:t>
      </w:r>
    </w:p>
    <w:p w14:paraId="6403D44B" w14:textId="01F4249B" w:rsidR="00E87061" w:rsidRDefault="00E87061" w:rsidP="00D40BDB">
      <w:pPr>
        <w:spacing w:after="0" w:line="240" w:lineRule="auto"/>
        <w:rPr>
          <w:rFonts w:eastAsia="Calibri"/>
          <w:color w:val="000000" w:themeColor="text1"/>
          <w:sz w:val="24"/>
          <w:szCs w:val="24"/>
        </w:rPr>
      </w:pPr>
    </w:p>
    <w:p w14:paraId="0E2CFC3E" w14:textId="049E39AE" w:rsidR="00E87061" w:rsidRDefault="00E87061" w:rsidP="00D40BDB">
      <w:pPr>
        <w:spacing w:after="0" w:line="240" w:lineRule="auto"/>
        <w:rPr>
          <w:rFonts w:eastAsia="Calibri"/>
          <w:color w:val="000000" w:themeColor="text1"/>
          <w:sz w:val="24"/>
          <w:szCs w:val="24"/>
        </w:rPr>
      </w:pPr>
      <w:r>
        <w:rPr>
          <w:rFonts w:eastAsia="Calibri"/>
          <w:color w:val="000000" w:themeColor="text1"/>
          <w:sz w:val="24"/>
          <w:szCs w:val="24"/>
        </w:rPr>
        <w:t>Finally, regarding Table 3.5, below are illustrative quotes of the framing of “good” and “bad” refugees in revolutions hostile and conducive to status quo, respectively</w:t>
      </w:r>
      <w:r w:rsidR="00622C78">
        <w:rPr>
          <w:rFonts w:eastAsia="Calibri"/>
          <w:color w:val="000000" w:themeColor="text1"/>
          <w:sz w:val="24"/>
          <w:szCs w:val="24"/>
        </w:rPr>
        <w:t>.</w:t>
      </w:r>
      <w:r w:rsidR="00BD77AF">
        <w:rPr>
          <w:rFonts w:eastAsia="Calibri"/>
          <w:color w:val="000000" w:themeColor="text1"/>
          <w:sz w:val="24"/>
          <w:szCs w:val="24"/>
        </w:rPr>
        <w:t xml:space="preserve"> </w:t>
      </w:r>
      <w:r w:rsidR="00622C78">
        <w:rPr>
          <w:rFonts w:eastAsia="Calibri"/>
          <w:color w:val="000000" w:themeColor="text1"/>
          <w:sz w:val="24"/>
          <w:szCs w:val="24"/>
        </w:rPr>
        <w:t>C</w:t>
      </w:r>
      <w:r w:rsidR="00BD77AF">
        <w:rPr>
          <w:rFonts w:eastAsia="Calibri"/>
          <w:color w:val="000000" w:themeColor="text1"/>
          <w:sz w:val="24"/>
          <w:szCs w:val="24"/>
        </w:rPr>
        <w:t>omprehensive coding spreadsheet available on request</w:t>
      </w:r>
      <w:r w:rsidR="00622C78">
        <w:rPr>
          <w:rFonts w:eastAsia="Calibri"/>
          <w:color w:val="000000" w:themeColor="text1"/>
          <w:sz w:val="24"/>
          <w:szCs w:val="24"/>
        </w:rPr>
        <w:t>.</w:t>
      </w:r>
      <w:r w:rsidR="00BD77AF">
        <w:rPr>
          <w:rFonts w:eastAsia="Calibri"/>
          <w:color w:val="000000" w:themeColor="text1"/>
          <w:sz w:val="24"/>
          <w:szCs w:val="24"/>
        </w:rPr>
        <w:t xml:space="preserve"> </w:t>
      </w:r>
      <w:r w:rsidR="00622C78">
        <w:rPr>
          <w:rFonts w:eastAsia="Calibri"/>
          <w:color w:val="000000" w:themeColor="text1"/>
          <w:sz w:val="24"/>
          <w:szCs w:val="24"/>
        </w:rPr>
        <w:t>W</w:t>
      </w:r>
      <w:r w:rsidR="00BD77AF">
        <w:rPr>
          <w:rFonts w:eastAsia="Calibri"/>
          <w:color w:val="000000" w:themeColor="text1"/>
          <w:sz w:val="24"/>
          <w:szCs w:val="24"/>
        </w:rPr>
        <w:t xml:space="preserve">hen stigmatization is balanced/ambivalent, outliers are </w:t>
      </w:r>
      <w:r w:rsidR="001163DE">
        <w:rPr>
          <w:rFonts w:eastAsia="Calibri"/>
          <w:color w:val="000000" w:themeColor="text1"/>
          <w:sz w:val="24"/>
          <w:szCs w:val="24"/>
        </w:rPr>
        <w:t xml:space="preserve">also </w:t>
      </w:r>
      <w:r w:rsidR="00BD77AF">
        <w:rPr>
          <w:rFonts w:eastAsia="Calibri"/>
          <w:color w:val="000000" w:themeColor="text1"/>
          <w:sz w:val="24"/>
          <w:szCs w:val="24"/>
        </w:rPr>
        <w:t xml:space="preserve">included below </w:t>
      </w:r>
      <w:r w:rsidR="00622C78">
        <w:rPr>
          <w:rFonts w:eastAsia="Calibri"/>
          <w:color w:val="000000" w:themeColor="text1"/>
          <w:sz w:val="24"/>
          <w:szCs w:val="24"/>
        </w:rPr>
        <w:t>(</w:t>
      </w:r>
      <w:r w:rsidR="00BD77AF">
        <w:rPr>
          <w:rFonts w:eastAsia="Calibri"/>
          <w:color w:val="000000" w:themeColor="text1"/>
          <w:sz w:val="24"/>
          <w:szCs w:val="24"/>
        </w:rPr>
        <w:t>e.g. Algerian “whites” as bad refugees)</w:t>
      </w:r>
      <w:r w:rsidR="00622C78">
        <w:rPr>
          <w:rFonts w:eastAsia="Calibri"/>
          <w:color w:val="000000" w:themeColor="text1"/>
          <w:sz w:val="24"/>
          <w:szCs w:val="24"/>
        </w:rPr>
        <w:t xml:space="preserve">. </w:t>
      </w:r>
      <w:r w:rsidR="00622C78" w:rsidRPr="00622C78">
        <w:rPr>
          <w:rFonts w:eastAsia="Calibri"/>
          <w:color w:val="000000" w:themeColor="text1"/>
          <w:sz w:val="24"/>
          <w:szCs w:val="24"/>
        </w:rPr>
        <w:t xml:space="preserve">Coverage of Kurdish exiles </w:t>
      </w:r>
      <w:r w:rsidR="00622C78">
        <w:rPr>
          <w:rFonts w:eastAsia="Calibri"/>
          <w:color w:val="000000" w:themeColor="text1"/>
          <w:sz w:val="24"/>
          <w:szCs w:val="24"/>
        </w:rPr>
        <w:t>was</w:t>
      </w:r>
      <w:r w:rsidR="00622C78" w:rsidRPr="00622C78">
        <w:rPr>
          <w:rFonts w:eastAsia="Calibri"/>
          <w:color w:val="000000" w:themeColor="text1"/>
          <w:sz w:val="24"/>
          <w:szCs w:val="24"/>
        </w:rPr>
        <w:t xml:space="preserve"> majority neutral to positive, but mostly negative coverage of Kurds in Iran as </w:t>
      </w:r>
      <w:r w:rsidR="00622C78">
        <w:rPr>
          <w:rFonts w:eastAsia="Calibri"/>
          <w:color w:val="000000" w:themeColor="text1"/>
          <w:sz w:val="24"/>
          <w:szCs w:val="24"/>
        </w:rPr>
        <w:t xml:space="preserve">a </w:t>
      </w:r>
      <w:r w:rsidR="00622C78" w:rsidRPr="00622C78">
        <w:rPr>
          <w:rFonts w:eastAsia="Calibri"/>
          <w:color w:val="000000" w:themeColor="text1"/>
          <w:sz w:val="24"/>
          <w:szCs w:val="24"/>
        </w:rPr>
        <w:t>violent rebel minority</w:t>
      </w:r>
      <w:r w:rsidR="00622C78">
        <w:rPr>
          <w:rFonts w:eastAsia="Calibri"/>
          <w:color w:val="000000" w:themeColor="text1"/>
          <w:sz w:val="24"/>
          <w:szCs w:val="24"/>
        </w:rPr>
        <w:t xml:space="preserve"> with p</w:t>
      </w:r>
      <w:r w:rsidR="00622C78" w:rsidRPr="00622C78">
        <w:rPr>
          <w:rFonts w:eastAsia="Calibri"/>
          <w:color w:val="000000" w:themeColor="text1"/>
          <w:sz w:val="24"/>
          <w:szCs w:val="24"/>
        </w:rPr>
        <w:t>ositive coverage published</w:t>
      </w:r>
      <w:r w:rsidR="00622C78">
        <w:rPr>
          <w:rFonts w:eastAsia="Calibri"/>
          <w:color w:val="000000" w:themeColor="text1"/>
          <w:sz w:val="24"/>
          <w:szCs w:val="24"/>
        </w:rPr>
        <w:t xml:space="preserve"> only</w:t>
      </w:r>
      <w:r w:rsidR="00622C78" w:rsidRPr="00622C78">
        <w:rPr>
          <w:rFonts w:eastAsia="Calibri"/>
          <w:color w:val="000000" w:themeColor="text1"/>
          <w:sz w:val="24"/>
          <w:szCs w:val="24"/>
        </w:rPr>
        <w:t xml:space="preserve"> </w:t>
      </w:r>
      <w:r w:rsidR="00622C78">
        <w:rPr>
          <w:rFonts w:eastAsia="Calibri"/>
          <w:color w:val="000000" w:themeColor="text1"/>
          <w:sz w:val="24"/>
          <w:szCs w:val="24"/>
        </w:rPr>
        <w:t xml:space="preserve">in </w:t>
      </w:r>
      <w:r w:rsidR="00622C78" w:rsidRPr="00622C78">
        <w:rPr>
          <w:rFonts w:eastAsia="Calibri"/>
          <w:color w:val="000000" w:themeColor="text1"/>
          <w:sz w:val="24"/>
          <w:szCs w:val="24"/>
        </w:rPr>
        <w:t>1982-4</w:t>
      </w:r>
    </w:p>
    <w:p w14:paraId="45AE9EA9" w14:textId="4BA024BE" w:rsidR="00E87061" w:rsidRDefault="00E87061" w:rsidP="00D40BDB">
      <w:pPr>
        <w:spacing w:after="0" w:line="240" w:lineRule="auto"/>
        <w:rPr>
          <w:rFonts w:eastAsia="Calibri"/>
          <w:color w:val="000000" w:themeColor="text1"/>
          <w:sz w:val="24"/>
          <w:szCs w:val="24"/>
        </w:rPr>
      </w:pPr>
    </w:p>
    <w:p w14:paraId="59AE66DC" w14:textId="6687FA49" w:rsidR="00BD77AF" w:rsidRPr="00BD77AF" w:rsidRDefault="00BD77AF" w:rsidP="00D40BDB">
      <w:pPr>
        <w:spacing w:after="0" w:line="240" w:lineRule="auto"/>
        <w:rPr>
          <w:rFonts w:eastAsia="Calibri"/>
          <w:b/>
          <w:bCs/>
          <w:color w:val="000000" w:themeColor="text1"/>
          <w:sz w:val="24"/>
          <w:szCs w:val="24"/>
        </w:rPr>
      </w:pPr>
      <w:r w:rsidRPr="00BD77AF">
        <w:rPr>
          <w:rFonts w:eastAsia="Calibri"/>
          <w:b/>
          <w:bCs/>
          <w:color w:val="000000" w:themeColor="text1"/>
          <w:sz w:val="24"/>
          <w:szCs w:val="24"/>
        </w:rPr>
        <w:t xml:space="preserve">Hostile to Status Quo </w:t>
      </w:r>
    </w:p>
    <w:p w14:paraId="0999BC82" w14:textId="77777777" w:rsidR="00BD77AF" w:rsidRDefault="00BD77AF" w:rsidP="00D40BDB">
      <w:pPr>
        <w:spacing w:after="0" w:line="240" w:lineRule="auto"/>
        <w:rPr>
          <w:rFonts w:eastAsia="Calibri"/>
          <w:color w:val="000000" w:themeColor="text1"/>
          <w:sz w:val="24"/>
          <w:szCs w:val="24"/>
        </w:rPr>
      </w:pPr>
    </w:p>
    <w:p w14:paraId="5098505D" w14:textId="24775D4E" w:rsidR="00E87061" w:rsidRDefault="00E87061" w:rsidP="00BD77AF">
      <w:pPr>
        <w:spacing w:after="0" w:line="240" w:lineRule="auto"/>
        <w:jc w:val="center"/>
        <w:rPr>
          <w:rFonts w:eastAsia="Calibri"/>
          <w:color w:val="000000" w:themeColor="text1"/>
          <w:sz w:val="24"/>
          <w:szCs w:val="24"/>
          <w:u w:val="single"/>
        </w:rPr>
      </w:pPr>
      <w:r w:rsidRPr="00E87061">
        <w:rPr>
          <w:rFonts w:eastAsia="Calibri"/>
          <w:color w:val="000000" w:themeColor="text1"/>
          <w:sz w:val="24"/>
          <w:szCs w:val="24"/>
          <w:u w:val="single"/>
        </w:rPr>
        <w:t>Mexico: 1910-1915</w:t>
      </w:r>
    </w:p>
    <w:p w14:paraId="12432C84" w14:textId="77777777" w:rsidR="00E87061" w:rsidRPr="00E87061" w:rsidRDefault="00E87061" w:rsidP="00E87061">
      <w:pPr>
        <w:spacing w:after="0" w:line="240" w:lineRule="auto"/>
        <w:rPr>
          <w:rFonts w:eastAsia="Calibri"/>
          <w:color w:val="000000" w:themeColor="text1"/>
          <w:sz w:val="24"/>
          <w:szCs w:val="24"/>
          <w:u w:val="single"/>
        </w:rPr>
      </w:pPr>
    </w:p>
    <w:p w14:paraId="59C110C2"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lastRenderedPageBreak/>
        <w:t>AMERICANS ARE VICTIMS. Fear-Stricken Refugees Relate Stories of Cruel Rapacity and Awful Murder [573916270]</w:t>
      </w:r>
    </w:p>
    <w:p w14:paraId="5EACD617" w14:textId="77777777" w:rsidR="00E87061" w:rsidRPr="00E87061" w:rsidRDefault="00E87061" w:rsidP="00E87061">
      <w:pPr>
        <w:spacing w:after="0" w:line="240" w:lineRule="auto"/>
        <w:rPr>
          <w:rFonts w:eastAsia="Calibri"/>
          <w:color w:val="000000" w:themeColor="text1"/>
          <w:sz w:val="24"/>
          <w:szCs w:val="24"/>
        </w:rPr>
      </w:pPr>
    </w:p>
    <w:p w14:paraId="279E149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GLAD TO ESCAPE WITH THEIR LIVES: American Refugees </w:t>
      </w:r>
      <w:proofErr w:type="gramStart"/>
      <w:r w:rsidRPr="00E87061">
        <w:rPr>
          <w:rFonts w:eastAsia="Calibri"/>
          <w:color w:val="000000" w:themeColor="text1"/>
          <w:sz w:val="24"/>
          <w:szCs w:val="24"/>
        </w:rPr>
        <w:t>From</w:t>
      </w:r>
      <w:proofErr w:type="gramEnd"/>
      <w:r w:rsidRPr="00E87061">
        <w:rPr>
          <w:rFonts w:eastAsia="Calibri"/>
          <w:color w:val="000000" w:themeColor="text1"/>
          <w:sz w:val="24"/>
          <w:szCs w:val="24"/>
        </w:rPr>
        <w:t xml:space="preserve"> Mexico Reach New Orleans. Refugees Penniless and Are Being Aided by Red Cross. [496663365]</w:t>
      </w:r>
    </w:p>
    <w:p w14:paraId="76897FDB" w14:textId="77777777" w:rsidR="00E87061" w:rsidRPr="00E87061" w:rsidRDefault="00E87061" w:rsidP="00E87061">
      <w:pPr>
        <w:spacing w:after="0" w:line="240" w:lineRule="auto"/>
        <w:rPr>
          <w:rFonts w:eastAsia="Calibri"/>
          <w:color w:val="000000" w:themeColor="text1"/>
          <w:sz w:val="24"/>
          <w:szCs w:val="24"/>
        </w:rPr>
      </w:pPr>
    </w:p>
    <w:p w14:paraId="13FAF6F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Americans Tell of Reign of Terror in Mexico: Coast Towns at the Mercy of Murderous Bands [573948216]</w:t>
      </w:r>
    </w:p>
    <w:p w14:paraId="1DE00AC3" w14:textId="77777777" w:rsidR="00E87061" w:rsidRPr="00E87061" w:rsidRDefault="00E87061" w:rsidP="00E87061">
      <w:pPr>
        <w:spacing w:after="0" w:line="240" w:lineRule="auto"/>
        <w:rPr>
          <w:rFonts w:eastAsia="Calibri"/>
          <w:color w:val="000000" w:themeColor="text1"/>
          <w:sz w:val="24"/>
          <w:szCs w:val="24"/>
        </w:rPr>
      </w:pPr>
    </w:p>
    <w:p w14:paraId="24886818" w14:textId="77777777" w:rsidR="00BD77AF"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MEXICO CITY TERRORIZED BY WILD MOBS: Americans in Growing Peril…FLEEING AMERICANS DETAINED ON ROAD [575228339]</w:t>
      </w:r>
      <w:r w:rsidRPr="00E87061">
        <w:rPr>
          <w:rFonts w:eastAsia="Calibri"/>
          <w:color w:val="000000" w:themeColor="text1"/>
          <w:sz w:val="24"/>
          <w:szCs w:val="24"/>
        </w:rPr>
        <w:tab/>
      </w:r>
    </w:p>
    <w:p w14:paraId="5782AFD3" w14:textId="77777777" w:rsidR="00BD77AF" w:rsidRDefault="00BD77AF" w:rsidP="00E87061">
      <w:pPr>
        <w:spacing w:after="0" w:line="240" w:lineRule="auto"/>
        <w:rPr>
          <w:rFonts w:eastAsia="Calibri"/>
          <w:color w:val="000000" w:themeColor="text1"/>
          <w:sz w:val="24"/>
          <w:szCs w:val="24"/>
        </w:rPr>
      </w:pPr>
    </w:p>
    <w:p w14:paraId="3709AFCF" w14:textId="200E1685"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FUGITIVES OVERRUN TOWN OF PRESIDIO, TEXAS [1623727093]</w:t>
      </w:r>
    </w:p>
    <w:p w14:paraId="09AA714B" w14:textId="77777777" w:rsidR="00E87061" w:rsidRPr="00E87061" w:rsidRDefault="00E87061" w:rsidP="00E87061">
      <w:pPr>
        <w:spacing w:after="0" w:line="240" w:lineRule="auto"/>
        <w:rPr>
          <w:rFonts w:eastAsia="Calibri"/>
          <w:color w:val="000000" w:themeColor="text1"/>
          <w:sz w:val="24"/>
          <w:szCs w:val="24"/>
        </w:rPr>
      </w:pPr>
    </w:p>
    <w:p w14:paraId="6AC8FC9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EASTER DEATH SACRIFICES: Made by Mexican Refugee, Mrs. Platt Tells Troy Conference [97504254]</w:t>
      </w:r>
    </w:p>
    <w:p w14:paraId="3B8F55D2" w14:textId="77777777" w:rsidR="00E87061" w:rsidRPr="00E87061" w:rsidRDefault="00E87061" w:rsidP="00E87061">
      <w:pPr>
        <w:spacing w:after="0" w:line="240" w:lineRule="auto"/>
        <w:rPr>
          <w:rFonts w:eastAsia="Calibri"/>
          <w:color w:val="000000" w:themeColor="text1"/>
          <w:sz w:val="24"/>
          <w:szCs w:val="24"/>
        </w:rPr>
      </w:pPr>
    </w:p>
    <w:p w14:paraId="04DC23D9" w14:textId="77777777" w:rsidR="00E87061" w:rsidRPr="00BD77AF" w:rsidRDefault="00E87061" w:rsidP="00BD77AF">
      <w:pPr>
        <w:spacing w:after="0" w:line="240" w:lineRule="auto"/>
        <w:jc w:val="center"/>
        <w:rPr>
          <w:rFonts w:eastAsia="Calibri"/>
          <w:color w:val="000000" w:themeColor="text1"/>
          <w:sz w:val="24"/>
          <w:szCs w:val="24"/>
          <w:u w:val="single"/>
        </w:rPr>
      </w:pPr>
      <w:r w:rsidRPr="00BD77AF">
        <w:rPr>
          <w:rFonts w:eastAsia="Calibri"/>
          <w:color w:val="000000" w:themeColor="text1"/>
          <w:sz w:val="24"/>
          <w:szCs w:val="24"/>
          <w:u w:val="single"/>
        </w:rPr>
        <w:t>Russia 1917-1922</w:t>
      </w:r>
    </w:p>
    <w:p w14:paraId="0883B035" w14:textId="77777777" w:rsidR="00BD77AF" w:rsidRDefault="00BD77AF" w:rsidP="00E87061">
      <w:pPr>
        <w:spacing w:after="0" w:line="240" w:lineRule="auto"/>
        <w:rPr>
          <w:rFonts w:eastAsia="Calibri"/>
          <w:color w:val="000000" w:themeColor="text1"/>
          <w:sz w:val="24"/>
          <w:szCs w:val="24"/>
        </w:rPr>
      </w:pPr>
    </w:p>
    <w:p w14:paraId="22FAAD17"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 RUSSIAN PRINCESS: Sickening Story of Bolshevik Atrocities [1324715379]</w:t>
      </w:r>
    </w:p>
    <w:p w14:paraId="05CF19E2" w14:textId="77777777" w:rsidR="00E87061" w:rsidRPr="00E87061" w:rsidRDefault="00E87061" w:rsidP="00E87061">
      <w:pPr>
        <w:spacing w:after="0" w:line="240" w:lineRule="auto"/>
        <w:rPr>
          <w:rFonts w:eastAsia="Calibri"/>
          <w:color w:val="000000" w:themeColor="text1"/>
          <w:sz w:val="24"/>
          <w:szCs w:val="24"/>
        </w:rPr>
      </w:pPr>
    </w:p>
    <w:p w14:paraId="7520B45C"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REFUGEE REVEALS TERROR AND DISTRESS IN BOLSHEVIK RUSSIA: Description of Conditions </w:t>
      </w:r>
      <w:proofErr w:type="gramStart"/>
      <w:r w:rsidRPr="00E87061">
        <w:rPr>
          <w:rFonts w:eastAsia="Calibri"/>
          <w:color w:val="000000" w:themeColor="text1"/>
          <w:sz w:val="24"/>
          <w:szCs w:val="24"/>
        </w:rPr>
        <w:t>In</w:t>
      </w:r>
      <w:proofErr w:type="gramEnd"/>
      <w:r w:rsidRPr="00E87061">
        <w:rPr>
          <w:rFonts w:eastAsia="Calibri"/>
          <w:color w:val="000000" w:themeColor="text1"/>
          <w:sz w:val="24"/>
          <w:szCs w:val="24"/>
        </w:rPr>
        <w:t xml:space="preserve"> Petrograd, Especially, Almost Beyond Belief [1617356529]</w:t>
      </w:r>
    </w:p>
    <w:p w14:paraId="02B435A5" w14:textId="77777777" w:rsidR="00E87061" w:rsidRPr="00E87061" w:rsidRDefault="00E87061" w:rsidP="00E87061">
      <w:pPr>
        <w:spacing w:after="0" w:line="240" w:lineRule="auto"/>
        <w:rPr>
          <w:rFonts w:eastAsia="Calibri"/>
          <w:color w:val="000000" w:themeColor="text1"/>
          <w:sz w:val="24"/>
          <w:szCs w:val="24"/>
        </w:rPr>
      </w:pPr>
    </w:p>
    <w:p w14:paraId="567AB71C"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Refugee Children, Many of Them of Nobility, Had to Cross Siberia, Oceans, United States and Other Countries in Order to Get </w:t>
      </w:r>
      <w:proofErr w:type="gramStart"/>
      <w:r w:rsidRPr="00E87061">
        <w:rPr>
          <w:rFonts w:eastAsia="Calibri"/>
          <w:color w:val="000000" w:themeColor="text1"/>
          <w:sz w:val="24"/>
          <w:szCs w:val="24"/>
        </w:rPr>
        <w:t>From</w:t>
      </w:r>
      <w:proofErr w:type="gramEnd"/>
      <w:r w:rsidRPr="00E87061">
        <w:rPr>
          <w:rFonts w:eastAsia="Calibri"/>
          <w:color w:val="000000" w:themeColor="text1"/>
          <w:sz w:val="24"/>
          <w:szCs w:val="24"/>
        </w:rPr>
        <w:t xml:space="preserve"> One Place in Russia to Another Point Only a Few Hundred Miles Distant [556929129]</w:t>
      </w:r>
    </w:p>
    <w:p w14:paraId="3CCF818B" w14:textId="77777777" w:rsidR="00E87061" w:rsidRPr="00E87061" w:rsidRDefault="00E87061" w:rsidP="00E87061">
      <w:pPr>
        <w:spacing w:after="0" w:line="240" w:lineRule="auto"/>
        <w:rPr>
          <w:rFonts w:eastAsia="Calibri"/>
          <w:color w:val="000000" w:themeColor="text1"/>
          <w:sz w:val="24"/>
          <w:szCs w:val="24"/>
        </w:rPr>
      </w:pPr>
    </w:p>
    <w:p w14:paraId="23B780A7" w14:textId="77777777" w:rsidR="00567A12"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FLIGHT BEFORE REDS RESULTS IN SUFFERING: Refugees at Omsk Herded </w:t>
      </w:r>
      <w:proofErr w:type="gramStart"/>
      <w:r w:rsidRPr="00E87061">
        <w:rPr>
          <w:rFonts w:eastAsia="Calibri"/>
          <w:color w:val="000000" w:themeColor="text1"/>
          <w:sz w:val="24"/>
          <w:szCs w:val="24"/>
        </w:rPr>
        <w:t>Into</w:t>
      </w:r>
      <w:proofErr w:type="gramEnd"/>
      <w:r w:rsidRPr="00E87061">
        <w:rPr>
          <w:rFonts w:eastAsia="Calibri"/>
          <w:color w:val="000000" w:themeColor="text1"/>
          <w:sz w:val="24"/>
          <w:szCs w:val="24"/>
        </w:rPr>
        <w:t xml:space="preserve"> Box Cars With Sick and Wounded [365640038]</w:t>
      </w:r>
      <w:r w:rsidRPr="00E87061">
        <w:rPr>
          <w:rFonts w:eastAsia="Calibri"/>
          <w:color w:val="000000" w:themeColor="text1"/>
          <w:sz w:val="24"/>
          <w:szCs w:val="24"/>
        </w:rPr>
        <w:tab/>
      </w:r>
    </w:p>
    <w:p w14:paraId="1991259A" w14:textId="77777777" w:rsidR="00567A12" w:rsidRDefault="00567A12" w:rsidP="00E87061">
      <w:pPr>
        <w:spacing w:after="0" w:line="240" w:lineRule="auto"/>
        <w:rPr>
          <w:rFonts w:eastAsia="Calibri"/>
          <w:color w:val="000000" w:themeColor="text1"/>
          <w:sz w:val="24"/>
          <w:szCs w:val="24"/>
        </w:rPr>
      </w:pPr>
    </w:p>
    <w:p w14:paraId="7FA99034" w14:textId="51CF5232"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RED REFUGEES A PROBLEM [98425644]</w:t>
      </w:r>
    </w:p>
    <w:p w14:paraId="270E0B82" w14:textId="77777777" w:rsidR="00E87061" w:rsidRPr="00E87061" w:rsidRDefault="00E87061" w:rsidP="00E87061">
      <w:pPr>
        <w:spacing w:after="0" w:line="240" w:lineRule="auto"/>
        <w:rPr>
          <w:rFonts w:eastAsia="Calibri"/>
          <w:color w:val="000000" w:themeColor="text1"/>
          <w:sz w:val="24"/>
          <w:szCs w:val="24"/>
        </w:rPr>
      </w:pPr>
    </w:p>
    <w:p w14:paraId="60DC545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HOUSE GETS PLAN TO RID COUNTRY OF ALIEN "REDS": Bill Drawn to Warrant Deportation of Radical Agitators [906700441]</w:t>
      </w:r>
    </w:p>
    <w:p w14:paraId="7F9D6154" w14:textId="77777777" w:rsidR="00E87061" w:rsidRPr="00E87061" w:rsidRDefault="00E87061" w:rsidP="00E87061">
      <w:pPr>
        <w:spacing w:after="0" w:line="240" w:lineRule="auto"/>
        <w:rPr>
          <w:rFonts w:eastAsia="Calibri"/>
          <w:color w:val="000000" w:themeColor="text1"/>
          <w:sz w:val="24"/>
          <w:szCs w:val="24"/>
        </w:rPr>
      </w:pPr>
    </w:p>
    <w:p w14:paraId="53ABC2C9"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BOLSHEVIKI IN AMERICA MENACE TO DEMOCRACY.: Warning of Dangers from Alien and Anarchist Element Sounded by University President [160549055]</w:t>
      </w:r>
    </w:p>
    <w:p w14:paraId="7F5C68D1" w14:textId="77777777" w:rsidR="00E87061" w:rsidRPr="00E87061" w:rsidRDefault="00E87061" w:rsidP="00E87061">
      <w:pPr>
        <w:spacing w:after="0" w:line="240" w:lineRule="auto"/>
        <w:rPr>
          <w:rFonts w:eastAsia="Calibri"/>
          <w:color w:val="000000" w:themeColor="text1"/>
          <w:sz w:val="24"/>
          <w:szCs w:val="24"/>
        </w:rPr>
      </w:pPr>
    </w:p>
    <w:p w14:paraId="172E04E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POST AIDS REDS, AVERS PALMER: Says Radicals Menace America [566559557]</w:t>
      </w:r>
    </w:p>
    <w:p w14:paraId="4E195EBA" w14:textId="77777777" w:rsidR="00E87061" w:rsidRPr="00E87061" w:rsidRDefault="00E87061" w:rsidP="00E87061">
      <w:pPr>
        <w:spacing w:after="0" w:line="240" w:lineRule="auto"/>
        <w:rPr>
          <w:rFonts w:eastAsia="Calibri"/>
          <w:color w:val="000000" w:themeColor="text1"/>
          <w:sz w:val="24"/>
          <w:szCs w:val="24"/>
        </w:rPr>
      </w:pPr>
    </w:p>
    <w:p w14:paraId="3E53DCDD" w14:textId="77777777" w:rsidR="00E87061" w:rsidRPr="00BD77AF" w:rsidRDefault="00E87061" w:rsidP="00BD77AF">
      <w:pPr>
        <w:spacing w:after="0" w:line="240" w:lineRule="auto"/>
        <w:jc w:val="center"/>
        <w:rPr>
          <w:rFonts w:eastAsia="Calibri"/>
          <w:color w:val="000000" w:themeColor="text1"/>
          <w:sz w:val="24"/>
          <w:szCs w:val="24"/>
          <w:u w:val="single"/>
        </w:rPr>
      </w:pPr>
      <w:r w:rsidRPr="00BD77AF">
        <w:rPr>
          <w:rFonts w:eastAsia="Calibri"/>
          <w:color w:val="000000" w:themeColor="text1"/>
          <w:sz w:val="24"/>
          <w:szCs w:val="24"/>
          <w:u w:val="single"/>
        </w:rPr>
        <w:t>Greece 1922-1927</w:t>
      </w:r>
    </w:p>
    <w:p w14:paraId="39AEE31B" w14:textId="77777777" w:rsidR="00BD77AF" w:rsidRDefault="00BD77AF" w:rsidP="00E87061">
      <w:pPr>
        <w:spacing w:after="0" w:line="240" w:lineRule="auto"/>
        <w:rPr>
          <w:rFonts w:eastAsia="Calibri"/>
          <w:color w:val="000000" w:themeColor="text1"/>
          <w:sz w:val="24"/>
          <w:szCs w:val="24"/>
        </w:rPr>
      </w:pPr>
    </w:p>
    <w:p w14:paraId="489C6B08" w14:textId="3F0B9062"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HELPLESS EXILES FACE HUNGER AND DISEASE [566877125]</w:t>
      </w:r>
    </w:p>
    <w:p w14:paraId="33C2F9C2" w14:textId="77777777" w:rsidR="00E87061" w:rsidRPr="00E87061" w:rsidRDefault="00E87061" w:rsidP="00E87061">
      <w:pPr>
        <w:spacing w:after="0" w:line="240" w:lineRule="auto"/>
        <w:rPr>
          <w:rFonts w:eastAsia="Calibri"/>
          <w:color w:val="000000" w:themeColor="text1"/>
          <w:sz w:val="24"/>
          <w:szCs w:val="24"/>
        </w:rPr>
      </w:pPr>
    </w:p>
    <w:p w14:paraId="59F457E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Cry of the martyred Armenians [1354481788]</w:t>
      </w:r>
    </w:p>
    <w:p w14:paraId="0DDC0265" w14:textId="77777777" w:rsidR="00E87061" w:rsidRPr="00E87061" w:rsidRDefault="00E87061" w:rsidP="00E87061">
      <w:pPr>
        <w:spacing w:after="0" w:line="240" w:lineRule="auto"/>
        <w:rPr>
          <w:rFonts w:eastAsia="Calibri"/>
          <w:color w:val="000000" w:themeColor="text1"/>
          <w:sz w:val="24"/>
          <w:szCs w:val="24"/>
        </w:rPr>
      </w:pPr>
    </w:p>
    <w:p w14:paraId="4C54A43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One Million Terror-stricken Greeks and Armenians Escape Sword of Islam [1356339002]</w:t>
      </w:r>
    </w:p>
    <w:p w14:paraId="662DF0A2" w14:textId="77777777" w:rsidR="00E87061" w:rsidRPr="00E87061" w:rsidRDefault="00E87061" w:rsidP="00E87061">
      <w:pPr>
        <w:spacing w:after="0" w:line="240" w:lineRule="auto"/>
        <w:rPr>
          <w:rFonts w:eastAsia="Calibri"/>
          <w:color w:val="000000" w:themeColor="text1"/>
          <w:sz w:val="24"/>
          <w:szCs w:val="24"/>
        </w:rPr>
      </w:pPr>
    </w:p>
    <w:p w14:paraId="2FCA9AC8" w14:textId="38700F7E" w:rsid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Machine Guns Placed in Smyrna Streets </w:t>
      </w:r>
      <w:proofErr w:type="gramStart"/>
      <w:r w:rsidRPr="00E87061">
        <w:rPr>
          <w:rFonts w:eastAsia="Calibri"/>
          <w:color w:val="000000" w:themeColor="text1"/>
          <w:sz w:val="24"/>
          <w:szCs w:val="24"/>
        </w:rPr>
        <w:t>To</w:t>
      </w:r>
      <w:proofErr w:type="gramEnd"/>
      <w:r w:rsidRPr="00E87061">
        <w:rPr>
          <w:rFonts w:eastAsia="Calibri"/>
          <w:color w:val="000000" w:themeColor="text1"/>
          <w:sz w:val="24"/>
          <w:szCs w:val="24"/>
        </w:rPr>
        <w:t xml:space="preserve"> Slaughter Christians, Is Story of Fugitives. [866682763]</w:t>
      </w:r>
    </w:p>
    <w:p w14:paraId="3E0F2CF7" w14:textId="77777777" w:rsidR="00BD77AF" w:rsidRPr="00E87061" w:rsidRDefault="00BD77AF" w:rsidP="00E87061">
      <w:pPr>
        <w:spacing w:after="0" w:line="240" w:lineRule="auto"/>
        <w:rPr>
          <w:rFonts w:eastAsia="Calibri"/>
          <w:color w:val="000000" w:themeColor="text1"/>
          <w:sz w:val="24"/>
          <w:szCs w:val="24"/>
        </w:rPr>
      </w:pPr>
    </w:p>
    <w:p w14:paraId="0AA0C5B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THE CATASTROPHE OF TURKISH VICTORY: CRUEL FATE OF REFUGEE CHRISTIAN 500,000 STILL AWAITING RESCUE [476677398]</w:t>
      </w:r>
    </w:p>
    <w:p w14:paraId="54CD0BBD" w14:textId="77777777" w:rsidR="00E87061" w:rsidRPr="00E87061" w:rsidRDefault="00E87061" w:rsidP="00E87061">
      <w:pPr>
        <w:spacing w:after="0" w:line="240" w:lineRule="auto"/>
        <w:rPr>
          <w:rFonts w:eastAsia="Calibri"/>
          <w:color w:val="000000" w:themeColor="text1"/>
          <w:sz w:val="24"/>
          <w:szCs w:val="24"/>
        </w:rPr>
      </w:pPr>
    </w:p>
    <w:p w14:paraId="594835D7"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POPULACE IN STATE OF TERROR; CHRISTIANS ON LINE OF MARCH AT MERCY OF MOSLEM HORDES [751686611]</w:t>
      </w:r>
    </w:p>
    <w:p w14:paraId="42464D53" w14:textId="77777777" w:rsidR="00E87061" w:rsidRPr="00E87061" w:rsidRDefault="00E87061" w:rsidP="00E87061">
      <w:pPr>
        <w:spacing w:after="0" w:line="240" w:lineRule="auto"/>
        <w:rPr>
          <w:rFonts w:eastAsia="Calibri"/>
          <w:color w:val="000000" w:themeColor="text1"/>
          <w:sz w:val="24"/>
          <w:szCs w:val="24"/>
        </w:rPr>
      </w:pPr>
    </w:p>
    <w:p w14:paraId="690A3F61" w14:textId="77777777" w:rsidR="00BD77AF"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CHRISTIAN REFUREES IN GREECE A GRAVE PROBLEM [476896093]</w:t>
      </w:r>
      <w:r w:rsidRPr="00E87061">
        <w:rPr>
          <w:rFonts w:eastAsia="Calibri"/>
          <w:color w:val="000000" w:themeColor="text1"/>
          <w:sz w:val="24"/>
          <w:szCs w:val="24"/>
        </w:rPr>
        <w:tab/>
      </w:r>
    </w:p>
    <w:p w14:paraId="125C9B3F" w14:textId="77777777" w:rsidR="00BD77AF" w:rsidRDefault="00BD77AF" w:rsidP="00E87061">
      <w:pPr>
        <w:spacing w:after="0" w:line="240" w:lineRule="auto"/>
        <w:rPr>
          <w:rFonts w:eastAsia="Calibri"/>
          <w:color w:val="000000" w:themeColor="text1"/>
          <w:sz w:val="24"/>
          <w:szCs w:val="24"/>
        </w:rPr>
      </w:pPr>
    </w:p>
    <w:p w14:paraId="1E11494A" w14:textId="492E5AC2"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THE MOSLEM MENACE [1354481788]</w:t>
      </w:r>
    </w:p>
    <w:p w14:paraId="18355116" w14:textId="77777777" w:rsidR="00E87061" w:rsidRPr="00E87061" w:rsidRDefault="00E87061" w:rsidP="00E87061">
      <w:pPr>
        <w:spacing w:after="0" w:line="240" w:lineRule="auto"/>
        <w:rPr>
          <w:rFonts w:eastAsia="Calibri"/>
          <w:color w:val="000000" w:themeColor="text1"/>
          <w:sz w:val="24"/>
          <w:szCs w:val="24"/>
        </w:rPr>
      </w:pPr>
    </w:p>
    <w:p w14:paraId="50746B1E"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REPATRIATED TURKS MAY CAUSE CRISIS: Exchange of Population </w:t>
      </w:r>
      <w:proofErr w:type="gramStart"/>
      <w:r w:rsidRPr="00E87061">
        <w:rPr>
          <w:rFonts w:eastAsia="Calibri"/>
          <w:color w:val="000000" w:themeColor="text1"/>
          <w:sz w:val="24"/>
          <w:szCs w:val="24"/>
        </w:rPr>
        <w:t>With</w:t>
      </w:r>
      <w:proofErr w:type="gramEnd"/>
      <w:r w:rsidRPr="00E87061">
        <w:rPr>
          <w:rFonts w:eastAsia="Calibri"/>
          <w:color w:val="000000" w:themeColor="text1"/>
          <w:sz w:val="24"/>
          <w:szCs w:val="24"/>
        </w:rPr>
        <w:t xml:space="preserve"> Greece Means Influx of Horde of Unsettled Citizens [510820197]</w:t>
      </w:r>
    </w:p>
    <w:p w14:paraId="1D3E4B99" w14:textId="77777777" w:rsidR="00E87061" w:rsidRPr="00E87061" w:rsidRDefault="00E87061" w:rsidP="00E87061">
      <w:pPr>
        <w:spacing w:after="0" w:line="240" w:lineRule="auto"/>
        <w:rPr>
          <w:rFonts w:eastAsia="Calibri"/>
          <w:color w:val="000000" w:themeColor="text1"/>
          <w:sz w:val="24"/>
          <w:szCs w:val="24"/>
        </w:rPr>
      </w:pPr>
    </w:p>
    <w:p w14:paraId="79E6DD0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Moslem Horde Butchers Residents </w:t>
      </w:r>
      <w:proofErr w:type="spellStart"/>
      <w:r w:rsidRPr="00E87061">
        <w:rPr>
          <w:rFonts w:eastAsia="Calibri"/>
          <w:color w:val="000000" w:themeColor="text1"/>
          <w:sz w:val="24"/>
          <w:szCs w:val="24"/>
        </w:rPr>
        <w:t>ot</w:t>
      </w:r>
      <w:proofErr w:type="spellEnd"/>
      <w:r w:rsidRPr="00E87061">
        <w:rPr>
          <w:rFonts w:eastAsia="Calibri"/>
          <w:color w:val="000000" w:themeColor="text1"/>
          <w:sz w:val="24"/>
          <w:szCs w:val="24"/>
        </w:rPr>
        <w:t xml:space="preserve"> 24 Greek Villages: DRIVE CHILDREN INTO FLAMES OF BURNING TOWNS [748750662]</w:t>
      </w:r>
    </w:p>
    <w:p w14:paraId="28BB764C" w14:textId="77777777" w:rsidR="00E87061" w:rsidRPr="00E87061" w:rsidRDefault="00E87061" w:rsidP="00E87061">
      <w:pPr>
        <w:spacing w:after="0" w:line="240" w:lineRule="auto"/>
        <w:rPr>
          <w:rFonts w:eastAsia="Calibri"/>
          <w:color w:val="000000" w:themeColor="text1"/>
          <w:sz w:val="24"/>
          <w:szCs w:val="24"/>
        </w:rPr>
      </w:pPr>
    </w:p>
    <w:p w14:paraId="3AB6002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MOSLEM OPPRESSION OF ARMENIANS IS RECORD OF HORROR AND DISHONOR…fanatic Moslems still war on Christianity [161554372]</w:t>
      </w:r>
    </w:p>
    <w:p w14:paraId="4EC270F7" w14:textId="77777777" w:rsidR="00E87061" w:rsidRPr="00E87061" w:rsidRDefault="00E87061" w:rsidP="00E87061">
      <w:pPr>
        <w:spacing w:after="0" w:line="240" w:lineRule="auto"/>
        <w:rPr>
          <w:rFonts w:eastAsia="Calibri"/>
          <w:color w:val="000000" w:themeColor="text1"/>
          <w:sz w:val="24"/>
          <w:szCs w:val="24"/>
        </w:rPr>
      </w:pPr>
    </w:p>
    <w:p w14:paraId="1474931E" w14:textId="77777777" w:rsidR="00E87061" w:rsidRPr="00BD77AF" w:rsidRDefault="00E87061" w:rsidP="00BD77AF">
      <w:pPr>
        <w:spacing w:after="0" w:line="240" w:lineRule="auto"/>
        <w:jc w:val="center"/>
        <w:rPr>
          <w:rFonts w:eastAsia="Calibri"/>
          <w:color w:val="000000" w:themeColor="text1"/>
          <w:sz w:val="24"/>
          <w:szCs w:val="24"/>
          <w:u w:val="single"/>
        </w:rPr>
      </w:pPr>
      <w:r w:rsidRPr="00BD77AF">
        <w:rPr>
          <w:rFonts w:eastAsia="Calibri"/>
          <w:color w:val="000000" w:themeColor="text1"/>
          <w:sz w:val="24"/>
          <w:szCs w:val="24"/>
          <w:u w:val="single"/>
        </w:rPr>
        <w:t>Palestine/Arab Revolt (1936-1944)</w:t>
      </w:r>
    </w:p>
    <w:p w14:paraId="2CD447A4" w14:textId="77777777" w:rsidR="00BD77AF" w:rsidRDefault="00BD77AF" w:rsidP="00E87061">
      <w:pPr>
        <w:spacing w:after="0" w:line="240" w:lineRule="auto"/>
        <w:rPr>
          <w:rFonts w:eastAsia="Calibri"/>
          <w:color w:val="000000" w:themeColor="text1"/>
          <w:sz w:val="24"/>
          <w:szCs w:val="24"/>
        </w:rPr>
      </w:pPr>
    </w:p>
    <w:p w14:paraId="573CA224" w14:textId="71D8FFA5"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Jews (“Good”)</w:t>
      </w:r>
      <w:r w:rsidRPr="00E87061">
        <w:rPr>
          <w:rFonts w:eastAsia="Calibri"/>
          <w:color w:val="000000" w:themeColor="text1"/>
          <w:sz w:val="24"/>
          <w:szCs w:val="24"/>
        </w:rPr>
        <w:tab/>
        <w:t>Arabs (“Bad”)</w:t>
      </w:r>
    </w:p>
    <w:p w14:paraId="6800494D" w14:textId="77777777" w:rsidR="00BD77AF" w:rsidRDefault="00BD77AF" w:rsidP="00E87061">
      <w:pPr>
        <w:spacing w:after="0" w:line="240" w:lineRule="auto"/>
        <w:rPr>
          <w:rFonts w:eastAsia="Calibri"/>
          <w:color w:val="000000" w:themeColor="text1"/>
          <w:sz w:val="24"/>
          <w:szCs w:val="24"/>
        </w:rPr>
      </w:pPr>
    </w:p>
    <w:p w14:paraId="4C251A6A" w14:textId="66CD2B3A"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JEWISH REFUGEE TRAGEDY [484863304]</w:t>
      </w:r>
    </w:p>
    <w:p w14:paraId="46733E75" w14:textId="77777777" w:rsidR="00E87061" w:rsidRPr="00E87061" w:rsidRDefault="00E87061" w:rsidP="00E87061">
      <w:pPr>
        <w:spacing w:after="0" w:line="240" w:lineRule="auto"/>
        <w:rPr>
          <w:rFonts w:eastAsia="Calibri"/>
          <w:color w:val="000000" w:themeColor="text1"/>
          <w:sz w:val="24"/>
          <w:szCs w:val="24"/>
        </w:rPr>
      </w:pPr>
    </w:p>
    <w:p w14:paraId="4E2FE23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BRITISH FLEE TERRORISTS IN PALESTINE: Arabs Imperil Families [164621139]</w:t>
      </w:r>
    </w:p>
    <w:p w14:paraId="1E05943F" w14:textId="77777777" w:rsidR="00E87061" w:rsidRPr="00E87061" w:rsidRDefault="00E87061" w:rsidP="00E87061">
      <w:pPr>
        <w:spacing w:after="0" w:line="240" w:lineRule="auto"/>
        <w:rPr>
          <w:rFonts w:eastAsia="Calibri"/>
          <w:color w:val="000000" w:themeColor="text1"/>
          <w:sz w:val="24"/>
          <w:szCs w:val="24"/>
        </w:rPr>
      </w:pPr>
    </w:p>
    <w:p w14:paraId="571506E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ARAB BANDS HURL BOMBS IN PALESTINE: Jewish Families Flee [164621373]</w:t>
      </w:r>
    </w:p>
    <w:p w14:paraId="5CB7D4B1" w14:textId="77777777" w:rsidR="00E87061" w:rsidRPr="00E87061" w:rsidRDefault="00E87061" w:rsidP="00E87061">
      <w:pPr>
        <w:spacing w:after="0" w:line="240" w:lineRule="auto"/>
        <w:rPr>
          <w:rFonts w:eastAsia="Calibri"/>
          <w:color w:val="000000" w:themeColor="text1"/>
          <w:sz w:val="24"/>
          <w:szCs w:val="24"/>
        </w:rPr>
      </w:pPr>
    </w:p>
    <w:p w14:paraId="13676A49"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REFUGEE ORPHANS TELL OF SUFFERING [106888040]</w:t>
      </w:r>
    </w:p>
    <w:p w14:paraId="01654026" w14:textId="77777777" w:rsidR="00E87061" w:rsidRPr="00E87061" w:rsidRDefault="00E87061" w:rsidP="00E87061">
      <w:pPr>
        <w:spacing w:after="0" w:line="240" w:lineRule="auto"/>
        <w:rPr>
          <w:rFonts w:eastAsia="Calibri"/>
          <w:color w:val="000000" w:themeColor="text1"/>
          <w:sz w:val="24"/>
          <w:szCs w:val="24"/>
        </w:rPr>
      </w:pPr>
    </w:p>
    <w:p w14:paraId="245AAC2D" w14:textId="4F35C2DE"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ARAB REFUGEE TIDE BURDENS ECONOMY [108388126]</w:t>
      </w:r>
    </w:p>
    <w:p w14:paraId="458C00EE" w14:textId="77777777" w:rsidR="00E87061" w:rsidRPr="00E87061" w:rsidRDefault="00E87061" w:rsidP="00E87061">
      <w:pPr>
        <w:spacing w:after="0" w:line="240" w:lineRule="auto"/>
        <w:rPr>
          <w:rFonts w:eastAsia="Calibri"/>
          <w:color w:val="000000" w:themeColor="text1"/>
          <w:sz w:val="24"/>
          <w:szCs w:val="24"/>
        </w:rPr>
      </w:pPr>
    </w:p>
    <w:p w14:paraId="270C93D9" w14:textId="6B0CD77F"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Jordan Has Powder Keg </w:t>
      </w:r>
      <w:proofErr w:type="gramStart"/>
      <w:r w:rsidRPr="00E87061">
        <w:rPr>
          <w:rFonts w:eastAsia="Calibri"/>
          <w:color w:val="000000" w:themeColor="text1"/>
          <w:sz w:val="24"/>
          <w:szCs w:val="24"/>
        </w:rPr>
        <w:t>In</w:t>
      </w:r>
      <w:proofErr w:type="gramEnd"/>
      <w:r w:rsidRPr="00E87061">
        <w:rPr>
          <w:rFonts w:eastAsia="Calibri"/>
          <w:color w:val="000000" w:themeColor="text1"/>
          <w:sz w:val="24"/>
          <w:szCs w:val="24"/>
        </w:rPr>
        <w:t xml:space="preserve"> Refugees: Arab Refugee Hordes Are Explosive Factor [149084952]</w:t>
      </w:r>
    </w:p>
    <w:p w14:paraId="2BBD3020" w14:textId="77777777" w:rsidR="00E87061" w:rsidRPr="00E87061" w:rsidRDefault="00E87061" w:rsidP="00E87061">
      <w:pPr>
        <w:spacing w:after="0" w:line="240" w:lineRule="auto"/>
        <w:rPr>
          <w:rFonts w:eastAsia="Calibri"/>
          <w:color w:val="000000" w:themeColor="text1"/>
          <w:sz w:val="24"/>
          <w:szCs w:val="24"/>
        </w:rPr>
      </w:pPr>
    </w:p>
    <w:p w14:paraId="13EC05BB" w14:textId="5C81A7B2" w:rsidR="00E87061" w:rsidRPr="00BD77AF" w:rsidRDefault="00E87061" w:rsidP="00BD77AF">
      <w:pPr>
        <w:spacing w:after="0" w:line="240" w:lineRule="auto"/>
        <w:jc w:val="center"/>
        <w:rPr>
          <w:rFonts w:eastAsia="Calibri"/>
          <w:color w:val="000000" w:themeColor="text1"/>
          <w:sz w:val="24"/>
          <w:szCs w:val="24"/>
          <w:u w:val="single"/>
        </w:rPr>
      </w:pPr>
      <w:r w:rsidRPr="00BD77AF">
        <w:rPr>
          <w:rFonts w:eastAsia="Calibri"/>
          <w:color w:val="000000" w:themeColor="text1"/>
          <w:sz w:val="24"/>
          <w:szCs w:val="24"/>
          <w:u w:val="single"/>
        </w:rPr>
        <w:t>China (1949-1954)</w:t>
      </w:r>
    </w:p>
    <w:p w14:paraId="750B4AD3" w14:textId="77777777" w:rsidR="00BD77AF" w:rsidRPr="00E87061" w:rsidRDefault="00BD77AF" w:rsidP="00E87061">
      <w:pPr>
        <w:spacing w:after="0" w:line="240" w:lineRule="auto"/>
        <w:rPr>
          <w:rFonts w:eastAsia="Calibri"/>
          <w:color w:val="000000" w:themeColor="text1"/>
          <w:sz w:val="24"/>
          <w:szCs w:val="24"/>
        </w:rPr>
      </w:pPr>
    </w:p>
    <w:p w14:paraId="27106545"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Chinese in N. Y. Rallying to Aid </w:t>
      </w:r>
      <w:proofErr w:type="gramStart"/>
      <w:r w:rsidRPr="00E87061">
        <w:rPr>
          <w:rFonts w:eastAsia="Calibri"/>
          <w:color w:val="000000" w:themeColor="text1"/>
          <w:sz w:val="24"/>
          <w:szCs w:val="24"/>
        </w:rPr>
        <w:t>Of</w:t>
      </w:r>
      <w:proofErr w:type="gramEnd"/>
      <w:r w:rsidRPr="00E87061">
        <w:rPr>
          <w:rFonts w:eastAsia="Calibri"/>
          <w:color w:val="000000" w:themeColor="text1"/>
          <w:sz w:val="24"/>
          <w:szCs w:val="24"/>
        </w:rPr>
        <w:t xml:space="preserve"> Intellectuals: $1,000,000 Fund Will Be Raised for Resettlement of Anti-Red Refugees [1326933184]</w:t>
      </w:r>
    </w:p>
    <w:p w14:paraId="3B09D458" w14:textId="77777777" w:rsidR="00E87061" w:rsidRPr="00E87061" w:rsidRDefault="00E87061" w:rsidP="00E87061">
      <w:pPr>
        <w:spacing w:after="0" w:line="240" w:lineRule="auto"/>
        <w:rPr>
          <w:rFonts w:eastAsia="Calibri"/>
          <w:color w:val="000000" w:themeColor="text1"/>
          <w:sz w:val="24"/>
          <w:szCs w:val="24"/>
        </w:rPr>
      </w:pPr>
    </w:p>
    <w:p w14:paraId="03240A5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lastRenderedPageBreak/>
        <w:t>Refugees Called 'White Chinese' [507995544]</w:t>
      </w:r>
    </w:p>
    <w:p w14:paraId="18AE55D3" w14:textId="77777777" w:rsidR="00E87061" w:rsidRPr="00E87061" w:rsidRDefault="00E87061" w:rsidP="00E87061">
      <w:pPr>
        <w:spacing w:after="0" w:line="240" w:lineRule="auto"/>
        <w:rPr>
          <w:rFonts w:eastAsia="Calibri"/>
          <w:color w:val="000000" w:themeColor="text1"/>
          <w:sz w:val="24"/>
          <w:szCs w:val="24"/>
        </w:rPr>
      </w:pPr>
    </w:p>
    <w:p w14:paraId="0C617735" w14:textId="0AF480F9" w:rsidR="00BD77AF"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The “White” Chinese, as the fleeing Nationalist officials are being referred to, are without doubt the world’s richest refugees to date [1371523763]</w:t>
      </w:r>
      <w:r w:rsidRPr="00E87061">
        <w:rPr>
          <w:rFonts w:eastAsia="Calibri"/>
          <w:color w:val="000000" w:themeColor="text1"/>
          <w:sz w:val="24"/>
          <w:szCs w:val="24"/>
        </w:rPr>
        <w:tab/>
      </w:r>
    </w:p>
    <w:p w14:paraId="61049551" w14:textId="77777777" w:rsidR="00D431A7" w:rsidRDefault="00D431A7" w:rsidP="00E87061">
      <w:pPr>
        <w:spacing w:after="0" w:line="240" w:lineRule="auto"/>
        <w:rPr>
          <w:rFonts w:eastAsia="Calibri"/>
          <w:color w:val="000000" w:themeColor="text1"/>
          <w:sz w:val="24"/>
          <w:szCs w:val="24"/>
        </w:rPr>
      </w:pPr>
    </w:p>
    <w:p w14:paraId="731F306E" w14:textId="4D4287D3"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REFUGEE CAMP SPIES…trying to stir up trouble at the </w:t>
      </w:r>
      <w:proofErr w:type="spellStart"/>
      <w:r w:rsidRPr="00E87061">
        <w:rPr>
          <w:rFonts w:eastAsia="Calibri"/>
          <w:color w:val="000000" w:themeColor="text1"/>
          <w:sz w:val="24"/>
          <w:szCs w:val="24"/>
        </w:rPr>
        <w:t>centre</w:t>
      </w:r>
      <w:proofErr w:type="spellEnd"/>
      <w:r w:rsidRPr="00E87061">
        <w:rPr>
          <w:rFonts w:eastAsia="Calibri"/>
          <w:color w:val="000000" w:themeColor="text1"/>
          <w:sz w:val="24"/>
          <w:szCs w:val="24"/>
        </w:rPr>
        <w:t xml:space="preserve"> for refugees from the China war, most of whom are White Russians [1766400497]</w:t>
      </w:r>
    </w:p>
    <w:p w14:paraId="0E91E652" w14:textId="77777777" w:rsidR="00E87061" w:rsidRPr="00E87061" w:rsidRDefault="00E87061" w:rsidP="00E87061">
      <w:pPr>
        <w:spacing w:after="0" w:line="240" w:lineRule="auto"/>
        <w:rPr>
          <w:rFonts w:eastAsia="Calibri"/>
          <w:color w:val="000000" w:themeColor="text1"/>
          <w:sz w:val="24"/>
          <w:szCs w:val="24"/>
        </w:rPr>
      </w:pPr>
    </w:p>
    <w:p w14:paraId="0E3DA31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refugees from Manchuria had mobbed the Central Bank of China seeking relief [500777106]</w:t>
      </w:r>
    </w:p>
    <w:p w14:paraId="6DA6983F" w14:textId="77777777" w:rsidR="00E87061" w:rsidRPr="00E87061" w:rsidRDefault="00E87061" w:rsidP="00E87061">
      <w:pPr>
        <w:spacing w:after="0" w:line="240" w:lineRule="auto"/>
        <w:rPr>
          <w:rFonts w:eastAsia="Calibri"/>
          <w:color w:val="000000" w:themeColor="text1"/>
          <w:sz w:val="24"/>
          <w:szCs w:val="24"/>
        </w:rPr>
      </w:pPr>
    </w:p>
    <w:p w14:paraId="2B2BA27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WAR REFUGEES STAGE RIOT [568017750]</w:t>
      </w:r>
    </w:p>
    <w:p w14:paraId="4405B47C" w14:textId="77777777" w:rsidR="00E87061" w:rsidRPr="00E87061" w:rsidRDefault="00E87061" w:rsidP="00E87061">
      <w:pPr>
        <w:spacing w:after="0" w:line="240" w:lineRule="auto"/>
        <w:rPr>
          <w:rFonts w:eastAsia="Calibri"/>
          <w:color w:val="000000" w:themeColor="text1"/>
          <w:sz w:val="24"/>
          <w:szCs w:val="24"/>
        </w:rPr>
      </w:pPr>
    </w:p>
    <w:p w14:paraId="29E9C46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RED THREAT TO WORLD PEACE [501181011]</w:t>
      </w:r>
    </w:p>
    <w:p w14:paraId="0821591A" w14:textId="77777777" w:rsidR="00E87061" w:rsidRPr="00E87061" w:rsidRDefault="00E87061" w:rsidP="00E87061">
      <w:pPr>
        <w:spacing w:after="0" w:line="240" w:lineRule="auto"/>
        <w:rPr>
          <w:rFonts w:eastAsia="Calibri"/>
          <w:color w:val="000000" w:themeColor="text1"/>
          <w:sz w:val="24"/>
          <w:szCs w:val="24"/>
        </w:rPr>
      </w:pPr>
    </w:p>
    <w:p w14:paraId="0263E336" w14:textId="1226DFA8" w:rsidR="00E87061" w:rsidRDefault="00E87061" w:rsidP="00BD77AF">
      <w:pPr>
        <w:spacing w:after="0" w:line="240" w:lineRule="auto"/>
        <w:jc w:val="center"/>
        <w:rPr>
          <w:rFonts w:eastAsia="Calibri"/>
          <w:color w:val="000000" w:themeColor="text1"/>
          <w:sz w:val="24"/>
          <w:szCs w:val="24"/>
          <w:u w:val="single"/>
        </w:rPr>
      </w:pPr>
      <w:r w:rsidRPr="00BD77AF">
        <w:rPr>
          <w:rFonts w:eastAsia="Calibri"/>
          <w:color w:val="000000" w:themeColor="text1"/>
          <w:sz w:val="24"/>
          <w:szCs w:val="24"/>
          <w:u w:val="single"/>
        </w:rPr>
        <w:t>Algeria (1954-1967)</w:t>
      </w:r>
    </w:p>
    <w:p w14:paraId="785EFABB" w14:textId="77777777" w:rsidR="00BD77AF" w:rsidRPr="00BD77AF" w:rsidRDefault="00BD77AF" w:rsidP="00BD77AF">
      <w:pPr>
        <w:spacing w:after="0" w:line="240" w:lineRule="auto"/>
        <w:jc w:val="center"/>
        <w:rPr>
          <w:rFonts w:eastAsia="Calibri"/>
          <w:color w:val="000000" w:themeColor="text1"/>
          <w:sz w:val="24"/>
          <w:szCs w:val="24"/>
          <w:u w:val="single"/>
        </w:rPr>
      </w:pPr>
    </w:p>
    <w:p w14:paraId="45E48B3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REFUGEES CARRY GRIEF TO FRANCE…forced to flee by the terrorism that has swept through the country that was their home [116078805] </w:t>
      </w:r>
    </w:p>
    <w:p w14:paraId="6BBDAAE6" w14:textId="77777777" w:rsidR="00E87061" w:rsidRPr="00E87061" w:rsidRDefault="00E87061" w:rsidP="00E87061">
      <w:pPr>
        <w:spacing w:after="0" w:line="240" w:lineRule="auto"/>
        <w:rPr>
          <w:rFonts w:eastAsia="Calibri"/>
          <w:color w:val="000000" w:themeColor="text1"/>
          <w:sz w:val="24"/>
          <w:szCs w:val="24"/>
        </w:rPr>
      </w:pPr>
    </w:p>
    <w:p w14:paraId="66523C4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REFUGEES’ NEEDS CALLED CRITICAL: Exodus to France and Israel Cited at Jewish Parley [115636673] </w:t>
      </w:r>
    </w:p>
    <w:p w14:paraId="7BE054D3" w14:textId="77777777" w:rsidR="00E87061" w:rsidRPr="00E87061" w:rsidRDefault="00E87061" w:rsidP="00E87061">
      <w:pPr>
        <w:spacing w:after="0" w:line="240" w:lineRule="auto"/>
        <w:rPr>
          <w:rFonts w:eastAsia="Calibri"/>
          <w:color w:val="000000" w:themeColor="text1"/>
          <w:sz w:val="24"/>
          <w:szCs w:val="24"/>
        </w:rPr>
      </w:pPr>
    </w:p>
    <w:p w14:paraId="6823105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Half a million former European residents of Algeria have fled 'home'-- a 'home' where they are mainly poor, and decidedly unwelcome, strangers [116213863] </w:t>
      </w:r>
    </w:p>
    <w:p w14:paraId="3ABF7B65" w14:textId="77777777" w:rsidR="00BD77AF" w:rsidRDefault="00BD77AF" w:rsidP="00E87061">
      <w:pPr>
        <w:spacing w:after="0" w:line="240" w:lineRule="auto"/>
        <w:rPr>
          <w:rFonts w:eastAsia="Calibri"/>
          <w:color w:val="000000" w:themeColor="text1"/>
          <w:sz w:val="24"/>
          <w:szCs w:val="24"/>
        </w:rPr>
      </w:pPr>
    </w:p>
    <w:p w14:paraId="21F79FCC" w14:textId="7B5D0616"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‘Guests’ </w:t>
      </w:r>
      <w:proofErr w:type="gramStart"/>
      <w:r w:rsidRPr="00E87061">
        <w:rPr>
          <w:rFonts w:eastAsia="Calibri"/>
          <w:color w:val="000000" w:themeColor="text1"/>
          <w:sz w:val="24"/>
          <w:szCs w:val="24"/>
        </w:rPr>
        <w:t>From</w:t>
      </w:r>
      <w:proofErr w:type="gramEnd"/>
      <w:r w:rsidRPr="00E87061">
        <w:rPr>
          <w:rFonts w:eastAsia="Calibri"/>
          <w:color w:val="000000" w:themeColor="text1"/>
          <w:sz w:val="24"/>
          <w:szCs w:val="24"/>
        </w:rPr>
        <w:t xml:space="preserve"> Algeria Burdening France [115602029] </w:t>
      </w:r>
    </w:p>
    <w:p w14:paraId="33BA146D" w14:textId="77777777" w:rsidR="00E87061" w:rsidRPr="00E87061" w:rsidRDefault="00E87061" w:rsidP="00E87061">
      <w:pPr>
        <w:spacing w:after="0" w:line="240" w:lineRule="auto"/>
        <w:rPr>
          <w:rFonts w:eastAsia="Calibri"/>
          <w:color w:val="000000" w:themeColor="text1"/>
          <w:sz w:val="24"/>
          <w:szCs w:val="24"/>
        </w:rPr>
      </w:pPr>
    </w:p>
    <w:p w14:paraId="04AE5FBC"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Algerian Independence to Give France Misery: Paris and Port Cities Already Feel Impact of Growing Tide of Refugees [168099486] </w:t>
      </w:r>
    </w:p>
    <w:p w14:paraId="309B6360" w14:textId="77777777" w:rsidR="00E87061" w:rsidRPr="00E87061" w:rsidRDefault="00E87061" w:rsidP="00E87061">
      <w:pPr>
        <w:spacing w:after="0" w:line="240" w:lineRule="auto"/>
        <w:rPr>
          <w:rFonts w:eastAsia="Calibri"/>
          <w:color w:val="000000" w:themeColor="text1"/>
          <w:sz w:val="24"/>
          <w:szCs w:val="24"/>
        </w:rPr>
      </w:pPr>
    </w:p>
    <w:p w14:paraId="5440169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Refugees </w:t>
      </w:r>
      <w:proofErr w:type="gramStart"/>
      <w:r w:rsidRPr="00E87061">
        <w:rPr>
          <w:rFonts w:eastAsia="Calibri"/>
          <w:color w:val="000000" w:themeColor="text1"/>
          <w:sz w:val="24"/>
          <w:szCs w:val="24"/>
        </w:rPr>
        <w:t>From</w:t>
      </w:r>
      <w:proofErr w:type="gramEnd"/>
      <w:r w:rsidRPr="00E87061">
        <w:rPr>
          <w:rFonts w:eastAsia="Calibri"/>
          <w:color w:val="000000" w:themeColor="text1"/>
          <w:sz w:val="24"/>
          <w:szCs w:val="24"/>
        </w:rPr>
        <w:t xml:space="preserve"> Algeria Bitter…they are not feeling too grateful [116186947] </w:t>
      </w:r>
    </w:p>
    <w:p w14:paraId="39AE9776" w14:textId="77777777" w:rsidR="00E87061" w:rsidRPr="00E87061" w:rsidRDefault="00E87061" w:rsidP="00E87061">
      <w:pPr>
        <w:spacing w:after="0" w:line="240" w:lineRule="auto"/>
        <w:rPr>
          <w:rFonts w:eastAsia="Calibri"/>
          <w:color w:val="000000" w:themeColor="text1"/>
          <w:sz w:val="24"/>
          <w:szCs w:val="24"/>
        </w:rPr>
      </w:pPr>
    </w:p>
    <w:p w14:paraId="543A77B6" w14:textId="77777777" w:rsidR="00D431A7"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Riot Police Sent to Marseilles To Curb Refugees </w:t>
      </w:r>
      <w:proofErr w:type="gramStart"/>
      <w:r w:rsidRPr="00E87061">
        <w:rPr>
          <w:rFonts w:eastAsia="Calibri"/>
          <w:color w:val="000000" w:themeColor="text1"/>
          <w:sz w:val="24"/>
          <w:szCs w:val="24"/>
        </w:rPr>
        <w:t>From</w:t>
      </w:r>
      <w:proofErr w:type="gramEnd"/>
      <w:r w:rsidRPr="00E87061">
        <w:rPr>
          <w:rFonts w:eastAsia="Calibri"/>
          <w:color w:val="000000" w:themeColor="text1"/>
          <w:sz w:val="24"/>
          <w:szCs w:val="24"/>
        </w:rPr>
        <w:t xml:space="preserve"> Algeria…mounting list of crimes committed in this area by European refugees from Algeria [141546801]</w:t>
      </w:r>
      <w:r w:rsidRPr="00E87061">
        <w:rPr>
          <w:rFonts w:eastAsia="Calibri"/>
          <w:color w:val="000000" w:themeColor="text1"/>
          <w:sz w:val="24"/>
          <w:szCs w:val="24"/>
        </w:rPr>
        <w:tab/>
      </w:r>
    </w:p>
    <w:p w14:paraId="01D95DEA" w14:textId="77777777" w:rsidR="00D431A7" w:rsidRDefault="00D431A7" w:rsidP="00E87061">
      <w:pPr>
        <w:spacing w:after="0" w:line="240" w:lineRule="auto"/>
        <w:rPr>
          <w:rFonts w:eastAsia="Calibri"/>
          <w:color w:val="000000" w:themeColor="text1"/>
          <w:sz w:val="24"/>
          <w:szCs w:val="24"/>
        </w:rPr>
      </w:pPr>
    </w:p>
    <w:p w14:paraId="79F55B16" w14:textId="620F5915"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Wave of banditry…both of them seem to have been Algerian refugees [184856790]</w:t>
      </w:r>
    </w:p>
    <w:p w14:paraId="54B4574C" w14:textId="77777777" w:rsidR="00E87061" w:rsidRPr="00E87061" w:rsidRDefault="00E87061" w:rsidP="00E87061">
      <w:pPr>
        <w:spacing w:after="0" w:line="240" w:lineRule="auto"/>
        <w:rPr>
          <w:rFonts w:eastAsia="Calibri"/>
          <w:color w:val="000000" w:themeColor="text1"/>
          <w:sz w:val="24"/>
          <w:szCs w:val="24"/>
        </w:rPr>
      </w:pPr>
    </w:p>
    <w:p w14:paraId="2585E5A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Spain Is Hunting Algerian Jeweler </w:t>
      </w:r>
      <w:proofErr w:type="gramStart"/>
      <w:r w:rsidRPr="00E87061">
        <w:rPr>
          <w:rFonts w:eastAsia="Calibri"/>
          <w:color w:val="000000" w:themeColor="text1"/>
          <w:sz w:val="24"/>
          <w:szCs w:val="24"/>
        </w:rPr>
        <w:t>In</w:t>
      </w:r>
      <w:proofErr w:type="gramEnd"/>
      <w:r w:rsidRPr="00E87061">
        <w:rPr>
          <w:rFonts w:eastAsia="Calibri"/>
          <w:color w:val="000000" w:themeColor="text1"/>
          <w:sz w:val="24"/>
          <w:szCs w:val="24"/>
        </w:rPr>
        <w:t xml:space="preserve"> Killing of Exiled Leader </w:t>
      </w:r>
      <w:proofErr w:type="spellStart"/>
      <w:r w:rsidRPr="00E87061">
        <w:rPr>
          <w:rFonts w:eastAsia="Calibri"/>
          <w:color w:val="000000" w:themeColor="text1"/>
          <w:sz w:val="24"/>
          <w:szCs w:val="24"/>
        </w:rPr>
        <w:t>Khider</w:t>
      </w:r>
      <w:proofErr w:type="spellEnd"/>
      <w:r w:rsidRPr="00E87061">
        <w:rPr>
          <w:rFonts w:eastAsia="Calibri"/>
          <w:color w:val="000000" w:themeColor="text1"/>
          <w:sz w:val="24"/>
          <w:szCs w:val="24"/>
        </w:rPr>
        <w:t xml:space="preserve"> [143377122]</w:t>
      </w:r>
    </w:p>
    <w:p w14:paraId="1CC76EB1" w14:textId="77777777" w:rsidR="00E87061" w:rsidRPr="00E87061" w:rsidRDefault="00E87061" w:rsidP="00E87061">
      <w:pPr>
        <w:spacing w:after="0" w:line="240" w:lineRule="auto"/>
        <w:rPr>
          <w:rFonts w:eastAsia="Calibri"/>
          <w:color w:val="000000" w:themeColor="text1"/>
          <w:sz w:val="24"/>
          <w:szCs w:val="24"/>
        </w:rPr>
      </w:pPr>
    </w:p>
    <w:p w14:paraId="7CB1CB00" w14:textId="5EED9FD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Algerian Prisoners Try to Flee; 18 Shot and Killed [179763417]</w:t>
      </w:r>
    </w:p>
    <w:p w14:paraId="4BC5B6A9" w14:textId="77777777" w:rsidR="00E87061" w:rsidRPr="00E87061" w:rsidRDefault="00E87061" w:rsidP="00E87061">
      <w:pPr>
        <w:spacing w:after="0" w:line="240" w:lineRule="auto"/>
        <w:rPr>
          <w:rFonts w:eastAsia="Calibri"/>
          <w:color w:val="000000" w:themeColor="text1"/>
          <w:sz w:val="24"/>
          <w:szCs w:val="24"/>
        </w:rPr>
      </w:pPr>
    </w:p>
    <w:p w14:paraId="7AFD4E61" w14:textId="5D19E640" w:rsidR="00E87061" w:rsidRPr="00BD77AF" w:rsidRDefault="00E87061" w:rsidP="00BD77AF">
      <w:pPr>
        <w:spacing w:after="0" w:line="240" w:lineRule="auto"/>
        <w:jc w:val="center"/>
        <w:rPr>
          <w:rFonts w:eastAsia="Calibri"/>
          <w:color w:val="000000" w:themeColor="text1"/>
          <w:sz w:val="24"/>
          <w:szCs w:val="24"/>
          <w:u w:val="single"/>
        </w:rPr>
      </w:pPr>
      <w:r w:rsidRPr="00BD77AF">
        <w:rPr>
          <w:rFonts w:eastAsia="Calibri"/>
          <w:color w:val="000000" w:themeColor="text1"/>
          <w:sz w:val="24"/>
          <w:szCs w:val="24"/>
          <w:u w:val="single"/>
        </w:rPr>
        <w:t>Cuba (1959-1964)</w:t>
      </w:r>
    </w:p>
    <w:p w14:paraId="45A31BB6" w14:textId="77777777" w:rsidR="00BD77AF" w:rsidRPr="00E87061" w:rsidRDefault="00BD77AF" w:rsidP="00E87061">
      <w:pPr>
        <w:spacing w:after="0" w:line="240" w:lineRule="auto"/>
        <w:rPr>
          <w:rFonts w:eastAsia="Calibri"/>
          <w:color w:val="000000" w:themeColor="text1"/>
          <w:sz w:val="24"/>
          <w:szCs w:val="24"/>
        </w:rPr>
      </w:pPr>
    </w:p>
    <w:p w14:paraId="4C914A64"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Cuban's Doctors-in-Exile…easing the U.S. doctor shortage [540084354]</w:t>
      </w:r>
    </w:p>
    <w:p w14:paraId="7CDFBC49" w14:textId="77777777" w:rsidR="00E87061" w:rsidRPr="00E87061" w:rsidRDefault="00E87061" w:rsidP="00E87061">
      <w:pPr>
        <w:spacing w:after="0" w:line="240" w:lineRule="auto"/>
        <w:rPr>
          <w:rFonts w:eastAsia="Calibri"/>
          <w:color w:val="000000" w:themeColor="text1"/>
          <w:sz w:val="24"/>
          <w:szCs w:val="24"/>
        </w:rPr>
      </w:pPr>
    </w:p>
    <w:p w14:paraId="2E47342E"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lastRenderedPageBreak/>
        <w:t>Cuban Lawyer a Florida Tomato Picker: Refugee Earned $20,000 a Year in Homeland [176348924]</w:t>
      </w:r>
    </w:p>
    <w:p w14:paraId="7CA9A5B2" w14:textId="77777777" w:rsidR="00E87061" w:rsidRPr="00E87061" w:rsidRDefault="00E87061" w:rsidP="00E87061">
      <w:pPr>
        <w:spacing w:after="0" w:line="240" w:lineRule="auto"/>
        <w:rPr>
          <w:rFonts w:eastAsia="Calibri"/>
          <w:color w:val="000000" w:themeColor="text1"/>
          <w:sz w:val="24"/>
          <w:szCs w:val="24"/>
        </w:rPr>
      </w:pPr>
    </w:p>
    <w:p w14:paraId="13468777"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Cuban Refugee Youth Shows Talent at Piano [168457301]</w:t>
      </w:r>
    </w:p>
    <w:p w14:paraId="13C7A5FE" w14:textId="77777777" w:rsidR="00E87061" w:rsidRPr="00E87061" w:rsidRDefault="00E87061" w:rsidP="00E87061">
      <w:pPr>
        <w:spacing w:after="0" w:line="240" w:lineRule="auto"/>
        <w:rPr>
          <w:rFonts w:eastAsia="Calibri"/>
          <w:color w:val="000000" w:themeColor="text1"/>
          <w:sz w:val="24"/>
          <w:szCs w:val="24"/>
        </w:rPr>
      </w:pPr>
    </w:p>
    <w:p w14:paraId="6D37B8DE"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Grateful to US: Jaycee-Aided Cuban Refugee Family Here [1527669474]</w:t>
      </w:r>
    </w:p>
    <w:p w14:paraId="0DBC1450" w14:textId="77777777" w:rsidR="00E87061" w:rsidRPr="00E87061" w:rsidRDefault="00E87061" w:rsidP="00E87061">
      <w:pPr>
        <w:spacing w:after="0" w:line="240" w:lineRule="auto"/>
        <w:rPr>
          <w:rFonts w:eastAsia="Calibri"/>
          <w:color w:val="000000" w:themeColor="text1"/>
          <w:sz w:val="24"/>
          <w:szCs w:val="24"/>
        </w:rPr>
      </w:pPr>
    </w:p>
    <w:p w14:paraId="4D102EA3" w14:textId="77777777" w:rsidR="00D431A7"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Cuban Refugee Pair Count Blessings [168133180]</w:t>
      </w:r>
      <w:r w:rsidRPr="00E87061">
        <w:rPr>
          <w:rFonts w:eastAsia="Calibri"/>
          <w:color w:val="000000" w:themeColor="text1"/>
          <w:sz w:val="24"/>
          <w:szCs w:val="24"/>
        </w:rPr>
        <w:tab/>
      </w:r>
    </w:p>
    <w:p w14:paraId="44E21E5D" w14:textId="77777777" w:rsidR="00D431A7" w:rsidRDefault="00D431A7" w:rsidP="00E87061">
      <w:pPr>
        <w:spacing w:after="0" w:line="240" w:lineRule="auto"/>
        <w:rPr>
          <w:rFonts w:eastAsia="Calibri"/>
          <w:color w:val="000000" w:themeColor="text1"/>
          <w:sz w:val="24"/>
          <w:szCs w:val="24"/>
        </w:rPr>
      </w:pPr>
    </w:p>
    <w:p w14:paraId="0363F7B0" w14:textId="00D9F6EA"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Armed refugees 'advancing' on Haitian capital [185025666]</w:t>
      </w:r>
    </w:p>
    <w:p w14:paraId="2D21DE60" w14:textId="77777777" w:rsidR="00E87061" w:rsidRPr="00E87061" w:rsidRDefault="00E87061" w:rsidP="00E87061">
      <w:pPr>
        <w:spacing w:after="0" w:line="240" w:lineRule="auto"/>
        <w:rPr>
          <w:rFonts w:eastAsia="Calibri"/>
          <w:color w:val="000000" w:themeColor="text1"/>
          <w:sz w:val="24"/>
          <w:szCs w:val="24"/>
        </w:rPr>
      </w:pPr>
    </w:p>
    <w:p w14:paraId="075CCEA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Cuban Refugees Welcome </w:t>
      </w:r>
      <w:proofErr w:type="gramStart"/>
      <w:r w:rsidRPr="00E87061">
        <w:rPr>
          <w:rFonts w:eastAsia="Calibri"/>
          <w:color w:val="000000" w:themeColor="text1"/>
          <w:sz w:val="24"/>
          <w:szCs w:val="24"/>
        </w:rPr>
        <w:t>But</w:t>
      </w:r>
      <w:proofErr w:type="gramEnd"/>
      <w:r w:rsidRPr="00E87061">
        <w:rPr>
          <w:rFonts w:eastAsia="Calibri"/>
          <w:color w:val="000000" w:themeColor="text1"/>
          <w:sz w:val="24"/>
          <w:szCs w:val="24"/>
        </w:rPr>
        <w:t xml:space="preserve"> Haitians Get 'No's' [371581790]</w:t>
      </w:r>
    </w:p>
    <w:p w14:paraId="0E6FFAD1" w14:textId="77777777" w:rsidR="00E87061" w:rsidRPr="00E87061" w:rsidRDefault="00E87061" w:rsidP="00E87061">
      <w:pPr>
        <w:spacing w:after="0" w:line="240" w:lineRule="auto"/>
        <w:rPr>
          <w:rFonts w:eastAsia="Calibri"/>
          <w:color w:val="000000" w:themeColor="text1"/>
          <w:sz w:val="24"/>
          <w:szCs w:val="24"/>
        </w:rPr>
      </w:pPr>
    </w:p>
    <w:p w14:paraId="78F5CEDB"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TROUBLES BESET HAITIAN REFUGEES: 5,000 Exiles Here Find Jobs and Help Hard to Get [116523703]</w:t>
      </w:r>
    </w:p>
    <w:p w14:paraId="090DAAD6" w14:textId="77777777" w:rsidR="00E87061" w:rsidRPr="00E87061" w:rsidRDefault="00E87061" w:rsidP="00E87061">
      <w:pPr>
        <w:spacing w:after="0" w:line="240" w:lineRule="auto"/>
        <w:rPr>
          <w:rFonts w:eastAsia="Calibri"/>
          <w:color w:val="000000" w:themeColor="text1"/>
          <w:sz w:val="24"/>
          <w:szCs w:val="24"/>
        </w:rPr>
      </w:pPr>
    </w:p>
    <w:p w14:paraId="6C5F9035"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Deny Haitian Refugees </w:t>
      </w:r>
      <w:proofErr w:type="gramStart"/>
      <w:r w:rsidRPr="00E87061">
        <w:rPr>
          <w:rFonts w:eastAsia="Calibri"/>
          <w:color w:val="000000" w:themeColor="text1"/>
          <w:sz w:val="24"/>
          <w:szCs w:val="24"/>
        </w:rPr>
        <w:t>In</w:t>
      </w:r>
      <w:proofErr w:type="gramEnd"/>
      <w:r w:rsidRPr="00E87061">
        <w:rPr>
          <w:rFonts w:eastAsia="Calibri"/>
          <w:color w:val="000000" w:themeColor="text1"/>
          <w:sz w:val="24"/>
          <w:szCs w:val="24"/>
        </w:rPr>
        <w:t xml:space="preserve"> Bahamas Right Of Asylum…entered illegally [369513823]</w:t>
      </w:r>
    </w:p>
    <w:p w14:paraId="292C3180" w14:textId="77777777" w:rsidR="00E87061" w:rsidRPr="00E87061" w:rsidRDefault="00E87061" w:rsidP="00E87061">
      <w:pPr>
        <w:spacing w:after="0" w:line="240" w:lineRule="auto"/>
        <w:rPr>
          <w:rFonts w:eastAsia="Calibri"/>
          <w:color w:val="000000" w:themeColor="text1"/>
          <w:sz w:val="24"/>
          <w:szCs w:val="24"/>
        </w:rPr>
      </w:pPr>
    </w:p>
    <w:p w14:paraId="1F73B2E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Bewildered Haitian Refugees Put Embassy Staffs to Severe Test [116700632]</w:t>
      </w:r>
    </w:p>
    <w:p w14:paraId="34A1F7C5" w14:textId="77777777" w:rsidR="00E87061" w:rsidRPr="00E87061" w:rsidRDefault="00E87061" w:rsidP="00E87061">
      <w:pPr>
        <w:spacing w:after="0" w:line="240" w:lineRule="auto"/>
        <w:rPr>
          <w:rFonts w:eastAsia="Calibri"/>
          <w:color w:val="000000" w:themeColor="text1"/>
          <w:sz w:val="24"/>
          <w:szCs w:val="24"/>
        </w:rPr>
      </w:pPr>
    </w:p>
    <w:p w14:paraId="44AB037A" w14:textId="3569AF57" w:rsidR="00E87061" w:rsidRDefault="00E87061" w:rsidP="001163DE">
      <w:pPr>
        <w:spacing w:after="0" w:line="240" w:lineRule="auto"/>
        <w:jc w:val="center"/>
        <w:rPr>
          <w:rFonts w:eastAsia="Calibri"/>
          <w:color w:val="000000" w:themeColor="text1"/>
          <w:sz w:val="24"/>
          <w:szCs w:val="24"/>
          <w:u w:val="single"/>
        </w:rPr>
      </w:pPr>
      <w:r w:rsidRPr="001163DE">
        <w:rPr>
          <w:rFonts w:eastAsia="Calibri"/>
          <w:color w:val="000000" w:themeColor="text1"/>
          <w:sz w:val="24"/>
          <w:szCs w:val="24"/>
          <w:u w:val="single"/>
        </w:rPr>
        <w:t>Nicaragua (1970-1979)</w:t>
      </w:r>
    </w:p>
    <w:p w14:paraId="32786643" w14:textId="77777777" w:rsidR="001163DE" w:rsidRPr="001163DE" w:rsidRDefault="001163DE" w:rsidP="001163DE">
      <w:pPr>
        <w:spacing w:after="0" w:line="240" w:lineRule="auto"/>
        <w:jc w:val="center"/>
        <w:rPr>
          <w:rFonts w:eastAsia="Calibri"/>
          <w:color w:val="000000" w:themeColor="text1"/>
          <w:sz w:val="24"/>
          <w:szCs w:val="24"/>
          <w:u w:val="single"/>
        </w:rPr>
      </w:pPr>
    </w:p>
    <w:p w14:paraId="7E187DFC"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Rich Nicaraguans might decide to remain in Miami [747284328]</w:t>
      </w:r>
    </w:p>
    <w:p w14:paraId="0CA621AA" w14:textId="77777777" w:rsidR="00E87061" w:rsidRPr="00E87061" w:rsidRDefault="00E87061" w:rsidP="00E87061">
      <w:pPr>
        <w:spacing w:after="0" w:line="240" w:lineRule="auto"/>
        <w:rPr>
          <w:rFonts w:eastAsia="Calibri"/>
          <w:color w:val="000000" w:themeColor="text1"/>
          <w:sz w:val="24"/>
          <w:szCs w:val="24"/>
        </w:rPr>
      </w:pPr>
    </w:p>
    <w:p w14:paraId="5C6626A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Amid Squalor of a Refugee Camp, Nicaraguans Express Joy at Escape [120786615]</w:t>
      </w:r>
    </w:p>
    <w:p w14:paraId="55E517AD" w14:textId="77777777" w:rsidR="00E87061" w:rsidRPr="00E87061" w:rsidRDefault="00E87061" w:rsidP="00E87061">
      <w:pPr>
        <w:spacing w:after="0" w:line="240" w:lineRule="auto"/>
        <w:rPr>
          <w:rFonts w:eastAsia="Calibri"/>
          <w:color w:val="000000" w:themeColor="text1"/>
          <w:sz w:val="24"/>
          <w:szCs w:val="24"/>
        </w:rPr>
      </w:pPr>
    </w:p>
    <w:p w14:paraId="50CA273B"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Weary </w:t>
      </w:r>
      <w:proofErr w:type="gramStart"/>
      <w:r w:rsidRPr="00E87061">
        <w:rPr>
          <w:rFonts w:eastAsia="Calibri"/>
          <w:color w:val="000000" w:themeColor="text1"/>
          <w:sz w:val="24"/>
          <w:szCs w:val="24"/>
        </w:rPr>
        <w:t>refugees</w:t>
      </w:r>
      <w:proofErr w:type="gramEnd"/>
      <w:r w:rsidRPr="00E87061">
        <w:rPr>
          <w:rFonts w:eastAsia="Calibri"/>
          <w:color w:val="000000" w:themeColor="text1"/>
          <w:sz w:val="24"/>
          <w:szCs w:val="24"/>
        </w:rPr>
        <w:t xml:space="preserve"> stream from war-torn Managua [535512529]</w:t>
      </w:r>
    </w:p>
    <w:p w14:paraId="764FE509" w14:textId="77777777" w:rsidR="00E87061" w:rsidRPr="00E87061" w:rsidRDefault="00E87061" w:rsidP="00E87061">
      <w:pPr>
        <w:spacing w:after="0" w:line="240" w:lineRule="auto"/>
        <w:rPr>
          <w:rFonts w:eastAsia="Calibri"/>
          <w:color w:val="000000" w:themeColor="text1"/>
          <w:sz w:val="24"/>
          <w:szCs w:val="24"/>
        </w:rPr>
      </w:pPr>
    </w:p>
    <w:p w14:paraId="72128BF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Hungry and unwanted, the victims of the civil war [545881659]</w:t>
      </w:r>
    </w:p>
    <w:p w14:paraId="4C90931E" w14:textId="77777777" w:rsidR="00E87061" w:rsidRPr="00E87061" w:rsidRDefault="00E87061" w:rsidP="00E87061">
      <w:pPr>
        <w:spacing w:after="0" w:line="240" w:lineRule="auto"/>
        <w:rPr>
          <w:rFonts w:eastAsia="Calibri"/>
          <w:color w:val="000000" w:themeColor="text1"/>
          <w:sz w:val="24"/>
          <w:szCs w:val="24"/>
        </w:rPr>
      </w:pPr>
    </w:p>
    <w:p w14:paraId="6168C0A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In Managua, a tale of grief: 'That little house was everything to me.... But </w:t>
      </w:r>
      <w:proofErr w:type="gramStart"/>
      <w:r w:rsidRPr="00E87061">
        <w:rPr>
          <w:rFonts w:eastAsia="Calibri"/>
          <w:color w:val="000000" w:themeColor="text1"/>
          <w:sz w:val="24"/>
          <w:szCs w:val="24"/>
        </w:rPr>
        <w:t>finally</w:t>
      </w:r>
      <w:proofErr w:type="gramEnd"/>
      <w:r w:rsidRPr="00E87061">
        <w:rPr>
          <w:rFonts w:eastAsia="Calibri"/>
          <w:color w:val="000000" w:themeColor="text1"/>
          <w:sz w:val="24"/>
          <w:szCs w:val="24"/>
        </w:rPr>
        <w:t xml:space="preserve"> it got too dangerous.' [747269570]</w:t>
      </w:r>
    </w:p>
    <w:p w14:paraId="0AB305C9" w14:textId="77777777" w:rsidR="00E87061" w:rsidRPr="00E87061" w:rsidRDefault="00E87061" w:rsidP="00E87061">
      <w:pPr>
        <w:spacing w:after="0" w:line="240" w:lineRule="auto"/>
        <w:rPr>
          <w:rFonts w:eastAsia="Calibri"/>
          <w:color w:val="000000" w:themeColor="text1"/>
          <w:sz w:val="24"/>
          <w:szCs w:val="24"/>
        </w:rPr>
      </w:pPr>
    </w:p>
    <w:p w14:paraId="73805DFF" w14:textId="77777777" w:rsidR="001163DE"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Peasants Expect Little Help: Evicted Nicaraguan Peasants Say U.S. Aid Is No Help [146764281]</w:t>
      </w:r>
      <w:r w:rsidRPr="00E87061">
        <w:rPr>
          <w:rFonts w:eastAsia="Calibri"/>
          <w:color w:val="000000" w:themeColor="text1"/>
          <w:sz w:val="24"/>
          <w:szCs w:val="24"/>
        </w:rPr>
        <w:tab/>
      </w:r>
    </w:p>
    <w:p w14:paraId="1F5F64BA" w14:textId="77777777" w:rsidR="00E87061" w:rsidRPr="00E87061" w:rsidRDefault="00E87061" w:rsidP="00E87061">
      <w:pPr>
        <w:spacing w:after="0" w:line="240" w:lineRule="auto"/>
        <w:rPr>
          <w:rFonts w:eastAsia="Calibri"/>
          <w:color w:val="000000" w:themeColor="text1"/>
          <w:sz w:val="24"/>
          <w:szCs w:val="24"/>
        </w:rPr>
      </w:pPr>
    </w:p>
    <w:p w14:paraId="29A7FB6E"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Guatemala Terrorists Kidnap West German Envoy [119020749]</w:t>
      </w:r>
    </w:p>
    <w:p w14:paraId="2C6565DB" w14:textId="77777777" w:rsidR="00E87061" w:rsidRPr="00E87061" w:rsidRDefault="00E87061" w:rsidP="00E87061">
      <w:pPr>
        <w:spacing w:after="0" w:line="240" w:lineRule="auto"/>
        <w:rPr>
          <w:rFonts w:eastAsia="Calibri"/>
          <w:color w:val="000000" w:themeColor="text1"/>
          <w:sz w:val="24"/>
          <w:szCs w:val="24"/>
        </w:rPr>
      </w:pPr>
    </w:p>
    <w:p w14:paraId="4901538E"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Gunmen in Guatemala kidnap U.S. </w:t>
      </w:r>
      <w:proofErr w:type="spellStart"/>
      <w:r w:rsidRPr="00E87061">
        <w:rPr>
          <w:rFonts w:eastAsia="Calibri"/>
          <w:color w:val="000000" w:themeColor="text1"/>
          <w:sz w:val="24"/>
          <w:szCs w:val="24"/>
        </w:rPr>
        <w:t>attache</w:t>
      </w:r>
      <w:proofErr w:type="spellEnd"/>
      <w:r w:rsidRPr="00E87061">
        <w:rPr>
          <w:rFonts w:eastAsia="Calibri"/>
          <w:color w:val="000000" w:themeColor="text1"/>
          <w:sz w:val="24"/>
          <w:szCs w:val="24"/>
        </w:rPr>
        <w:t xml:space="preserve"> [1241939053]</w:t>
      </w:r>
    </w:p>
    <w:p w14:paraId="52EF55FC" w14:textId="77777777" w:rsidR="00E87061" w:rsidRPr="00E87061" w:rsidRDefault="00E87061" w:rsidP="00E87061">
      <w:pPr>
        <w:spacing w:after="0" w:line="240" w:lineRule="auto"/>
        <w:rPr>
          <w:rFonts w:eastAsia="Calibri"/>
          <w:color w:val="000000" w:themeColor="text1"/>
          <w:sz w:val="24"/>
          <w:szCs w:val="24"/>
        </w:rPr>
      </w:pPr>
    </w:p>
    <w:p w14:paraId="42C297D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Guatemala: Where Violence Rules…ritual carnage [169153191]</w:t>
      </w:r>
    </w:p>
    <w:p w14:paraId="3E48C1AB" w14:textId="77777777" w:rsidR="00E87061" w:rsidRPr="00E87061" w:rsidRDefault="00E87061" w:rsidP="00E87061">
      <w:pPr>
        <w:spacing w:after="0" w:line="240" w:lineRule="auto"/>
        <w:rPr>
          <w:rFonts w:eastAsia="Calibri"/>
          <w:color w:val="000000" w:themeColor="text1"/>
          <w:sz w:val="24"/>
          <w:szCs w:val="24"/>
        </w:rPr>
      </w:pPr>
    </w:p>
    <w:p w14:paraId="083A826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San Salvador Leftists Who Are Holding 300 [hostages] Are Firm in Demands: Leader Returns </w:t>
      </w:r>
      <w:proofErr w:type="gramStart"/>
      <w:r w:rsidRPr="00E87061">
        <w:rPr>
          <w:rFonts w:eastAsia="Calibri"/>
          <w:color w:val="000000" w:themeColor="text1"/>
          <w:sz w:val="24"/>
          <w:szCs w:val="24"/>
        </w:rPr>
        <w:t>From</w:t>
      </w:r>
      <w:proofErr w:type="gramEnd"/>
      <w:r w:rsidRPr="00E87061">
        <w:rPr>
          <w:rFonts w:eastAsia="Calibri"/>
          <w:color w:val="000000" w:themeColor="text1"/>
          <w:sz w:val="24"/>
          <w:szCs w:val="24"/>
        </w:rPr>
        <w:t xml:space="preserve"> Exile [123945155]</w:t>
      </w:r>
    </w:p>
    <w:p w14:paraId="47AA9079" w14:textId="77777777" w:rsidR="00E87061" w:rsidRPr="00E87061" w:rsidRDefault="00E87061" w:rsidP="00E87061">
      <w:pPr>
        <w:spacing w:after="0" w:line="240" w:lineRule="auto"/>
        <w:rPr>
          <w:rFonts w:eastAsia="Calibri"/>
          <w:color w:val="000000" w:themeColor="text1"/>
          <w:sz w:val="24"/>
          <w:szCs w:val="24"/>
        </w:rPr>
      </w:pPr>
    </w:p>
    <w:p w14:paraId="75755BFA" w14:textId="6B10E0C0" w:rsidR="00E87061" w:rsidRDefault="00E87061" w:rsidP="001163DE">
      <w:pPr>
        <w:spacing w:after="0" w:line="240" w:lineRule="auto"/>
        <w:jc w:val="center"/>
        <w:rPr>
          <w:rFonts w:eastAsia="Calibri"/>
          <w:color w:val="000000" w:themeColor="text1"/>
          <w:sz w:val="24"/>
          <w:szCs w:val="24"/>
          <w:u w:val="single"/>
        </w:rPr>
      </w:pPr>
      <w:r w:rsidRPr="001163DE">
        <w:rPr>
          <w:rFonts w:eastAsia="Calibri"/>
          <w:color w:val="000000" w:themeColor="text1"/>
          <w:sz w:val="24"/>
          <w:szCs w:val="24"/>
          <w:u w:val="single"/>
        </w:rPr>
        <w:t>Ethiopia (1974-1979)</w:t>
      </w:r>
    </w:p>
    <w:p w14:paraId="018B182B" w14:textId="77777777" w:rsidR="001163DE" w:rsidRPr="001163DE" w:rsidRDefault="001163DE" w:rsidP="001163DE">
      <w:pPr>
        <w:spacing w:after="0" w:line="240" w:lineRule="auto"/>
        <w:jc w:val="center"/>
        <w:rPr>
          <w:rFonts w:eastAsia="Calibri"/>
          <w:color w:val="000000" w:themeColor="text1"/>
          <w:sz w:val="24"/>
          <w:szCs w:val="24"/>
          <w:u w:val="single"/>
        </w:rPr>
      </w:pPr>
    </w:p>
    <w:p w14:paraId="3C800494"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Refugee girl pleads against deportation [186027049]</w:t>
      </w:r>
    </w:p>
    <w:p w14:paraId="163C8220" w14:textId="77777777" w:rsidR="00E87061" w:rsidRPr="00E87061" w:rsidRDefault="00E87061" w:rsidP="00E87061">
      <w:pPr>
        <w:spacing w:after="0" w:line="240" w:lineRule="auto"/>
        <w:rPr>
          <w:rFonts w:eastAsia="Calibri"/>
          <w:color w:val="000000" w:themeColor="text1"/>
          <w:sz w:val="24"/>
          <w:szCs w:val="24"/>
        </w:rPr>
      </w:pPr>
    </w:p>
    <w:p w14:paraId="2A58CFBB"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DEPORTATION FOUGHT BY ETHIOPIAN STUDENT [123071833]</w:t>
      </w:r>
    </w:p>
    <w:p w14:paraId="2C260510" w14:textId="77777777" w:rsidR="00E87061" w:rsidRPr="00E87061" w:rsidRDefault="00E87061" w:rsidP="00E87061">
      <w:pPr>
        <w:spacing w:after="0" w:line="240" w:lineRule="auto"/>
        <w:rPr>
          <w:rFonts w:eastAsia="Calibri"/>
          <w:color w:val="000000" w:themeColor="text1"/>
          <w:sz w:val="24"/>
          <w:szCs w:val="24"/>
        </w:rPr>
      </w:pPr>
    </w:p>
    <w:p w14:paraId="499CFF45"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2 Ethiopian Refugees Seek Asylum in U.S…devout Christians who opposed the Marxist regime [545734404]</w:t>
      </w:r>
    </w:p>
    <w:p w14:paraId="26F9C658" w14:textId="77777777" w:rsidR="00E87061" w:rsidRPr="00E87061" w:rsidRDefault="00E87061" w:rsidP="00E87061">
      <w:pPr>
        <w:spacing w:after="0" w:line="240" w:lineRule="auto"/>
        <w:rPr>
          <w:rFonts w:eastAsia="Calibri"/>
          <w:color w:val="000000" w:themeColor="text1"/>
          <w:sz w:val="24"/>
          <w:szCs w:val="24"/>
        </w:rPr>
      </w:pPr>
    </w:p>
    <w:p w14:paraId="573AF45C"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Nightmare of an Ethiopian princess…horror of life under the military junta [1538906873]</w:t>
      </w:r>
    </w:p>
    <w:p w14:paraId="0BBD57D3" w14:textId="77777777" w:rsidR="00E87061" w:rsidRPr="00E87061" w:rsidRDefault="00E87061" w:rsidP="00E87061">
      <w:pPr>
        <w:spacing w:after="0" w:line="240" w:lineRule="auto"/>
        <w:rPr>
          <w:rFonts w:eastAsia="Calibri"/>
          <w:color w:val="000000" w:themeColor="text1"/>
          <w:sz w:val="24"/>
          <w:szCs w:val="24"/>
        </w:rPr>
      </w:pPr>
    </w:p>
    <w:p w14:paraId="79DEEA6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Once they were royalty</w:t>
      </w:r>
      <w:proofErr w:type="gramStart"/>
      <w:r w:rsidRPr="00E87061">
        <w:rPr>
          <w:rFonts w:eastAsia="Calibri"/>
          <w:color w:val="000000" w:themeColor="text1"/>
          <w:sz w:val="24"/>
          <w:szCs w:val="24"/>
        </w:rPr>
        <w:t>…“</w:t>
      </w:r>
      <w:proofErr w:type="gramEnd"/>
      <w:r w:rsidRPr="00E87061">
        <w:rPr>
          <w:rFonts w:eastAsia="Calibri"/>
          <w:color w:val="000000" w:themeColor="text1"/>
          <w:sz w:val="24"/>
          <w:szCs w:val="24"/>
        </w:rPr>
        <w:t>destitute” refugees looking for a home [491494984]</w:t>
      </w:r>
    </w:p>
    <w:p w14:paraId="77D46150" w14:textId="77777777" w:rsidR="00E87061" w:rsidRPr="00E87061" w:rsidRDefault="00E87061" w:rsidP="00E87061">
      <w:pPr>
        <w:spacing w:after="0" w:line="240" w:lineRule="auto"/>
        <w:rPr>
          <w:rFonts w:eastAsia="Calibri"/>
          <w:color w:val="000000" w:themeColor="text1"/>
          <w:sz w:val="24"/>
          <w:szCs w:val="24"/>
        </w:rPr>
      </w:pPr>
    </w:p>
    <w:p w14:paraId="201B51C1" w14:textId="77777777" w:rsidR="001163DE"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More than 90 percent of the refugees here are women and children [123926850]</w:t>
      </w:r>
      <w:r w:rsidRPr="00E87061">
        <w:rPr>
          <w:rFonts w:eastAsia="Calibri"/>
          <w:color w:val="000000" w:themeColor="text1"/>
          <w:sz w:val="24"/>
          <w:szCs w:val="24"/>
        </w:rPr>
        <w:tab/>
      </w:r>
    </w:p>
    <w:p w14:paraId="7701C42E" w14:textId="77777777" w:rsidR="001163DE" w:rsidRDefault="001163DE" w:rsidP="00E87061">
      <w:pPr>
        <w:spacing w:after="0" w:line="240" w:lineRule="auto"/>
        <w:rPr>
          <w:rFonts w:eastAsia="Calibri"/>
          <w:color w:val="000000" w:themeColor="text1"/>
          <w:sz w:val="24"/>
          <w:szCs w:val="24"/>
        </w:rPr>
      </w:pPr>
    </w:p>
    <w:p w14:paraId="29A634DF" w14:textId="531C1295"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Ethiopia’s Socialist Crusaders [2802602255]</w:t>
      </w:r>
    </w:p>
    <w:p w14:paraId="68471DC2" w14:textId="77777777" w:rsidR="00E87061" w:rsidRPr="00E87061" w:rsidRDefault="00E87061" w:rsidP="00E87061">
      <w:pPr>
        <w:spacing w:after="0" w:line="240" w:lineRule="auto"/>
        <w:rPr>
          <w:rFonts w:eastAsia="Calibri"/>
          <w:color w:val="000000" w:themeColor="text1"/>
          <w:sz w:val="24"/>
          <w:szCs w:val="24"/>
        </w:rPr>
      </w:pPr>
    </w:p>
    <w:p w14:paraId="0B4D980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Terror justified, claims </w:t>
      </w:r>
      <w:proofErr w:type="spellStart"/>
      <w:r w:rsidRPr="00E87061">
        <w:rPr>
          <w:rFonts w:eastAsia="Calibri"/>
          <w:color w:val="000000" w:themeColor="text1"/>
          <w:sz w:val="24"/>
          <w:szCs w:val="24"/>
        </w:rPr>
        <w:t>Dergue</w:t>
      </w:r>
      <w:proofErr w:type="spellEnd"/>
      <w:r w:rsidRPr="00E87061">
        <w:rPr>
          <w:rFonts w:eastAsia="Calibri"/>
          <w:color w:val="000000" w:themeColor="text1"/>
          <w:sz w:val="24"/>
          <w:szCs w:val="24"/>
        </w:rPr>
        <w:t xml:space="preserve"> [186044998]</w:t>
      </w:r>
    </w:p>
    <w:p w14:paraId="3ACD5A38" w14:textId="77777777" w:rsidR="00E87061" w:rsidRPr="00E87061" w:rsidRDefault="00E87061" w:rsidP="00E87061">
      <w:pPr>
        <w:spacing w:after="0" w:line="240" w:lineRule="auto"/>
        <w:rPr>
          <w:rFonts w:eastAsia="Calibri"/>
          <w:color w:val="000000" w:themeColor="text1"/>
          <w:sz w:val="24"/>
          <w:szCs w:val="24"/>
        </w:rPr>
      </w:pPr>
    </w:p>
    <w:p w14:paraId="730AF9D9"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The Ethiopian Revolution Has Devoured Its Own [964411788]</w:t>
      </w:r>
    </w:p>
    <w:p w14:paraId="071FDC11" w14:textId="77777777" w:rsidR="00E87061" w:rsidRPr="00E87061" w:rsidRDefault="00E87061" w:rsidP="00E87061">
      <w:pPr>
        <w:spacing w:after="0" w:line="240" w:lineRule="auto"/>
        <w:rPr>
          <w:rFonts w:eastAsia="Calibri"/>
          <w:color w:val="000000" w:themeColor="text1"/>
          <w:sz w:val="24"/>
          <w:szCs w:val="24"/>
        </w:rPr>
      </w:pPr>
    </w:p>
    <w:p w14:paraId="6C4A30BF" w14:textId="6C3B2A32" w:rsidR="00E87061" w:rsidRDefault="00E87061" w:rsidP="001163DE">
      <w:pPr>
        <w:spacing w:after="0" w:line="240" w:lineRule="auto"/>
        <w:jc w:val="center"/>
        <w:rPr>
          <w:rFonts w:eastAsia="Calibri"/>
          <w:color w:val="000000" w:themeColor="text1"/>
          <w:sz w:val="24"/>
          <w:szCs w:val="24"/>
          <w:u w:val="single"/>
        </w:rPr>
      </w:pPr>
      <w:r w:rsidRPr="001163DE">
        <w:rPr>
          <w:rFonts w:eastAsia="Calibri"/>
          <w:color w:val="000000" w:themeColor="text1"/>
          <w:sz w:val="24"/>
          <w:szCs w:val="24"/>
          <w:u w:val="single"/>
        </w:rPr>
        <w:t>Cambodia (1975-1979)</w:t>
      </w:r>
    </w:p>
    <w:p w14:paraId="34CEA877" w14:textId="77777777" w:rsidR="001163DE" w:rsidRPr="001163DE" w:rsidRDefault="001163DE" w:rsidP="001163DE">
      <w:pPr>
        <w:spacing w:after="0" w:line="240" w:lineRule="auto"/>
        <w:jc w:val="center"/>
        <w:rPr>
          <w:rFonts w:eastAsia="Calibri"/>
          <w:color w:val="000000" w:themeColor="text1"/>
          <w:sz w:val="24"/>
          <w:szCs w:val="24"/>
          <w:u w:val="single"/>
        </w:rPr>
      </w:pPr>
    </w:p>
    <w:p w14:paraId="3D983EB6"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'FORGOTTEN' REFUGEES LANGUISH IN THAILAND [965427009]</w:t>
      </w:r>
    </w:p>
    <w:p w14:paraId="14AA9B78" w14:textId="77777777" w:rsidR="00E87061" w:rsidRPr="00E87061" w:rsidRDefault="00E87061" w:rsidP="00E87061">
      <w:pPr>
        <w:spacing w:after="0" w:line="240" w:lineRule="auto"/>
        <w:rPr>
          <w:rFonts w:eastAsia="Calibri"/>
          <w:color w:val="000000" w:themeColor="text1"/>
          <w:sz w:val="24"/>
          <w:szCs w:val="24"/>
        </w:rPr>
      </w:pPr>
    </w:p>
    <w:p w14:paraId="701B0BC7"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Cambodian Refugees Afflicted </w:t>
      </w:r>
      <w:proofErr w:type="gramStart"/>
      <w:r w:rsidRPr="00E87061">
        <w:rPr>
          <w:rFonts w:eastAsia="Calibri"/>
          <w:color w:val="000000" w:themeColor="text1"/>
          <w:sz w:val="24"/>
          <w:szCs w:val="24"/>
        </w:rPr>
        <w:t>With</w:t>
      </w:r>
      <w:proofErr w:type="gramEnd"/>
      <w:r w:rsidRPr="00E87061">
        <w:rPr>
          <w:rFonts w:eastAsia="Calibri"/>
          <w:color w:val="000000" w:themeColor="text1"/>
          <w:sz w:val="24"/>
          <w:szCs w:val="24"/>
        </w:rPr>
        <w:t xml:space="preserve"> Starvation, Disease [1622948244]</w:t>
      </w:r>
    </w:p>
    <w:p w14:paraId="589FD28B" w14:textId="77777777" w:rsidR="00E87061" w:rsidRPr="00E87061" w:rsidRDefault="00E87061" w:rsidP="00E87061">
      <w:pPr>
        <w:spacing w:after="0" w:line="240" w:lineRule="auto"/>
        <w:rPr>
          <w:rFonts w:eastAsia="Calibri"/>
          <w:color w:val="000000" w:themeColor="text1"/>
          <w:sz w:val="24"/>
          <w:szCs w:val="24"/>
        </w:rPr>
      </w:pPr>
    </w:p>
    <w:p w14:paraId="065D0514"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Cambodian Entrepreneurs Develop Busy Market in Thai Refugee Camp: Refugees Develop Flourishing Market [147045251]</w:t>
      </w:r>
    </w:p>
    <w:p w14:paraId="399876EE" w14:textId="77777777" w:rsidR="00E87061" w:rsidRPr="00E87061" w:rsidRDefault="00E87061" w:rsidP="00E87061">
      <w:pPr>
        <w:spacing w:after="0" w:line="240" w:lineRule="auto"/>
        <w:rPr>
          <w:rFonts w:eastAsia="Calibri"/>
          <w:color w:val="000000" w:themeColor="text1"/>
          <w:sz w:val="24"/>
          <w:szCs w:val="24"/>
        </w:rPr>
      </w:pPr>
    </w:p>
    <w:p w14:paraId="291757D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Cambodian Refugee, 12, Helps New Arrivals from Southeast Asia [146990151]</w:t>
      </w:r>
      <w:r w:rsidRPr="00E87061">
        <w:rPr>
          <w:rFonts w:eastAsia="Calibri"/>
          <w:color w:val="000000" w:themeColor="text1"/>
          <w:sz w:val="24"/>
          <w:szCs w:val="24"/>
        </w:rPr>
        <w:tab/>
        <w:t>Laos refugees return to fight government…armed refugees [746999779]</w:t>
      </w:r>
    </w:p>
    <w:p w14:paraId="7F9087BF" w14:textId="77777777" w:rsidR="00E87061" w:rsidRPr="00E87061" w:rsidRDefault="00E87061" w:rsidP="00E87061">
      <w:pPr>
        <w:spacing w:after="0" w:line="240" w:lineRule="auto"/>
        <w:rPr>
          <w:rFonts w:eastAsia="Calibri"/>
          <w:color w:val="000000" w:themeColor="text1"/>
          <w:sz w:val="24"/>
          <w:szCs w:val="24"/>
        </w:rPr>
      </w:pPr>
    </w:p>
    <w:p w14:paraId="66B4ABA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Refugees strike…killed by refugees…for spying for the Laotian Government [1530108549]</w:t>
      </w:r>
    </w:p>
    <w:p w14:paraId="3C2972CB" w14:textId="77777777" w:rsidR="00E87061" w:rsidRPr="00E87061" w:rsidRDefault="00E87061" w:rsidP="00E87061">
      <w:pPr>
        <w:spacing w:after="0" w:line="240" w:lineRule="auto"/>
        <w:rPr>
          <w:rFonts w:eastAsia="Calibri"/>
          <w:color w:val="000000" w:themeColor="text1"/>
          <w:sz w:val="24"/>
          <w:szCs w:val="24"/>
        </w:rPr>
      </w:pPr>
    </w:p>
    <w:p w14:paraId="1D25A2C6"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Officials’ refugee racket…from Laos brought to Bangkok illegally [1529879674]</w:t>
      </w:r>
    </w:p>
    <w:p w14:paraId="47E25547" w14:textId="77777777" w:rsidR="00E87061" w:rsidRPr="00E87061" w:rsidRDefault="00E87061" w:rsidP="00E87061">
      <w:pPr>
        <w:spacing w:after="0" w:line="240" w:lineRule="auto"/>
        <w:rPr>
          <w:rFonts w:eastAsia="Calibri"/>
          <w:color w:val="000000" w:themeColor="text1"/>
          <w:sz w:val="24"/>
          <w:szCs w:val="24"/>
        </w:rPr>
      </w:pPr>
    </w:p>
    <w:p w14:paraId="50EE6C5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Refugees accused of espionage [1538919784]</w:t>
      </w:r>
    </w:p>
    <w:p w14:paraId="65BF46DB" w14:textId="77777777" w:rsidR="00E87061" w:rsidRPr="00E87061" w:rsidRDefault="00E87061" w:rsidP="00E87061">
      <w:pPr>
        <w:spacing w:after="0" w:line="240" w:lineRule="auto"/>
        <w:rPr>
          <w:rFonts w:eastAsia="Calibri"/>
          <w:color w:val="000000" w:themeColor="text1"/>
          <w:sz w:val="24"/>
          <w:szCs w:val="24"/>
        </w:rPr>
      </w:pPr>
    </w:p>
    <w:p w14:paraId="760E260F" w14:textId="7721B112" w:rsidR="00E87061" w:rsidRDefault="00E87061" w:rsidP="001163DE">
      <w:pPr>
        <w:spacing w:after="0" w:line="240" w:lineRule="auto"/>
        <w:jc w:val="center"/>
        <w:rPr>
          <w:rFonts w:eastAsia="Calibri"/>
          <w:color w:val="000000" w:themeColor="text1"/>
          <w:sz w:val="24"/>
          <w:szCs w:val="24"/>
          <w:u w:val="single"/>
        </w:rPr>
      </w:pPr>
      <w:r w:rsidRPr="001163DE">
        <w:rPr>
          <w:rFonts w:eastAsia="Calibri"/>
          <w:color w:val="000000" w:themeColor="text1"/>
          <w:sz w:val="24"/>
          <w:szCs w:val="24"/>
          <w:u w:val="single"/>
        </w:rPr>
        <w:t>Iran (1979-1984)</w:t>
      </w:r>
    </w:p>
    <w:p w14:paraId="6293098E" w14:textId="77777777" w:rsidR="001163DE" w:rsidRPr="001163DE" w:rsidRDefault="001163DE" w:rsidP="001163DE">
      <w:pPr>
        <w:spacing w:after="0" w:line="240" w:lineRule="auto"/>
        <w:jc w:val="center"/>
        <w:rPr>
          <w:rFonts w:eastAsia="Calibri"/>
          <w:color w:val="000000" w:themeColor="text1"/>
          <w:sz w:val="24"/>
          <w:szCs w:val="24"/>
          <w:u w:val="single"/>
        </w:rPr>
      </w:pPr>
    </w:p>
    <w:p w14:paraId="0CC13CBC" w14:textId="4B808FE2"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Protest on move to send 17 Kurds to Iran [186382238] </w:t>
      </w:r>
    </w:p>
    <w:p w14:paraId="6C43AC38" w14:textId="77777777" w:rsidR="00E87061" w:rsidRPr="00E87061" w:rsidRDefault="00E87061" w:rsidP="00E87061">
      <w:pPr>
        <w:spacing w:after="0" w:line="240" w:lineRule="auto"/>
        <w:rPr>
          <w:rFonts w:eastAsia="Calibri"/>
          <w:color w:val="000000" w:themeColor="text1"/>
          <w:sz w:val="24"/>
          <w:szCs w:val="24"/>
        </w:rPr>
      </w:pPr>
    </w:p>
    <w:p w14:paraId="7B32DBD3" w14:textId="451786B3"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Kurds fight for heritage…Exiled Kurds in France…are trying to save a cultural heritage [1753869751] </w:t>
      </w:r>
    </w:p>
    <w:p w14:paraId="692814AD" w14:textId="77777777" w:rsidR="00E87061" w:rsidRPr="00E87061" w:rsidRDefault="00E87061" w:rsidP="00E87061">
      <w:pPr>
        <w:spacing w:after="0" w:line="240" w:lineRule="auto"/>
        <w:rPr>
          <w:rFonts w:eastAsia="Calibri"/>
          <w:color w:val="000000" w:themeColor="text1"/>
          <w:sz w:val="24"/>
          <w:szCs w:val="24"/>
        </w:rPr>
      </w:pPr>
    </w:p>
    <w:p w14:paraId="41AE27C2" w14:textId="3DE27CE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Mass imprisonment and banishment of Kurdish families [186317395] </w:t>
      </w:r>
    </w:p>
    <w:p w14:paraId="5138216E" w14:textId="77777777" w:rsidR="00E87061" w:rsidRPr="00E87061" w:rsidRDefault="00E87061" w:rsidP="00E87061">
      <w:pPr>
        <w:spacing w:after="0" w:line="240" w:lineRule="auto"/>
        <w:rPr>
          <w:rFonts w:eastAsia="Calibri"/>
          <w:color w:val="000000" w:themeColor="text1"/>
          <w:sz w:val="24"/>
          <w:szCs w:val="24"/>
        </w:rPr>
      </w:pPr>
    </w:p>
    <w:p w14:paraId="25A67FB7" w14:textId="590C88A7" w:rsidR="00E87061" w:rsidRPr="00E87061" w:rsidRDefault="00E87061" w:rsidP="00E87061">
      <w:pPr>
        <w:spacing w:after="0" w:line="240" w:lineRule="auto"/>
        <w:rPr>
          <w:rFonts w:eastAsia="Calibri"/>
          <w:color w:val="000000" w:themeColor="text1"/>
          <w:sz w:val="24"/>
          <w:szCs w:val="24"/>
        </w:rPr>
      </w:pPr>
      <w:proofErr w:type="gramStart"/>
      <w:r w:rsidRPr="00E87061">
        <w:rPr>
          <w:rFonts w:eastAsia="Calibri"/>
          <w:color w:val="000000" w:themeColor="text1"/>
          <w:sz w:val="24"/>
          <w:szCs w:val="24"/>
        </w:rPr>
        <w:t>Negative :</w:t>
      </w:r>
      <w:proofErr w:type="gramEnd"/>
      <w:r w:rsidRPr="00E87061">
        <w:rPr>
          <w:rFonts w:eastAsia="Calibri"/>
          <w:color w:val="000000" w:themeColor="text1"/>
          <w:sz w:val="24"/>
          <w:szCs w:val="24"/>
        </w:rPr>
        <w:t xml:space="preserve"> Violent, bitter minority</w:t>
      </w:r>
      <w:r w:rsidR="001163DE">
        <w:rPr>
          <w:rFonts w:eastAsia="Calibri"/>
          <w:color w:val="000000" w:themeColor="text1"/>
          <w:sz w:val="24"/>
          <w:szCs w:val="24"/>
        </w:rPr>
        <w:t xml:space="preserve"> </w:t>
      </w:r>
      <w:r w:rsidRPr="00E87061">
        <w:rPr>
          <w:rFonts w:eastAsia="Calibri"/>
          <w:color w:val="000000" w:themeColor="text1"/>
          <w:sz w:val="24"/>
          <w:szCs w:val="24"/>
        </w:rPr>
        <w:t>Kurds exploit the turmoil in Iran [186127120]</w:t>
      </w:r>
    </w:p>
    <w:p w14:paraId="7F7E438D" w14:textId="77777777" w:rsidR="00E87061" w:rsidRPr="00E87061" w:rsidRDefault="00E87061" w:rsidP="00E87061">
      <w:pPr>
        <w:spacing w:after="0" w:line="240" w:lineRule="auto"/>
        <w:rPr>
          <w:rFonts w:eastAsia="Calibri"/>
          <w:color w:val="000000" w:themeColor="text1"/>
          <w:sz w:val="24"/>
          <w:szCs w:val="24"/>
        </w:rPr>
      </w:pPr>
    </w:p>
    <w:p w14:paraId="29F281A5"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Kurdish guerrillas kidnap Iranian aide [512103506]</w:t>
      </w:r>
    </w:p>
    <w:p w14:paraId="57644F83" w14:textId="77777777" w:rsidR="00E87061" w:rsidRPr="00E87061" w:rsidRDefault="00E87061" w:rsidP="00E87061">
      <w:pPr>
        <w:spacing w:after="0" w:line="240" w:lineRule="auto"/>
        <w:rPr>
          <w:rFonts w:eastAsia="Calibri"/>
          <w:color w:val="000000" w:themeColor="text1"/>
          <w:sz w:val="24"/>
          <w:szCs w:val="24"/>
        </w:rPr>
      </w:pPr>
    </w:p>
    <w:p w14:paraId="3E4B33C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Kurds Are Not the Only Angry Minority in the Ayatollah's Iran [120717061]</w:t>
      </w:r>
    </w:p>
    <w:p w14:paraId="660D1A73" w14:textId="77777777" w:rsidR="00E87061" w:rsidRPr="00E87061" w:rsidRDefault="00E87061" w:rsidP="00E87061">
      <w:pPr>
        <w:spacing w:after="0" w:line="240" w:lineRule="auto"/>
        <w:rPr>
          <w:rFonts w:eastAsia="Calibri"/>
          <w:color w:val="000000" w:themeColor="text1"/>
          <w:sz w:val="24"/>
          <w:szCs w:val="24"/>
        </w:rPr>
      </w:pPr>
    </w:p>
    <w:p w14:paraId="1FBC957B"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Rebellious Kurds Overrun Iranian Town, Reports Say [158983906]</w:t>
      </w:r>
    </w:p>
    <w:p w14:paraId="20BF5226" w14:textId="77777777" w:rsidR="00E87061" w:rsidRPr="00E87061" w:rsidRDefault="00E87061" w:rsidP="00E87061">
      <w:pPr>
        <w:spacing w:after="0" w:line="240" w:lineRule="auto"/>
        <w:rPr>
          <w:rFonts w:eastAsia="Calibri"/>
          <w:color w:val="000000" w:themeColor="text1"/>
          <w:sz w:val="24"/>
          <w:szCs w:val="24"/>
        </w:rPr>
      </w:pPr>
    </w:p>
    <w:p w14:paraId="66BF33B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Armed Kurds control Iran town [528701435]</w:t>
      </w:r>
    </w:p>
    <w:p w14:paraId="502F4732" w14:textId="77777777" w:rsidR="00E87061" w:rsidRPr="00E87061" w:rsidRDefault="00E87061" w:rsidP="00E87061">
      <w:pPr>
        <w:spacing w:after="0" w:line="240" w:lineRule="auto"/>
        <w:rPr>
          <w:rFonts w:eastAsia="Calibri"/>
          <w:color w:val="000000" w:themeColor="text1"/>
          <w:sz w:val="24"/>
          <w:szCs w:val="24"/>
        </w:rPr>
      </w:pPr>
    </w:p>
    <w:p w14:paraId="198D2D02" w14:textId="77777777" w:rsidR="00D431A7"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Embittered Kurdish Refugees Cross In To Iran [146435918] </w:t>
      </w:r>
    </w:p>
    <w:p w14:paraId="3954F7C5" w14:textId="77777777" w:rsidR="00D431A7" w:rsidRDefault="00D431A7" w:rsidP="00E87061">
      <w:pPr>
        <w:spacing w:after="0" w:line="240" w:lineRule="auto"/>
        <w:rPr>
          <w:rFonts w:eastAsia="Calibri"/>
          <w:color w:val="000000" w:themeColor="text1"/>
          <w:sz w:val="24"/>
          <w:szCs w:val="24"/>
        </w:rPr>
      </w:pPr>
    </w:p>
    <w:p w14:paraId="40CB3BF4" w14:textId="0BB21FF4"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Squabbling Iranian exiles plague West Europe capitals [1536057344]</w:t>
      </w:r>
    </w:p>
    <w:p w14:paraId="4FC7E3F8" w14:textId="77777777" w:rsidR="00E87061" w:rsidRPr="00E87061" w:rsidRDefault="00E87061" w:rsidP="00E87061">
      <w:pPr>
        <w:spacing w:after="0" w:line="240" w:lineRule="auto"/>
        <w:rPr>
          <w:rFonts w:eastAsia="Calibri"/>
          <w:color w:val="000000" w:themeColor="text1"/>
          <w:sz w:val="24"/>
          <w:szCs w:val="24"/>
        </w:rPr>
      </w:pPr>
    </w:p>
    <w:p w14:paraId="4281834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Why West can’t take Iran’s exile groups lightly [1539959159]</w:t>
      </w:r>
    </w:p>
    <w:p w14:paraId="7D950623" w14:textId="77777777" w:rsidR="00E87061" w:rsidRPr="00E87061" w:rsidRDefault="00E87061" w:rsidP="00E87061">
      <w:pPr>
        <w:spacing w:after="0" w:line="240" w:lineRule="auto"/>
        <w:rPr>
          <w:rFonts w:eastAsia="Calibri"/>
          <w:color w:val="000000" w:themeColor="text1"/>
          <w:sz w:val="24"/>
          <w:szCs w:val="24"/>
        </w:rPr>
      </w:pPr>
    </w:p>
    <w:p w14:paraId="59196F6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Exiles plan assault on Iran [1039164371]</w:t>
      </w:r>
    </w:p>
    <w:p w14:paraId="3FD320C7" w14:textId="77777777" w:rsidR="00E87061" w:rsidRPr="00E87061" w:rsidRDefault="00E87061" w:rsidP="00E87061">
      <w:pPr>
        <w:spacing w:after="0" w:line="240" w:lineRule="auto"/>
        <w:rPr>
          <w:rFonts w:eastAsia="Calibri"/>
          <w:color w:val="000000" w:themeColor="text1"/>
          <w:sz w:val="24"/>
          <w:szCs w:val="24"/>
        </w:rPr>
      </w:pPr>
    </w:p>
    <w:p w14:paraId="219D36C8" w14:textId="32976D99" w:rsidR="00E87061" w:rsidRDefault="00E87061" w:rsidP="00622C78">
      <w:pPr>
        <w:spacing w:after="0" w:line="240" w:lineRule="auto"/>
        <w:jc w:val="center"/>
        <w:rPr>
          <w:rFonts w:eastAsia="Calibri"/>
          <w:color w:val="000000" w:themeColor="text1"/>
          <w:sz w:val="24"/>
          <w:szCs w:val="24"/>
          <w:u w:val="single"/>
        </w:rPr>
      </w:pPr>
      <w:r w:rsidRPr="00622C78">
        <w:rPr>
          <w:rFonts w:eastAsia="Calibri"/>
          <w:color w:val="000000" w:themeColor="text1"/>
          <w:sz w:val="24"/>
          <w:szCs w:val="24"/>
          <w:u w:val="single"/>
        </w:rPr>
        <w:t>Afghanistan (2021-2026)</w:t>
      </w:r>
    </w:p>
    <w:p w14:paraId="765467FC" w14:textId="77777777" w:rsidR="00622C78" w:rsidRPr="00622C78" w:rsidRDefault="00622C78" w:rsidP="00622C78">
      <w:pPr>
        <w:spacing w:after="0" w:line="240" w:lineRule="auto"/>
        <w:jc w:val="center"/>
        <w:rPr>
          <w:rFonts w:eastAsia="Calibri"/>
          <w:color w:val="000000" w:themeColor="text1"/>
          <w:sz w:val="24"/>
          <w:szCs w:val="24"/>
          <w:u w:val="single"/>
        </w:rPr>
      </w:pPr>
    </w:p>
    <w:p w14:paraId="0E848ABC"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The Cruel Crackdown on Afghan Refugees [3292268638]</w:t>
      </w:r>
    </w:p>
    <w:p w14:paraId="0DCAFE7B" w14:textId="77777777" w:rsidR="00E87061" w:rsidRPr="00E87061" w:rsidRDefault="00E87061" w:rsidP="00E87061">
      <w:pPr>
        <w:spacing w:after="0" w:line="240" w:lineRule="auto"/>
        <w:rPr>
          <w:rFonts w:eastAsia="Calibri"/>
          <w:color w:val="000000" w:themeColor="text1"/>
          <w:sz w:val="24"/>
          <w:szCs w:val="24"/>
        </w:rPr>
      </w:pPr>
    </w:p>
    <w:p w14:paraId="3F91604B"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Afghan refugees boost Vt. [3284365467]</w:t>
      </w:r>
    </w:p>
    <w:p w14:paraId="4727EC25" w14:textId="77777777" w:rsidR="00E87061" w:rsidRPr="00E87061" w:rsidRDefault="00E87061" w:rsidP="00E87061">
      <w:pPr>
        <w:spacing w:after="0" w:line="240" w:lineRule="auto"/>
        <w:rPr>
          <w:rFonts w:eastAsia="Calibri"/>
          <w:color w:val="000000" w:themeColor="text1"/>
          <w:sz w:val="24"/>
          <w:szCs w:val="24"/>
        </w:rPr>
      </w:pPr>
    </w:p>
    <w:p w14:paraId="179FC4B5" w14:textId="77777777" w:rsidR="00622C78"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Afghan Women Refugees Find Freedom, Voice Through Football [3245382826]</w:t>
      </w:r>
      <w:r w:rsidRPr="00E87061">
        <w:rPr>
          <w:rFonts w:eastAsia="Calibri"/>
          <w:color w:val="000000" w:themeColor="text1"/>
          <w:sz w:val="24"/>
          <w:szCs w:val="24"/>
        </w:rPr>
        <w:tab/>
      </w:r>
    </w:p>
    <w:p w14:paraId="1D3DDD08" w14:textId="77777777" w:rsidR="00622C78" w:rsidRDefault="00622C78" w:rsidP="00E87061">
      <w:pPr>
        <w:spacing w:after="0" w:line="240" w:lineRule="auto"/>
        <w:rPr>
          <w:rFonts w:eastAsia="Calibri"/>
          <w:color w:val="000000" w:themeColor="text1"/>
          <w:sz w:val="24"/>
          <w:szCs w:val="24"/>
        </w:rPr>
      </w:pPr>
    </w:p>
    <w:p w14:paraId="619B2B8B" w14:textId="674A020F"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After Tajikistan deports hundreds of Afghans…accuse deportees of bad behavior, many held legal status [3272807320]</w:t>
      </w:r>
    </w:p>
    <w:p w14:paraId="18E2671D" w14:textId="77777777" w:rsidR="00E87061" w:rsidRPr="00E87061" w:rsidRDefault="00E87061" w:rsidP="00E87061">
      <w:pPr>
        <w:spacing w:after="0" w:line="240" w:lineRule="auto"/>
        <w:rPr>
          <w:rFonts w:eastAsia="Calibri"/>
          <w:color w:val="000000" w:themeColor="text1"/>
          <w:sz w:val="24"/>
          <w:szCs w:val="24"/>
        </w:rPr>
      </w:pPr>
    </w:p>
    <w:p w14:paraId="409A816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Afghan Refugee Held in Virginia on ISIS-K Weapons Support Charges [3278778601]</w:t>
      </w:r>
    </w:p>
    <w:p w14:paraId="02640DCA" w14:textId="77777777" w:rsidR="00E87061" w:rsidRPr="00E87061" w:rsidRDefault="00E87061" w:rsidP="00E87061">
      <w:pPr>
        <w:spacing w:after="0" w:line="240" w:lineRule="auto"/>
        <w:rPr>
          <w:rFonts w:eastAsia="Calibri"/>
          <w:color w:val="000000" w:themeColor="text1"/>
          <w:sz w:val="24"/>
          <w:szCs w:val="24"/>
        </w:rPr>
      </w:pPr>
    </w:p>
    <w:p w14:paraId="5371B40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Afghan refugee faces trial accused of murdering dog walker [3268283623]</w:t>
      </w:r>
    </w:p>
    <w:p w14:paraId="4C1472D8" w14:textId="77777777" w:rsidR="00E87061" w:rsidRPr="00E87061" w:rsidRDefault="00E87061" w:rsidP="00E87061">
      <w:pPr>
        <w:spacing w:after="0" w:line="240" w:lineRule="auto"/>
        <w:rPr>
          <w:rFonts w:eastAsia="Calibri"/>
          <w:color w:val="000000" w:themeColor="text1"/>
          <w:sz w:val="24"/>
          <w:szCs w:val="24"/>
        </w:rPr>
      </w:pPr>
    </w:p>
    <w:p w14:paraId="4786B47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Pakistan: 21-year-old woman gang-raped in Haripur Afghan refugee camp; five booked [3250125189]</w:t>
      </w:r>
    </w:p>
    <w:p w14:paraId="15C52314" w14:textId="77777777" w:rsidR="00E87061" w:rsidRPr="00E87061" w:rsidRDefault="00E87061" w:rsidP="00E87061">
      <w:pPr>
        <w:spacing w:after="0" w:line="240" w:lineRule="auto"/>
        <w:rPr>
          <w:rFonts w:eastAsia="Calibri"/>
          <w:color w:val="000000" w:themeColor="text1"/>
          <w:sz w:val="24"/>
          <w:szCs w:val="24"/>
        </w:rPr>
      </w:pPr>
    </w:p>
    <w:p w14:paraId="46DF697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Painted as 'terrorists &amp; criminals': Afghan refugees expelled from Pakistan [3246364613]</w:t>
      </w:r>
    </w:p>
    <w:p w14:paraId="03DCF037" w14:textId="77777777" w:rsidR="00E87061" w:rsidRPr="00E87061" w:rsidRDefault="00E87061" w:rsidP="00E87061">
      <w:pPr>
        <w:spacing w:after="0" w:line="240" w:lineRule="auto"/>
        <w:rPr>
          <w:rFonts w:eastAsia="Calibri"/>
          <w:color w:val="000000" w:themeColor="text1"/>
          <w:sz w:val="24"/>
          <w:szCs w:val="24"/>
        </w:rPr>
      </w:pPr>
    </w:p>
    <w:p w14:paraId="4DF8317E" w14:textId="69553EBD" w:rsidR="00E87061" w:rsidRDefault="00E87061" w:rsidP="00E87061">
      <w:pPr>
        <w:spacing w:after="0" w:line="240" w:lineRule="auto"/>
        <w:rPr>
          <w:rFonts w:eastAsia="Calibri"/>
          <w:b/>
          <w:bCs/>
          <w:color w:val="000000" w:themeColor="text1"/>
          <w:sz w:val="24"/>
          <w:szCs w:val="24"/>
        </w:rPr>
      </w:pPr>
      <w:r w:rsidRPr="00622C78">
        <w:rPr>
          <w:rFonts w:eastAsia="Calibri"/>
          <w:b/>
          <w:bCs/>
          <w:color w:val="000000" w:themeColor="text1"/>
          <w:sz w:val="24"/>
          <w:szCs w:val="24"/>
        </w:rPr>
        <w:t>Conducive to Status Quo</w:t>
      </w:r>
    </w:p>
    <w:p w14:paraId="0654D9C4" w14:textId="77777777" w:rsidR="00622C78" w:rsidRPr="00622C78" w:rsidRDefault="00622C78" w:rsidP="00E87061">
      <w:pPr>
        <w:spacing w:after="0" w:line="240" w:lineRule="auto"/>
        <w:rPr>
          <w:rFonts w:eastAsia="Calibri"/>
          <w:b/>
          <w:bCs/>
          <w:color w:val="000000" w:themeColor="text1"/>
          <w:sz w:val="24"/>
          <w:szCs w:val="24"/>
        </w:rPr>
      </w:pPr>
    </w:p>
    <w:p w14:paraId="458F7B80" w14:textId="0032E669" w:rsidR="00E87061" w:rsidRPr="00622C78" w:rsidRDefault="00E87061" w:rsidP="00622C78">
      <w:pPr>
        <w:spacing w:after="0" w:line="240" w:lineRule="auto"/>
        <w:jc w:val="center"/>
        <w:rPr>
          <w:rFonts w:eastAsia="Calibri"/>
          <w:color w:val="000000" w:themeColor="text1"/>
          <w:sz w:val="24"/>
          <w:szCs w:val="24"/>
          <w:u w:val="single"/>
        </w:rPr>
      </w:pPr>
      <w:r w:rsidRPr="00622C78">
        <w:rPr>
          <w:rFonts w:eastAsia="Calibri"/>
          <w:color w:val="000000" w:themeColor="text1"/>
          <w:sz w:val="24"/>
          <w:szCs w:val="24"/>
          <w:u w:val="single"/>
        </w:rPr>
        <w:t>Turkey (1908-1913)</w:t>
      </w:r>
    </w:p>
    <w:p w14:paraId="3BBDF215" w14:textId="77777777" w:rsidR="00622C78" w:rsidRPr="00E87061" w:rsidRDefault="00622C78" w:rsidP="00E87061">
      <w:pPr>
        <w:spacing w:after="0" w:line="240" w:lineRule="auto"/>
        <w:rPr>
          <w:rFonts w:eastAsia="Calibri"/>
          <w:color w:val="000000" w:themeColor="text1"/>
          <w:sz w:val="24"/>
          <w:szCs w:val="24"/>
        </w:rPr>
      </w:pPr>
    </w:p>
    <w:p w14:paraId="0763564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URGENT APPEAL FOR REFUGEES…AID TURKISH SUFFERERS…Conditions Heart-Rending [159802464]</w:t>
      </w:r>
    </w:p>
    <w:p w14:paraId="08F1BB30" w14:textId="77777777" w:rsidR="00E87061" w:rsidRPr="00E87061" w:rsidRDefault="00E87061" w:rsidP="00E87061">
      <w:pPr>
        <w:spacing w:after="0" w:line="240" w:lineRule="auto"/>
        <w:rPr>
          <w:rFonts w:eastAsia="Calibri"/>
          <w:color w:val="000000" w:themeColor="text1"/>
          <w:sz w:val="24"/>
          <w:szCs w:val="24"/>
        </w:rPr>
      </w:pPr>
    </w:p>
    <w:p w14:paraId="3CA6C84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lastRenderedPageBreak/>
        <w:t>Save Starving Turkish Refugees [145253105]</w:t>
      </w:r>
    </w:p>
    <w:p w14:paraId="655EFDB9" w14:textId="77777777" w:rsidR="00E87061" w:rsidRPr="00E87061" w:rsidRDefault="00E87061" w:rsidP="00E87061">
      <w:pPr>
        <w:spacing w:after="0" w:line="240" w:lineRule="auto"/>
        <w:rPr>
          <w:rFonts w:eastAsia="Calibri"/>
          <w:color w:val="000000" w:themeColor="text1"/>
          <w:sz w:val="24"/>
          <w:szCs w:val="24"/>
        </w:rPr>
      </w:pPr>
    </w:p>
    <w:p w14:paraId="0838948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ALLEGED MASSACRES OF TURKS: THE PLIGHT OF REFUGEES [483404437]</w:t>
      </w:r>
    </w:p>
    <w:p w14:paraId="7DA79FBD" w14:textId="77777777" w:rsidR="00E87061" w:rsidRPr="00E87061" w:rsidRDefault="00E87061" w:rsidP="00E87061">
      <w:pPr>
        <w:spacing w:after="0" w:line="240" w:lineRule="auto"/>
        <w:rPr>
          <w:rFonts w:eastAsia="Calibri"/>
          <w:color w:val="000000" w:themeColor="text1"/>
          <w:sz w:val="24"/>
          <w:szCs w:val="24"/>
        </w:rPr>
      </w:pPr>
    </w:p>
    <w:p w14:paraId="00846CF1" w14:textId="77777777" w:rsidR="00622C78"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SUFFERINGS OF TURKISH REFUGEES [475524434]</w:t>
      </w:r>
      <w:r w:rsidRPr="00E87061">
        <w:rPr>
          <w:rFonts w:eastAsia="Calibri"/>
          <w:color w:val="000000" w:themeColor="text1"/>
          <w:sz w:val="24"/>
          <w:szCs w:val="24"/>
        </w:rPr>
        <w:tab/>
      </w:r>
    </w:p>
    <w:p w14:paraId="7AE93E2F" w14:textId="77777777" w:rsidR="00622C78" w:rsidRDefault="00622C78" w:rsidP="00E87061">
      <w:pPr>
        <w:spacing w:after="0" w:line="240" w:lineRule="auto"/>
        <w:rPr>
          <w:rFonts w:eastAsia="Calibri"/>
          <w:color w:val="000000" w:themeColor="text1"/>
          <w:sz w:val="24"/>
          <w:szCs w:val="24"/>
        </w:rPr>
      </w:pPr>
    </w:p>
    <w:p w14:paraId="22A8108B" w14:textId="73540FA6"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ARMENIAN REFUGEES. Might Add to the Discontent Already in Egypt. [96863394]</w:t>
      </w:r>
    </w:p>
    <w:p w14:paraId="248F7A24" w14:textId="77777777" w:rsidR="00E87061" w:rsidRPr="00E87061" w:rsidRDefault="00E87061" w:rsidP="00E87061">
      <w:pPr>
        <w:spacing w:after="0" w:line="240" w:lineRule="auto"/>
        <w:rPr>
          <w:rFonts w:eastAsia="Calibri"/>
          <w:color w:val="000000" w:themeColor="text1"/>
          <w:sz w:val="24"/>
          <w:szCs w:val="24"/>
        </w:rPr>
      </w:pPr>
    </w:p>
    <w:p w14:paraId="2F4D822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DISEASE AMONG ADANA REFUGEES [572197956]</w:t>
      </w:r>
    </w:p>
    <w:p w14:paraId="4B871285" w14:textId="77777777" w:rsidR="00E87061" w:rsidRPr="00E87061" w:rsidRDefault="00E87061" w:rsidP="00E87061">
      <w:pPr>
        <w:spacing w:after="0" w:line="240" w:lineRule="auto"/>
        <w:rPr>
          <w:rFonts w:eastAsia="Calibri"/>
          <w:color w:val="000000" w:themeColor="text1"/>
          <w:sz w:val="24"/>
          <w:szCs w:val="24"/>
        </w:rPr>
      </w:pPr>
    </w:p>
    <w:p w14:paraId="17DE57ED" w14:textId="5FF94AB4" w:rsidR="00E87061" w:rsidRDefault="00E87061" w:rsidP="00815C0B">
      <w:pPr>
        <w:spacing w:after="0" w:line="240" w:lineRule="auto"/>
        <w:jc w:val="center"/>
        <w:rPr>
          <w:rFonts w:eastAsia="Calibri"/>
          <w:color w:val="000000" w:themeColor="text1"/>
          <w:sz w:val="24"/>
          <w:szCs w:val="24"/>
          <w:u w:val="single"/>
        </w:rPr>
      </w:pPr>
      <w:r w:rsidRPr="00815C0B">
        <w:rPr>
          <w:rFonts w:eastAsia="Calibri"/>
          <w:color w:val="000000" w:themeColor="text1"/>
          <w:sz w:val="24"/>
          <w:szCs w:val="24"/>
          <w:u w:val="single"/>
        </w:rPr>
        <w:t>China (1911-1916)</w:t>
      </w:r>
    </w:p>
    <w:p w14:paraId="79B3BA66" w14:textId="77777777" w:rsidR="00815C0B" w:rsidRPr="00815C0B" w:rsidRDefault="00815C0B" w:rsidP="00815C0B">
      <w:pPr>
        <w:spacing w:after="0" w:line="240" w:lineRule="auto"/>
        <w:jc w:val="center"/>
        <w:rPr>
          <w:rFonts w:eastAsia="Calibri"/>
          <w:color w:val="000000" w:themeColor="text1"/>
          <w:sz w:val="24"/>
          <w:szCs w:val="24"/>
          <w:u w:val="single"/>
        </w:rPr>
      </w:pPr>
    </w:p>
    <w:p w14:paraId="75106FDC" w14:textId="27B9F1BB" w:rsid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Negative portrayal (for Constitutionalists, 897232390; for Qing loyalists, 159689356) when foreigners (e.g., Americans) are put in danger by revolt/mutiny.</w:t>
      </w:r>
    </w:p>
    <w:p w14:paraId="237B5BB1" w14:textId="77777777" w:rsidR="00815C0B" w:rsidRPr="00E87061" w:rsidRDefault="00815C0B" w:rsidP="00E87061">
      <w:pPr>
        <w:spacing w:after="0" w:line="240" w:lineRule="auto"/>
        <w:rPr>
          <w:rFonts w:eastAsia="Calibri"/>
          <w:color w:val="000000" w:themeColor="text1"/>
          <w:sz w:val="24"/>
          <w:szCs w:val="24"/>
        </w:rPr>
      </w:pPr>
    </w:p>
    <w:p w14:paraId="12A035F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KANG, CHINA'S FIRST REBEL…Dreamed Merely of Bettering the Empire, but Was Forced to Flee [97212733]</w:t>
      </w:r>
    </w:p>
    <w:p w14:paraId="274440D8" w14:textId="77777777" w:rsidR="00E87061" w:rsidRPr="00E87061" w:rsidRDefault="00E87061" w:rsidP="00E87061">
      <w:pPr>
        <w:spacing w:after="0" w:line="240" w:lineRule="auto"/>
        <w:rPr>
          <w:rFonts w:eastAsia="Calibri"/>
          <w:color w:val="000000" w:themeColor="text1"/>
          <w:sz w:val="24"/>
          <w:szCs w:val="24"/>
        </w:rPr>
      </w:pPr>
    </w:p>
    <w:p w14:paraId="007863B5"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Apologizing for mistakes formerly committed, we are living quietly in exile…we, representing most of the Chinese revolutionary refugees [1369860956]</w:t>
      </w:r>
    </w:p>
    <w:p w14:paraId="2595C3F0" w14:textId="77777777" w:rsidR="00E87061" w:rsidRPr="00E87061" w:rsidRDefault="00E87061" w:rsidP="00E87061">
      <w:pPr>
        <w:spacing w:after="0" w:line="240" w:lineRule="auto"/>
        <w:rPr>
          <w:rFonts w:eastAsia="Calibri"/>
          <w:color w:val="000000" w:themeColor="text1"/>
          <w:sz w:val="24"/>
          <w:szCs w:val="24"/>
        </w:rPr>
      </w:pPr>
    </w:p>
    <w:p w14:paraId="200ED344" w14:textId="77777777" w:rsidR="00815C0B"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Spreading Revolt…Residents Flee---Foreigners in Peril [897232390]</w:t>
      </w:r>
      <w:r w:rsidRPr="00E87061">
        <w:rPr>
          <w:rFonts w:eastAsia="Calibri"/>
          <w:color w:val="000000" w:themeColor="text1"/>
          <w:sz w:val="24"/>
          <w:szCs w:val="24"/>
        </w:rPr>
        <w:tab/>
      </w:r>
    </w:p>
    <w:p w14:paraId="655BF637" w14:textId="77777777" w:rsidR="00815C0B" w:rsidRDefault="00815C0B" w:rsidP="00E87061">
      <w:pPr>
        <w:spacing w:after="0" w:line="240" w:lineRule="auto"/>
        <w:rPr>
          <w:rFonts w:eastAsia="Calibri"/>
          <w:color w:val="000000" w:themeColor="text1"/>
          <w:sz w:val="24"/>
          <w:szCs w:val="24"/>
        </w:rPr>
      </w:pPr>
    </w:p>
    <w:p w14:paraId="48A830E2" w14:textId="73CB9D3C"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BUTCHERY IN NANKING: Hand of the Manchu is Gory…Fiery Tongue of the Monster Engulfs the Homes of the Fugitives [159735082]</w:t>
      </w:r>
    </w:p>
    <w:p w14:paraId="776831FA" w14:textId="77777777" w:rsidR="00E87061" w:rsidRPr="00E87061" w:rsidRDefault="00E87061" w:rsidP="00E87061">
      <w:pPr>
        <w:spacing w:after="0" w:line="240" w:lineRule="auto"/>
        <w:rPr>
          <w:rFonts w:eastAsia="Calibri"/>
          <w:color w:val="000000" w:themeColor="text1"/>
          <w:sz w:val="24"/>
          <w:szCs w:val="24"/>
        </w:rPr>
      </w:pPr>
    </w:p>
    <w:p w14:paraId="735248E4"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YUAN SHI KAI'S DEATH IS DOUBTED: Many Chinese Believe He is Living on Stolen Money in Voluntary Exile [574518574]</w:t>
      </w:r>
    </w:p>
    <w:p w14:paraId="36C34372" w14:textId="77777777" w:rsidR="00E87061" w:rsidRPr="00E87061" w:rsidRDefault="00E87061" w:rsidP="00E87061">
      <w:pPr>
        <w:spacing w:after="0" w:line="240" w:lineRule="auto"/>
        <w:rPr>
          <w:rFonts w:eastAsia="Calibri"/>
          <w:color w:val="000000" w:themeColor="text1"/>
          <w:sz w:val="24"/>
          <w:szCs w:val="24"/>
        </w:rPr>
      </w:pPr>
    </w:p>
    <w:p w14:paraId="7BFF468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Foreigners Flee for Safety When Yuan’s Republican Troops Mutiny...Looters Joined by Police and Coolies. Many Killed and Wounded by Frenzied Mobs [159689356]</w:t>
      </w:r>
    </w:p>
    <w:p w14:paraId="0B427CC5" w14:textId="77777777" w:rsidR="00E87061" w:rsidRPr="00E87061" w:rsidRDefault="00E87061" w:rsidP="00E87061">
      <w:pPr>
        <w:spacing w:after="0" w:line="240" w:lineRule="auto"/>
        <w:rPr>
          <w:rFonts w:eastAsia="Calibri"/>
          <w:color w:val="000000" w:themeColor="text1"/>
          <w:sz w:val="24"/>
          <w:szCs w:val="24"/>
        </w:rPr>
      </w:pPr>
    </w:p>
    <w:p w14:paraId="10B95AA0" w14:textId="140179B8" w:rsidR="00E87061" w:rsidRDefault="00E87061" w:rsidP="00815C0B">
      <w:pPr>
        <w:spacing w:after="0" w:line="240" w:lineRule="auto"/>
        <w:jc w:val="center"/>
        <w:rPr>
          <w:rFonts w:eastAsia="Calibri"/>
          <w:color w:val="000000" w:themeColor="text1"/>
          <w:sz w:val="24"/>
          <w:szCs w:val="24"/>
          <w:u w:val="single"/>
        </w:rPr>
      </w:pPr>
      <w:r w:rsidRPr="00815C0B">
        <w:rPr>
          <w:rFonts w:eastAsia="Calibri"/>
          <w:color w:val="000000" w:themeColor="text1"/>
          <w:sz w:val="24"/>
          <w:szCs w:val="24"/>
          <w:u w:val="single"/>
        </w:rPr>
        <w:t>Yugoslavia (1945-1950)</w:t>
      </w:r>
    </w:p>
    <w:p w14:paraId="17A7443D" w14:textId="77777777" w:rsidR="00815C0B" w:rsidRPr="00815C0B" w:rsidRDefault="00815C0B" w:rsidP="00815C0B">
      <w:pPr>
        <w:spacing w:after="0" w:line="240" w:lineRule="auto"/>
        <w:jc w:val="center"/>
        <w:rPr>
          <w:rFonts w:eastAsia="Calibri"/>
          <w:color w:val="000000" w:themeColor="text1"/>
          <w:sz w:val="24"/>
          <w:szCs w:val="24"/>
          <w:u w:val="single"/>
        </w:rPr>
      </w:pPr>
    </w:p>
    <w:p w14:paraId="686CBCFD" w14:textId="77777777" w:rsidR="00815C0B"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Negative coverage of such refugees promoted by Yugoslav government </w:t>
      </w:r>
      <w:r w:rsidR="00815C0B">
        <w:rPr>
          <w:rFonts w:eastAsia="Calibri"/>
          <w:color w:val="000000" w:themeColor="text1"/>
          <w:sz w:val="24"/>
          <w:szCs w:val="24"/>
        </w:rPr>
        <w:t>[</w:t>
      </w:r>
      <w:r w:rsidRPr="00E87061">
        <w:rPr>
          <w:rFonts w:eastAsia="Calibri"/>
          <w:color w:val="000000" w:themeColor="text1"/>
          <w:sz w:val="24"/>
          <w:szCs w:val="24"/>
        </w:rPr>
        <w:t>1284570419</w:t>
      </w:r>
      <w:r w:rsidR="00815C0B">
        <w:rPr>
          <w:rFonts w:eastAsia="Calibri"/>
          <w:color w:val="000000" w:themeColor="text1"/>
          <w:sz w:val="24"/>
          <w:szCs w:val="24"/>
        </w:rPr>
        <w:t>]</w:t>
      </w:r>
      <w:r w:rsidRPr="00E87061">
        <w:rPr>
          <w:rFonts w:eastAsia="Calibri"/>
          <w:color w:val="000000" w:themeColor="text1"/>
          <w:sz w:val="24"/>
          <w:szCs w:val="24"/>
        </w:rPr>
        <w:t xml:space="preserve">. </w:t>
      </w:r>
    </w:p>
    <w:p w14:paraId="177415B5" w14:textId="77777777" w:rsidR="00815C0B" w:rsidRPr="00E87061" w:rsidRDefault="00815C0B" w:rsidP="00E87061">
      <w:pPr>
        <w:spacing w:after="0" w:line="240" w:lineRule="auto"/>
        <w:rPr>
          <w:rFonts w:eastAsia="Calibri"/>
          <w:color w:val="000000" w:themeColor="text1"/>
          <w:sz w:val="24"/>
          <w:szCs w:val="24"/>
        </w:rPr>
      </w:pPr>
    </w:p>
    <w:p w14:paraId="09A76737"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REFUGEE STUDENT LIKES LIFE IN U.S.: Young DP, Given Scholarship at Fresno, Spent Nine Years Dodging Nazis and Reds [166167854]</w:t>
      </w:r>
    </w:p>
    <w:p w14:paraId="762F63F2" w14:textId="77777777" w:rsidR="00E87061" w:rsidRPr="00E87061" w:rsidRDefault="00E87061" w:rsidP="00E87061">
      <w:pPr>
        <w:spacing w:after="0" w:line="240" w:lineRule="auto"/>
        <w:rPr>
          <w:rFonts w:eastAsia="Calibri"/>
          <w:color w:val="000000" w:themeColor="text1"/>
          <w:sz w:val="24"/>
          <w:szCs w:val="24"/>
        </w:rPr>
      </w:pPr>
    </w:p>
    <w:p w14:paraId="2D592C84" w14:textId="77777777" w:rsidR="00815C0B"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YUGOSLAV 'AGENTS' AID RED CAUSE HERE…Refugee </w:t>
      </w:r>
      <w:proofErr w:type="gramStart"/>
      <w:r w:rsidRPr="00E87061">
        <w:rPr>
          <w:rFonts w:eastAsia="Calibri"/>
          <w:color w:val="000000" w:themeColor="text1"/>
          <w:sz w:val="24"/>
          <w:szCs w:val="24"/>
        </w:rPr>
        <w:t>From</w:t>
      </w:r>
      <w:proofErr w:type="gramEnd"/>
      <w:r w:rsidRPr="00E87061">
        <w:rPr>
          <w:rFonts w:eastAsia="Calibri"/>
          <w:color w:val="000000" w:themeColor="text1"/>
          <w:sz w:val="24"/>
          <w:szCs w:val="24"/>
        </w:rPr>
        <w:t xml:space="preserve"> Tito Rule Tells Senate [105936145] </w:t>
      </w:r>
    </w:p>
    <w:p w14:paraId="1F9985E8" w14:textId="77777777" w:rsidR="00E87061" w:rsidRPr="00E87061" w:rsidRDefault="00E87061" w:rsidP="00E87061">
      <w:pPr>
        <w:spacing w:after="0" w:line="240" w:lineRule="auto"/>
        <w:rPr>
          <w:rFonts w:eastAsia="Calibri"/>
          <w:color w:val="000000" w:themeColor="text1"/>
          <w:sz w:val="24"/>
          <w:szCs w:val="24"/>
        </w:rPr>
      </w:pPr>
    </w:p>
    <w:p w14:paraId="5FB2D20C"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Yugoslavia Says Some of Exiles Are Quislings…friends of the Nazis [1284570419]</w:t>
      </w:r>
    </w:p>
    <w:p w14:paraId="6A30FC1C" w14:textId="77777777" w:rsidR="00E87061" w:rsidRPr="00E87061" w:rsidRDefault="00E87061" w:rsidP="00E87061">
      <w:pPr>
        <w:spacing w:after="0" w:line="240" w:lineRule="auto"/>
        <w:rPr>
          <w:rFonts w:eastAsia="Calibri"/>
          <w:color w:val="000000" w:themeColor="text1"/>
          <w:sz w:val="24"/>
          <w:szCs w:val="24"/>
        </w:rPr>
      </w:pPr>
    </w:p>
    <w:p w14:paraId="7444B1A2"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Displaced persons and refugee camps…are schools for terrorists where sabotage is being prepared [165713357]</w:t>
      </w:r>
    </w:p>
    <w:p w14:paraId="0A5F9089" w14:textId="77777777" w:rsidR="00E87061" w:rsidRPr="00E87061" w:rsidRDefault="00E87061" w:rsidP="00E87061">
      <w:pPr>
        <w:spacing w:after="0" w:line="240" w:lineRule="auto"/>
        <w:rPr>
          <w:rFonts w:eastAsia="Calibri"/>
          <w:color w:val="000000" w:themeColor="text1"/>
          <w:sz w:val="24"/>
          <w:szCs w:val="24"/>
        </w:rPr>
      </w:pPr>
    </w:p>
    <w:p w14:paraId="336BDA95" w14:textId="77777777" w:rsidR="00815C0B"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Yugoslav D. P.s: 'Armies in Exile' Reported Forming Against Warsaw and Tito; Weapons Found [1291145308]</w:t>
      </w:r>
      <w:r w:rsidRPr="00E87061">
        <w:rPr>
          <w:rFonts w:eastAsia="Calibri"/>
          <w:color w:val="000000" w:themeColor="text1"/>
          <w:sz w:val="24"/>
          <w:szCs w:val="24"/>
        </w:rPr>
        <w:tab/>
      </w:r>
    </w:p>
    <w:p w14:paraId="56139595" w14:textId="77777777" w:rsidR="00815C0B" w:rsidRDefault="00815C0B" w:rsidP="00E87061">
      <w:pPr>
        <w:spacing w:after="0" w:line="240" w:lineRule="auto"/>
        <w:rPr>
          <w:rFonts w:eastAsia="Calibri"/>
          <w:color w:val="000000" w:themeColor="text1"/>
          <w:sz w:val="24"/>
          <w:szCs w:val="24"/>
        </w:rPr>
      </w:pPr>
    </w:p>
    <w:p w14:paraId="0F3894D7" w14:textId="4BAD654A"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Volksdeutsche--DPs Nobody Wants [507945480]</w:t>
      </w:r>
    </w:p>
    <w:p w14:paraId="08B2B102" w14:textId="77777777" w:rsidR="00E87061" w:rsidRPr="00E87061" w:rsidRDefault="00E87061" w:rsidP="00E87061">
      <w:pPr>
        <w:spacing w:after="0" w:line="240" w:lineRule="auto"/>
        <w:rPr>
          <w:rFonts w:eastAsia="Calibri"/>
          <w:color w:val="000000" w:themeColor="text1"/>
          <w:sz w:val="24"/>
          <w:szCs w:val="24"/>
        </w:rPr>
      </w:pPr>
    </w:p>
    <w:p w14:paraId="4A3D565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Antidemocratic DPs [152156744]</w:t>
      </w:r>
    </w:p>
    <w:p w14:paraId="2E2645C9" w14:textId="77777777" w:rsidR="00E87061" w:rsidRPr="00E87061" w:rsidRDefault="00E87061" w:rsidP="00E87061">
      <w:pPr>
        <w:spacing w:after="0" w:line="240" w:lineRule="auto"/>
        <w:rPr>
          <w:rFonts w:eastAsia="Calibri"/>
          <w:color w:val="000000" w:themeColor="text1"/>
          <w:sz w:val="24"/>
          <w:szCs w:val="24"/>
        </w:rPr>
      </w:pPr>
    </w:p>
    <w:p w14:paraId="0D50055E"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War criminals and quislings, including the </w:t>
      </w:r>
      <w:proofErr w:type="spellStart"/>
      <w:r w:rsidRPr="00E87061">
        <w:rPr>
          <w:rFonts w:eastAsia="Calibri"/>
          <w:color w:val="000000" w:themeColor="text1"/>
          <w:sz w:val="24"/>
          <w:szCs w:val="24"/>
        </w:rPr>
        <w:t>Volksdseutsche</w:t>
      </w:r>
      <w:proofErr w:type="spellEnd"/>
      <w:r w:rsidRPr="00E87061">
        <w:rPr>
          <w:rFonts w:eastAsia="Calibri"/>
          <w:color w:val="000000" w:themeColor="text1"/>
          <w:sz w:val="24"/>
          <w:szCs w:val="24"/>
        </w:rPr>
        <w:t xml:space="preserve"> [1535742189]</w:t>
      </w:r>
    </w:p>
    <w:p w14:paraId="51EA965A" w14:textId="77777777" w:rsidR="00E87061" w:rsidRPr="00E87061" w:rsidRDefault="00E87061" w:rsidP="00E87061">
      <w:pPr>
        <w:spacing w:after="0" w:line="240" w:lineRule="auto"/>
        <w:rPr>
          <w:rFonts w:eastAsia="Calibri"/>
          <w:color w:val="000000" w:themeColor="text1"/>
          <w:sz w:val="24"/>
          <w:szCs w:val="24"/>
        </w:rPr>
      </w:pPr>
    </w:p>
    <w:p w14:paraId="2F96E52B"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IRO BODY VOTES AID TO VOLKSDEUTSCHE: U.S. and Three Others Lose Fight Against Persons of German Ethnic Origin [107868904]</w:t>
      </w:r>
    </w:p>
    <w:p w14:paraId="4AE280BB" w14:textId="77777777" w:rsidR="00E87061" w:rsidRPr="00E87061" w:rsidRDefault="00E87061" w:rsidP="00E87061">
      <w:pPr>
        <w:spacing w:after="0" w:line="240" w:lineRule="auto"/>
        <w:rPr>
          <w:rFonts w:eastAsia="Calibri"/>
          <w:color w:val="000000" w:themeColor="text1"/>
          <w:sz w:val="24"/>
          <w:szCs w:val="24"/>
        </w:rPr>
      </w:pPr>
    </w:p>
    <w:p w14:paraId="6E71652A"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10,000,000 GERMAN REFUGEES: The Western Problem [478877320]</w:t>
      </w:r>
    </w:p>
    <w:p w14:paraId="0F42F74B" w14:textId="77777777" w:rsidR="00E87061" w:rsidRPr="00E87061" w:rsidRDefault="00E87061" w:rsidP="00E87061">
      <w:pPr>
        <w:spacing w:after="0" w:line="240" w:lineRule="auto"/>
        <w:rPr>
          <w:rFonts w:eastAsia="Calibri"/>
          <w:color w:val="000000" w:themeColor="text1"/>
          <w:sz w:val="24"/>
          <w:szCs w:val="24"/>
        </w:rPr>
      </w:pPr>
    </w:p>
    <w:p w14:paraId="1715B59D" w14:textId="485E5CD4" w:rsidR="00E87061" w:rsidRDefault="00E87061" w:rsidP="00815C0B">
      <w:pPr>
        <w:spacing w:after="0" w:line="240" w:lineRule="auto"/>
        <w:jc w:val="center"/>
        <w:rPr>
          <w:rFonts w:eastAsia="Calibri"/>
          <w:color w:val="000000" w:themeColor="text1"/>
          <w:sz w:val="24"/>
          <w:szCs w:val="24"/>
          <w:u w:val="single"/>
        </w:rPr>
      </w:pPr>
      <w:r w:rsidRPr="00815C0B">
        <w:rPr>
          <w:rFonts w:eastAsia="Calibri"/>
          <w:color w:val="000000" w:themeColor="text1"/>
          <w:sz w:val="24"/>
          <w:szCs w:val="24"/>
          <w:u w:val="single"/>
        </w:rPr>
        <w:t>Iran (1953-1958)</w:t>
      </w:r>
    </w:p>
    <w:p w14:paraId="671C19D7" w14:textId="77777777" w:rsidR="00815C0B" w:rsidRPr="00815C0B" w:rsidRDefault="00815C0B" w:rsidP="00815C0B">
      <w:pPr>
        <w:spacing w:after="0" w:line="240" w:lineRule="auto"/>
        <w:jc w:val="center"/>
        <w:rPr>
          <w:rFonts w:eastAsia="Calibri"/>
          <w:color w:val="000000" w:themeColor="text1"/>
          <w:sz w:val="24"/>
          <w:szCs w:val="24"/>
          <w:u w:val="single"/>
        </w:rPr>
      </w:pPr>
    </w:p>
    <w:p w14:paraId="209678FB"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EUROPE’S LIGHTER SIDE: The Shah of Iran's Twin Sister…the beautiful princess [1320096519]</w:t>
      </w:r>
    </w:p>
    <w:p w14:paraId="47ABFC71" w14:textId="77777777" w:rsidR="00E87061" w:rsidRPr="00E87061" w:rsidRDefault="00E87061" w:rsidP="00E87061">
      <w:pPr>
        <w:spacing w:after="0" w:line="240" w:lineRule="auto"/>
        <w:rPr>
          <w:rFonts w:eastAsia="Calibri"/>
          <w:color w:val="000000" w:themeColor="text1"/>
          <w:sz w:val="24"/>
          <w:szCs w:val="24"/>
        </w:rPr>
      </w:pPr>
    </w:p>
    <w:p w14:paraId="2C004AE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The Shan[sic] and his beautiful girl empress [152580292]</w:t>
      </w:r>
    </w:p>
    <w:p w14:paraId="224731B4" w14:textId="77777777" w:rsidR="00E87061" w:rsidRPr="00E87061" w:rsidRDefault="00E87061" w:rsidP="00E87061">
      <w:pPr>
        <w:spacing w:after="0" w:line="240" w:lineRule="auto"/>
        <w:rPr>
          <w:rFonts w:eastAsia="Calibri"/>
          <w:color w:val="000000" w:themeColor="text1"/>
          <w:sz w:val="24"/>
          <w:szCs w:val="24"/>
        </w:rPr>
      </w:pPr>
    </w:p>
    <w:p w14:paraId="204A846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WORLD’S PRETTIEST QUEEN…progressive young sovereign [542301042]</w:t>
      </w:r>
    </w:p>
    <w:p w14:paraId="65C75915" w14:textId="77777777" w:rsidR="00E87061" w:rsidRPr="00E87061" w:rsidRDefault="00E87061" w:rsidP="00E87061">
      <w:pPr>
        <w:spacing w:after="0" w:line="240" w:lineRule="auto"/>
        <w:rPr>
          <w:rFonts w:eastAsia="Calibri"/>
          <w:color w:val="000000" w:themeColor="text1"/>
          <w:sz w:val="24"/>
          <w:szCs w:val="24"/>
        </w:rPr>
      </w:pPr>
    </w:p>
    <w:p w14:paraId="51D93986" w14:textId="06447BF6" w:rsidR="00E87061" w:rsidRPr="00E87061" w:rsidRDefault="00E87061" w:rsidP="00E87061">
      <w:pPr>
        <w:spacing w:after="0" w:line="240" w:lineRule="auto"/>
        <w:rPr>
          <w:rFonts w:eastAsia="Calibri"/>
          <w:color w:val="000000" w:themeColor="text1"/>
          <w:sz w:val="24"/>
          <w:szCs w:val="24"/>
        </w:rPr>
      </w:pPr>
      <w:proofErr w:type="gramStart"/>
      <w:r w:rsidRPr="00E87061">
        <w:rPr>
          <w:rFonts w:eastAsia="Calibri"/>
          <w:color w:val="000000" w:themeColor="text1"/>
          <w:sz w:val="24"/>
          <w:szCs w:val="24"/>
        </w:rPr>
        <w:t>Negative :</w:t>
      </w:r>
      <w:proofErr w:type="gramEnd"/>
      <w:r w:rsidRPr="00E87061">
        <w:rPr>
          <w:rFonts w:eastAsia="Calibri"/>
          <w:color w:val="000000" w:themeColor="text1"/>
          <w:sz w:val="24"/>
          <w:szCs w:val="24"/>
        </w:rPr>
        <w:t xml:space="preserve"> Anti-Mossadegh violent mobs</w:t>
      </w:r>
      <w:r w:rsidR="00815C0B">
        <w:rPr>
          <w:rFonts w:eastAsia="Calibri"/>
          <w:color w:val="000000" w:themeColor="text1"/>
          <w:sz w:val="24"/>
          <w:szCs w:val="24"/>
        </w:rPr>
        <w:t xml:space="preserve"> </w:t>
      </w:r>
      <w:r w:rsidRPr="00E87061">
        <w:rPr>
          <w:rFonts w:eastAsia="Calibri"/>
          <w:color w:val="000000" w:themeColor="text1"/>
          <w:sz w:val="24"/>
          <w:szCs w:val="24"/>
        </w:rPr>
        <w:t>Mossadegh Attacked by Pro-Shah Rioters: Iranian Premiere Flees in Pajamas [166481424]</w:t>
      </w:r>
    </w:p>
    <w:p w14:paraId="1580BDF9" w14:textId="77777777" w:rsidR="00E87061" w:rsidRPr="00E87061" w:rsidRDefault="00E87061" w:rsidP="00E87061">
      <w:pPr>
        <w:spacing w:after="0" w:line="240" w:lineRule="auto"/>
        <w:rPr>
          <w:rFonts w:eastAsia="Calibri"/>
          <w:color w:val="000000" w:themeColor="text1"/>
          <w:sz w:val="24"/>
          <w:szCs w:val="24"/>
        </w:rPr>
      </w:pPr>
    </w:p>
    <w:p w14:paraId="0704A957"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Mobs Crash Home of Mossadegh: Shah Supporters Force Premier to Seek Refuge [839894587]</w:t>
      </w:r>
    </w:p>
    <w:p w14:paraId="58E124B4" w14:textId="77777777" w:rsidR="00E87061" w:rsidRPr="00E87061" w:rsidRDefault="00E87061" w:rsidP="00E87061">
      <w:pPr>
        <w:spacing w:after="0" w:line="240" w:lineRule="auto"/>
        <w:rPr>
          <w:rFonts w:eastAsia="Calibri"/>
          <w:color w:val="000000" w:themeColor="text1"/>
          <w:sz w:val="24"/>
          <w:szCs w:val="24"/>
        </w:rPr>
      </w:pPr>
    </w:p>
    <w:p w14:paraId="5049ECC6"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Screaming Iran Mobs Drive Mossadegh To Shelter </w:t>
      </w:r>
      <w:proofErr w:type="gramStart"/>
      <w:r w:rsidRPr="00E87061">
        <w:rPr>
          <w:rFonts w:eastAsia="Calibri"/>
          <w:color w:val="000000" w:themeColor="text1"/>
          <w:sz w:val="24"/>
          <w:szCs w:val="24"/>
        </w:rPr>
        <w:t>In</w:t>
      </w:r>
      <w:proofErr w:type="gramEnd"/>
      <w:r w:rsidRPr="00E87061">
        <w:rPr>
          <w:rFonts w:eastAsia="Calibri"/>
          <w:color w:val="000000" w:themeColor="text1"/>
          <w:sz w:val="24"/>
          <w:szCs w:val="24"/>
        </w:rPr>
        <w:t xml:space="preserve"> U.S. Office [562164477]</w:t>
      </w:r>
    </w:p>
    <w:p w14:paraId="3F0D4A89" w14:textId="77777777" w:rsidR="00E87061" w:rsidRPr="00E87061" w:rsidRDefault="00E87061" w:rsidP="00E87061">
      <w:pPr>
        <w:spacing w:after="0" w:line="240" w:lineRule="auto"/>
        <w:rPr>
          <w:rFonts w:eastAsia="Calibri"/>
          <w:color w:val="000000" w:themeColor="text1"/>
          <w:sz w:val="24"/>
          <w:szCs w:val="24"/>
        </w:rPr>
      </w:pPr>
    </w:p>
    <w:p w14:paraId="151F8A4B" w14:textId="77777777" w:rsidR="00815C0B"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300 Killed </w:t>
      </w:r>
      <w:proofErr w:type="gramStart"/>
      <w:r w:rsidRPr="00E87061">
        <w:rPr>
          <w:rFonts w:eastAsia="Calibri"/>
          <w:color w:val="000000" w:themeColor="text1"/>
          <w:sz w:val="24"/>
          <w:szCs w:val="24"/>
        </w:rPr>
        <w:t>As</w:t>
      </w:r>
      <w:proofErr w:type="gramEnd"/>
      <w:r w:rsidRPr="00E87061">
        <w:rPr>
          <w:rFonts w:eastAsia="Calibri"/>
          <w:color w:val="000000" w:themeColor="text1"/>
          <w:sz w:val="24"/>
          <w:szCs w:val="24"/>
        </w:rPr>
        <w:t xml:space="preserve"> Royalists Oust Mossadegh: Aide Reported Slain By Mob [541447635]</w:t>
      </w:r>
      <w:r w:rsidRPr="00E87061">
        <w:rPr>
          <w:rFonts w:eastAsia="Calibri"/>
          <w:color w:val="000000" w:themeColor="text1"/>
          <w:sz w:val="24"/>
          <w:szCs w:val="24"/>
        </w:rPr>
        <w:tab/>
      </w:r>
    </w:p>
    <w:p w14:paraId="565F2686" w14:textId="77777777" w:rsidR="00815C0B" w:rsidRDefault="00815C0B" w:rsidP="00E87061">
      <w:pPr>
        <w:spacing w:after="0" w:line="240" w:lineRule="auto"/>
        <w:rPr>
          <w:rFonts w:eastAsia="Calibri"/>
          <w:color w:val="000000" w:themeColor="text1"/>
          <w:sz w:val="24"/>
          <w:szCs w:val="24"/>
        </w:rPr>
      </w:pPr>
    </w:p>
    <w:p w14:paraId="7BF1451B" w14:textId="76091B09"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Communist mobs swirled through the streets [1287211845]</w:t>
      </w:r>
    </w:p>
    <w:p w14:paraId="71F506C1" w14:textId="77777777" w:rsidR="00E87061" w:rsidRPr="00E87061" w:rsidRDefault="00E87061" w:rsidP="00E87061">
      <w:pPr>
        <w:spacing w:after="0" w:line="240" w:lineRule="auto"/>
        <w:rPr>
          <w:rFonts w:eastAsia="Calibri"/>
          <w:color w:val="000000" w:themeColor="text1"/>
          <w:sz w:val="24"/>
          <w:szCs w:val="24"/>
        </w:rPr>
      </w:pPr>
    </w:p>
    <w:p w14:paraId="60111452"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band of armed youths, shouting anti-shah slogans [178539786]</w:t>
      </w:r>
    </w:p>
    <w:p w14:paraId="0A457186" w14:textId="77777777" w:rsidR="00E87061" w:rsidRPr="00E87061" w:rsidRDefault="00E87061" w:rsidP="00E87061">
      <w:pPr>
        <w:spacing w:after="0" w:line="240" w:lineRule="auto"/>
        <w:rPr>
          <w:rFonts w:eastAsia="Calibri"/>
          <w:color w:val="000000" w:themeColor="text1"/>
          <w:sz w:val="24"/>
          <w:szCs w:val="24"/>
        </w:rPr>
      </w:pPr>
    </w:p>
    <w:p w14:paraId="2520CC17"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RED MOBS BATTLE IN IRAN VIOLENCE [166500939]</w:t>
      </w:r>
    </w:p>
    <w:p w14:paraId="764260D9" w14:textId="77777777" w:rsidR="00E87061" w:rsidRPr="00E87061" w:rsidRDefault="00E87061" w:rsidP="00E87061">
      <w:pPr>
        <w:spacing w:after="0" w:line="240" w:lineRule="auto"/>
        <w:rPr>
          <w:rFonts w:eastAsia="Calibri"/>
          <w:color w:val="000000" w:themeColor="text1"/>
          <w:sz w:val="24"/>
          <w:szCs w:val="24"/>
        </w:rPr>
      </w:pPr>
    </w:p>
    <w:p w14:paraId="6B8A6482"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Prime Minister Mossadegh, an eccentric rabble-rouser [542301042]</w:t>
      </w:r>
    </w:p>
    <w:p w14:paraId="373EBCD9" w14:textId="77777777" w:rsidR="00E87061" w:rsidRPr="00E87061" w:rsidRDefault="00E87061" w:rsidP="00E87061">
      <w:pPr>
        <w:spacing w:after="0" w:line="240" w:lineRule="auto"/>
        <w:rPr>
          <w:rFonts w:eastAsia="Calibri"/>
          <w:color w:val="000000" w:themeColor="text1"/>
          <w:sz w:val="24"/>
          <w:szCs w:val="24"/>
        </w:rPr>
      </w:pPr>
    </w:p>
    <w:p w14:paraId="7CDFA0C7" w14:textId="77777777" w:rsidR="00E87061" w:rsidRPr="00815C0B" w:rsidRDefault="00E87061" w:rsidP="00815C0B">
      <w:pPr>
        <w:spacing w:after="0" w:line="240" w:lineRule="auto"/>
        <w:jc w:val="center"/>
        <w:rPr>
          <w:rFonts w:eastAsia="Calibri"/>
          <w:color w:val="000000" w:themeColor="text1"/>
          <w:sz w:val="24"/>
          <w:szCs w:val="24"/>
          <w:u w:val="single"/>
        </w:rPr>
      </w:pPr>
      <w:r w:rsidRPr="00815C0B">
        <w:rPr>
          <w:rFonts w:eastAsia="Calibri"/>
          <w:color w:val="000000" w:themeColor="text1"/>
          <w:sz w:val="24"/>
          <w:szCs w:val="24"/>
          <w:u w:val="single"/>
        </w:rPr>
        <w:t>Hungary (1956-1961)</w:t>
      </w:r>
    </w:p>
    <w:p w14:paraId="438FC797" w14:textId="77777777" w:rsidR="00815C0B" w:rsidRPr="00E87061" w:rsidRDefault="00815C0B" w:rsidP="00E87061">
      <w:pPr>
        <w:spacing w:after="0" w:line="240" w:lineRule="auto"/>
        <w:rPr>
          <w:rFonts w:eastAsia="Calibri"/>
          <w:color w:val="000000" w:themeColor="text1"/>
          <w:sz w:val="24"/>
          <w:szCs w:val="24"/>
        </w:rPr>
      </w:pPr>
    </w:p>
    <w:p w14:paraId="0C5255F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TRAGIC STREAM OF HUMANITY [1769437642]</w:t>
      </w:r>
    </w:p>
    <w:p w14:paraId="4DB7A031" w14:textId="77777777" w:rsidR="00E87061" w:rsidRPr="00E87061" w:rsidRDefault="00E87061" w:rsidP="00E87061">
      <w:pPr>
        <w:spacing w:after="0" w:line="240" w:lineRule="auto"/>
        <w:rPr>
          <w:rFonts w:eastAsia="Calibri"/>
          <w:color w:val="000000" w:themeColor="text1"/>
          <w:sz w:val="24"/>
          <w:szCs w:val="24"/>
        </w:rPr>
      </w:pPr>
    </w:p>
    <w:p w14:paraId="188966F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WOMEN WEEP ON LAST ROAD INTO FREEDOM [179965322]</w:t>
      </w:r>
    </w:p>
    <w:p w14:paraId="6A410D64" w14:textId="77777777" w:rsidR="00E87061" w:rsidRPr="00E87061" w:rsidRDefault="00E87061" w:rsidP="00E87061">
      <w:pPr>
        <w:spacing w:after="0" w:line="240" w:lineRule="auto"/>
        <w:rPr>
          <w:rFonts w:eastAsia="Calibri"/>
          <w:color w:val="000000" w:themeColor="text1"/>
          <w:sz w:val="24"/>
          <w:szCs w:val="24"/>
        </w:rPr>
      </w:pPr>
    </w:p>
    <w:p w14:paraId="5CAB9D7A"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HUNDREDS FLEE FROM HUNGARY AND RED TERROR: Children Tell How They Fought Russians [179962784]</w:t>
      </w:r>
    </w:p>
    <w:p w14:paraId="3EC53D98" w14:textId="77777777" w:rsidR="00E87061" w:rsidRPr="00E87061" w:rsidRDefault="00E87061" w:rsidP="00E87061">
      <w:pPr>
        <w:spacing w:after="0" w:line="240" w:lineRule="auto"/>
        <w:rPr>
          <w:rFonts w:eastAsia="Calibri"/>
          <w:color w:val="000000" w:themeColor="text1"/>
          <w:sz w:val="24"/>
          <w:szCs w:val="24"/>
        </w:rPr>
      </w:pPr>
    </w:p>
    <w:p w14:paraId="2FD8B5C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Top Hungarian Exiles Praise Discipline of Refugees in U.S. [140944067]</w:t>
      </w:r>
    </w:p>
    <w:p w14:paraId="27C1762C" w14:textId="77777777" w:rsidR="00E87061" w:rsidRPr="00E87061" w:rsidRDefault="00E87061" w:rsidP="00E87061">
      <w:pPr>
        <w:spacing w:after="0" w:line="240" w:lineRule="auto"/>
        <w:rPr>
          <w:rFonts w:eastAsia="Calibri"/>
          <w:color w:val="000000" w:themeColor="text1"/>
          <w:sz w:val="24"/>
          <w:szCs w:val="24"/>
        </w:rPr>
      </w:pPr>
    </w:p>
    <w:p w14:paraId="43DF2D4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Two Hungarian Olympic Stars Flee Homeland [1287308950]</w:t>
      </w:r>
    </w:p>
    <w:p w14:paraId="63D8FEF1" w14:textId="77777777" w:rsidR="00E87061" w:rsidRPr="00E87061" w:rsidRDefault="00E87061" w:rsidP="00E87061">
      <w:pPr>
        <w:spacing w:after="0" w:line="240" w:lineRule="auto"/>
        <w:rPr>
          <w:rFonts w:eastAsia="Calibri"/>
          <w:color w:val="000000" w:themeColor="text1"/>
          <w:sz w:val="24"/>
          <w:szCs w:val="24"/>
        </w:rPr>
      </w:pPr>
    </w:p>
    <w:p w14:paraId="5E63353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REDS ATTACKED BY REFUGEES IN AUSTRIAN CAMP [180070761]</w:t>
      </w:r>
    </w:p>
    <w:p w14:paraId="1EFE89DB" w14:textId="77777777" w:rsidR="00E87061" w:rsidRPr="00E87061" w:rsidRDefault="00E87061" w:rsidP="00E87061">
      <w:pPr>
        <w:spacing w:after="0" w:line="240" w:lineRule="auto"/>
        <w:rPr>
          <w:rFonts w:eastAsia="Calibri"/>
          <w:color w:val="000000" w:themeColor="text1"/>
          <w:sz w:val="24"/>
          <w:szCs w:val="24"/>
        </w:rPr>
      </w:pPr>
    </w:p>
    <w:p w14:paraId="25FB537A"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Hungary Refugees Attack N.Y. Soviet Center: 7 Police Injured in Rioting [167313211]</w:t>
      </w:r>
    </w:p>
    <w:p w14:paraId="35BE3CA6" w14:textId="77777777" w:rsidR="00E87061" w:rsidRPr="00E87061" w:rsidRDefault="00E87061" w:rsidP="00E87061">
      <w:pPr>
        <w:spacing w:after="0" w:line="240" w:lineRule="auto"/>
        <w:rPr>
          <w:rFonts w:eastAsia="Calibri"/>
          <w:color w:val="000000" w:themeColor="text1"/>
          <w:sz w:val="24"/>
          <w:szCs w:val="24"/>
        </w:rPr>
      </w:pPr>
    </w:p>
    <w:p w14:paraId="5E29712A"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NY Anti-Reds Attack Soviet HQ, Maul Cops: Bloodshed Leads to Bloodshed…More than 350 screaming Hungarian refugees [897732205]</w:t>
      </w:r>
    </w:p>
    <w:p w14:paraId="76E72F52" w14:textId="77777777" w:rsidR="00E87061" w:rsidRPr="00E87061" w:rsidRDefault="00E87061" w:rsidP="00E87061">
      <w:pPr>
        <w:spacing w:after="0" w:line="240" w:lineRule="auto"/>
        <w:rPr>
          <w:rFonts w:eastAsia="Calibri"/>
          <w:color w:val="000000" w:themeColor="text1"/>
          <w:sz w:val="24"/>
          <w:szCs w:val="24"/>
        </w:rPr>
      </w:pPr>
    </w:p>
    <w:p w14:paraId="70CF922E" w14:textId="77777777" w:rsidR="00D431A7"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Hungarian Exile Faces Trial—Anti-Red Woman Convicted [113970813]</w:t>
      </w:r>
      <w:r w:rsidRPr="00E87061">
        <w:rPr>
          <w:rFonts w:eastAsia="Calibri"/>
          <w:color w:val="000000" w:themeColor="text1"/>
          <w:sz w:val="24"/>
          <w:szCs w:val="24"/>
        </w:rPr>
        <w:tab/>
      </w:r>
    </w:p>
    <w:p w14:paraId="24F13996" w14:textId="77777777" w:rsidR="00D431A7" w:rsidRDefault="00D431A7" w:rsidP="00E87061">
      <w:pPr>
        <w:spacing w:after="0" w:line="240" w:lineRule="auto"/>
        <w:rPr>
          <w:rFonts w:eastAsia="Calibri"/>
          <w:color w:val="000000" w:themeColor="text1"/>
          <w:sz w:val="24"/>
          <w:szCs w:val="24"/>
        </w:rPr>
      </w:pPr>
    </w:p>
    <w:p w14:paraId="1E0F5F8B" w14:textId="6627EE63"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FIND 'REFUGEE' TIDE INCLUDED REDS, PHONIES…not bona fide fugitives from communist tyranny [180049301]</w:t>
      </w:r>
    </w:p>
    <w:p w14:paraId="4ED1099F" w14:textId="77777777" w:rsidR="00E87061" w:rsidRPr="00E87061" w:rsidRDefault="00E87061" w:rsidP="00E87061">
      <w:pPr>
        <w:spacing w:after="0" w:line="240" w:lineRule="auto"/>
        <w:rPr>
          <w:rFonts w:eastAsia="Calibri"/>
          <w:color w:val="000000" w:themeColor="text1"/>
          <w:sz w:val="24"/>
          <w:szCs w:val="24"/>
        </w:rPr>
      </w:pPr>
    </w:p>
    <w:p w14:paraId="446B0675"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EX-RED ARMY CAPTAIN TO BE EXILED BY U.S.: Slips in With Refugees…pretending to be a Hungarian freedom fighter [180213985]</w:t>
      </w:r>
    </w:p>
    <w:p w14:paraId="58E38D58" w14:textId="77777777" w:rsidR="00E87061" w:rsidRPr="00E87061" w:rsidRDefault="00E87061" w:rsidP="00E87061">
      <w:pPr>
        <w:spacing w:after="0" w:line="240" w:lineRule="auto"/>
        <w:rPr>
          <w:rFonts w:eastAsia="Calibri"/>
          <w:color w:val="000000" w:themeColor="text1"/>
          <w:sz w:val="24"/>
          <w:szCs w:val="24"/>
        </w:rPr>
      </w:pPr>
    </w:p>
    <w:p w14:paraId="2CB256D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HUNGARIAN SAYS REDS INCITED MOB [113671812]</w:t>
      </w:r>
    </w:p>
    <w:p w14:paraId="50B94E57" w14:textId="77777777" w:rsidR="00E87061" w:rsidRPr="00E87061" w:rsidRDefault="00E87061" w:rsidP="00E87061">
      <w:pPr>
        <w:spacing w:after="0" w:line="240" w:lineRule="auto"/>
        <w:rPr>
          <w:rFonts w:eastAsia="Calibri"/>
          <w:color w:val="000000" w:themeColor="text1"/>
          <w:sz w:val="24"/>
          <w:szCs w:val="24"/>
        </w:rPr>
      </w:pPr>
    </w:p>
    <w:p w14:paraId="6FFF4535" w14:textId="77777777" w:rsidR="00E87061" w:rsidRPr="00E87061" w:rsidRDefault="00E87061" w:rsidP="00E87061">
      <w:pPr>
        <w:spacing w:after="0" w:line="240" w:lineRule="auto"/>
        <w:rPr>
          <w:rFonts w:eastAsia="Calibri"/>
          <w:color w:val="000000" w:themeColor="text1"/>
          <w:sz w:val="24"/>
          <w:szCs w:val="24"/>
        </w:rPr>
      </w:pPr>
    </w:p>
    <w:p w14:paraId="2F0EE7C8" w14:textId="7DE8D294" w:rsidR="00E87061" w:rsidRDefault="00E87061" w:rsidP="00815C0B">
      <w:pPr>
        <w:spacing w:after="0" w:line="240" w:lineRule="auto"/>
        <w:jc w:val="center"/>
        <w:rPr>
          <w:rFonts w:eastAsia="Calibri"/>
          <w:color w:val="000000" w:themeColor="text1"/>
          <w:sz w:val="24"/>
          <w:szCs w:val="24"/>
          <w:u w:val="single"/>
        </w:rPr>
      </w:pPr>
      <w:r w:rsidRPr="00815C0B">
        <w:rPr>
          <w:rFonts w:eastAsia="Calibri"/>
          <w:color w:val="000000" w:themeColor="text1"/>
          <w:sz w:val="24"/>
          <w:szCs w:val="24"/>
          <w:u w:val="single"/>
        </w:rPr>
        <w:t>Czechoslovakia (1968-1973)</w:t>
      </w:r>
    </w:p>
    <w:p w14:paraId="67E37917" w14:textId="77777777" w:rsidR="00815C0B" w:rsidRPr="00815C0B" w:rsidRDefault="00815C0B" w:rsidP="00815C0B">
      <w:pPr>
        <w:spacing w:after="0" w:line="240" w:lineRule="auto"/>
        <w:jc w:val="center"/>
        <w:rPr>
          <w:rFonts w:eastAsia="Calibri"/>
          <w:color w:val="000000" w:themeColor="text1"/>
          <w:sz w:val="24"/>
          <w:szCs w:val="24"/>
          <w:u w:val="single"/>
        </w:rPr>
      </w:pPr>
    </w:p>
    <w:p w14:paraId="21D07A89"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FAMILY ESCAPES CZECHS: 3 Flee Reds in Car Gas Tank [157004525]</w:t>
      </w:r>
    </w:p>
    <w:p w14:paraId="55F99197" w14:textId="77777777" w:rsidR="00E87061" w:rsidRPr="00E87061" w:rsidRDefault="00E87061" w:rsidP="00E87061">
      <w:pPr>
        <w:spacing w:after="0" w:line="240" w:lineRule="auto"/>
        <w:rPr>
          <w:rFonts w:eastAsia="Calibri"/>
          <w:color w:val="000000" w:themeColor="text1"/>
          <w:sz w:val="24"/>
          <w:szCs w:val="24"/>
        </w:rPr>
      </w:pPr>
    </w:p>
    <w:p w14:paraId="6253340E"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The Displaced Czechs Keep Hoping in Exile [915113349]</w:t>
      </w:r>
    </w:p>
    <w:p w14:paraId="2D00F400" w14:textId="77777777" w:rsidR="00E87061" w:rsidRPr="00E87061" w:rsidRDefault="00E87061" w:rsidP="00E87061">
      <w:pPr>
        <w:spacing w:after="0" w:line="240" w:lineRule="auto"/>
        <w:rPr>
          <w:rFonts w:eastAsia="Calibri"/>
          <w:color w:val="000000" w:themeColor="text1"/>
          <w:sz w:val="24"/>
          <w:szCs w:val="24"/>
        </w:rPr>
      </w:pPr>
    </w:p>
    <w:p w14:paraId="189D619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2 Czech Refugees Barred by Germans…braving snow and bitter cold winter weather [168977374]</w:t>
      </w:r>
    </w:p>
    <w:p w14:paraId="68B5C388" w14:textId="77777777" w:rsidR="00E87061" w:rsidRPr="00E87061" w:rsidRDefault="00E87061" w:rsidP="00E87061">
      <w:pPr>
        <w:spacing w:after="0" w:line="240" w:lineRule="auto"/>
        <w:rPr>
          <w:rFonts w:eastAsia="Calibri"/>
          <w:color w:val="000000" w:themeColor="text1"/>
          <w:sz w:val="24"/>
          <w:szCs w:val="24"/>
        </w:rPr>
      </w:pPr>
    </w:p>
    <w:p w14:paraId="201B24E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Pope Gives Funds </w:t>
      </w:r>
      <w:proofErr w:type="gramStart"/>
      <w:r w:rsidRPr="00E87061">
        <w:rPr>
          <w:rFonts w:eastAsia="Calibri"/>
          <w:color w:val="000000" w:themeColor="text1"/>
          <w:sz w:val="24"/>
          <w:szCs w:val="24"/>
        </w:rPr>
        <w:t>For</w:t>
      </w:r>
      <w:proofErr w:type="gramEnd"/>
      <w:r w:rsidRPr="00E87061">
        <w:rPr>
          <w:rFonts w:eastAsia="Calibri"/>
          <w:color w:val="000000" w:themeColor="text1"/>
          <w:sz w:val="24"/>
          <w:szCs w:val="24"/>
        </w:rPr>
        <w:t xml:space="preserve"> Czech Refugees…He voiced solidarity with “those who suffer” [143428939]</w:t>
      </w:r>
    </w:p>
    <w:p w14:paraId="4C638C5B" w14:textId="77777777" w:rsidR="00E87061" w:rsidRPr="00E87061" w:rsidRDefault="00E87061" w:rsidP="00E87061">
      <w:pPr>
        <w:spacing w:after="0" w:line="240" w:lineRule="auto"/>
        <w:rPr>
          <w:rFonts w:eastAsia="Calibri"/>
          <w:color w:val="000000" w:themeColor="text1"/>
          <w:sz w:val="24"/>
          <w:szCs w:val="24"/>
        </w:rPr>
      </w:pPr>
    </w:p>
    <w:p w14:paraId="272DCAB2" w14:textId="77777777" w:rsidR="00815C0B"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Plot by Western intelligence agencies aided by Czechoslovak refugees to undermine the Communist regime [156205058]</w:t>
      </w:r>
      <w:r w:rsidRPr="00E87061">
        <w:rPr>
          <w:rFonts w:eastAsia="Calibri"/>
          <w:color w:val="000000" w:themeColor="text1"/>
          <w:sz w:val="24"/>
          <w:szCs w:val="24"/>
        </w:rPr>
        <w:tab/>
      </w:r>
    </w:p>
    <w:p w14:paraId="1B53471C" w14:textId="77777777" w:rsidR="00815C0B" w:rsidRDefault="00815C0B" w:rsidP="00E87061">
      <w:pPr>
        <w:spacing w:after="0" w:line="240" w:lineRule="auto"/>
        <w:rPr>
          <w:rFonts w:eastAsia="Calibri"/>
          <w:color w:val="000000" w:themeColor="text1"/>
          <w:sz w:val="24"/>
          <w:szCs w:val="24"/>
        </w:rPr>
      </w:pPr>
    </w:p>
    <w:p w14:paraId="220C621E" w14:textId="22C5DA45"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Widow Recalls Red Terror [156190551]</w:t>
      </w:r>
    </w:p>
    <w:p w14:paraId="501CD152" w14:textId="77777777" w:rsidR="00E87061" w:rsidRPr="00E87061" w:rsidRDefault="00E87061" w:rsidP="00E87061">
      <w:pPr>
        <w:spacing w:after="0" w:line="240" w:lineRule="auto"/>
        <w:rPr>
          <w:rFonts w:eastAsia="Calibri"/>
          <w:color w:val="000000" w:themeColor="text1"/>
          <w:sz w:val="24"/>
          <w:szCs w:val="24"/>
        </w:rPr>
      </w:pPr>
    </w:p>
    <w:p w14:paraId="7C970802"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CZECH SPY TOOK RED SECRETS </w:t>
      </w:r>
      <w:proofErr w:type="gramStart"/>
      <w:r w:rsidRPr="00E87061">
        <w:rPr>
          <w:rFonts w:eastAsia="Calibri"/>
          <w:color w:val="000000" w:themeColor="text1"/>
          <w:sz w:val="24"/>
          <w:szCs w:val="24"/>
        </w:rPr>
        <w:t>TO  U.S.</w:t>
      </w:r>
      <w:proofErr w:type="gramEnd"/>
      <w:r w:rsidRPr="00E87061">
        <w:rPr>
          <w:rFonts w:eastAsia="Calibri"/>
          <w:color w:val="000000" w:themeColor="text1"/>
          <w:sz w:val="24"/>
          <w:szCs w:val="24"/>
        </w:rPr>
        <w:t xml:space="preserve"> [176371927]</w:t>
      </w:r>
    </w:p>
    <w:p w14:paraId="491B3108" w14:textId="77777777" w:rsidR="00E87061" w:rsidRPr="00E87061" w:rsidRDefault="00E87061" w:rsidP="00E87061">
      <w:pPr>
        <w:spacing w:after="0" w:line="240" w:lineRule="auto"/>
        <w:rPr>
          <w:rFonts w:eastAsia="Calibri"/>
          <w:color w:val="000000" w:themeColor="text1"/>
          <w:sz w:val="24"/>
          <w:szCs w:val="24"/>
        </w:rPr>
      </w:pPr>
    </w:p>
    <w:p w14:paraId="3334E6E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RED PERSECUTIONS OF AUTHORS PROTESTED [175815800]</w:t>
      </w:r>
    </w:p>
    <w:p w14:paraId="0F8C2F4D" w14:textId="77777777" w:rsidR="00E87061" w:rsidRPr="00E87061" w:rsidRDefault="00E87061" w:rsidP="00E87061">
      <w:pPr>
        <w:spacing w:after="0" w:line="240" w:lineRule="auto"/>
        <w:rPr>
          <w:rFonts w:eastAsia="Calibri"/>
          <w:color w:val="000000" w:themeColor="text1"/>
          <w:sz w:val="24"/>
          <w:szCs w:val="24"/>
        </w:rPr>
      </w:pPr>
    </w:p>
    <w:p w14:paraId="0FFF5399" w14:textId="64DBBFEE" w:rsidR="00E87061" w:rsidRDefault="00E87061" w:rsidP="00815C0B">
      <w:pPr>
        <w:spacing w:after="0" w:line="240" w:lineRule="auto"/>
        <w:jc w:val="center"/>
        <w:rPr>
          <w:rFonts w:eastAsia="Calibri"/>
          <w:color w:val="000000" w:themeColor="text1"/>
          <w:sz w:val="24"/>
          <w:szCs w:val="24"/>
          <w:u w:val="single"/>
        </w:rPr>
      </w:pPr>
      <w:r w:rsidRPr="00815C0B">
        <w:rPr>
          <w:rFonts w:eastAsia="Calibri"/>
          <w:color w:val="000000" w:themeColor="text1"/>
          <w:sz w:val="24"/>
          <w:szCs w:val="24"/>
          <w:u w:val="single"/>
        </w:rPr>
        <w:t>Chile (1973-1978)</w:t>
      </w:r>
    </w:p>
    <w:p w14:paraId="5D5F0798" w14:textId="77777777" w:rsidR="00815C0B" w:rsidRPr="00815C0B" w:rsidRDefault="00815C0B" w:rsidP="00815C0B">
      <w:pPr>
        <w:spacing w:after="0" w:line="240" w:lineRule="auto"/>
        <w:jc w:val="center"/>
        <w:rPr>
          <w:rFonts w:eastAsia="Calibri"/>
          <w:color w:val="000000" w:themeColor="text1"/>
          <w:sz w:val="24"/>
          <w:szCs w:val="24"/>
          <w:u w:val="single"/>
        </w:rPr>
      </w:pPr>
    </w:p>
    <w:p w14:paraId="4009FD93" w14:textId="1BADEF80"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Americans, skilled Chileans fleeing Allende socialism [1929999707]</w:t>
      </w:r>
    </w:p>
    <w:p w14:paraId="5A51CE5C" w14:textId="77777777" w:rsidR="00E87061" w:rsidRPr="00E87061" w:rsidRDefault="00E87061" w:rsidP="00E87061">
      <w:pPr>
        <w:spacing w:after="0" w:line="240" w:lineRule="auto"/>
        <w:rPr>
          <w:rFonts w:eastAsia="Calibri"/>
          <w:color w:val="000000" w:themeColor="text1"/>
          <w:sz w:val="24"/>
          <w:szCs w:val="24"/>
        </w:rPr>
      </w:pPr>
    </w:p>
    <w:p w14:paraId="0F669716" w14:textId="7AC9B7AB"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Chilean refugees need not apply [169648094]</w:t>
      </w:r>
    </w:p>
    <w:p w14:paraId="6DBEDD8A" w14:textId="77777777" w:rsidR="00E87061" w:rsidRPr="00E87061" w:rsidRDefault="00E87061" w:rsidP="00E87061">
      <w:pPr>
        <w:spacing w:after="0" w:line="240" w:lineRule="auto"/>
        <w:rPr>
          <w:rFonts w:eastAsia="Calibri"/>
          <w:color w:val="000000" w:themeColor="text1"/>
          <w:sz w:val="24"/>
          <w:szCs w:val="24"/>
        </w:rPr>
      </w:pPr>
    </w:p>
    <w:p w14:paraId="4E45D9F6"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Allende Cronies </w:t>
      </w:r>
      <w:proofErr w:type="gramStart"/>
      <w:r w:rsidRPr="00E87061">
        <w:rPr>
          <w:rFonts w:eastAsia="Calibri"/>
          <w:color w:val="000000" w:themeColor="text1"/>
          <w:sz w:val="24"/>
          <w:szCs w:val="24"/>
        </w:rPr>
        <w:t>In</w:t>
      </w:r>
      <w:proofErr w:type="gramEnd"/>
      <w:r w:rsidRPr="00E87061">
        <w:rPr>
          <w:rFonts w:eastAsia="Calibri"/>
          <w:color w:val="000000" w:themeColor="text1"/>
          <w:sz w:val="24"/>
          <w:szCs w:val="24"/>
        </w:rPr>
        <w:t xml:space="preserve"> Limbo [1506659833]</w:t>
      </w:r>
    </w:p>
    <w:p w14:paraId="68C7A2AF" w14:textId="77777777" w:rsidR="00E87061" w:rsidRPr="00E87061" w:rsidRDefault="00E87061" w:rsidP="00E87061">
      <w:pPr>
        <w:spacing w:after="0" w:line="240" w:lineRule="auto"/>
        <w:rPr>
          <w:rFonts w:eastAsia="Calibri"/>
          <w:color w:val="000000" w:themeColor="text1"/>
          <w:sz w:val="24"/>
          <w:szCs w:val="24"/>
        </w:rPr>
      </w:pPr>
    </w:p>
    <w:p w14:paraId="4DB8F82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No asylum for Chile’s exiles [746895443]</w:t>
      </w:r>
    </w:p>
    <w:p w14:paraId="4C13DAB0" w14:textId="77777777" w:rsidR="00E87061" w:rsidRPr="00E87061" w:rsidRDefault="00E87061" w:rsidP="00E87061">
      <w:pPr>
        <w:spacing w:after="0" w:line="240" w:lineRule="auto"/>
        <w:rPr>
          <w:rFonts w:eastAsia="Calibri"/>
          <w:color w:val="000000" w:themeColor="text1"/>
          <w:sz w:val="24"/>
          <w:szCs w:val="24"/>
        </w:rPr>
      </w:pPr>
    </w:p>
    <w:p w14:paraId="30B95D77" w14:textId="279827D7" w:rsidR="00E87061" w:rsidRDefault="00E87061" w:rsidP="00815C0B">
      <w:pPr>
        <w:spacing w:after="0" w:line="240" w:lineRule="auto"/>
        <w:jc w:val="center"/>
        <w:rPr>
          <w:rFonts w:eastAsia="Calibri"/>
          <w:color w:val="000000" w:themeColor="text1"/>
          <w:sz w:val="24"/>
          <w:szCs w:val="24"/>
          <w:u w:val="single"/>
        </w:rPr>
      </w:pPr>
      <w:r w:rsidRPr="00815C0B">
        <w:rPr>
          <w:rFonts w:eastAsia="Calibri"/>
          <w:color w:val="000000" w:themeColor="text1"/>
          <w:sz w:val="24"/>
          <w:szCs w:val="24"/>
          <w:u w:val="single"/>
        </w:rPr>
        <w:t>Philippines (1986-1991)</w:t>
      </w:r>
    </w:p>
    <w:p w14:paraId="133D1B61" w14:textId="77777777" w:rsidR="00815C0B" w:rsidRPr="00815C0B" w:rsidRDefault="00815C0B" w:rsidP="00815C0B">
      <w:pPr>
        <w:spacing w:after="0" w:line="240" w:lineRule="auto"/>
        <w:jc w:val="center"/>
        <w:rPr>
          <w:rFonts w:eastAsia="Calibri"/>
          <w:color w:val="000000" w:themeColor="text1"/>
          <w:sz w:val="24"/>
          <w:szCs w:val="24"/>
          <w:u w:val="single"/>
        </w:rPr>
      </w:pPr>
    </w:p>
    <w:p w14:paraId="01EC1602"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THE NEW CHRISTIAN SOLDIERS [285447034]</w:t>
      </w:r>
    </w:p>
    <w:p w14:paraId="5914F7C2" w14:textId="77777777" w:rsidR="00E87061" w:rsidRPr="00E87061" w:rsidRDefault="00E87061" w:rsidP="00E87061">
      <w:pPr>
        <w:spacing w:after="0" w:line="240" w:lineRule="auto"/>
        <w:rPr>
          <w:rFonts w:eastAsia="Calibri"/>
          <w:color w:val="000000" w:themeColor="text1"/>
          <w:sz w:val="24"/>
          <w:szCs w:val="24"/>
        </w:rPr>
      </w:pPr>
    </w:p>
    <w:p w14:paraId="1471ADB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Defendant a `Hero,' Filipino Aide Testifies [280870563]</w:t>
      </w:r>
    </w:p>
    <w:p w14:paraId="68210C1B" w14:textId="77777777" w:rsidR="00E87061" w:rsidRPr="00E87061" w:rsidRDefault="00E87061" w:rsidP="00E87061">
      <w:pPr>
        <w:spacing w:after="0" w:line="240" w:lineRule="auto"/>
        <w:rPr>
          <w:rFonts w:eastAsia="Calibri"/>
          <w:color w:val="000000" w:themeColor="text1"/>
          <w:sz w:val="24"/>
          <w:szCs w:val="24"/>
        </w:rPr>
      </w:pPr>
    </w:p>
    <w:p w14:paraId="5E3CC1DD" w14:textId="77777777" w:rsidR="00815C0B"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To Filipinos, Cory represents triumph of good over evil…reputably meek Filipinos sat in the roadway in front of tanks [431325736]</w:t>
      </w:r>
      <w:r w:rsidRPr="00E87061">
        <w:rPr>
          <w:rFonts w:eastAsia="Calibri"/>
          <w:color w:val="000000" w:themeColor="text1"/>
          <w:sz w:val="24"/>
          <w:szCs w:val="24"/>
        </w:rPr>
        <w:tab/>
      </w:r>
    </w:p>
    <w:p w14:paraId="269F88F6" w14:textId="77777777" w:rsidR="00815C0B" w:rsidRDefault="00815C0B" w:rsidP="00E87061">
      <w:pPr>
        <w:spacing w:after="0" w:line="240" w:lineRule="auto"/>
        <w:rPr>
          <w:rFonts w:eastAsia="Calibri"/>
          <w:color w:val="000000" w:themeColor="text1"/>
          <w:sz w:val="24"/>
          <w:szCs w:val="24"/>
        </w:rPr>
      </w:pPr>
    </w:p>
    <w:p w14:paraId="56DA5979" w14:textId="5BE6217C"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Accused Filipino assassin Rodolfo </w:t>
      </w:r>
      <w:proofErr w:type="spellStart"/>
      <w:r w:rsidRPr="00E87061">
        <w:rPr>
          <w:rFonts w:eastAsia="Calibri"/>
          <w:color w:val="000000" w:themeColor="text1"/>
          <w:sz w:val="24"/>
          <w:szCs w:val="24"/>
        </w:rPr>
        <w:t>Pacificado</w:t>
      </w:r>
      <w:proofErr w:type="spellEnd"/>
      <w:r w:rsidRPr="00E87061">
        <w:rPr>
          <w:rFonts w:eastAsia="Calibri"/>
          <w:color w:val="000000" w:themeColor="text1"/>
          <w:sz w:val="24"/>
          <w:szCs w:val="24"/>
        </w:rPr>
        <w:t xml:space="preserve"> to seek refugee status in Canada [436023218]</w:t>
      </w:r>
    </w:p>
    <w:p w14:paraId="11A765DB" w14:textId="77777777" w:rsidR="00E87061" w:rsidRPr="00E87061" w:rsidRDefault="00E87061" w:rsidP="00E87061">
      <w:pPr>
        <w:spacing w:after="0" w:line="240" w:lineRule="auto"/>
        <w:rPr>
          <w:rFonts w:eastAsia="Calibri"/>
          <w:color w:val="000000" w:themeColor="text1"/>
          <w:sz w:val="24"/>
          <w:szCs w:val="24"/>
        </w:rPr>
      </w:pPr>
    </w:p>
    <w:p w14:paraId="5DFB2F7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176 counts of fraud and a charge of economic sabotage…A one-time crony of the late president [243542471]</w:t>
      </w:r>
    </w:p>
    <w:p w14:paraId="0857D453" w14:textId="77777777" w:rsidR="00E87061" w:rsidRPr="00E87061" w:rsidRDefault="00E87061" w:rsidP="00E87061">
      <w:pPr>
        <w:spacing w:after="0" w:line="240" w:lineRule="auto"/>
        <w:rPr>
          <w:rFonts w:eastAsia="Calibri"/>
          <w:color w:val="000000" w:themeColor="text1"/>
          <w:sz w:val="24"/>
          <w:szCs w:val="24"/>
        </w:rPr>
      </w:pPr>
    </w:p>
    <w:p w14:paraId="2C79389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Marcos Dies in Bitter Exile…bitter and defiant exile…years of scorn and degradation [1153746249]</w:t>
      </w:r>
    </w:p>
    <w:p w14:paraId="417BBFEF" w14:textId="77777777" w:rsidR="00E87061" w:rsidRPr="00E87061" w:rsidRDefault="00E87061" w:rsidP="00E87061">
      <w:pPr>
        <w:spacing w:after="0" w:line="240" w:lineRule="auto"/>
        <w:rPr>
          <w:rFonts w:eastAsia="Calibri"/>
          <w:color w:val="000000" w:themeColor="text1"/>
          <w:sz w:val="24"/>
          <w:szCs w:val="24"/>
        </w:rPr>
      </w:pPr>
    </w:p>
    <w:p w14:paraId="437F0293"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 DICTATOR IN EXILE [431307438]</w:t>
      </w:r>
    </w:p>
    <w:p w14:paraId="7A929791" w14:textId="77777777" w:rsidR="00E87061" w:rsidRPr="00E87061" w:rsidRDefault="00E87061" w:rsidP="00E87061">
      <w:pPr>
        <w:spacing w:after="0" w:line="240" w:lineRule="auto"/>
        <w:rPr>
          <w:rFonts w:eastAsia="Calibri"/>
          <w:color w:val="000000" w:themeColor="text1"/>
          <w:sz w:val="24"/>
          <w:szCs w:val="24"/>
        </w:rPr>
      </w:pPr>
    </w:p>
    <w:p w14:paraId="64CD918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Imelda ends luxurious exile in U.S.; Former first lady's return to Philippines allows criminal case to proceed [251811999]</w:t>
      </w:r>
    </w:p>
    <w:p w14:paraId="3D54F1FD" w14:textId="77777777" w:rsidR="00E87061" w:rsidRPr="00E87061" w:rsidRDefault="00E87061" w:rsidP="00E87061">
      <w:pPr>
        <w:spacing w:after="0" w:line="240" w:lineRule="auto"/>
        <w:rPr>
          <w:rFonts w:eastAsia="Calibri"/>
          <w:color w:val="000000" w:themeColor="text1"/>
          <w:sz w:val="24"/>
          <w:szCs w:val="24"/>
        </w:rPr>
      </w:pPr>
    </w:p>
    <w:p w14:paraId="7ED439BE" w14:textId="77777777" w:rsidR="00E87061" w:rsidRPr="00E87061" w:rsidRDefault="00E87061" w:rsidP="00E87061">
      <w:pPr>
        <w:spacing w:after="0" w:line="240" w:lineRule="auto"/>
        <w:rPr>
          <w:rFonts w:eastAsia="Calibri"/>
          <w:color w:val="000000" w:themeColor="text1"/>
          <w:sz w:val="24"/>
          <w:szCs w:val="24"/>
        </w:rPr>
      </w:pPr>
    </w:p>
    <w:p w14:paraId="2EB82F20" w14:textId="515602F5" w:rsidR="00E87061" w:rsidRDefault="00E87061" w:rsidP="00815C0B">
      <w:pPr>
        <w:spacing w:after="0" w:line="240" w:lineRule="auto"/>
        <w:jc w:val="center"/>
        <w:rPr>
          <w:rFonts w:eastAsia="Calibri"/>
          <w:color w:val="000000" w:themeColor="text1"/>
          <w:sz w:val="24"/>
          <w:szCs w:val="24"/>
          <w:u w:val="single"/>
        </w:rPr>
      </w:pPr>
      <w:r w:rsidRPr="00815C0B">
        <w:rPr>
          <w:rFonts w:eastAsia="Calibri"/>
          <w:color w:val="000000" w:themeColor="text1"/>
          <w:sz w:val="24"/>
          <w:szCs w:val="24"/>
          <w:u w:val="single"/>
        </w:rPr>
        <w:t>South Africa (1994-1999)</w:t>
      </w:r>
    </w:p>
    <w:p w14:paraId="6BBC56AE" w14:textId="77777777" w:rsidR="00815C0B" w:rsidRPr="00815C0B" w:rsidRDefault="00815C0B" w:rsidP="00815C0B">
      <w:pPr>
        <w:spacing w:after="0" w:line="240" w:lineRule="auto"/>
        <w:jc w:val="center"/>
        <w:rPr>
          <w:rFonts w:eastAsia="Calibri"/>
          <w:color w:val="000000" w:themeColor="text1"/>
          <w:sz w:val="24"/>
          <w:szCs w:val="24"/>
          <w:u w:val="single"/>
        </w:rPr>
      </w:pPr>
    </w:p>
    <w:p w14:paraId="492780F9"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Voices of freedom [243196452]</w:t>
      </w:r>
    </w:p>
    <w:p w14:paraId="0B8B9F36" w14:textId="77777777" w:rsidR="00E87061" w:rsidRPr="00E87061" w:rsidRDefault="00E87061" w:rsidP="00E87061">
      <w:pPr>
        <w:spacing w:after="0" w:line="240" w:lineRule="auto"/>
        <w:rPr>
          <w:rFonts w:eastAsia="Calibri"/>
          <w:color w:val="000000" w:themeColor="text1"/>
          <w:sz w:val="24"/>
          <w:szCs w:val="24"/>
        </w:rPr>
      </w:pPr>
    </w:p>
    <w:p w14:paraId="06678A6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Escape the talons of apartheid [294938690]</w:t>
      </w:r>
    </w:p>
    <w:p w14:paraId="4D3626BA" w14:textId="77777777" w:rsidR="00E87061" w:rsidRPr="00E87061" w:rsidRDefault="00E87061" w:rsidP="00E87061">
      <w:pPr>
        <w:spacing w:after="0" w:line="240" w:lineRule="auto"/>
        <w:rPr>
          <w:rFonts w:eastAsia="Calibri"/>
          <w:color w:val="000000" w:themeColor="text1"/>
          <w:sz w:val="24"/>
          <w:szCs w:val="24"/>
        </w:rPr>
      </w:pPr>
    </w:p>
    <w:p w14:paraId="31789114"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South African students in Minnesota send democracy home [418539190]</w:t>
      </w:r>
    </w:p>
    <w:p w14:paraId="79626821" w14:textId="77777777" w:rsidR="00E87061" w:rsidRPr="00E87061" w:rsidRDefault="00E87061" w:rsidP="00E87061">
      <w:pPr>
        <w:spacing w:after="0" w:line="240" w:lineRule="auto"/>
        <w:rPr>
          <w:rFonts w:eastAsia="Calibri"/>
          <w:color w:val="000000" w:themeColor="text1"/>
          <w:sz w:val="24"/>
          <w:szCs w:val="24"/>
        </w:rPr>
      </w:pPr>
    </w:p>
    <w:p w14:paraId="4F41BF36"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Expatriate South African photojournalist…father of two…political activist…endured a terrifying ordeal [275518847]</w:t>
      </w:r>
    </w:p>
    <w:p w14:paraId="285152F6" w14:textId="77777777" w:rsidR="00E87061" w:rsidRPr="00E87061" w:rsidRDefault="00E87061" w:rsidP="00E87061">
      <w:pPr>
        <w:spacing w:after="0" w:line="240" w:lineRule="auto"/>
        <w:rPr>
          <w:rFonts w:eastAsia="Calibri"/>
          <w:color w:val="000000" w:themeColor="text1"/>
          <w:sz w:val="24"/>
          <w:szCs w:val="24"/>
        </w:rPr>
      </w:pPr>
    </w:p>
    <w:p w14:paraId="47912A31" w14:textId="77777777" w:rsidR="00815C0B"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Most black South Africans lack the racial bitterness expected [255429800]</w:t>
      </w:r>
      <w:r w:rsidRPr="00E87061">
        <w:rPr>
          <w:rFonts w:eastAsia="Calibri"/>
          <w:color w:val="000000" w:themeColor="text1"/>
          <w:sz w:val="24"/>
          <w:szCs w:val="24"/>
        </w:rPr>
        <w:tab/>
      </w:r>
    </w:p>
    <w:p w14:paraId="2327B2FA" w14:textId="77777777" w:rsidR="00815C0B" w:rsidRDefault="00815C0B" w:rsidP="00E87061">
      <w:pPr>
        <w:spacing w:after="0" w:line="240" w:lineRule="auto"/>
        <w:rPr>
          <w:rFonts w:eastAsia="Calibri"/>
          <w:color w:val="000000" w:themeColor="text1"/>
          <w:sz w:val="24"/>
          <w:szCs w:val="24"/>
        </w:rPr>
      </w:pPr>
    </w:p>
    <w:p w14:paraId="37D4F7E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Afrikaners flee homeland in a new Great Trek…Reactionary whites want to build a white homeland [187736491]</w:t>
      </w:r>
    </w:p>
    <w:p w14:paraId="003805D6" w14:textId="77777777" w:rsidR="00E87061" w:rsidRPr="00E87061" w:rsidRDefault="00E87061" w:rsidP="00E87061">
      <w:pPr>
        <w:spacing w:after="0" w:line="240" w:lineRule="auto"/>
        <w:rPr>
          <w:rFonts w:eastAsia="Calibri"/>
          <w:color w:val="000000" w:themeColor="text1"/>
          <w:sz w:val="24"/>
          <w:szCs w:val="24"/>
        </w:rPr>
      </w:pPr>
    </w:p>
    <w:p w14:paraId="5F35D731" w14:textId="6474F1DB"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Exodus of skilled, educated and mainly white emigrants [363372609]</w:t>
      </w:r>
    </w:p>
    <w:p w14:paraId="2F8D62F5" w14:textId="77777777" w:rsidR="00E87061" w:rsidRPr="00E87061" w:rsidRDefault="00E87061" w:rsidP="00E87061">
      <w:pPr>
        <w:spacing w:after="0" w:line="240" w:lineRule="auto"/>
        <w:rPr>
          <w:rFonts w:eastAsia="Calibri"/>
          <w:color w:val="000000" w:themeColor="text1"/>
          <w:sz w:val="24"/>
          <w:szCs w:val="24"/>
        </w:rPr>
      </w:pPr>
    </w:p>
    <w:p w14:paraId="5E1A220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Young, bright and over here…from a country where they used to reign supreme [329110152]</w:t>
      </w:r>
    </w:p>
    <w:p w14:paraId="2B974167" w14:textId="77777777" w:rsidR="00E87061" w:rsidRPr="00E87061" w:rsidRDefault="00E87061" w:rsidP="00E87061">
      <w:pPr>
        <w:spacing w:after="0" w:line="240" w:lineRule="auto"/>
        <w:rPr>
          <w:rFonts w:eastAsia="Calibri"/>
          <w:color w:val="000000" w:themeColor="text1"/>
          <w:sz w:val="24"/>
          <w:szCs w:val="24"/>
        </w:rPr>
      </w:pPr>
    </w:p>
    <w:p w14:paraId="64B4D95E"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South African whites accepting minority status with more grace than expected [239866321]</w:t>
      </w:r>
    </w:p>
    <w:p w14:paraId="0903D9E5" w14:textId="77777777" w:rsidR="00E87061" w:rsidRPr="00E87061" w:rsidRDefault="00E87061" w:rsidP="00E87061">
      <w:pPr>
        <w:spacing w:after="0" w:line="240" w:lineRule="auto"/>
        <w:rPr>
          <w:rFonts w:eastAsia="Calibri"/>
          <w:color w:val="000000" w:themeColor="text1"/>
          <w:sz w:val="24"/>
          <w:szCs w:val="24"/>
        </w:rPr>
      </w:pPr>
    </w:p>
    <w:p w14:paraId="73CAEB7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SOUTH AFRICAN GANG MURDERS ENGINEER WHO PLANNED TO FLEE VIOLENCE [321009474]</w:t>
      </w:r>
    </w:p>
    <w:p w14:paraId="4AB96803" w14:textId="77777777" w:rsidR="00E87061" w:rsidRPr="00E87061" w:rsidRDefault="00E87061" w:rsidP="00E87061">
      <w:pPr>
        <w:spacing w:after="0" w:line="240" w:lineRule="auto"/>
        <w:rPr>
          <w:rFonts w:eastAsia="Calibri"/>
          <w:color w:val="000000" w:themeColor="text1"/>
          <w:sz w:val="24"/>
          <w:szCs w:val="24"/>
        </w:rPr>
      </w:pPr>
    </w:p>
    <w:p w14:paraId="45D8251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CRIME FEARS FORCING SOME AFFLUENT WHITES TO FLEE SOUTH AFRICA [391330088]</w:t>
      </w:r>
    </w:p>
    <w:p w14:paraId="1014A434" w14:textId="77777777" w:rsidR="00E87061" w:rsidRPr="00E87061" w:rsidRDefault="00E87061" w:rsidP="00E87061">
      <w:pPr>
        <w:spacing w:after="0" w:line="240" w:lineRule="auto"/>
        <w:rPr>
          <w:rFonts w:eastAsia="Calibri"/>
          <w:color w:val="000000" w:themeColor="text1"/>
          <w:sz w:val="24"/>
          <w:szCs w:val="24"/>
        </w:rPr>
      </w:pPr>
    </w:p>
    <w:p w14:paraId="02EC0A2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White South Africans terrified by violent crime are fleeing…emigrants, almost all white professionals [437558956]</w:t>
      </w:r>
    </w:p>
    <w:p w14:paraId="344D400C" w14:textId="77777777" w:rsidR="00E87061" w:rsidRPr="00E87061" w:rsidRDefault="00E87061" w:rsidP="00E87061">
      <w:pPr>
        <w:spacing w:after="0" w:line="240" w:lineRule="auto"/>
        <w:rPr>
          <w:rFonts w:eastAsia="Calibri"/>
          <w:color w:val="000000" w:themeColor="text1"/>
          <w:sz w:val="24"/>
          <w:szCs w:val="24"/>
        </w:rPr>
      </w:pPr>
    </w:p>
    <w:p w14:paraId="129EDEB6"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Terror is stalking the Afrikaners in post- apartheid South Africa [242819610]</w:t>
      </w:r>
    </w:p>
    <w:p w14:paraId="73D2A822" w14:textId="77777777" w:rsidR="00E87061" w:rsidRPr="00E87061" w:rsidRDefault="00E87061" w:rsidP="00E87061">
      <w:pPr>
        <w:spacing w:after="0" w:line="240" w:lineRule="auto"/>
        <w:rPr>
          <w:rFonts w:eastAsia="Calibri"/>
          <w:color w:val="000000" w:themeColor="text1"/>
          <w:sz w:val="24"/>
          <w:szCs w:val="24"/>
        </w:rPr>
      </w:pPr>
    </w:p>
    <w:p w14:paraId="73890D25" w14:textId="4509EA53" w:rsidR="00E87061" w:rsidRDefault="00E87061" w:rsidP="00815C0B">
      <w:pPr>
        <w:spacing w:after="0" w:line="240" w:lineRule="auto"/>
        <w:jc w:val="center"/>
        <w:rPr>
          <w:rFonts w:eastAsia="Calibri"/>
          <w:color w:val="000000" w:themeColor="text1"/>
          <w:sz w:val="24"/>
          <w:szCs w:val="24"/>
          <w:u w:val="single"/>
        </w:rPr>
      </w:pPr>
      <w:r w:rsidRPr="00815C0B">
        <w:rPr>
          <w:rFonts w:eastAsia="Calibri"/>
          <w:color w:val="000000" w:themeColor="text1"/>
          <w:sz w:val="24"/>
          <w:szCs w:val="24"/>
          <w:u w:val="single"/>
        </w:rPr>
        <w:t>Arab Spring (2011-2016)</w:t>
      </w:r>
    </w:p>
    <w:p w14:paraId="286F5343" w14:textId="77777777" w:rsidR="00815C0B" w:rsidRPr="00815C0B" w:rsidRDefault="00815C0B" w:rsidP="00815C0B">
      <w:pPr>
        <w:spacing w:after="0" w:line="240" w:lineRule="auto"/>
        <w:jc w:val="center"/>
        <w:rPr>
          <w:rFonts w:eastAsia="Calibri"/>
          <w:color w:val="000000" w:themeColor="text1"/>
          <w:sz w:val="24"/>
          <w:szCs w:val="24"/>
          <w:u w:val="single"/>
        </w:rPr>
      </w:pPr>
    </w:p>
    <w:p w14:paraId="602189CD"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Boatloads of Tunisians…’biblical exodus’ [3056081035]</w:t>
      </w:r>
    </w:p>
    <w:p w14:paraId="01B069D3" w14:textId="77777777" w:rsidR="00E87061" w:rsidRPr="00E87061" w:rsidRDefault="00E87061" w:rsidP="00E87061">
      <w:pPr>
        <w:spacing w:after="0" w:line="240" w:lineRule="auto"/>
        <w:rPr>
          <w:rFonts w:eastAsia="Calibri"/>
          <w:color w:val="000000" w:themeColor="text1"/>
          <w:sz w:val="24"/>
          <w:szCs w:val="24"/>
        </w:rPr>
      </w:pPr>
    </w:p>
    <w:p w14:paraId="67D869CA"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victim of heartless abuse of process: </w:t>
      </w:r>
      <w:proofErr w:type="spellStart"/>
      <w:r w:rsidRPr="00E87061">
        <w:rPr>
          <w:rFonts w:eastAsia="Calibri"/>
          <w:color w:val="000000" w:themeColor="text1"/>
          <w:sz w:val="24"/>
          <w:szCs w:val="24"/>
        </w:rPr>
        <w:t>Wilkie</w:t>
      </w:r>
      <w:proofErr w:type="spellEnd"/>
      <w:r w:rsidRPr="00E87061">
        <w:rPr>
          <w:rFonts w:eastAsia="Calibri"/>
          <w:color w:val="000000" w:themeColor="text1"/>
          <w:sz w:val="24"/>
          <w:szCs w:val="24"/>
        </w:rPr>
        <w:t xml:space="preserve"> family reunited in Egypt, not Canada [1413266919]</w:t>
      </w:r>
    </w:p>
    <w:p w14:paraId="745F55AE" w14:textId="77777777" w:rsidR="00E87061" w:rsidRPr="00E87061" w:rsidRDefault="00E87061" w:rsidP="00E87061">
      <w:pPr>
        <w:spacing w:after="0" w:line="240" w:lineRule="auto"/>
        <w:rPr>
          <w:rFonts w:eastAsia="Calibri"/>
          <w:color w:val="000000" w:themeColor="text1"/>
          <w:sz w:val="24"/>
          <w:szCs w:val="24"/>
        </w:rPr>
      </w:pPr>
    </w:p>
    <w:p w14:paraId="0866E94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I fled Egyptian revolution for a life in the UK. I feel part of this community now [1535695113]</w:t>
      </w:r>
    </w:p>
    <w:p w14:paraId="6F0F0B99" w14:textId="77777777" w:rsidR="00E87061" w:rsidRPr="00E87061" w:rsidRDefault="00E87061" w:rsidP="00E87061">
      <w:pPr>
        <w:spacing w:after="0" w:line="240" w:lineRule="auto"/>
        <w:rPr>
          <w:rFonts w:eastAsia="Calibri"/>
          <w:color w:val="000000" w:themeColor="text1"/>
          <w:sz w:val="24"/>
          <w:szCs w:val="24"/>
        </w:rPr>
      </w:pPr>
    </w:p>
    <w:p w14:paraId="4BA2F764"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Tunisian sought by police spent time in Italian prison for burning down school [1851005150]</w:t>
      </w:r>
    </w:p>
    <w:p w14:paraId="45F98567" w14:textId="77777777" w:rsidR="00E87061" w:rsidRPr="00E87061" w:rsidRDefault="00E87061" w:rsidP="00E87061">
      <w:pPr>
        <w:spacing w:after="0" w:line="240" w:lineRule="auto"/>
        <w:rPr>
          <w:rFonts w:eastAsia="Calibri"/>
          <w:color w:val="000000" w:themeColor="text1"/>
          <w:sz w:val="24"/>
          <w:szCs w:val="24"/>
        </w:rPr>
      </w:pPr>
    </w:p>
    <w:p w14:paraId="107FA49A"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Christmas market attack: From Tunisia to Berlin Trail of Germany's </w:t>
      </w:r>
      <w:proofErr w:type="spellStart"/>
      <w:r w:rsidRPr="00E87061">
        <w:rPr>
          <w:rFonts w:eastAsia="Calibri"/>
          <w:color w:val="000000" w:themeColor="text1"/>
          <w:sz w:val="24"/>
          <w:szCs w:val="24"/>
        </w:rPr>
        <w:t>radicalised</w:t>
      </w:r>
      <w:proofErr w:type="spellEnd"/>
      <w:r w:rsidRPr="00E87061">
        <w:rPr>
          <w:rFonts w:eastAsia="Calibri"/>
          <w:color w:val="000000" w:themeColor="text1"/>
          <w:sz w:val="24"/>
          <w:szCs w:val="24"/>
        </w:rPr>
        <w:t xml:space="preserve"> refugee [1851027072]</w:t>
      </w:r>
    </w:p>
    <w:p w14:paraId="0BDA55CE" w14:textId="77777777" w:rsidR="00E87061" w:rsidRPr="00E87061" w:rsidRDefault="00E87061" w:rsidP="00E87061">
      <w:pPr>
        <w:spacing w:after="0" w:line="240" w:lineRule="auto"/>
        <w:rPr>
          <w:rFonts w:eastAsia="Calibri"/>
          <w:color w:val="000000" w:themeColor="text1"/>
          <w:sz w:val="24"/>
          <w:szCs w:val="24"/>
        </w:rPr>
      </w:pPr>
    </w:p>
    <w:p w14:paraId="521A799B"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Refugee caught burgling house faces jail term [1266115776]</w:t>
      </w:r>
    </w:p>
    <w:p w14:paraId="5CB80ADF" w14:textId="77777777" w:rsidR="00E87061" w:rsidRPr="00E87061" w:rsidRDefault="00E87061" w:rsidP="00E87061">
      <w:pPr>
        <w:spacing w:after="0" w:line="240" w:lineRule="auto"/>
        <w:rPr>
          <w:rFonts w:eastAsia="Calibri"/>
          <w:color w:val="000000" w:themeColor="text1"/>
          <w:sz w:val="24"/>
          <w:szCs w:val="24"/>
        </w:rPr>
      </w:pPr>
    </w:p>
    <w:p w14:paraId="3181DCB3" w14:textId="77777777" w:rsidR="00815C0B"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Tunisian migrants have invaded Lampedusa, transforming the idyllic Italian island into a rubbish-strewn refugee camp [859468875]</w:t>
      </w:r>
      <w:r w:rsidRPr="00E87061">
        <w:rPr>
          <w:rFonts w:eastAsia="Calibri"/>
          <w:color w:val="000000" w:themeColor="text1"/>
          <w:sz w:val="24"/>
          <w:szCs w:val="24"/>
        </w:rPr>
        <w:tab/>
      </w:r>
    </w:p>
    <w:p w14:paraId="3C7625DC" w14:textId="77777777" w:rsidR="00815C0B" w:rsidRDefault="00815C0B" w:rsidP="00E87061">
      <w:pPr>
        <w:spacing w:after="0" w:line="240" w:lineRule="auto"/>
        <w:rPr>
          <w:rFonts w:eastAsia="Calibri"/>
          <w:color w:val="000000" w:themeColor="text1"/>
          <w:sz w:val="24"/>
          <w:szCs w:val="24"/>
        </w:rPr>
      </w:pPr>
    </w:p>
    <w:p w14:paraId="7AC24D3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Bahrain accuses UK of </w:t>
      </w:r>
      <w:proofErr w:type="spellStart"/>
      <w:r w:rsidRPr="00E87061">
        <w:rPr>
          <w:rFonts w:eastAsia="Calibri"/>
          <w:color w:val="000000" w:themeColor="text1"/>
          <w:sz w:val="24"/>
          <w:szCs w:val="24"/>
        </w:rPr>
        <w:t>harbouring</w:t>
      </w:r>
      <w:proofErr w:type="spellEnd"/>
      <w:r w:rsidRPr="00E87061">
        <w:rPr>
          <w:rFonts w:eastAsia="Calibri"/>
          <w:color w:val="000000" w:themeColor="text1"/>
          <w:sz w:val="24"/>
          <w:szCs w:val="24"/>
        </w:rPr>
        <w:t xml:space="preserve"> Bahraini terrorists…under the guise of being asylum seekers who claim their human rights are abused in Bahrain [1438902016]</w:t>
      </w:r>
    </w:p>
    <w:p w14:paraId="0B184E02" w14:textId="77777777" w:rsidR="00E87061" w:rsidRPr="00E87061" w:rsidRDefault="00E87061" w:rsidP="00E87061">
      <w:pPr>
        <w:spacing w:after="0" w:line="240" w:lineRule="auto"/>
        <w:rPr>
          <w:rFonts w:eastAsia="Calibri"/>
          <w:color w:val="000000" w:themeColor="text1"/>
          <w:sz w:val="24"/>
          <w:szCs w:val="24"/>
        </w:rPr>
      </w:pPr>
    </w:p>
    <w:p w14:paraId="3E756A49"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Bahrain, a brutal ally [1243354495]</w:t>
      </w:r>
    </w:p>
    <w:p w14:paraId="397B37E7" w14:textId="77777777" w:rsidR="00E87061" w:rsidRPr="00E87061" w:rsidRDefault="00E87061" w:rsidP="00E87061">
      <w:pPr>
        <w:spacing w:after="0" w:line="240" w:lineRule="auto"/>
        <w:rPr>
          <w:rFonts w:eastAsia="Calibri"/>
          <w:color w:val="000000" w:themeColor="text1"/>
          <w:sz w:val="24"/>
          <w:szCs w:val="24"/>
        </w:rPr>
      </w:pPr>
    </w:p>
    <w:p w14:paraId="471C7A66"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Bahraini man bites police officer [1811545563]</w:t>
      </w:r>
    </w:p>
    <w:p w14:paraId="2A9080F5" w14:textId="77777777" w:rsidR="00E87061" w:rsidRPr="00E87061" w:rsidRDefault="00E87061" w:rsidP="00E87061">
      <w:pPr>
        <w:spacing w:after="0" w:line="240" w:lineRule="auto"/>
        <w:rPr>
          <w:rFonts w:eastAsia="Calibri"/>
          <w:color w:val="000000" w:themeColor="text1"/>
          <w:sz w:val="24"/>
          <w:szCs w:val="24"/>
        </w:rPr>
      </w:pPr>
    </w:p>
    <w:p w14:paraId="04B0120C" w14:textId="085CC34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The scandal of our friendship with the brutal Bahrainis [1802542259]</w:t>
      </w:r>
    </w:p>
    <w:p w14:paraId="71B0FE12" w14:textId="77777777" w:rsidR="00E87061" w:rsidRPr="00E87061" w:rsidRDefault="00E87061" w:rsidP="00E87061">
      <w:pPr>
        <w:spacing w:after="0" w:line="240" w:lineRule="auto"/>
        <w:rPr>
          <w:rFonts w:eastAsia="Calibri"/>
          <w:color w:val="000000" w:themeColor="text1"/>
          <w:sz w:val="24"/>
          <w:szCs w:val="24"/>
        </w:rPr>
      </w:pPr>
    </w:p>
    <w:p w14:paraId="31935324" w14:textId="0E688584"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Bahraini rapper's mission for peace [1519219839]</w:t>
      </w:r>
    </w:p>
    <w:p w14:paraId="7BE94CD0" w14:textId="77777777" w:rsidR="00E87061" w:rsidRPr="00E87061" w:rsidRDefault="00E87061" w:rsidP="00E87061">
      <w:pPr>
        <w:spacing w:after="0" w:line="240" w:lineRule="auto"/>
        <w:rPr>
          <w:rFonts w:eastAsia="Calibri"/>
          <w:color w:val="000000" w:themeColor="text1"/>
          <w:sz w:val="24"/>
          <w:szCs w:val="24"/>
        </w:rPr>
      </w:pPr>
    </w:p>
    <w:p w14:paraId="4034C55E"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Bahraini refugees lose citizenship in clampdown…on freedom of speech [1649904573]</w:t>
      </w:r>
    </w:p>
    <w:p w14:paraId="43848017" w14:textId="77777777" w:rsidR="00E87061" w:rsidRPr="00E87061" w:rsidRDefault="00E87061" w:rsidP="00E87061">
      <w:pPr>
        <w:spacing w:after="0" w:line="240" w:lineRule="auto"/>
        <w:rPr>
          <w:rFonts w:eastAsia="Calibri"/>
          <w:color w:val="000000" w:themeColor="text1"/>
          <w:sz w:val="24"/>
          <w:szCs w:val="24"/>
        </w:rPr>
      </w:pPr>
    </w:p>
    <w:p w14:paraId="4D32BD22"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Clinton sides with bloodied Bahraini protesters…repressive Arab rulers who fail to institute democratic reforms [1513371233]</w:t>
      </w:r>
    </w:p>
    <w:p w14:paraId="2E8EA5D5" w14:textId="77777777" w:rsidR="00E87061" w:rsidRPr="00E87061" w:rsidRDefault="00E87061" w:rsidP="00E87061">
      <w:pPr>
        <w:spacing w:after="0" w:line="240" w:lineRule="auto"/>
        <w:rPr>
          <w:rFonts w:eastAsia="Calibri"/>
          <w:color w:val="000000" w:themeColor="text1"/>
          <w:sz w:val="24"/>
          <w:szCs w:val="24"/>
        </w:rPr>
      </w:pPr>
    </w:p>
    <w:p w14:paraId="317CA61C"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Bahraini mum flees Palestine [1545090757]</w:t>
      </w:r>
    </w:p>
    <w:p w14:paraId="15FD4FD3" w14:textId="77777777" w:rsidR="00E87061" w:rsidRPr="00E87061" w:rsidRDefault="00E87061" w:rsidP="00E87061">
      <w:pPr>
        <w:spacing w:after="0" w:line="240" w:lineRule="auto"/>
        <w:rPr>
          <w:rFonts w:eastAsia="Calibri"/>
          <w:color w:val="000000" w:themeColor="text1"/>
          <w:sz w:val="24"/>
          <w:szCs w:val="24"/>
        </w:rPr>
      </w:pPr>
    </w:p>
    <w:p w14:paraId="31EC085A"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Bahraini survives asylum boat horror [1413050354]</w:t>
      </w:r>
    </w:p>
    <w:p w14:paraId="47092F19" w14:textId="77777777" w:rsidR="00E87061" w:rsidRPr="00E87061" w:rsidRDefault="00E87061" w:rsidP="00E87061">
      <w:pPr>
        <w:spacing w:after="0" w:line="240" w:lineRule="auto"/>
        <w:rPr>
          <w:rFonts w:eastAsia="Calibri"/>
          <w:color w:val="000000" w:themeColor="text1"/>
          <w:sz w:val="24"/>
          <w:szCs w:val="24"/>
        </w:rPr>
      </w:pPr>
    </w:p>
    <w:p w14:paraId="4660BA15" w14:textId="7BAFDDAD"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victim of enhanced mistreatment by the Bahraini security forces [1802542259]</w:t>
      </w:r>
    </w:p>
    <w:p w14:paraId="41B8F282" w14:textId="77777777" w:rsidR="00E87061" w:rsidRPr="00E87061" w:rsidRDefault="00E87061" w:rsidP="00E87061">
      <w:pPr>
        <w:spacing w:after="0" w:line="240" w:lineRule="auto"/>
        <w:rPr>
          <w:rFonts w:eastAsia="Calibri"/>
          <w:color w:val="000000" w:themeColor="text1"/>
          <w:sz w:val="24"/>
          <w:szCs w:val="24"/>
        </w:rPr>
      </w:pPr>
    </w:p>
    <w:p w14:paraId="6F3C2D88" w14:textId="24D82831" w:rsidR="00E87061" w:rsidRDefault="00E87061" w:rsidP="00815C0B">
      <w:pPr>
        <w:spacing w:after="0" w:line="240" w:lineRule="auto"/>
        <w:jc w:val="center"/>
        <w:rPr>
          <w:rFonts w:eastAsia="Calibri"/>
          <w:color w:val="000000" w:themeColor="text1"/>
          <w:sz w:val="24"/>
          <w:szCs w:val="24"/>
          <w:u w:val="single"/>
        </w:rPr>
      </w:pPr>
      <w:r w:rsidRPr="00815C0B">
        <w:rPr>
          <w:rFonts w:eastAsia="Calibri"/>
          <w:color w:val="000000" w:themeColor="text1"/>
          <w:sz w:val="24"/>
          <w:szCs w:val="24"/>
          <w:u w:val="single"/>
        </w:rPr>
        <w:t>Syria (2024-2026)</w:t>
      </w:r>
    </w:p>
    <w:p w14:paraId="138A9A79" w14:textId="77777777" w:rsidR="00815C0B" w:rsidRPr="00815C0B" w:rsidRDefault="00815C0B" w:rsidP="00815C0B">
      <w:pPr>
        <w:spacing w:after="0" w:line="240" w:lineRule="auto"/>
        <w:jc w:val="center"/>
        <w:rPr>
          <w:rFonts w:eastAsia="Calibri"/>
          <w:color w:val="000000" w:themeColor="text1"/>
          <w:sz w:val="24"/>
          <w:szCs w:val="24"/>
          <w:u w:val="single"/>
        </w:rPr>
      </w:pPr>
    </w:p>
    <w:p w14:paraId="56E16F8F"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Displaced and forgotten amid a harsh winter in Syria [3302587890] *IDPs</w:t>
      </w:r>
    </w:p>
    <w:p w14:paraId="2181A61B" w14:textId="77777777" w:rsidR="00E87061" w:rsidRPr="00E87061" w:rsidRDefault="00E87061" w:rsidP="00E87061">
      <w:pPr>
        <w:spacing w:after="0" w:line="240" w:lineRule="auto"/>
        <w:rPr>
          <w:rFonts w:eastAsia="Calibri"/>
          <w:color w:val="000000" w:themeColor="text1"/>
          <w:sz w:val="24"/>
          <w:szCs w:val="24"/>
        </w:rPr>
      </w:pPr>
    </w:p>
    <w:p w14:paraId="05CE158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Hope and hardship have driven Syrian refugee returns – but many head back to destroyed homes [3279371154]</w:t>
      </w:r>
    </w:p>
    <w:p w14:paraId="4E1CACF7" w14:textId="77777777" w:rsidR="00E87061" w:rsidRPr="00E87061" w:rsidRDefault="00E87061" w:rsidP="00E87061">
      <w:pPr>
        <w:spacing w:after="0" w:line="240" w:lineRule="auto"/>
        <w:rPr>
          <w:rFonts w:eastAsia="Calibri"/>
          <w:color w:val="000000" w:themeColor="text1"/>
          <w:sz w:val="24"/>
          <w:szCs w:val="24"/>
        </w:rPr>
      </w:pPr>
    </w:p>
    <w:p w14:paraId="3D24602A"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Displaced families return to ruins, not homes [3280317342]</w:t>
      </w:r>
    </w:p>
    <w:p w14:paraId="3789FC55" w14:textId="77777777" w:rsidR="00E87061" w:rsidRPr="00E87061" w:rsidRDefault="00E87061" w:rsidP="00E87061">
      <w:pPr>
        <w:spacing w:after="0" w:line="240" w:lineRule="auto"/>
        <w:rPr>
          <w:rFonts w:eastAsia="Calibri"/>
          <w:color w:val="000000" w:themeColor="text1"/>
          <w:sz w:val="24"/>
          <w:szCs w:val="24"/>
        </w:rPr>
      </w:pPr>
    </w:p>
    <w:p w14:paraId="43A210E3" w14:textId="4754D00D"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 xml:space="preserve">Uneasy Kurds determined to protect hard-won rights [3304674457] </w:t>
      </w:r>
    </w:p>
    <w:p w14:paraId="3B6E9D4C" w14:textId="77777777" w:rsidR="00E87061" w:rsidRPr="00E87061" w:rsidRDefault="00E87061" w:rsidP="00E87061">
      <w:pPr>
        <w:spacing w:after="0" w:line="240" w:lineRule="auto"/>
        <w:rPr>
          <w:rFonts w:eastAsia="Calibri"/>
          <w:color w:val="000000" w:themeColor="text1"/>
          <w:sz w:val="24"/>
          <w:szCs w:val="24"/>
        </w:rPr>
      </w:pPr>
    </w:p>
    <w:p w14:paraId="1D95355E"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Kurds deserve recognition for role in defeating ISIS [3304130702]</w:t>
      </w:r>
    </w:p>
    <w:p w14:paraId="002D18F1" w14:textId="77777777" w:rsidR="00E87061" w:rsidRPr="00E87061" w:rsidRDefault="00E87061" w:rsidP="00E87061">
      <w:pPr>
        <w:spacing w:after="0" w:line="240" w:lineRule="auto"/>
        <w:rPr>
          <w:rFonts w:eastAsia="Calibri"/>
          <w:color w:val="000000" w:themeColor="text1"/>
          <w:sz w:val="24"/>
          <w:szCs w:val="24"/>
        </w:rPr>
      </w:pPr>
    </w:p>
    <w:p w14:paraId="5D22751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Suppliants of Syria: Refugee stories on a London theatre stage [3308884285]</w:t>
      </w:r>
    </w:p>
    <w:p w14:paraId="6F14A773" w14:textId="77777777" w:rsidR="00815C0B" w:rsidRPr="00E87061" w:rsidRDefault="00815C0B" w:rsidP="00E87061">
      <w:pPr>
        <w:spacing w:after="0" w:line="240" w:lineRule="auto"/>
        <w:rPr>
          <w:rFonts w:eastAsia="Calibri"/>
          <w:color w:val="000000" w:themeColor="text1"/>
          <w:sz w:val="24"/>
          <w:szCs w:val="24"/>
        </w:rPr>
      </w:pPr>
    </w:p>
    <w:p w14:paraId="7C88F1F8"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Notorious refugee camp… with alleged ties to the militant Islamic State (IS) group [3211754250]</w:t>
      </w:r>
    </w:p>
    <w:p w14:paraId="2CB7A145" w14:textId="77777777" w:rsidR="00E87061" w:rsidRPr="00E87061" w:rsidRDefault="00E87061" w:rsidP="00E87061">
      <w:pPr>
        <w:spacing w:after="0" w:line="240" w:lineRule="auto"/>
        <w:rPr>
          <w:rFonts w:eastAsia="Calibri"/>
          <w:color w:val="000000" w:themeColor="text1"/>
          <w:sz w:val="24"/>
          <w:szCs w:val="24"/>
        </w:rPr>
      </w:pPr>
    </w:p>
    <w:p w14:paraId="1BB29661"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Detained foreign families of IS fighters flee Syrian camp [3305458058]</w:t>
      </w:r>
    </w:p>
    <w:p w14:paraId="2D3FD790" w14:textId="77777777" w:rsidR="00E87061" w:rsidRPr="00E87061" w:rsidRDefault="00E87061" w:rsidP="00E87061">
      <w:pPr>
        <w:spacing w:after="0" w:line="240" w:lineRule="auto"/>
        <w:rPr>
          <w:rFonts w:eastAsia="Calibri"/>
          <w:color w:val="000000" w:themeColor="text1"/>
          <w:sz w:val="24"/>
          <w:szCs w:val="24"/>
        </w:rPr>
      </w:pPr>
    </w:p>
    <w:p w14:paraId="006988D5" w14:textId="77777777" w:rsidR="00815C0B"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NGOs sound alarm as foreign families flee camp holding suspected IS members [3303619392]</w:t>
      </w:r>
    </w:p>
    <w:p w14:paraId="4E686DBD" w14:textId="77777777" w:rsidR="00815C0B" w:rsidRDefault="00815C0B" w:rsidP="00E87061">
      <w:pPr>
        <w:spacing w:after="0" w:line="240" w:lineRule="auto"/>
        <w:rPr>
          <w:rFonts w:eastAsia="Calibri"/>
          <w:color w:val="000000" w:themeColor="text1"/>
          <w:sz w:val="24"/>
          <w:szCs w:val="24"/>
        </w:rPr>
      </w:pPr>
    </w:p>
    <w:p w14:paraId="23258177"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Former Spy Chief and Assad’s Cousin Plot Syrian Uprisings from Russia [3279839596]</w:t>
      </w:r>
    </w:p>
    <w:p w14:paraId="70E4773D" w14:textId="77777777" w:rsidR="00E87061" w:rsidRPr="00E87061" w:rsidRDefault="00E87061" w:rsidP="00E87061">
      <w:pPr>
        <w:spacing w:after="0" w:line="240" w:lineRule="auto"/>
        <w:rPr>
          <w:rFonts w:eastAsia="Calibri"/>
          <w:color w:val="000000" w:themeColor="text1"/>
          <w:sz w:val="24"/>
          <w:szCs w:val="24"/>
        </w:rPr>
      </w:pPr>
    </w:p>
    <w:p w14:paraId="4FA6D367" w14:textId="13BFB265" w:rsidR="00E87061" w:rsidRPr="00E87061" w:rsidRDefault="00E87061" w:rsidP="00E87061">
      <w:pPr>
        <w:spacing w:after="0" w:line="240" w:lineRule="auto"/>
        <w:rPr>
          <w:rFonts w:eastAsia="Calibri"/>
          <w:color w:val="000000" w:themeColor="text1"/>
          <w:sz w:val="24"/>
          <w:szCs w:val="24"/>
        </w:rPr>
      </w:pPr>
      <w:proofErr w:type="gramStart"/>
      <w:r w:rsidRPr="00E87061">
        <w:rPr>
          <w:rFonts w:eastAsia="Calibri"/>
          <w:color w:val="000000" w:themeColor="text1"/>
          <w:sz w:val="24"/>
          <w:szCs w:val="24"/>
        </w:rPr>
        <w:t>Positive :</w:t>
      </w:r>
      <w:proofErr w:type="gramEnd"/>
      <w:r w:rsidRPr="00E87061">
        <w:rPr>
          <w:rFonts w:eastAsia="Calibri"/>
          <w:color w:val="000000" w:themeColor="text1"/>
          <w:sz w:val="24"/>
          <w:szCs w:val="24"/>
        </w:rPr>
        <w:t xml:space="preserve"> sectarian violence / victims of revenge</w:t>
      </w:r>
      <w:r w:rsidR="00815C0B">
        <w:rPr>
          <w:rFonts w:eastAsia="Calibri"/>
          <w:color w:val="000000" w:themeColor="text1"/>
          <w:sz w:val="24"/>
          <w:szCs w:val="24"/>
        </w:rPr>
        <w:t xml:space="preserve"> </w:t>
      </w:r>
      <w:r w:rsidRPr="00E87061">
        <w:rPr>
          <w:rFonts w:eastAsia="Calibri"/>
          <w:color w:val="000000" w:themeColor="text1"/>
          <w:sz w:val="24"/>
          <w:szCs w:val="24"/>
        </w:rPr>
        <w:t>Families fleeing violence in Syria [3176122446]</w:t>
      </w:r>
    </w:p>
    <w:p w14:paraId="4E08EF95" w14:textId="77777777" w:rsidR="00E87061" w:rsidRPr="00E87061" w:rsidRDefault="00E87061" w:rsidP="00E87061">
      <w:pPr>
        <w:spacing w:after="0" w:line="240" w:lineRule="auto"/>
        <w:rPr>
          <w:rFonts w:eastAsia="Calibri"/>
          <w:color w:val="000000" w:themeColor="text1"/>
          <w:sz w:val="24"/>
          <w:szCs w:val="24"/>
        </w:rPr>
      </w:pPr>
    </w:p>
    <w:p w14:paraId="47DC06D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Syria: Alawites flee homes in Damascus suburb after threats from armed group [3246572207]</w:t>
      </w:r>
    </w:p>
    <w:p w14:paraId="5EFE31AD" w14:textId="77777777" w:rsidR="00E87061" w:rsidRPr="00E87061" w:rsidRDefault="00E87061" w:rsidP="00E87061">
      <w:pPr>
        <w:spacing w:after="0" w:line="240" w:lineRule="auto"/>
        <w:rPr>
          <w:rFonts w:eastAsia="Calibri"/>
          <w:color w:val="000000" w:themeColor="text1"/>
          <w:sz w:val="24"/>
          <w:szCs w:val="24"/>
        </w:rPr>
      </w:pPr>
    </w:p>
    <w:p w14:paraId="58C4AB10" w14:textId="77777777" w:rsidR="00E87061" w:rsidRP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Syrian religious minority living in fear amid renewed attacks [3190048405]</w:t>
      </w:r>
    </w:p>
    <w:p w14:paraId="0BE37043" w14:textId="77777777" w:rsidR="00E87061" w:rsidRPr="00E87061" w:rsidRDefault="00E87061" w:rsidP="00E87061">
      <w:pPr>
        <w:spacing w:after="0" w:line="240" w:lineRule="auto"/>
        <w:rPr>
          <w:rFonts w:eastAsia="Calibri"/>
          <w:color w:val="000000" w:themeColor="text1"/>
          <w:sz w:val="24"/>
          <w:szCs w:val="24"/>
        </w:rPr>
      </w:pPr>
    </w:p>
    <w:p w14:paraId="22FB1226" w14:textId="2F567FF3" w:rsidR="00E87061" w:rsidRDefault="00E87061" w:rsidP="00E87061">
      <w:pPr>
        <w:spacing w:after="0" w:line="240" w:lineRule="auto"/>
        <w:rPr>
          <w:rFonts w:eastAsia="Calibri"/>
          <w:color w:val="000000" w:themeColor="text1"/>
          <w:sz w:val="24"/>
          <w:szCs w:val="24"/>
        </w:rPr>
      </w:pPr>
      <w:r w:rsidRPr="00E87061">
        <w:rPr>
          <w:rFonts w:eastAsia="Calibri"/>
          <w:color w:val="000000" w:themeColor="text1"/>
          <w:sz w:val="24"/>
          <w:szCs w:val="24"/>
        </w:rPr>
        <w:t>Corpses driven over like speed bumps. Savage beatings and summary executions. How Syria's victorious rebels are taking a horrifying revenge on Assad loyalists [3176193991]</w:t>
      </w:r>
    </w:p>
    <w:p w14:paraId="3E9D57E8" w14:textId="354234C7" w:rsidR="00D40BDB" w:rsidRDefault="00D40BDB" w:rsidP="00D40BDB">
      <w:pPr>
        <w:spacing w:after="0" w:line="240" w:lineRule="auto"/>
        <w:rPr>
          <w:rFonts w:eastAsia="Calibri"/>
          <w:color w:val="000000" w:themeColor="text1"/>
          <w:sz w:val="24"/>
          <w:szCs w:val="24"/>
        </w:rPr>
      </w:pPr>
    </w:p>
    <w:p w14:paraId="47EF736F" w14:textId="77777777" w:rsidR="00D40BDB" w:rsidRPr="00D40BDB" w:rsidRDefault="00D40BDB" w:rsidP="00D40BDB">
      <w:pPr>
        <w:spacing w:after="0" w:line="240" w:lineRule="auto"/>
        <w:rPr>
          <w:rFonts w:eastAsia="Calibri"/>
          <w:color w:val="000000" w:themeColor="text1"/>
          <w:sz w:val="24"/>
          <w:szCs w:val="24"/>
        </w:rPr>
      </w:pPr>
    </w:p>
    <w:p w14:paraId="12AEA0E4" w14:textId="77777777" w:rsidR="007116D1" w:rsidRPr="00C07213" w:rsidRDefault="007116D1" w:rsidP="007116D1">
      <w:pPr>
        <w:pStyle w:val="Heading2"/>
        <w:rPr>
          <w:sz w:val="24"/>
          <w:szCs w:val="24"/>
        </w:rPr>
      </w:pPr>
      <w:r w:rsidRPr="00C07213">
        <w:rPr>
          <w:sz w:val="24"/>
          <w:szCs w:val="24"/>
        </w:rPr>
        <w:t>Chapter 4. WWI Refugees Detailed</w:t>
      </w:r>
    </w:p>
    <w:p w14:paraId="505F0A97" w14:textId="77777777" w:rsidR="007116D1" w:rsidRPr="00C07213" w:rsidRDefault="007116D1" w:rsidP="007116D1">
      <w:pPr>
        <w:rPr>
          <w:sz w:val="24"/>
          <w:szCs w:val="24"/>
        </w:rPr>
      </w:pPr>
      <w:r w:rsidRPr="00C07213">
        <w:rPr>
          <w:sz w:val="24"/>
          <w:szCs w:val="24"/>
        </w:rPr>
        <w:tab/>
        <w:t xml:space="preserve">This chapter significantly neglected a plethora of lesser-known bad refugees. Galician and Ruthenian populations were expelled by the Austro-Hungarians. Kurdish tribes were displaced by Turkey’s Committee of Union and Progress (CUP). Circassians, </w:t>
      </w:r>
      <w:proofErr w:type="spellStart"/>
      <w:r w:rsidRPr="00C07213">
        <w:rPr>
          <w:sz w:val="24"/>
          <w:szCs w:val="24"/>
        </w:rPr>
        <w:t>Abhkazians</w:t>
      </w:r>
      <w:proofErr w:type="spellEnd"/>
      <w:r w:rsidRPr="00C07213">
        <w:rPr>
          <w:sz w:val="24"/>
          <w:szCs w:val="24"/>
        </w:rPr>
        <w:t>, and Chechens were expelled by the eclipsing Russian Empire. Each of these tragedies deserves its own comparative evaluation of their force factor, their nationalizing utility in geopolitical context, and their abandonment by major belligerents. Below are summaries and representative quotes with references to major works on WWI refugee constituencies that were alluded to only in passing or superficially.</w:t>
      </w:r>
    </w:p>
    <w:p w14:paraId="692632CC" w14:textId="22D42E1B" w:rsidR="007116D1" w:rsidRDefault="007116D1" w:rsidP="007116D1">
      <w:pPr>
        <w:spacing w:after="0"/>
        <w:ind w:firstLine="720"/>
        <w:rPr>
          <w:sz w:val="24"/>
          <w:szCs w:val="24"/>
        </w:rPr>
      </w:pPr>
      <w:r w:rsidRPr="00C07213">
        <w:rPr>
          <w:sz w:val="24"/>
          <w:szCs w:val="24"/>
        </w:rPr>
        <w:t xml:space="preserve">Regarding </w:t>
      </w:r>
      <w:r w:rsidRPr="00C07213">
        <w:rPr>
          <w:i/>
          <w:iCs/>
          <w:sz w:val="24"/>
          <w:szCs w:val="24"/>
        </w:rPr>
        <w:t>Austro-Hungarian</w:t>
      </w:r>
      <w:r w:rsidRPr="00C07213">
        <w:rPr>
          <w:sz w:val="24"/>
          <w:szCs w:val="24"/>
        </w:rPr>
        <w:t xml:space="preserve"> refugees, separatism was an understandable concern for authorities. The ethnonational schism between Austrians and Hungarians resulted in forced migrants being “kicked” around like footballs between Austrian and Hungarian sectors of the empire. Originally, they</w:t>
      </w:r>
    </w:p>
    <w:p w14:paraId="40F98E03" w14:textId="77777777" w:rsidR="00B66BBA" w:rsidRPr="00C07213" w:rsidRDefault="00B66BBA" w:rsidP="007116D1">
      <w:pPr>
        <w:spacing w:after="0"/>
        <w:ind w:firstLine="720"/>
        <w:rPr>
          <w:sz w:val="24"/>
          <w:szCs w:val="24"/>
        </w:rPr>
      </w:pPr>
    </w:p>
    <w:p w14:paraId="7977A42E" w14:textId="77777777" w:rsidR="007116D1" w:rsidRPr="00C07213" w:rsidRDefault="007116D1" w:rsidP="007116D1">
      <w:pPr>
        <w:spacing w:after="0"/>
        <w:ind w:left="1134" w:right="1254"/>
        <w:rPr>
          <w:sz w:val="24"/>
          <w:szCs w:val="24"/>
        </w:rPr>
      </w:pPr>
      <w:r w:rsidRPr="00C07213">
        <w:rPr>
          <w:sz w:val="24"/>
          <w:szCs w:val="24"/>
        </w:rPr>
        <w:t>…saw displacement as an opportunity to implement a sort of ‘civilizing mission’ towards refugees. The displaced, coming from the empire’s peripheries, would be civilized by support received at the heart of the empire, and ‘return to their homelands after the war with minds, bodies, and souls improved’” (Dowdall 2019, p.195).</w:t>
      </w:r>
    </w:p>
    <w:p w14:paraId="7DE28460" w14:textId="77777777" w:rsidR="007116D1" w:rsidRPr="00C07213" w:rsidRDefault="007116D1" w:rsidP="007116D1">
      <w:pPr>
        <w:spacing w:after="0"/>
        <w:rPr>
          <w:sz w:val="24"/>
          <w:szCs w:val="24"/>
        </w:rPr>
      </w:pPr>
      <w:r w:rsidRPr="00C07213">
        <w:rPr>
          <w:sz w:val="24"/>
          <w:szCs w:val="24"/>
        </w:rPr>
        <w:t xml:space="preserve">In practice, however, authorities and dominant ethnicities alike treated forced migrant “arrivals from the periphery as unwelcome, foreign burdens” (p.196). Some 200,000 were incarcerated in improvised concentration camps – including Poles at the refugee camp in </w:t>
      </w:r>
      <w:proofErr w:type="spellStart"/>
      <w:r w:rsidRPr="00C07213">
        <w:rPr>
          <w:sz w:val="24"/>
          <w:szCs w:val="24"/>
        </w:rPr>
        <w:t>Chotzen</w:t>
      </w:r>
      <w:proofErr w:type="spellEnd"/>
      <w:r w:rsidRPr="00C07213">
        <w:rPr>
          <w:sz w:val="24"/>
          <w:szCs w:val="24"/>
        </w:rPr>
        <w:t>, a third of whom perished of hunger or disease (Ibid). “Refugees, divided by nationality and faith, were overwhelmingly viewed as suspect. Rather than rallying to the state, the treatment they received exacerbated the social tension undermining the Dual Monarchy’s war effort” (Dowdall 2019, p.197). In sharp contrast to the effect of Serbian and Belgian displacement on Britain, France and the U.S., in “Central and Eastern Europe [under Austro-Hungarian rule], Dowdall concludes, “large-scale forced displacement compounded wartime social fragmentation” (p.199). The separatist stigma of refugees moving into Austro-Hungary relegated them to poor treatment and suspicion.</w:t>
      </w:r>
    </w:p>
    <w:p w14:paraId="75FD46E4" w14:textId="77777777" w:rsidR="007116D1" w:rsidRPr="00C07213" w:rsidRDefault="007116D1" w:rsidP="007116D1">
      <w:pPr>
        <w:spacing w:after="0"/>
        <w:ind w:firstLine="720"/>
        <w:rPr>
          <w:sz w:val="24"/>
          <w:szCs w:val="24"/>
        </w:rPr>
      </w:pPr>
      <w:r w:rsidRPr="00C07213">
        <w:rPr>
          <w:sz w:val="24"/>
          <w:szCs w:val="24"/>
        </w:rPr>
        <w:t xml:space="preserve">In the collapse of Austro-Hungary, 300,000 refugees fled to Hungary in 1919, “mostly bureaucrats and army officers” who drifted to the extreme right-wing or “civil servants who </w:t>
      </w:r>
      <w:proofErr w:type="spellStart"/>
      <w:r w:rsidRPr="00C07213">
        <w:rPr>
          <w:sz w:val="24"/>
          <w:szCs w:val="24"/>
        </w:rPr>
        <w:t>stramed</w:t>
      </w:r>
      <w:proofErr w:type="spellEnd"/>
      <w:r w:rsidRPr="00C07213">
        <w:rPr>
          <w:sz w:val="24"/>
          <w:szCs w:val="24"/>
        </w:rPr>
        <w:t xml:space="preserve"> into the ultra-nationalist underworld”; some of them, such as the Arrow Cross Party founded by embittered exiles rallying around Ferenc </w:t>
      </w:r>
      <w:proofErr w:type="spellStart"/>
      <w:r w:rsidRPr="00C07213">
        <w:rPr>
          <w:sz w:val="24"/>
          <w:szCs w:val="24"/>
        </w:rPr>
        <w:t>Szálasi</w:t>
      </w:r>
      <w:proofErr w:type="spellEnd"/>
      <w:r w:rsidRPr="00C07213">
        <w:rPr>
          <w:sz w:val="24"/>
          <w:szCs w:val="24"/>
        </w:rPr>
        <w:t xml:space="preserve"> “were racist in the extreme” (Connelly 2020, p.395). In Romania, analogously, the fascist Iron Guard party rallied WWI displaced and included young extremist firebrands exiled into Germany.</w:t>
      </w:r>
    </w:p>
    <w:p w14:paraId="109587F3" w14:textId="77777777" w:rsidR="007116D1" w:rsidRPr="00C07213" w:rsidRDefault="007116D1" w:rsidP="007116D1">
      <w:pPr>
        <w:spacing w:after="0"/>
        <w:ind w:firstLine="720"/>
        <w:rPr>
          <w:sz w:val="24"/>
          <w:szCs w:val="24"/>
        </w:rPr>
      </w:pPr>
    </w:p>
    <w:p w14:paraId="538D3723" w14:textId="77777777" w:rsidR="007116D1" w:rsidRPr="00C07213" w:rsidRDefault="007116D1" w:rsidP="007116D1">
      <w:pPr>
        <w:spacing w:after="0"/>
        <w:ind w:firstLine="720"/>
        <w:rPr>
          <w:sz w:val="24"/>
          <w:szCs w:val="24"/>
        </w:rPr>
      </w:pPr>
      <w:r w:rsidRPr="00C07213">
        <w:rPr>
          <w:sz w:val="24"/>
          <w:szCs w:val="24"/>
        </w:rPr>
        <w:lastRenderedPageBreak/>
        <w:t xml:space="preserve">Regarding </w:t>
      </w:r>
      <w:r w:rsidRPr="00C07213">
        <w:rPr>
          <w:i/>
          <w:iCs/>
          <w:sz w:val="24"/>
          <w:szCs w:val="24"/>
        </w:rPr>
        <w:t>Turkish and Muslim</w:t>
      </w:r>
      <w:r w:rsidRPr="00C07213">
        <w:rPr>
          <w:sz w:val="24"/>
          <w:szCs w:val="24"/>
        </w:rPr>
        <w:t xml:space="preserve"> refugees, close to a million Muslims were expelled by Russian armies in 1915 and 1916 (</w:t>
      </w:r>
      <w:proofErr w:type="spellStart"/>
      <w:r w:rsidRPr="00C07213">
        <w:rPr>
          <w:sz w:val="24"/>
          <w:szCs w:val="24"/>
        </w:rPr>
        <w:t>Akçam</w:t>
      </w:r>
      <w:proofErr w:type="spellEnd"/>
      <w:r w:rsidRPr="00C07213">
        <w:rPr>
          <w:sz w:val="24"/>
          <w:szCs w:val="24"/>
        </w:rPr>
        <w:t xml:space="preserve"> 2012, </w:t>
      </w:r>
      <w:proofErr w:type="spellStart"/>
      <w:r w:rsidRPr="00C07213">
        <w:rPr>
          <w:sz w:val="24"/>
          <w:szCs w:val="24"/>
        </w:rPr>
        <w:t>p.xxi</w:t>
      </w:r>
      <w:proofErr w:type="spellEnd"/>
      <w:r w:rsidRPr="00C07213">
        <w:rPr>
          <w:sz w:val="24"/>
          <w:szCs w:val="24"/>
        </w:rPr>
        <w:t xml:space="preserve">, p.60). Fleeing advancing Entente forces in the Caucasus and Balkans, masses of refugees whom Turkey called </w:t>
      </w:r>
      <w:proofErr w:type="spellStart"/>
      <w:r w:rsidRPr="00C07213">
        <w:rPr>
          <w:i/>
          <w:iCs/>
          <w:sz w:val="24"/>
          <w:szCs w:val="24"/>
        </w:rPr>
        <w:t>mülteci</w:t>
      </w:r>
      <w:proofErr w:type="spellEnd"/>
      <w:r w:rsidRPr="00C07213">
        <w:rPr>
          <w:sz w:val="24"/>
          <w:szCs w:val="24"/>
        </w:rPr>
        <w:t xml:space="preserve"> are often-forgotten victims of WWI. “</w:t>
      </w:r>
      <w:proofErr w:type="spellStart"/>
      <w:r w:rsidRPr="00C07213">
        <w:rPr>
          <w:sz w:val="24"/>
          <w:szCs w:val="24"/>
        </w:rPr>
        <w:t>Constantinope</w:t>
      </w:r>
      <w:proofErr w:type="spellEnd"/>
      <w:r w:rsidRPr="00C07213">
        <w:rPr>
          <w:sz w:val="24"/>
          <w:szCs w:val="24"/>
        </w:rPr>
        <w:t xml:space="preserve"> itself was full of refugees and destitute people of all nationalities” in 1917 (</w:t>
      </w:r>
      <w:proofErr w:type="spellStart"/>
      <w:r w:rsidRPr="00C07213">
        <w:rPr>
          <w:sz w:val="24"/>
          <w:szCs w:val="24"/>
        </w:rPr>
        <w:t>Tusan</w:t>
      </w:r>
      <w:proofErr w:type="spellEnd"/>
      <w:r w:rsidRPr="00C07213">
        <w:rPr>
          <w:sz w:val="24"/>
          <w:szCs w:val="24"/>
        </w:rPr>
        <w:t xml:space="preserve"> 2017a, p.157), as the entire city itself “resembled a sprawling refugee camp in the immediate aftermath of World War I [as] Greeks, Turks, Russians, Armenians” and other forced migrants awaited the brave new world of nation-states (</w:t>
      </w:r>
      <w:proofErr w:type="spellStart"/>
      <w:r w:rsidRPr="00C07213">
        <w:rPr>
          <w:sz w:val="24"/>
          <w:szCs w:val="24"/>
        </w:rPr>
        <w:t>Ekmekcioglu</w:t>
      </w:r>
      <w:proofErr w:type="spellEnd"/>
      <w:r w:rsidRPr="00C07213">
        <w:rPr>
          <w:sz w:val="24"/>
          <w:szCs w:val="24"/>
        </w:rPr>
        <w:t xml:space="preserve"> 2013, p.521).  </w:t>
      </w:r>
    </w:p>
    <w:p w14:paraId="6B892CF4" w14:textId="77777777" w:rsidR="007116D1" w:rsidRPr="00C07213" w:rsidRDefault="007116D1" w:rsidP="007116D1">
      <w:pPr>
        <w:spacing w:after="0"/>
        <w:ind w:firstLine="720"/>
        <w:rPr>
          <w:sz w:val="24"/>
          <w:szCs w:val="24"/>
        </w:rPr>
      </w:pPr>
      <w:r w:rsidRPr="00C07213">
        <w:rPr>
          <w:sz w:val="24"/>
          <w:szCs w:val="24"/>
        </w:rPr>
        <w:t>During the war, a central demographic strategy of the Committee of Union and Progress (CUP) that had come to power in the 1908 revolution was to resettle Balkan Muslim refugees into Armenian-majority sites. (When they were not available, Arabs or Kurdish nomads would do. [</w:t>
      </w:r>
      <w:proofErr w:type="spellStart"/>
      <w:r w:rsidRPr="00C07213">
        <w:rPr>
          <w:sz w:val="24"/>
          <w:szCs w:val="24"/>
        </w:rPr>
        <w:t>Dundar</w:t>
      </w:r>
      <w:proofErr w:type="spellEnd"/>
      <w:r w:rsidRPr="00C07213">
        <w:rPr>
          <w:sz w:val="24"/>
          <w:szCs w:val="24"/>
        </w:rPr>
        <w:t xml:space="preserve"> 2018, p.88]). These forced migrants symbolized the humiliation and defeat of the Balkan Wars of 1912-3, and were concentrated in the strategic and geopolitical prize of Anatolia, “the new focus of both Great power [sic] and Ottoman concern” (</w:t>
      </w:r>
      <w:proofErr w:type="spellStart"/>
      <w:r w:rsidRPr="00C07213">
        <w:rPr>
          <w:sz w:val="24"/>
          <w:szCs w:val="24"/>
        </w:rPr>
        <w:t>Akçam</w:t>
      </w:r>
      <w:proofErr w:type="spellEnd"/>
      <w:r w:rsidRPr="00C07213">
        <w:rPr>
          <w:sz w:val="24"/>
          <w:szCs w:val="24"/>
        </w:rPr>
        <w:t xml:space="preserve"> 2012, </w:t>
      </w:r>
      <w:proofErr w:type="spellStart"/>
      <w:r w:rsidRPr="00C07213">
        <w:rPr>
          <w:sz w:val="24"/>
          <w:szCs w:val="24"/>
        </w:rPr>
        <w:t>p.xiv</w:t>
      </w:r>
      <w:proofErr w:type="spellEnd"/>
      <w:r w:rsidRPr="00C07213">
        <w:rPr>
          <w:sz w:val="24"/>
          <w:szCs w:val="24"/>
        </w:rPr>
        <w:t>). An “enormous amount of energy, concern, and resources went into the care and resettlement of Muslim refugees,” including humanitarian care for their nutrition, poverty and health (</w:t>
      </w:r>
      <w:proofErr w:type="spellStart"/>
      <w:r w:rsidRPr="00C07213">
        <w:rPr>
          <w:sz w:val="24"/>
          <w:szCs w:val="24"/>
        </w:rPr>
        <w:t>Akçam</w:t>
      </w:r>
      <w:proofErr w:type="spellEnd"/>
      <w:r w:rsidRPr="00C07213">
        <w:rPr>
          <w:sz w:val="24"/>
          <w:szCs w:val="24"/>
        </w:rPr>
        <w:t xml:space="preserve"> 2012, p.444).  In contrast, Kurdish forced migrants were resettled via “broad dispersal,” carefully separated from their tribal heads and never allowed to be majorities in the locality (ibid, pp.45-6).</w:t>
      </w:r>
    </w:p>
    <w:p w14:paraId="088E746C" w14:textId="77777777" w:rsidR="007116D1" w:rsidRPr="00C07213" w:rsidRDefault="007116D1" w:rsidP="007116D1">
      <w:pPr>
        <w:spacing w:after="0"/>
        <w:ind w:firstLine="720"/>
        <w:rPr>
          <w:sz w:val="24"/>
          <w:szCs w:val="24"/>
        </w:rPr>
      </w:pPr>
      <w:r w:rsidRPr="00C07213">
        <w:rPr>
          <w:sz w:val="24"/>
          <w:szCs w:val="24"/>
        </w:rPr>
        <w:t>Hundreds of thousands of Muslim refugees from Bosnia and Albania settled in large numbers into vacated Armenian homes and were handed over other Armenian property, beginning prior to the 1915 systematic expulsion of Armenians, and continuing well-into 1919, when Armenian refugees were unable to repatriate because their homes had been occupied by Muslim refugees (</w:t>
      </w:r>
      <w:proofErr w:type="spellStart"/>
      <w:r w:rsidRPr="00C07213">
        <w:rPr>
          <w:sz w:val="24"/>
          <w:szCs w:val="24"/>
        </w:rPr>
        <w:t>Suny</w:t>
      </w:r>
      <w:proofErr w:type="spellEnd"/>
      <w:r w:rsidRPr="00C07213">
        <w:rPr>
          <w:sz w:val="24"/>
          <w:szCs w:val="24"/>
        </w:rPr>
        <w:t xml:space="preserve"> 2015, p.253, p.284-5, p.329, p.339). This was nationalist engineering at its most precise, swapping out-group for in-group refugees: “in the same way that deported Armenians had been recorded in great detail [by Turkish state statistics], the recording of refugees to be </w:t>
      </w:r>
      <w:proofErr w:type="spellStart"/>
      <w:r w:rsidRPr="00C07213">
        <w:rPr>
          <w:sz w:val="24"/>
          <w:szCs w:val="24"/>
        </w:rPr>
        <w:t>setteled</w:t>
      </w:r>
      <w:proofErr w:type="spellEnd"/>
      <w:r w:rsidRPr="00C07213">
        <w:rPr>
          <w:sz w:val="24"/>
          <w:szCs w:val="24"/>
        </w:rPr>
        <w:t xml:space="preserve"> in their villages were also recorded in a way that would serve as a basis for population records” (</w:t>
      </w:r>
      <w:proofErr w:type="spellStart"/>
      <w:r w:rsidRPr="00C07213">
        <w:rPr>
          <w:sz w:val="24"/>
          <w:szCs w:val="24"/>
        </w:rPr>
        <w:t>Dundar</w:t>
      </w:r>
      <w:proofErr w:type="spellEnd"/>
      <w:r w:rsidRPr="00C07213">
        <w:rPr>
          <w:sz w:val="24"/>
          <w:szCs w:val="24"/>
        </w:rPr>
        <w:t xml:space="preserve"> 2018, pp.89-90). The Turkish Interior Ministry pedantically updated detailed information on “number, manner and place of expulsion […] of refugees and future refugees from the war zones” to systematically homogenize Turkey throughout the war (</w:t>
      </w:r>
      <w:proofErr w:type="spellStart"/>
      <w:r w:rsidRPr="00C07213">
        <w:rPr>
          <w:sz w:val="24"/>
          <w:szCs w:val="24"/>
        </w:rPr>
        <w:t>Akçam</w:t>
      </w:r>
      <w:proofErr w:type="spellEnd"/>
      <w:r w:rsidRPr="00C07213">
        <w:rPr>
          <w:sz w:val="24"/>
          <w:szCs w:val="24"/>
        </w:rPr>
        <w:t xml:space="preserve"> 2012, p.41-2).</w:t>
      </w:r>
    </w:p>
    <w:p w14:paraId="5C14F660" w14:textId="77777777" w:rsidR="007116D1" w:rsidRPr="00C07213" w:rsidRDefault="007116D1" w:rsidP="007116D1">
      <w:pPr>
        <w:spacing w:after="0"/>
        <w:ind w:firstLine="720"/>
        <w:rPr>
          <w:sz w:val="24"/>
          <w:szCs w:val="24"/>
        </w:rPr>
      </w:pPr>
      <w:r w:rsidRPr="00C07213">
        <w:rPr>
          <w:sz w:val="24"/>
          <w:szCs w:val="24"/>
        </w:rPr>
        <w:t xml:space="preserve">These Muslim refugees are typically not understood as WWI forced migrants, but as victims of the preceding Balkan Wars of 1912-3. But this is an error. It overlooks the fact that those refugees were </w:t>
      </w:r>
      <w:r w:rsidRPr="00C07213">
        <w:rPr>
          <w:i/>
          <w:iCs/>
          <w:sz w:val="24"/>
          <w:szCs w:val="24"/>
        </w:rPr>
        <w:t xml:space="preserve">secondarily </w:t>
      </w:r>
      <w:r w:rsidRPr="00C07213">
        <w:rPr>
          <w:sz w:val="24"/>
          <w:szCs w:val="24"/>
        </w:rPr>
        <w:t>displaced again, largely against their will by a formidable forced factor: the Turkish state’s maniacal decision to execute massive national and demographic homogenization. The leading scholarly study of Turkish forced migrants concludes that “forcible resettlement of Muslim refugees […] was not planned in advance, but was rather an exigency born of war,” including the “military setbacks on the Caucasian front” (</w:t>
      </w:r>
      <w:proofErr w:type="spellStart"/>
      <w:r w:rsidRPr="00C07213">
        <w:rPr>
          <w:sz w:val="24"/>
          <w:szCs w:val="24"/>
        </w:rPr>
        <w:t>Akçam</w:t>
      </w:r>
      <w:proofErr w:type="spellEnd"/>
      <w:r w:rsidRPr="00C07213">
        <w:rPr>
          <w:sz w:val="24"/>
          <w:szCs w:val="24"/>
        </w:rPr>
        <w:t xml:space="preserve"> 2012, p.59). </w:t>
      </w:r>
    </w:p>
    <w:p w14:paraId="2B3CA1FC" w14:textId="77777777" w:rsidR="007116D1" w:rsidRPr="00C07213" w:rsidRDefault="007116D1" w:rsidP="007116D1">
      <w:pPr>
        <w:spacing w:after="0"/>
        <w:ind w:firstLine="720"/>
        <w:rPr>
          <w:sz w:val="24"/>
          <w:szCs w:val="24"/>
        </w:rPr>
      </w:pPr>
      <w:r w:rsidRPr="00C07213">
        <w:rPr>
          <w:sz w:val="24"/>
          <w:szCs w:val="24"/>
        </w:rPr>
        <w:t xml:space="preserve">Far from willing property </w:t>
      </w:r>
      <w:proofErr w:type="spellStart"/>
      <w:r w:rsidRPr="00C07213">
        <w:rPr>
          <w:sz w:val="24"/>
          <w:szCs w:val="24"/>
        </w:rPr>
        <w:t>theieves</w:t>
      </w:r>
      <w:proofErr w:type="spellEnd"/>
      <w:r w:rsidRPr="00C07213">
        <w:rPr>
          <w:sz w:val="24"/>
          <w:szCs w:val="24"/>
        </w:rPr>
        <w:t xml:space="preserve">, these migrants had no choice: these Turkish subjects “were not allowed to settle wherever they wished, but were instead forced to migrate to the destinations selected for them” by the Turkish state – locations where, as it turned out, those </w:t>
      </w:r>
      <w:r w:rsidRPr="00C07213">
        <w:rPr>
          <w:sz w:val="24"/>
          <w:szCs w:val="24"/>
        </w:rPr>
        <w:lastRenderedPageBreak/>
        <w:t>“refugees have shown no desire to go” and were prevented by “harsh measures” from leaving when they attempted to do so (</w:t>
      </w:r>
      <w:proofErr w:type="spellStart"/>
      <w:r w:rsidRPr="00C07213">
        <w:rPr>
          <w:sz w:val="24"/>
          <w:szCs w:val="24"/>
        </w:rPr>
        <w:t>Akçam</w:t>
      </w:r>
      <w:proofErr w:type="spellEnd"/>
      <w:r w:rsidRPr="00C07213">
        <w:rPr>
          <w:sz w:val="24"/>
          <w:szCs w:val="24"/>
        </w:rPr>
        <w:t xml:space="preserve"> 2012, p.50, p.52). </w:t>
      </w:r>
    </w:p>
    <w:p w14:paraId="501F039B" w14:textId="77777777" w:rsidR="007116D1" w:rsidRPr="00C07213" w:rsidRDefault="007116D1" w:rsidP="007116D1">
      <w:pPr>
        <w:spacing w:after="0"/>
        <w:ind w:firstLine="720"/>
        <w:rPr>
          <w:sz w:val="24"/>
          <w:szCs w:val="24"/>
        </w:rPr>
      </w:pPr>
      <w:r w:rsidRPr="00C07213">
        <w:rPr>
          <w:sz w:val="24"/>
          <w:szCs w:val="24"/>
        </w:rPr>
        <w:t xml:space="preserve">To be sure: the property theft and appropriation of Armenian homes is tragic and criminal; but, as is history’s way, a second tragedy and crime complemented the first: the crime against Turkish forced migrants. Indeed, the decision to forcefully migrate them </w:t>
      </w:r>
      <w:r w:rsidRPr="00C07213">
        <w:rPr>
          <w:i/>
          <w:iCs/>
          <w:sz w:val="24"/>
          <w:szCs w:val="24"/>
        </w:rPr>
        <w:t xml:space="preserve">preceded </w:t>
      </w:r>
      <w:r w:rsidRPr="00C07213">
        <w:rPr>
          <w:sz w:val="24"/>
          <w:szCs w:val="24"/>
        </w:rPr>
        <w:t>the expulsion of Armenians (</w:t>
      </w:r>
      <w:proofErr w:type="spellStart"/>
      <w:r w:rsidRPr="00C07213">
        <w:rPr>
          <w:sz w:val="24"/>
          <w:szCs w:val="24"/>
        </w:rPr>
        <w:t>Akçam</w:t>
      </w:r>
      <w:proofErr w:type="spellEnd"/>
      <w:r w:rsidRPr="00C07213">
        <w:rPr>
          <w:sz w:val="24"/>
          <w:szCs w:val="24"/>
        </w:rPr>
        <w:t xml:space="preserve"> 2012, p.357). Their host state, to be sure, was on the wrong side of history; and the plight of the Armenians whose homes they took was incomparably worse. Nevertheless, these refugees </w:t>
      </w:r>
      <w:r w:rsidRPr="00C07213">
        <w:rPr>
          <w:i/>
          <w:iCs/>
          <w:sz w:val="24"/>
          <w:szCs w:val="24"/>
        </w:rPr>
        <w:t>too,</w:t>
      </w:r>
      <w:r w:rsidRPr="00C07213">
        <w:rPr>
          <w:sz w:val="24"/>
          <w:szCs w:val="24"/>
        </w:rPr>
        <w:t xml:space="preserve"> in a different and less deadly way, were victims of the Turkish state apparatus.</w:t>
      </w:r>
    </w:p>
    <w:p w14:paraId="50DA40F3" w14:textId="77777777" w:rsidR="007116D1" w:rsidRPr="00C07213" w:rsidRDefault="007116D1" w:rsidP="007116D1">
      <w:pPr>
        <w:ind w:firstLine="720"/>
        <w:rPr>
          <w:sz w:val="24"/>
          <w:szCs w:val="24"/>
        </w:rPr>
      </w:pPr>
    </w:p>
    <w:p w14:paraId="5FFA9CD7" w14:textId="77777777" w:rsidR="007116D1" w:rsidRPr="00C07213" w:rsidRDefault="007116D1" w:rsidP="007116D1">
      <w:pPr>
        <w:rPr>
          <w:sz w:val="24"/>
          <w:szCs w:val="24"/>
        </w:rPr>
      </w:pPr>
      <w:r w:rsidRPr="00C07213">
        <w:rPr>
          <w:sz w:val="24"/>
          <w:szCs w:val="24"/>
        </w:rPr>
        <w:tab/>
        <w:t xml:space="preserve">Regarding </w:t>
      </w:r>
      <w:r w:rsidRPr="00C07213">
        <w:rPr>
          <w:i/>
          <w:iCs/>
          <w:sz w:val="24"/>
          <w:szCs w:val="24"/>
        </w:rPr>
        <w:t>Jewish</w:t>
      </w:r>
      <w:r w:rsidRPr="00C07213">
        <w:rPr>
          <w:sz w:val="24"/>
          <w:szCs w:val="24"/>
        </w:rPr>
        <w:t xml:space="preserve"> refugees who fled to Vienna, Prague and other Austro-Hungarian sites, they were touted as proof of Central Powers’ righteousness: “these refugees were Austrian citizens, victims of Austria’s war with Russia” (</w:t>
      </w:r>
      <w:proofErr w:type="spellStart"/>
      <w:r w:rsidRPr="00C07213">
        <w:rPr>
          <w:sz w:val="24"/>
          <w:szCs w:val="24"/>
        </w:rPr>
        <w:t>Gatrell</w:t>
      </w:r>
      <w:proofErr w:type="spellEnd"/>
      <w:r w:rsidRPr="00C07213">
        <w:rPr>
          <w:sz w:val="24"/>
          <w:szCs w:val="24"/>
        </w:rPr>
        <w:t xml:space="preserve"> 2008, p.92). Unable to repatriate to the Polish-Ukrainian borderland, Jewish refugees in Austria suffered pogroms and persecution during and after the war (</w:t>
      </w:r>
      <w:proofErr w:type="spellStart"/>
      <w:r w:rsidRPr="00C07213">
        <w:rPr>
          <w:sz w:val="24"/>
          <w:szCs w:val="24"/>
        </w:rPr>
        <w:t>Gatrell</w:t>
      </w:r>
      <w:proofErr w:type="spellEnd"/>
      <w:r w:rsidRPr="00C07213">
        <w:rPr>
          <w:sz w:val="24"/>
          <w:szCs w:val="24"/>
        </w:rPr>
        <w:t xml:space="preserve"> 2008, p.102), becoming a leading subject-matter for resentment extremist nationalists harbingering the rise of fascism. Thus:</w:t>
      </w:r>
    </w:p>
    <w:p w14:paraId="2C5FD9E5" w14:textId="77777777" w:rsidR="007116D1" w:rsidRPr="00C07213" w:rsidRDefault="007116D1" w:rsidP="007116D1">
      <w:pPr>
        <w:ind w:left="1134" w:right="1254"/>
        <w:rPr>
          <w:sz w:val="24"/>
          <w:szCs w:val="24"/>
        </w:rPr>
      </w:pPr>
      <w:r w:rsidRPr="00C07213">
        <w:rPr>
          <w:sz w:val="24"/>
          <w:szCs w:val="24"/>
        </w:rPr>
        <w:t xml:space="preserve">“Central Europe was able to manage its refugee populations, thanks first to the </w:t>
      </w:r>
      <w:proofErr w:type="spellStart"/>
      <w:r w:rsidRPr="00C07213">
        <w:rPr>
          <w:sz w:val="24"/>
          <w:szCs w:val="24"/>
        </w:rPr>
        <w:t>Austo</w:t>
      </w:r>
      <w:proofErr w:type="spellEnd"/>
      <w:r w:rsidRPr="00C07213">
        <w:rPr>
          <w:sz w:val="24"/>
          <w:szCs w:val="24"/>
        </w:rPr>
        <w:t xml:space="preserve">-Hungarian authorities’ system of classification, internment and repatriation, and second to the successor states who took over the system and turned war refugees into a nation-building exercise” (Thorpe 2011, p.120). </w:t>
      </w:r>
    </w:p>
    <w:p w14:paraId="7436EE58" w14:textId="77777777" w:rsidR="007116D1" w:rsidRPr="00C07213" w:rsidRDefault="007116D1" w:rsidP="007116D1">
      <w:pPr>
        <w:rPr>
          <w:sz w:val="24"/>
          <w:szCs w:val="24"/>
        </w:rPr>
      </w:pPr>
      <w:r w:rsidRPr="00C07213">
        <w:rPr>
          <w:sz w:val="24"/>
          <w:szCs w:val="24"/>
        </w:rPr>
        <w:t>The Tsarist government replaced the Pale of Settlement that had segregated Jews since the 18</w:t>
      </w:r>
      <w:r w:rsidRPr="00C07213">
        <w:rPr>
          <w:sz w:val="24"/>
          <w:szCs w:val="24"/>
          <w:vertAlign w:val="superscript"/>
        </w:rPr>
        <w:t>th</w:t>
      </w:r>
      <w:r w:rsidRPr="00C07213">
        <w:rPr>
          <w:sz w:val="24"/>
          <w:szCs w:val="24"/>
        </w:rPr>
        <w:t xml:space="preserve"> century with an equally unappealing alternative: “Jewish refugees were normally forbidden to settle in villages,” let alone in Moscow or Petrograd (</w:t>
      </w:r>
      <w:proofErr w:type="spellStart"/>
      <w:r w:rsidRPr="00C07213">
        <w:rPr>
          <w:sz w:val="24"/>
          <w:szCs w:val="24"/>
        </w:rPr>
        <w:t>Gatrell</w:t>
      </w:r>
      <w:proofErr w:type="spellEnd"/>
      <w:r w:rsidRPr="00C07213">
        <w:rPr>
          <w:sz w:val="24"/>
          <w:szCs w:val="24"/>
        </w:rPr>
        <w:t xml:space="preserve"> 2008, p.95). </w:t>
      </w:r>
    </w:p>
    <w:p w14:paraId="7A62A319" w14:textId="77777777" w:rsidR="007116D1" w:rsidRPr="00C07213" w:rsidRDefault="007116D1" w:rsidP="007116D1">
      <w:pPr>
        <w:rPr>
          <w:sz w:val="24"/>
          <w:szCs w:val="24"/>
        </w:rPr>
      </w:pPr>
    </w:p>
    <w:p w14:paraId="3517DD1C" w14:textId="77777777" w:rsidR="007116D1" w:rsidRPr="00C07213" w:rsidRDefault="007116D1" w:rsidP="007116D1">
      <w:pPr>
        <w:spacing w:after="0" w:line="276" w:lineRule="auto"/>
        <w:ind w:firstLine="720"/>
        <w:rPr>
          <w:rFonts w:eastAsia="Calibri"/>
          <w:color w:val="000000" w:themeColor="text1"/>
          <w:sz w:val="24"/>
          <w:szCs w:val="24"/>
          <w:shd w:val="clear" w:color="auto" w:fill="FFFFFF"/>
        </w:rPr>
      </w:pPr>
      <w:r w:rsidRPr="00C07213">
        <w:rPr>
          <w:rFonts w:eastAsia="Calibri"/>
          <w:color w:val="000000" w:themeColor="text1"/>
          <w:sz w:val="24"/>
          <w:szCs w:val="24"/>
          <w:shd w:val="clear" w:color="auto" w:fill="FFFFFF"/>
        </w:rPr>
        <w:t xml:space="preserve">Regarding </w:t>
      </w:r>
      <w:r w:rsidRPr="00C07213">
        <w:rPr>
          <w:rFonts w:eastAsia="Calibri"/>
          <w:i/>
          <w:iCs/>
          <w:color w:val="000000" w:themeColor="text1"/>
          <w:sz w:val="24"/>
          <w:szCs w:val="24"/>
          <w:shd w:val="clear" w:color="auto" w:fill="FFFFFF"/>
        </w:rPr>
        <w:t xml:space="preserve">French </w:t>
      </w:r>
      <w:r w:rsidRPr="00C07213">
        <w:rPr>
          <w:rFonts w:eastAsia="Calibri"/>
          <w:color w:val="000000" w:themeColor="text1"/>
          <w:sz w:val="24"/>
          <w:szCs w:val="24"/>
          <w:shd w:val="clear" w:color="auto" w:fill="FFFFFF"/>
        </w:rPr>
        <w:t>refugees, “military necessity trumped humanitarianism” at every turn, up to and including the bitter end of late 1918 (Dowdall 2015, p.249). It is true that the initial, panicked forced migration of French civilians between August and October 1914 “hampered military operations” for the Allies, who did what they could to stop or slow the refugee wave down (Dowdall 2015, p.240). Thereafter, however, both the French and British military command shifted gradually to a policy of “</w:t>
      </w:r>
      <w:proofErr w:type="spellStart"/>
      <w:r w:rsidRPr="00C07213">
        <w:rPr>
          <w:rFonts w:eastAsia="Calibri"/>
          <w:color w:val="000000" w:themeColor="text1"/>
          <w:sz w:val="24"/>
          <w:szCs w:val="24"/>
          <w:shd w:val="clear" w:color="auto" w:fill="FFFFFF"/>
        </w:rPr>
        <w:t>persuad</w:t>
      </w:r>
      <w:proofErr w:type="spellEnd"/>
      <w:r w:rsidRPr="00C07213">
        <w:rPr>
          <w:rFonts w:eastAsia="Calibri"/>
          <w:color w:val="000000" w:themeColor="text1"/>
          <w:sz w:val="24"/>
          <w:szCs w:val="24"/>
          <w:shd w:val="clear" w:color="auto" w:fill="FFFFFF"/>
        </w:rPr>
        <w:t>[</w:t>
      </w:r>
      <w:proofErr w:type="spellStart"/>
      <w:r w:rsidRPr="00C07213">
        <w:rPr>
          <w:rFonts w:eastAsia="Calibri"/>
          <w:color w:val="000000" w:themeColor="text1"/>
          <w:sz w:val="24"/>
          <w:szCs w:val="24"/>
          <w:shd w:val="clear" w:color="auto" w:fill="FFFFFF"/>
        </w:rPr>
        <w:t>ing</w:t>
      </w:r>
      <w:proofErr w:type="spellEnd"/>
      <w:r w:rsidRPr="00C07213">
        <w:rPr>
          <w:rFonts w:eastAsia="Calibri"/>
          <w:color w:val="000000" w:themeColor="text1"/>
          <w:sz w:val="24"/>
          <w:szCs w:val="24"/>
          <w:shd w:val="clear" w:color="auto" w:fill="FFFFFF"/>
        </w:rPr>
        <w:t xml:space="preserve">] them to leave,” with mixed results (p.242). When battlefield conditions necessitated it – in particular, the Germans’ withdrawal to the </w:t>
      </w:r>
      <w:proofErr w:type="spellStart"/>
      <w:r w:rsidRPr="00C07213">
        <w:rPr>
          <w:rFonts w:eastAsia="Calibri"/>
          <w:color w:val="000000" w:themeColor="text1"/>
          <w:sz w:val="24"/>
          <w:szCs w:val="24"/>
          <w:shd w:val="clear" w:color="auto" w:fill="FFFFFF"/>
        </w:rPr>
        <w:t>Siegrfied</w:t>
      </w:r>
      <w:proofErr w:type="spellEnd"/>
      <w:r w:rsidRPr="00C07213">
        <w:rPr>
          <w:rFonts w:eastAsia="Calibri"/>
          <w:color w:val="000000" w:themeColor="text1"/>
          <w:sz w:val="24"/>
          <w:szCs w:val="24"/>
          <w:shd w:val="clear" w:color="auto" w:fill="FFFFFF"/>
        </w:rPr>
        <w:t xml:space="preserve"> Line and subsequent counterattacks in 1917 – forced evacuation orders were implemented in early 1918 (p.243-4). As part of Operation </w:t>
      </w:r>
      <w:proofErr w:type="spellStart"/>
      <w:r w:rsidRPr="00C07213">
        <w:rPr>
          <w:rFonts w:eastAsia="Calibri"/>
          <w:color w:val="000000" w:themeColor="text1"/>
          <w:sz w:val="24"/>
          <w:szCs w:val="24"/>
          <w:shd w:val="clear" w:color="auto" w:fill="FFFFFF"/>
        </w:rPr>
        <w:t>Alberich</w:t>
      </w:r>
      <w:proofErr w:type="spellEnd"/>
      <w:r w:rsidRPr="00C07213">
        <w:rPr>
          <w:rFonts w:eastAsia="Calibri"/>
          <w:color w:val="000000" w:themeColor="text1"/>
          <w:sz w:val="24"/>
          <w:szCs w:val="24"/>
          <w:shd w:val="clear" w:color="auto" w:fill="FFFFFF"/>
        </w:rPr>
        <w:t xml:space="preserve">, the Germans deliberately “dumped” 126,000 warzone civilians onto the progressing Allied militaries as part of a German retreat (p.248). Only partly a humanitarian measure, these policies were “an </w:t>
      </w:r>
      <w:r w:rsidRPr="00C07213">
        <w:rPr>
          <w:rFonts w:eastAsia="Calibri"/>
          <w:color w:val="000000" w:themeColor="text1"/>
          <w:sz w:val="24"/>
          <w:szCs w:val="24"/>
          <w:shd w:val="clear" w:color="auto" w:fill="FFFFFF"/>
        </w:rPr>
        <w:lastRenderedPageBreak/>
        <w:t>integral part of [Allied] response to the [1918] German spring offensive” (p.246). Organized and coordinated refugee movements were, in other words, a war tactic.</w:t>
      </w:r>
      <w:r w:rsidRPr="00C07213">
        <w:rPr>
          <w:rFonts w:eastAsia="Calibri"/>
          <w:color w:val="000000" w:themeColor="text1"/>
          <w:sz w:val="24"/>
          <w:szCs w:val="24"/>
          <w:shd w:val="clear" w:color="auto" w:fill="FFFFFF"/>
          <w:vertAlign w:val="superscript"/>
        </w:rPr>
        <w:footnoteReference w:id="4"/>
      </w:r>
    </w:p>
    <w:p w14:paraId="6F8A4BB8" w14:textId="77777777" w:rsidR="007116D1" w:rsidRPr="00C07213" w:rsidRDefault="007116D1" w:rsidP="007116D1">
      <w:pPr>
        <w:spacing w:after="0" w:line="276" w:lineRule="auto"/>
        <w:ind w:firstLine="720"/>
        <w:rPr>
          <w:rFonts w:eastAsia="Calibri"/>
          <w:color w:val="000000" w:themeColor="text1"/>
          <w:sz w:val="24"/>
          <w:szCs w:val="24"/>
          <w:shd w:val="clear" w:color="auto" w:fill="FFFFFF"/>
        </w:rPr>
      </w:pPr>
      <w:r w:rsidRPr="00C07213">
        <w:rPr>
          <w:rFonts w:eastAsia="Calibri"/>
          <w:color w:val="000000" w:themeColor="text1"/>
          <w:sz w:val="24"/>
          <w:szCs w:val="24"/>
          <w:shd w:val="clear" w:color="auto" w:fill="FFFFFF"/>
        </w:rPr>
        <w:t xml:space="preserve">For all their </w:t>
      </w:r>
      <w:proofErr w:type="spellStart"/>
      <w:r w:rsidRPr="00C07213">
        <w:rPr>
          <w:rFonts w:eastAsia="Calibri"/>
          <w:color w:val="000000" w:themeColor="text1"/>
          <w:sz w:val="24"/>
          <w:szCs w:val="24"/>
          <w:shd w:val="clear" w:color="auto" w:fill="FFFFFF"/>
        </w:rPr>
        <w:t>vissicitudes</w:t>
      </w:r>
      <w:proofErr w:type="spellEnd"/>
      <w:r w:rsidRPr="00C07213">
        <w:rPr>
          <w:rFonts w:eastAsia="Calibri"/>
          <w:color w:val="000000" w:themeColor="text1"/>
          <w:sz w:val="24"/>
          <w:szCs w:val="24"/>
          <w:shd w:val="clear" w:color="auto" w:fill="FFFFFF"/>
        </w:rPr>
        <w:t xml:space="preserve"> in exile, French refugees benefited tremendously from the French state’s decision to affirm their civic rights, from extensive relief measures which </w:t>
      </w:r>
      <w:proofErr w:type="spellStart"/>
      <w:r w:rsidRPr="00C07213">
        <w:rPr>
          <w:rFonts w:eastAsia="Calibri"/>
          <w:color w:val="000000" w:themeColor="text1"/>
          <w:sz w:val="24"/>
          <w:szCs w:val="24"/>
          <w:shd w:val="clear" w:color="auto" w:fill="FFFFFF"/>
        </w:rPr>
        <w:t>ultaimately</w:t>
      </w:r>
      <w:proofErr w:type="spellEnd"/>
      <w:r w:rsidRPr="00C07213">
        <w:rPr>
          <w:rFonts w:eastAsia="Calibri"/>
          <w:color w:val="000000" w:themeColor="text1"/>
          <w:sz w:val="24"/>
          <w:szCs w:val="24"/>
          <w:shd w:val="clear" w:color="auto" w:fill="FFFFFF"/>
        </w:rPr>
        <w:t xml:space="preserve"> “brought larger sections of the French population into the public welfare system” (Dowdall 2019, p.192). In sharp contrast to Armenian statelessness, which implied that humanitarian refugee aid was charity, the French refugee provisions did “not constitute a </w:t>
      </w:r>
      <w:proofErr w:type="spellStart"/>
      <w:r w:rsidRPr="00C07213">
        <w:rPr>
          <w:rFonts w:eastAsia="Calibri"/>
          <w:color w:val="000000" w:themeColor="text1"/>
          <w:sz w:val="24"/>
          <w:szCs w:val="24"/>
          <w:shd w:val="clear" w:color="auto" w:fill="FFFFFF"/>
        </w:rPr>
        <w:t>favour</w:t>
      </w:r>
      <w:proofErr w:type="spellEnd"/>
      <w:r w:rsidRPr="00C07213">
        <w:rPr>
          <w:rFonts w:eastAsia="Calibri"/>
          <w:color w:val="000000" w:themeColor="text1"/>
          <w:sz w:val="24"/>
          <w:szCs w:val="24"/>
          <w:shd w:val="clear" w:color="auto" w:fill="FFFFFF"/>
        </w:rPr>
        <w:t xml:space="preserve"> that can be accorded or refused to those affected in an arbitrary manner, but a genuine right” (p.192). Occupied French civilians were subjected to what Alex Dowdall called “forced immobility” (Dowdall 2019), the polar opposite of forced migration: under military occupation, civilian populations under suspicion of subversion, espionage or general disorderly conduct are forbidden from meaningful movement. Once again, the reason is how conducive they were to the war: “in France, unlike in Russia, there is no evidence that refugees acted as a destabilizing force” (Dowdall 2019, p.199) – not to mention the exaggerated – indeed, paranoid – perception of Ottoman leadership towards Armenian refugees’ subversion.</w:t>
      </w:r>
    </w:p>
    <w:p w14:paraId="2787B5CD" w14:textId="77777777" w:rsidR="007116D1" w:rsidRPr="00C07213" w:rsidRDefault="007116D1" w:rsidP="007116D1">
      <w:pPr>
        <w:spacing w:after="0" w:line="276" w:lineRule="auto"/>
        <w:ind w:firstLine="720"/>
        <w:rPr>
          <w:rFonts w:eastAsia="Calibri"/>
          <w:color w:val="000000" w:themeColor="text1"/>
          <w:sz w:val="24"/>
          <w:szCs w:val="24"/>
          <w:shd w:val="clear" w:color="auto" w:fill="FFFFFF"/>
        </w:rPr>
      </w:pPr>
      <w:r w:rsidRPr="00C07213">
        <w:rPr>
          <w:rFonts w:eastAsia="Calibri"/>
          <w:color w:val="000000" w:themeColor="text1"/>
          <w:sz w:val="24"/>
          <w:szCs w:val="24"/>
          <w:shd w:val="clear" w:color="auto" w:fill="FFFFFF"/>
        </w:rPr>
        <w:t xml:space="preserve">As was the case in German-occupied France, limiting movement to a minimum was a primary concern […] Originally, all travel by foot, bicycle, and cart required a pass issued by the local mayor or police commissioner. Travel by car was more restricted, and required a pass issued by the military. In areas closest to the front, only government officials could use bicycles, and a curfew prevented all movement between 7pm and 6am.26 As the war progressed restrictions expanded. […] Infractions of rules could be punished by arrest and deportation from the </w:t>
      </w:r>
      <w:r w:rsidRPr="00C07213">
        <w:rPr>
          <w:rFonts w:eastAsia="Calibri"/>
          <w:i/>
          <w:iCs/>
          <w:color w:val="000000" w:themeColor="text1"/>
          <w:sz w:val="24"/>
          <w:szCs w:val="24"/>
          <w:shd w:val="clear" w:color="auto" w:fill="FFFFFF"/>
        </w:rPr>
        <w:t xml:space="preserve">zone des </w:t>
      </w:r>
      <w:proofErr w:type="spellStart"/>
      <w:r w:rsidRPr="00C07213">
        <w:rPr>
          <w:rFonts w:eastAsia="Calibri"/>
          <w:i/>
          <w:iCs/>
          <w:color w:val="000000" w:themeColor="text1"/>
          <w:sz w:val="24"/>
          <w:szCs w:val="24"/>
          <w:shd w:val="clear" w:color="auto" w:fill="FFFFFF"/>
        </w:rPr>
        <w:t>armées</w:t>
      </w:r>
      <w:proofErr w:type="spellEnd"/>
      <w:r w:rsidRPr="00C07213">
        <w:rPr>
          <w:rFonts w:eastAsia="Calibri"/>
          <w:color w:val="000000" w:themeColor="text1"/>
          <w:sz w:val="24"/>
          <w:szCs w:val="24"/>
          <w:shd w:val="clear" w:color="auto" w:fill="FFFFFF"/>
        </w:rPr>
        <w:t>. Such measures demonstrate that Allied military commanders viewed friendly civilians as potential security threats. In the interests of military effectiveness, they were to be controlled, disciplined and, if required, forcibly removed from their homes. The ‘friendly’ military occupations on the Allied side of the lines were, therefore, rigorous (Dowdall 2019, p.188).</w:t>
      </w:r>
    </w:p>
    <w:p w14:paraId="1C5638F0" w14:textId="77777777" w:rsidR="007116D1" w:rsidRPr="00C07213" w:rsidRDefault="007116D1" w:rsidP="007116D1">
      <w:pPr>
        <w:spacing w:after="0" w:line="276" w:lineRule="auto"/>
        <w:ind w:firstLine="720"/>
        <w:rPr>
          <w:rFonts w:eastAsia="Calibri"/>
          <w:color w:val="000000" w:themeColor="text1"/>
          <w:sz w:val="24"/>
          <w:szCs w:val="24"/>
          <w:shd w:val="clear" w:color="auto" w:fill="FFFFFF"/>
        </w:rPr>
      </w:pPr>
      <w:r w:rsidRPr="00C07213">
        <w:rPr>
          <w:rFonts w:eastAsia="Calibri"/>
          <w:color w:val="000000" w:themeColor="text1"/>
          <w:sz w:val="24"/>
          <w:szCs w:val="24"/>
          <w:shd w:val="clear" w:color="auto" w:fill="FFFFFF"/>
        </w:rPr>
        <w:t xml:space="preserve">Ultimately, it was France’s geopolitical success in the war – notwithstanding the calamity of destruction due to where the Western Front was located – that drove successes of refugee policy: </w:t>
      </w:r>
    </w:p>
    <w:p w14:paraId="32D32342" w14:textId="77777777" w:rsidR="007116D1" w:rsidRPr="00C07213" w:rsidRDefault="007116D1" w:rsidP="007116D1">
      <w:pPr>
        <w:spacing w:after="0" w:line="276" w:lineRule="auto"/>
        <w:ind w:left="1134" w:right="1254"/>
        <w:rPr>
          <w:rFonts w:eastAsia="Calibri"/>
          <w:color w:val="000000" w:themeColor="text1"/>
          <w:sz w:val="24"/>
          <w:szCs w:val="24"/>
          <w:shd w:val="clear" w:color="auto" w:fill="FFFFFF"/>
        </w:rPr>
      </w:pPr>
      <w:r w:rsidRPr="00C07213">
        <w:rPr>
          <w:rFonts w:eastAsia="Calibri"/>
          <w:color w:val="000000" w:themeColor="text1"/>
          <w:sz w:val="24"/>
          <w:szCs w:val="24"/>
          <w:shd w:val="clear" w:color="auto" w:fill="FFFFFF"/>
        </w:rPr>
        <w:t xml:space="preserve">“the state’s relative success in </w:t>
      </w:r>
      <w:proofErr w:type="spellStart"/>
      <w:r w:rsidRPr="00C07213">
        <w:rPr>
          <w:rFonts w:eastAsia="Calibri"/>
          <w:color w:val="000000" w:themeColor="text1"/>
          <w:sz w:val="24"/>
          <w:szCs w:val="24"/>
          <w:shd w:val="clear" w:color="auto" w:fill="FFFFFF"/>
        </w:rPr>
        <w:t>deadling</w:t>
      </w:r>
      <w:proofErr w:type="spellEnd"/>
      <w:r w:rsidRPr="00C07213">
        <w:rPr>
          <w:rFonts w:eastAsia="Calibri"/>
          <w:color w:val="000000" w:themeColor="text1"/>
          <w:sz w:val="24"/>
          <w:szCs w:val="24"/>
          <w:shd w:val="clear" w:color="auto" w:fill="FFFFFF"/>
        </w:rPr>
        <w:t xml:space="preserve"> with the refugee crisis was symptomatic of the strength of the social and cultural mobilization for war. […] By relying on local forms of solidarity, and actively engaging with the state as citizens, French refugees ‘self-mobilized’ for war just like other sections of the population” (Dowdall 2019, p.199).</w:t>
      </w:r>
    </w:p>
    <w:p w14:paraId="68FC6D2C" w14:textId="77777777" w:rsidR="007116D1" w:rsidRPr="00C07213" w:rsidRDefault="007116D1" w:rsidP="007116D1">
      <w:pPr>
        <w:spacing w:after="0" w:line="276" w:lineRule="auto"/>
        <w:ind w:firstLine="720"/>
        <w:rPr>
          <w:rFonts w:eastAsia="Calibri"/>
          <w:color w:val="000000" w:themeColor="text1"/>
          <w:sz w:val="24"/>
          <w:szCs w:val="24"/>
          <w:shd w:val="clear" w:color="auto" w:fill="FFFFFF"/>
        </w:rPr>
      </w:pPr>
    </w:p>
    <w:p w14:paraId="36F514CA" w14:textId="77777777" w:rsidR="007116D1" w:rsidRPr="00C07213" w:rsidRDefault="007116D1" w:rsidP="007116D1">
      <w:pPr>
        <w:spacing w:after="0" w:line="276" w:lineRule="auto"/>
        <w:ind w:firstLine="720"/>
        <w:rPr>
          <w:rFonts w:eastAsia="Calibri"/>
          <w:color w:val="000000" w:themeColor="text1"/>
          <w:sz w:val="24"/>
          <w:szCs w:val="24"/>
          <w:shd w:val="clear" w:color="auto" w:fill="FFFFFF"/>
        </w:rPr>
      </w:pPr>
      <w:r w:rsidRPr="00C07213">
        <w:rPr>
          <w:rFonts w:eastAsia="Calibri"/>
          <w:color w:val="000000" w:themeColor="text1"/>
          <w:sz w:val="24"/>
          <w:szCs w:val="24"/>
          <w:shd w:val="clear" w:color="auto" w:fill="FFFFFF"/>
        </w:rPr>
        <w:lastRenderedPageBreak/>
        <w:t xml:space="preserve">Regarding </w:t>
      </w:r>
      <w:r w:rsidRPr="00C07213">
        <w:rPr>
          <w:rFonts w:eastAsia="Calibri"/>
          <w:i/>
          <w:iCs/>
          <w:color w:val="000000" w:themeColor="text1"/>
          <w:sz w:val="24"/>
          <w:szCs w:val="24"/>
          <w:shd w:val="clear" w:color="auto" w:fill="FFFFFF"/>
        </w:rPr>
        <w:t>Italian</w:t>
      </w:r>
      <w:r w:rsidRPr="00C07213">
        <w:rPr>
          <w:rFonts w:eastAsia="Calibri"/>
          <w:color w:val="000000" w:themeColor="text1"/>
          <w:sz w:val="24"/>
          <w:szCs w:val="24"/>
          <w:shd w:val="clear" w:color="auto" w:fill="FFFFFF"/>
        </w:rPr>
        <w:t xml:space="preserve"> refugees, their national government had abysmal humanitarian relief – incomparably worse than France and UK towards French, Belgian and Serbian refugees. But this did not prevent the Italian government </w:t>
      </w:r>
      <w:proofErr w:type="spellStart"/>
      <w:r w:rsidRPr="00C07213">
        <w:rPr>
          <w:rFonts w:eastAsia="Calibri"/>
          <w:color w:val="000000" w:themeColor="text1"/>
          <w:sz w:val="24"/>
          <w:szCs w:val="24"/>
          <w:shd w:val="clear" w:color="auto" w:fill="FFFFFF"/>
        </w:rPr>
        <w:t>expoiting</w:t>
      </w:r>
      <w:proofErr w:type="spellEnd"/>
      <w:r w:rsidRPr="00C07213">
        <w:rPr>
          <w:rFonts w:eastAsia="Calibri"/>
          <w:color w:val="000000" w:themeColor="text1"/>
          <w:sz w:val="24"/>
          <w:szCs w:val="24"/>
          <w:shd w:val="clear" w:color="auto" w:fill="FFFFFF"/>
        </w:rPr>
        <w:t xml:space="preserve"> them for geopolitical propaganda purposes: “after the defeat of </w:t>
      </w:r>
      <w:proofErr w:type="spellStart"/>
      <w:r w:rsidRPr="00C07213">
        <w:rPr>
          <w:rFonts w:eastAsia="Calibri"/>
          <w:color w:val="000000" w:themeColor="text1"/>
          <w:sz w:val="24"/>
          <w:szCs w:val="24"/>
          <w:shd w:val="clear" w:color="auto" w:fill="FFFFFF"/>
        </w:rPr>
        <w:t>Caporetto</w:t>
      </w:r>
      <w:proofErr w:type="spellEnd"/>
      <w:r w:rsidRPr="00C07213">
        <w:rPr>
          <w:rFonts w:eastAsia="Calibri"/>
          <w:color w:val="000000" w:themeColor="text1"/>
          <w:sz w:val="24"/>
          <w:szCs w:val="24"/>
          <w:shd w:val="clear" w:color="auto" w:fill="FFFFFF"/>
        </w:rPr>
        <w:t xml:space="preserve">,” when a German-backed surprise attack resulted in disaster for the Italian military on the Austro-Italian theatre, refugees “were used from a purely propagandistic [i.e. geopolitical] point of view to sustain the home front” without any meaningful </w:t>
      </w:r>
      <w:proofErr w:type="spellStart"/>
      <w:r w:rsidRPr="00C07213">
        <w:rPr>
          <w:rFonts w:eastAsia="Calibri"/>
          <w:color w:val="000000" w:themeColor="text1"/>
          <w:sz w:val="24"/>
          <w:szCs w:val="24"/>
          <w:shd w:val="clear" w:color="auto" w:fill="FFFFFF"/>
        </w:rPr>
        <w:t>investiments</w:t>
      </w:r>
      <w:proofErr w:type="spellEnd"/>
      <w:r w:rsidRPr="00C07213">
        <w:rPr>
          <w:rFonts w:eastAsia="Calibri"/>
          <w:color w:val="000000" w:themeColor="text1"/>
          <w:sz w:val="24"/>
          <w:szCs w:val="24"/>
          <w:shd w:val="clear" w:color="auto" w:fill="FFFFFF"/>
        </w:rPr>
        <w:t xml:space="preserve"> or aid to sustain the crocodile tears (p.457). </w:t>
      </w:r>
    </w:p>
    <w:p w14:paraId="732B611F" w14:textId="77777777" w:rsidR="007116D1" w:rsidRPr="00C07213" w:rsidRDefault="007116D1" w:rsidP="007116D1">
      <w:pPr>
        <w:spacing w:after="0" w:line="276" w:lineRule="auto"/>
        <w:ind w:firstLine="720"/>
        <w:rPr>
          <w:rFonts w:eastAsia="Calibri"/>
          <w:color w:val="000000" w:themeColor="text1"/>
          <w:sz w:val="24"/>
          <w:szCs w:val="24"/>
          <w:shd w:val="clear" w:color="auto" w:fill="FFFFFF"/>
        </w:rPr>
      </w:pPr>
      <w:r w:rsidRPr="00C07213">
        <w:rPr>
          <w:rFonts w:eastAsia="Calibri"/>
          <w:color w:val="000000" w:themeColor="text1"/>
          <w:sz w:val="24"/>
          <w:szCs w:val="24"/>
          <w:shd w:val="clear" w:color="auto" w:fill="FFFFFF"/>
        </w:rPr>
        <w:t xml:space="preserve">Half-a-million Italians from outside Italy fled back from Alsace-Lorraine, the Rhineland, France, the Balkans and Hapsburg </w:t>
      </w:r>
      <w:proofErr w:type="spellStart"/>
      <w:r w:rsidRPr="00C07213">
        <w:rPr>
          <w:rFonts w:eastAsia="Calibri"/>
          <w:color w:val="000000" w:themeColor="text1"/>
          <w:sz w:val="24"/>
          <w:szCs w:val="24"/>
          <w:shd w:val="clear" w:color="auto" w:fill="FFFFFF"/>
        </w:rPr>
        <w:t>terrirories</w:t>
      </w:r>
      <w:proofErr w:type="spellEnd"/>
      <w:r w:rsidRPr="00C07213">
        <w:rPr>
          <w:rFonts w:eastAsia="Calibri"/>
          <w:color w:val="000000" w:themeColor="text1"/>
          <w:sz w:val="24"/>
          <w:szCs w:val="24"/>
          <w:shd w:val="clear" w:color="auto" w:fill="FFFFFF"/>
        </w:rPr>
        <w:t xml:space="preserve"> (</w:t>
      </w:r>
      <w:proofErr w:type="spellStart"/>
      <w:r w:rsidRPr="00C07213">
        <w:rPr>
          <w:rFonts w:eastAsia="Calibri"/>
          <w:color w:val="000000" w:themeColor="text1"/>
          <w:sz w:val="24"/>
          <w:szCs w:val="24"/>
          <w:shd w:val="clear" w:color="auto" w:fill="FFFFFF"/>
        </w:rPr>
        <w:t>Ermacora</w:t>
      </w:r>
      <w:proofErr w:type="spellEnd"/>
      <w:r w:rsidRPr="00C07213">
        <w:rPr>
          <w:rFonts w:eastAsia="Calibri"/>
          <w:color w:val="000000" w:themeColor="text1"/>
          <w:sz w:val="24"/>
          <w:szCs w:val="24"/>
          <w:shd w:val="clear" w:color="auto" w:fill="FFFFFF"/>
        </w:rPr>
        <w:t xml:space="preserve"> 2007, p.446). From an Italian nationalist perspective, these </w:t>
      </w:r>
      <w:proofErr w:type="spellStart"/>
      <w:r w:rsidRPr="00C07213">
        <w:rPr>
          <w:rFonts w:eastAsia="Calibri"/>
          <w:i/>
          <w:iCs/>
          <w:color w:val="000000" w:themeColor="text1"/>
          <w:sz w:val="24"/>
          <w:szCs w:val="24"/>
          <w:shd w:val="clear" w:color="auto" w:fill="FFFFFF"/>
        </w:rPr>
        <w:t>rimpatriati</w:t>
      </w:r>
      <w:proofErr w:type="spellEnd"/>
      <w:r w:rsidRPr="00C07213">
        <w:rPr>
          <w:rFonts w:eastAsia="Calibri"/>
          <w:color w:val="000000" w:themeColor="text1"/>
          <w:sz w:val="24"/>
          <w:szCs w:val="24"/>
          <w:shd w:val="clear" w:color="auto" w:fill="FFFFFF"/>
        </w:rPr>
        <w:t xml:space="preserve"> were on the “righteous” political side by deserting the Austrian military – they had, so to speak, demonstrated their loyalty with their feet and protested the Central Powers’ role in the war by entering free Italy. But In late 1917, Italy was crushed by Austro-Hungarian and German forces at the Battle of </w:t>
      </w:r>
      <w:proofErr w:type="spellStart"/>
      <w:r w:rsidRPr="00C07213">
        <w:rPr>
          <w:rFonts w:eastAsia="Calibri"/>
          <w:color w:val="000000" w:themeColor="text1"/>
          <w:sz w:val="24"/>
          <w:szCs w:val="24"/>
          <w:shd w:val="clear" w:color="auto" w:fill="FFFFFF"/>
        </w:rPr>
        <w:t>Caporetto</w:t>
      </w:r>
      <w:proofErr w:type="spellEnd"/>
      <w:r w:rsidRPr="00C07213">
        <w:rPr>
          <w:rFonts w:eastAsia="Calibri"/>
          <w:color w:val="000000" w:themeColor="text1"/>
          <w:sz w:val="24"/>
          <w:szCs w:val="24"/>
          <w:shd w:val="clear" w:color="auto" w:fill="FFFFFF"/>
        </w:rPr>
        <w:t>, propelling hundreds of thousands of so-called “</w:t>
      </w:r>
      <w:proofErr w:type="spellStart"/>
      <w:r w:rsidRPr="00C07213">
        <w:rPr>
          <w:rFonts w:eastAsia="Calibri"/>
          <w:color w:val="000000" w:themeColor="text1"/>
          <w:sz w:val="24"/>
          <w:szCs w:val="24"/>
          <w:shd w:val="clear" w:color="auto" w:fill="FFFFFF"/>
        </w:rPr>
        <w:t>Caporetto</w:t>
      </w:r>
      <w:proofErr w:type="spellEnd"/>
      <w:r w:rsidRPr="00C07213">
        <w:rPr>
          <w:rFonts w:eastAsia="Calibri"/>
          <w:color w:val="000000" w:themeColor="text1"/>
          <w:sz w:val="24"/>
          <w:szCs w:val="24"/>
          <w:shd w:val="clear" w:color="auto" w:fill="FFFFFF"/>
        </w:rPr>
        <w:t xml:space="preserve"> refugees” to repatriate. Mostly women and children, “they did not symbolize a </w:t>
      </w:r>
      <w:proofErr w:type="spellStart"/>
      <w:r w:rsidRPr="00C07213">
        <w:rPr>
          <w:rFonts w:eastAsia="Calibri"/>
          <w:color w:val="000000" w:themeColor="text1"/>
          <w:sz w:val="24"/>
          <w:szCs w:val="24"/>
          <w:shd w:val="clear" w:color="auto" w:fill="FFFFFF"/>
        </w:rPr>
        <w:t>victorius</w:t>
      </w:r>
      <w:proofErr w:type="spellEnd"/>
      <w:r w:rsidRPr="00C07213">
        <w:rPr>
          <w:rFonts w:eastAsia="Calibri"/>
          <w:color w:val="000000" w:themeColor="text1"/>
          <w:sz w:val="24"/>
          <w:szCs w:val="24"/>
          <w:shd w:val="clear" w:color="auto" w:fill="FFFFFF"/>
        </w:rPr>
        <w:t xml:space="preserve"> (and masculine) ‘nation at war’” but the humiliation of the defeat (</w:t>
      </w:r>
      <w:proofErr w:type="spellStart"/>
      <w:r w:rsidRPr="00C07213">
        <w:rPr>
          <w:rFonts w:eastAsia="Calibri"/>
          <w:color w:val="000000" w:themeColor="text1"/>
          <w:sz w:val="24"/>
          <w:szCs w:val="24"/>
          <w:shd w:val="clear" w:color="auto" w:fill="FFFFFF"/>
        </w:rPr>
        <w:t>Ermacora</w:t>
      </w:r>
      <w:proofErr w:type="spellEnd"/>
      <w:r w:rsidRPr="00C07213">
        <w:rPr>
          <w:rFonts w:eastAsia="Calibri"/>
          <w:color w:val="000000" w:themeColor="text1"/>
          <w:sz w:val="24"/>
          <w:szCs w:val="24"/>
          <w:shd w:val="clear" w:color="auto" w:fill="FFFFFF"/>
        </w:rPr>
        <w:t xml:space="preserve"> 2007, p.447). They were </w:t>
      </w:r>
      <w:proofErr w:type="spellStart"/>
      <w:r w:rsidRPr="00C07213">
        <w:rPr>
          <w:rFonts w:eastAsia="Calibri"/>
          <w:color w:val="000000" w:themeColor="text1"/>
          <w:sz w:val="24"/>
          <w:szCs w:val="24"/>
          <w:shd w:val="clear" w:color="auto" w:fill="FFFFFF"/>
        </w:rPr>
        <w:t>undersubsidized</w:t>
      </w:r>
      <w:proofErr w:type="spellEnd"/>
      <w:r w:rsidRPr="00C07213">
        <w:rPr>
          <w:rFonts w:eastAsia="Calibri"/>
          <w:color w:val="000000" w:themeColor="text1"/>
          <w:sz w:val="24"/>
          <w:szCs w:val="24"/>
          <w:shd w:val="clear" w:color="auto" w:fill="FFFFFF"/>
        </w:rPr>
        <w:t xml:space="preserve">, marginalized, treated as potential threats to public order, subjected to repression by Italian authorities, issued “blackmail and punitive measures,” and herded into “colonies” to preempt nativist backlash (p.449-1, p.458). By the summer of 1918, half a million Italian refugees “were reduced to poverty” by government negligence (p.458). On the whole, they were considered little more than a nuisance: “underserving of attention in either political or economic terms” (p.457): </w:t>
      </w:r>
    </w:p>
    <w:p w14:paraId="6239D700" w14:textId="77777777" w:rsidR="007116D1" w:rsidRPr="00C07213" w:rsidRDefault="007116D1" w:rsidP="007116D1">
      <w:pPr>
        <w:spacing w:after="0" w:line="276" w:lineRule="auto"/>
        <w:ind w:left="1134" w:right="1138"/>
        <w:rPr>
          <w:rFonts w:eastAsia="Calibri"/>
          <w:color w:val="000000" w:themeColor="text1"/>
          <w:sz w:val="24"/>
          <w:szCs w:val="24"/>
          <w:shd w:val="clear" w:color="auto" w:fill="FFFFFF"/>
        </w:rPr>
      </w:pPr>
      <w:r w:rsidRPr="00C07213">
        <w:rPr>
          <w:rFonts w:eastAsia="Calibri"/>
          <w:color w:val="000000" w:themeColor="text1"/>
          <w:sz w:val="24"/>
          <w:szCs w:val="24"/>
        </w:rPr>
        <w:t xml:space="preserve">“In spite of the idyllic pictures produced by government propaganda, national solidarity was at odds with selfish interests that the compliant attitude of the authorities did nothing to counteract. In summer 1918 refugees were barely tolerated; they had simply become extra mouths to feed” </w:t>
      </w:r>
      <w:proofErr w:type="spellStart"/>
      <w:r w:rsidRPr="00C07213">
        <w:rPr>
          <w:rFonts w:eastAsia="Calibri"/>
          <w:color w:val="000000" w:themeColor="text1"/>
          <w:sz w:val="24"/>
          <w:szCs w:val="24"/>
          <w:shd w:val="clear" w:color="auto" w:fill="FFFFFF"/>
        </w:rPr>
        <w:t>Ermacora</w:t>
      </w:r>
      <w:proofErr w:type="spellEnd"/>
      <w:r w:rsidRPr="00C07213">
        <w:rPr>
          <w:rFonts w:eastAsia="Calibri"/>
          <w:color w:val="000000" w:themeColor="text1"/>
          <w:sz w:val="24"/>
          <w:szCs w:val="24"/>
          <w:shd w:val="clear" w:color="auto" w:fill="FFFFFF"/>
        </w:rPr>
        <w:t xml:space="preserve"> 2007, p.458). </w:t>
      </w:r>
    </w:p>
    <w:p w14:paraId="5FF9F4D6" w14:textId="77777777" w:rsidR="007116D1" w:rsidRPr="00C07213" w:rsidRDefault="007116D1" w:rsidP="007116D1">
      <w:pPr>
        <w:spacing w:after="0" w:line="276" w:lineRule="auto"/>
        <w:rPr>
          <w:rFonts w:eastAsia="Calibri"/>
          <w:color w:val="000000" w:themeColor="text1"/>
          <w:sz w:val="24"/>
          <w:szCs w:val="24"/>
          <w:shd w:val="clear" w:color="auto" w:fill="FFFFFF"/>
        </w:rPr>
      </w:pPr>
      <w:r w:rsidRPr="00C07213">
        <w:rPr>
          <w:rFonts w:eastAsia="Calibri"/>
          <w:color w:val="000000" w:themeColor="text1"/>
          <w:sz w:val="24"/>
          <w:szCs w:val="24"/>
          <w:shd w:val="clear" w:color="auto" w:fill="FFFFFF"/>
        </w:rPr>
        <w:t xml:space="preserve">This is a stunning outcome, given these are in-group nationals. </w:t>
      </w:r>
    </w:p>
    <w:p w14:paraId="1332ADC8" w14:textId="77777777" w:rsidR="007116D1" w:rsidRPr="00C07213" w:rsidRDefault="007116D1" w:rsidP="007116D1">
      <w:pPr>
        <w:rPr>
          <w:sz w:val="24"/>
          <w:szCs w:val="24"/>
        </w:rPr>
      </w:pPr>
      <w:r w:rsidRPr="00C07213">
        <w:rPr>
          <w:sz w:val="24"/>
          <w:szCs w:val="24"/>
        </w:rPr>
        <w:tab/>
      </w:r>
    </w:p>
    <w:p w14:paraId="1A4184AF" w14:textId="77777777" w:rsidR="007116D1" w:rsidRPr="00C07213" w:rsidRDefault="007116D1" w:rsidP="007116D1">
      <w:pPr>
        <w:spacing w:after="0"/>
        <w:ind w:firstLine="720"/>
        <w:rPr>
          <w:sz w:val="24"/>
          <w:szCs w:val="24"/>
        </w:rPr>
      </w:pPr>
      <w:r w:rsidRPr="00C07213">
        <w:rPr>
          <w:sz w:val="24"/>
          <w:szCs w:val="24"/>
        </w:rPr>
        <w:t xml:space="preserve">Regarding </w:t>
      </w:r>
      <w:r w:rsidRPr="00C07213">
        <w:rPr>
          <w:i/>
          <w:iCs/>
          <w:sz w:val="24"/>
          <w:szCs w:val="24"/>
        </w:rPr>
        <w:t xml:space="preserve">Russian </w:t>
      </w:r>
      <w:r w:rsidRPr="00C07213">
        <w:rPr>
          <w:sz w:val="24"/>
          <w:szCs w:val="24"/>
        </w:rPr>
        <w:t xml:space="preserve">refugees, their mass forced migration </w:t>
      </w:r>
      <w:proofErr w:type="gramStart"/>
      <w:r w:rsidRPr="00C07213">
        <w:rPr>
          <w:sz w:val="24"/>
          <w:szCs w:val="24"/>
        </w:rPr>
        <w:t>were</w:t>
      </w:r>
      <w:proofErr w:type="gramEnd"/>
      <w:r w:rsidRPr="00C07213">
        <w:rPr>
          <w:sz w:val="24"/>
          <w:szCs w:val="24"/>
        </w:rPr>
        <w:t xml:space="preserve">, critically, “affecting ethnically diverse and ‘peripheral’ borderlands” of WWI frontlines, and thus “helped precipitate the decline of the imperial state structure” (Dowdall 2019, p.199). The autocratic </w:t>
      </w:r>
      <w:proofErr w:type="spellStart"/>
      <w:r w:rsidRPr="00C07213">
        <w:rPr>
          <w:sz w:val="24"/>
          <w:szCs w:val="24"/>
        </w:rPr>
        <w:t>Tzarist</w:t>
      </w:r>
      <w:proofErr w:type="spellEnd"/>
      <w:r w:rsidRPr="00C07213">
        <w:rPr>
          <w:sz w:val="24"/>
          <w:szCs w:val="24"/>
        </w:rPr>
        <w:t xml:space="preserve"> regime, fearful of state welfare as much as of private sector innovation, allowed the Tatiana Committee for the Relief of War Victims, named after Tzar Nikolai II’s daughter Tatiana </w:t>
      </w:r>
      <w:proofErr w:type="spellStart"/>
      <w:r w:rsidRPr="00C07213">
        <w:rPr>
          <w:sz w:val="24"/>
          <w:szCs w:val="24"/>
        </w:rPr>
        <w:t>Nikolaevna</w:t>
      </w:r>
      <w:proofErr w:type="spellEnd"/>
      <w:r w:rsidRPr="00C07213">
        <w:rPr>
          <w:sz w:val="24"/>
          <w:szCs w:val="24"/>
        </w:rPr>
        <w:t xml:space="preserve">. The resulting refugee system was ultimately “inconsistent and plagued by the empire’s political insecurities” (Dowdall 2019, p.197). Thus Latvian, Lithuanian and Polish refugees were left to their own devices, pursuing self-organization and nationalist agitation appealing to refugee martyrdom. Through blunder and unintended consequence, the </w:t>
      </w:r>
      <w:proofErr w:type="spellStart"/>
      <w:r w:rsidRPr="00C07213">
        <w:rPr>
          <w:sz w:val="24"/>
          <w:szCs w:val="24"/>
        </w:rPr>
        <w:t>Tzarist</w:t>
      </w:r>
      <w:proofErr w:type="spellEnd"/>
      <w:r w:rsidRPr="00C07213">
        <w:rPr>
          <w:sz w:val="24"/>
          <w:szCs w:val="24"/>
        </w:rPr>
        <w:t xml:space="preserve"> regime allowed these initiatives and thus “</w:t>
      </w:r>
      <w:proofErr w:type="spellStart"/>
      <w:r w:rsidRPr="00C07213">
        <w:rPr>
          <w:sz w:val="24"/>
          <w:szCs w:val="24"/>
        </w:rPr>
        <w:t>contribut</w:t>
      </w:r>
      <w:proofErr w:type="spellEnd"/>
      <w:r w:rsidRPr="00C07213">
        <w:rPr>
          <w:sz w:val="24"/>
          <w:szCs w:val="24"/>
        </w:rPr>
        <w:t xml:space="preserve">[ed] to a broader process of social disruption in the lead-up to the 1917 revolution: the national committees for refugees “undermined the social basis of the multinational empire” (Dowdall 2019, p.198). Polish, </w:t>
      </w:r>
      <w:r w:rsidRPr="00C07213">
        <w:rPr>
          <w:sz w:val="24"/>
          <w:szCs w:val="24"/>
        </w:rPr>
        <w:lastRenderedPageBreak/>
        <w:t xml:space="preserve">Latvian and Lithuanian refugee activists seized the opportunity of mass displacement to champion “a vision of national emancipation that </w:t>
      </w:r>
      <w:proofErr w:type="spellStart"/>
      <w:r w:rsidRPr="00C07213">
        <w:rPr>
          <w:sz w:val="24"/>
          <w:szCs w:val="24"/>
        </w:rPr>
        <w:t>refugeedom</w:t>
      </w:r>
      <w:proofErr w:type="spellEnd"/>
      <w:r w:rsidRPr="00C07213">
        <w:rPr>
          <w:sz w:val="24"/>
          <w:szCs w:val="24"/>
        </w:rPr>
        <w:t xml:space="preserve"> made possible” through direct self-organization as well as ideology (</w:t>
      </w:r>
      <w:proofErr w:type="spellStart"/>
      <w:r w:rsidRPr="00C07213">
        <w:rPr>
          <w:sz w:val="24"/>
          <w:szCs w:val="24"/>
        </w:rPr>
        <w:t>Gatrell</w:t>
      </w:r>
      <w:proofErr w:type="spellEnd"/>
      <w:r w:rsidRPr="00C07213">
        <w:rPr>
          <w:sz w:val="24"/>
          <w:szCs w:val="24"/>
        </w:rPr>
        <w:t xml:space="preserve"> 2008, p.98). In the postwar emergence of new nation-states, Latvian and Lithuanian elites were significantly drawn from the refugee community as entrepreneurial representatives of the displaced seized the opportunity to occupy leadership positions (p.103).</w:t>
      </w:r>
    </w:p>
    <w:p w14:paraId="5E8BFBCC" w14:textId="77777777" w:rsidR="007116D1" w:rsidRPr="00C07213" w:rsidRDefault="007116D1" w:rsidP="007116D1">
      <w:pPr>
        <w:spacing w:after="0"/>
        <w:ind w:firstLine="720"/>
        <w:rPr>
          <w:sz w:val="24"/>
          <w:szCs w:val="24"/>
        </w:rPr>
      </w:pPr>
      <w:r w:rsidRPr="00C07213">
        <w:rPr>
          <w:sz w:val="24"/>
          <w:szCs w:val="24"/>
        </w:rPr>
        <w:t xml:space="preserve">Related ethnicities were overshadowed by the Russians. “Russia lacked a diaspora that could be </w:t>
      </w:r>
      <w:proofErr w:type="spellStart"/>
      <w:r w:rsidRPr="00C07213">
        <w:rPr>
          <w:sz w:val="24"/>
          <w:szCs w:val="24"/>
        </w:rPr>
        <w:t>mobilised</w:t>
      </w:r>
      <w:proofErr w:type="spellEnd"/>
      <w:r w:rsidRPr="00C07213">
        <w:rPr>
          <w:sz w:val="24"/>
          <w:szCs w:val="24"/>
        </w:rPr>
        <w:t>” for Russian refugee support and organizing (</w:t>
      </w:r>
      <w:proofErr w:type="spellStart"/>
      <w:r w:rsidRPr="00C07213">
        <w:rPr>
          <w:sz w:val="24"/>
          <w:szCs w:val="24"/>
        </w:rPr>
        <w:t>Gatrell</w:t>
      </w:r>
      <w:proofErr w:type="spellEnd"/>
      <w:r w:rsidRPr="00C07213">
        <w:rPr>
          <w:sz w:val="24"/>
          <w:szCs w:val="24"/>
        </w:rPr>
        <w:t xml:space="preserve"> 2008, p.100), while solidarity with Ukrainian refugees was conditioned on their agreeing to be “little Russians”: only “those who willingly disclosed their Russian national consciousness [and] that they were well disposed towards Russia and the Russian people” could hope to get good treatment (p.100). Ukrainians were simply considered threatening to Russian nationalism, as “moderate and extreme Russian </w:t>
      </w:r>
      <w:proofErr w:type="spellStart"/>
      <w:r w:rsidRPr="00C07213">
        <w:rPr>
          <w:sz w:val="24"/>
          <w:szCs w:val="24"/>
        </w:rPr>
        <w:t>natioanlists</w:t>
      </w:r>
      <w:proofErr w:type="spellEnd"/>
      <w:r w:rsidRPr="00C07213">
        <w:rPr>
          <w:sz w:val="24"/>
          <w:szCs w:val="24"/>
        </w:rPr>
        <w:t xml:space="preserve"> alike </w:t>
      </w:r>
      <w:proofErr w:type="spellStart"/>
      <w:r w:rsidRPr="00C07213">
        <w:rPr>
          <w:sz w:val="24"/>
          <w:szCs w:val="24"/>
        </w:rPr>
        <w:t>pouned</w:t>
      </w:r>
      <w:proofErr w:type="spellEnd"/>
      <w:r w:rsidRPr="00C07213">
        <w:rPr>
          <w:sz w:val="24"/>
          <w:szCs w:val="24"/>
        </w:rPr>
        <w:t xml:space="preserve"> on any attempt to draw attention to the Ukrainian-ness of refugees” (p.100). Between the Bolshevik coup and the conclusion of the Soviet-Polish war in 1921, a fresh wave of forced migration expelled Poles, Lithuanians and Ukrainians with little hope of repatriation. Many of the original pre-1917 refugees who were not secondarily displaced, furthermore, “found that borders had moved” across them, “resulting in their political expatriation” (</w:t>
      </w:r>
      <w:proofErr w:type="spellStart"/>
      <w:r w:rsidRPr="00C07213">
        <w:rPr>
          <w:sz w:val="24"/>
          <w:szCs w:val="24"/>
        </w:rPr>
        <w:t>Gatrell</w:t>
      </w:r>
      <w:proofErr w:type="spellEnd"/>
      <w:r w:rsidRPr="00C07213">
        <w:rPr>
          <w:sz w:val="24"/>
          <w:szCs w:val="24"/>
        </w:rPr>
        <w:t xml:space="preserve"> 2008, p.102).</w:t>
      </w:r>
    </w:p>
    <w:p w14:paraId="3B47B33A" w14:textId="77777777" w:rsidR="007116D1" w:rsidRPr="00C07213" w:rsidRDefault="007116D1" w:rsidP="007116D1">
      <w:pPr>
        <w:spacing w:after="0"/>
        <w:ind w:firstLine="720"/>
        <w:rPr>
          <w:sz w:val="24"/>
          <w:szCs w:val="24"/>
        </w:rPr>
      </w:pPr>
    </w:p>
    <w:p w14:paraId="48B3840C" w14:textId="77777777" w:rsidR="007116D1" w:rsidRPr="00C07213" w:rsidRDefault="007116D1" w:rsidP="007116D1">
      <w:pPr>
        <w:spacing w:after="0"/>
        <w:ind w:firstLine="720"/>
        <w:rPr>
          <w:sz w:val="24"/>
          <w:szCs w:val="24"/>
        </w:rPr>
      </w:pPr>
    </w:p>
    <w:p w14:paraId="29DDA13E" w14:textId="77777777" w:rsidR="007116D1" w:rsidRPr="00C07213" w:rsidRDefault="007116D1" w:rsidP="007116D1">
      <w:pPr>
        <w:spacing w:after="0" w:line="276" w:lineRule="auto"/>
        <w:ind w:firstLine="720"/>
        <w:rPr>
          <w:rFonts w:eastAsia="Calibri"/>
          <w:color w:val="000000" w:themeColor="text1"/>
          <w:sz w:val="24"/>
          <w:szCs w:val="24"/>
        </w:rPr>
      </w:pPr>
      <w:r w:rsidRPr="00C07213">
        <w:rPr>
          <w:sz w:val="24"/>
          <w:szCs w:val="24"/>
        </w:rPr>
        <w:t xml:space="preserve">Finally, regarding </w:t>
      </w:r>
      <w:r w:rsidRPr="00C07213">
        <w:rPr>
          <w:i/>
          <w:iCs/>
          <w:sz w:val="24"/>
          <w:szCs w:val="24"/>
        </w:rPr>
        <w:t>Greek refugees</w:t>
      </w:r>
      <w:r w:rsidRPr="00C07213">
        <w:rPr>
          <w:rFonts w:eastAsia="Times New Roman"/>
          <w:b/>
          <w:bCs/>
          <w:color w:val="000000" w:themeColor="text1"/>
          <w:sz w:val="24"/>
          <w:szCs w:val="24"/>
        </w:rPr>
        <w:t xml:space="preserve">, </w:t>
      </w:r>
      <w:r w:rsidRPr="00C07213">
        <w:rPr>
          <w:rFonts w:eastAsia="Calibri"/>
          <w:color w:val="000000" w:themeColor="text1"/>
          <w:sz w:val="24"/>
          <w:szCs w:val="24"/>
        </w:rPr>
        <w:t>the cost of Armenia’s statelessness is most conspicuous when we consider the fate of Greek refugees in the same period (</w:t>
      </w:r>
      <w:proofErr w:type="spellStart"/>
      <w:r w:rsidRPr="00C07213">
        <w:rPr>
          <w:rFonts w:eastAsia="Calibri"/>
          <w:color w:val="000000" w:themeColor="text1"/>
          <w:sz w:val="24"/>
          <w:szCs w:val="24"/>
          <w:shd w:val="clear" w:color="auto" w:fill="FFFFFF"/>
        </w:rPr>
        <w:t>Akçam</w:t>
      </w:r>
      <w:proofErr w:type="spellEnd"/>
      <w:r w:rsidRPr="00C07213">
        <w:rPr>
          <w:rFonts w:eastAsia="Calibri"/>
          <w:color w:val="000000" w:themeColor="text1"/>
          <w:sz w:val="24"/>
          <w:szCs w:val="24"/>
          <w:shd w:val="clear" w:color="auto" w:fill="FFFFFF"/>
        </w:rPr>
        <w:t xml:space="preserve"> 2012, </w:t>
      </w:r>
      <w:r w:rsidRPr="00C07213">
        <w:rPr>
          <w:rFonts w:eastAsia="Calibri"/>
          <w:color w:val="000000" w:themeColor="text1"/>
          <w:sz w:val="24"/>
          <w:szCs w:val="24"/>
        </w:rPr>
        <w:t>p.99-101). In 1913-4, Greeks were expelled by Turkey from western Anatolia (</w:t>
      </w:r>
      <w:proofErr w:type="spellStart"/>
      <w:r w:rsidRPr="00C07213">
        <w:rPr>
          <w:rFonts w:eastAsia="Calibri"/>
          <w:color w:val="000000" w:themeColor="text1"/>
          <w:sz w:val="24"/>
          <w:szCs w:val="24"/>
          <w:shd w:val="clear" w:color="auto" w:fill="FFFFFF"/>
        </w:rPr>
        <w:t>Akçam</w:t>
      </w:r>
      <w:proofErr w:type="spellEnd"/>
      <w:r w:rsidRPr="00C07213">
        <w:rPr>
          <w:rFonts w:eastAsia="Calibri"/>
          <w:color w:val="000000" w:themeColor="text1"/>
          <w:sz w:val="24"/>
          <w:szCs w:val="24"/>
          <w:shd w:val="clear" w:color="auto" w:fill="FFFFFF"/>
        </w:rPr>
        <w:t xml:space="preserve"> 2012, </w:t>
      </w:r>
      <w:r w:rsidRPr="00C07213">
        <w:rPr>
          <w:rFonts w:eastAsia="Calibri"/>
          <w:color w:val="000000" w:themeColor="text1"/>
          <w:sz w:val="24"/>
          <w:szCs w:val="24"/>
        </w:rPr>
        <w:t>p.69-70). But as many as 450,000 Greek refugees fled to Greece during the war (</w:t>
      </w:r>
      <w:proofErr w:type="spellStart"/>
      <w:r w:rsidRPr="00C07213">
        <w:rPr>
          <w:rFonts w:eastAsia="Calibri"/>
          <w:color w:val="000000" w:themeColor="text1"/>
          <w:sz w:val="24"/>
          <w:szCs w:val="24"/>
          <w:shd w:val="clear" w:color="auto" w:fill="FFFFFF"/>
        </w:rPr>
        <w:t>Akçam</w:t>
      </w:r>
      <w:proofErr w:type="spellEnd"/>
      <w:r w:rsidRPr="00C07213">
        <w:rPr>
          <w:rFonts w:eastAsia="Calibri"/>
          <w:color w:val="000000" w:themeColor="text1"/>
          <w:sz w:val="24"/>
          <w:szCs w:val="24"/>
          <w:shd w:val="clear" w:color="auto" w:fill="FFFFFF"/>
        </w:rPr>
        <w:t xml:space="preserve"> 2012, </w:t>
      </w:r>
      <w:r w:rsidRPr="00C07213">
        <w:rPr>
          <w:rFonts w:eastAsia="Calibri"/>
          <w:color w:val="000000" w:themeColor="text1"/>
          <w:sz w:val="24"/>
          <w:szCs w:val="24"/>
        </w:rPr>
        <w:t>p.89). Between 130,000-200,000 were expelled from the Aegean region (p.89); between 300,000-500,000 were claimed to be expelled between 1913-8 (p.89). Of the 1.56 million Greek and Turkish refugees relocated by the agreement, half-a-million died (</w:t>
      </w:r>
      <w:proofErr w:type="spellStart"/>
      <w:r w:rsidRPr="00C07213">
        <w:rPr>
          <w:rFonts w:eastAsia="Calibri"/>
          <w:color w:val="000000" w:themeColor="text1"/>
          <w:sz w:val="24"/>
          <w:szCs w:val="24"/>
        </w:rPr>
        <w:t>Ther</w:t>
      </w:r>
      <w:proofErr w:type="spellEnd"/>
      <w:r w:rsidRPr="00C07213">
        <w:rPr>
          <w:rFonts w:eastAsia="Calibri"/>
          <w:color w:val="000000" w:themeColor="text1"/>
          <w:sz w:val="24"/>
          <w:szCs w:val="24"/>
        </w:rPr>
        <w:t xml:space="preserve"> &amp; </w:t>
      </w:r>
      <w:proofErr w:type="spellStart"/>
      <w:r w:rsidRPr="00C07213">
        <w:rPr>
          <w:rFonts w:eastAsia="Calibri"/>
          <w:color w:val="000000" w:themeColor="text1"/>
          <w:sz w:val="24"/>
          <w:szCs w:val="24"/>
        </w:rPr>
        <w:t>Siljak</w:t>
      </w:r>
      <w:proofErr w:type="spellEnd"/>
      <w:r w:rsidRPr="00C07213">
        <w:rPr>
          <w:rFonts w:eastAsia="Calibri"/>
          <w:color w:val="000000" w:themeColor="text1"/>
          <w:sz w:val="24"/>
          <w:szCs w:val="24"/>
        </w:rPr>
        <w:t xml:space="preserve"> 2001, p.3). A fifth of the Greek population were forced migrants by the mid-1920s (</w:t>
      </w:r>
      <w:proofErr w:type="spellStart"/>
      <w:r w:rsidRPr="00C07213">
        <w:rPr>
          <w:rFonts w:eastAsia="Calibri"/>
          <w:color w:val="000000" w:themeColor="text1"/>
          <w:sz w:val="24"/>
          <w:szCs w:val="24"/>
          <w:shd w:val="clear" w:color="auto" w:fill="FFFFFF"/>
        </w:rPr>
        <w:t>Tusan</w:t>
      </w:r>
      <w:proofErr w:type="spellEnd"/>
      <w:r w:rsidRPr="00C07213">
        <w:rPr>
          <w:rFonts w:eastAsia="Calibri"/>
          <w:color w:val="000000" w:themeColor="text1"/>
          <w:sz w:val="24"/>
          <w:szCs w:val="24"/>
          <w:shd w:val="clear" w:color="auto" w:fill="FFFFFF"/>
        </w:rPr>
        <w:t xml:space="preserve"> 2017a, p.166). </w:t>
      </w:r>
      <w:r w:rsidRPr="00C07213">
        <w:rPr>
          <w:rFonts w:eastAsia="Calibri"/>
          <w:color w:val="000000" w:themeColor="text1"/>
          <w:sz w:val="24"/>
          <w:szCs w:val="24"/>
        </w:rPr>
        <w:t xml:space="preserve">The forced migration continued well into 1926, with a million and one-quarter Orthodox refugees fleeing the Ottoman empire (Bloxham 2009, p.184). </w:t>
      </w:r>
    </w:p>
    <w:p w14:paraId="367F9C0B" w14:textId="77777777" w:rsidR="007116D1" w:rsidRPr="00C07213" w:rsidRDefault="007116D1" w:rsidP="007116D1">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In the early phase of Ottoman entry into WWI, Greece was neutral and negotiated with Germany that it would remain so on the condition that “Ottomans would cease deporting its Greek subjects,” which Istanbul and the Young Turks “promised the Germans that the Greeks would henceforth be treated with the utmost tolerance and restraint,” thus “stop[</w:t>
      </w:r>
      <w:proofErr w:type="spellStart"/>
      <w:r w:rsidRPr="00C07213">
        <w:rPr>
          <w:rFonts w:eastAsia="Calibri"/>
          <w:color w:val="000000" w:themeColor="text1"/>
          <w:sz w:val="24"/>
          <w:szCs w:val="24"/>
        </w:rPr>
        <w:t>ing</w:t>
      </w:r>
      <w:proofErr w:type="spellEnd"/>
      <w:r w:rsidRPr="00C07213">
        <w:rPr>
          <w:rFonts w:eastAsia="Calibri"/>
          <w:color w:val="000000" w:themeColor="text1"/>
          <w:sz w:val="24"/>
          <w:szCs w:val="24"/>
        </w:rPr>
        <w:t>] the ethnic cleansing of Ottoman Greeks for short-term pragmatic reasons, in concert with their German allies” (</w:t>
      </w:r>
      <w:proofErr w:type="spellStart"/>
      <w:r w:rsidRPr="00C07213">
        <w:rPr>
          <w:rFonts w:eastAsia="Calibri"/>
          <w:color w:val="000000" w:themeColor="text1"/>
          <w:sz w:val="24"/>
          <w:szCs w:val="24"/>
        </w:rPr>
        <w:t>Suny</w:t>
      </w:r>
      <w:proofErr w:type="spellEnd"/>
      <w:r w:rsidRPr="00C07213">
        <w:rPr>
          <w:rFonts w:eastAsia="Calibri"/>
          <w:color w:val="000000" w:themeColor="text1"/>
          <w:sz w:val="24"/>
          <w:szCs w:val="24"/>
        </w:rPr>
        <w:t xml:space="preserve"> 2015, pp.212-3). Nonetheless, some 93,000 Greeks were forcibly migrated within the Ottoman empire, and another 164,000 refugees fled to Greece (p.213) in violation of this promise. </w:t>
      </w:r>
    </w:p>
    <w:p w14:paraId="589227A3" w14:textId="77777777" w:rsidR="007116D1" w:rsidRPr="00C07213" w:rsidRDefault="007116D1" w:rsidP="007116D1">
      <w:pPr>
        <w:autoSpaceDE w:val="0"/>
        <w:autoSpaceDN w:val="0"/>
        <w:adjustRightInd w:val="0"/>
        <w:spacing w:after="0" w:line="276" w:lineRule="auto"/>
        <w:ind w:left="1134" w:right="1138"/>
        <w:rPr>
          <w:rFonts w:eastAsia="Calibri"/>
          <w:color w:val="000000" w:themeColor="text1"/>
          <w:sz w:val="24"/>
          <w:szCs w:val="24"/>
        </w:rPr>
      </w:pPr>
      <w:r w:rsidRPr="00C07213">
        <w:rPr>
          <w:rFonts w:eastAsia="Calibri"/>
          <w:color w:val="000000" w:themeColor="text1"/>
          <w:sz w:val="24"/>
          <w:szCs w:val="24"/>
        </w:rPr>
        <w:t xml:space="preserve">When the Ottoman leaders carried out deportations of Greeks, they did so for primarily strategic reasons, a prophylactic measure in preparation for war, not unlike the actions taken toward foreign subjects in Istanbul and Jews in Palestine. Ottoman Greeks were inconveniently located and </w:t>
      </w:r>
      <w:r w:rsidRPr="00C07213">
        <w:rPr>
          <w:rFonts w:eastAsia="Calibri"/>
          <w:color w:val="000000" w:themeColor="text1"/>
          <w:sz w:val="24"/>
          <w:szCs w:val="24"/>
        </w:rPr>
        <w:lastRenderedPageBreak/>
        <w:t>therefore when it was convenient had to be moved. Although the Greeks were Christians, the Young Turks did not imagine them to be as treacherous and threatening as the Armenians, who were depicted as subversive elements who were secretly planning (and in some cases were said to carry out) a massive insurrection against the ottoman state to aid he Russians and their Allies. (</w:t>
      </w:r>
      <w:proofErr w:type="spellStart"/>
      <w:r w:rsidRPr="00C07213">
        <w:rPr>
          <w:rFonts w:eastAsia="Calibri"/>
          <w:color w:val="000000" w:themeColor="text1"/>
          <w:sz w:val="24"/>
          <w:szCs w:val="24"/>
        </w:rPr>
        <w:t>Suny</w:t>
      </w:r>
      <w:proofErr w:type="spellEnd"/>
      <w:r w:rsidRPr="00C07213">
        <w:rPr>
          <w:rFonts w:eastAsia="Calibri"/>
          <w:color w:val="000000" w:themeColor="text1"/>
          <w:sz w:val="24"/>
          <w:szCs w:val="24"/>
        </w:rPr>
        <w:t xml:space="preserve"> 2015, p.213).</w:t>
      </w:r>
    </w:p>
    <w:p w14:paraId="7A0789A7" w14:textId="77777777" w:rsidR="007116D1" w:rsidRPr="00C07213" w:rsidRDefault="007116D1" w:rsidP="007116D1">
      <w:pPr>
        <w:rPr>
          <w:sz w:val="24"/>
          <w:szCs w:val="24"/>
        </w:rPr>
      </w:pPr>
      <w:r w:rsidRPr="00C07213">
        <w:rPr>
          <w:sz w:val="24"/>
          <w:szCs w:val="24"/>
        </w:rPr>
        <w:t xml:space="preserve">The Lausanne Treaty that was emphasized in the chapter legitimized population transfers between Turkey and Greece and thus set a positive precedent that strongly colored post-WWII refugee management (Frank 2008). The Treaty, </w:t>
      </w:r>
      <w:proofErr w:type="spellStart"/>
      <w:r w:rsidRPr="00C07213">
        <w:rPr>
          <w:sz w:val="24"/>
          <w:szCs w:val="24"/>
        </w:rPr>
        <w:t>Ther</w:t>
      </w:r>
      <w:proofErr w:type="spellEnd"/>
      <w:r w:rsidRPr="00C07213">
        <w:rPr>
          <w:sz w:val="24"/>
          <w:szCs w:val="24"/>
        </w:rPr>
        <w:t xml:space="preserve"> (2001) argues, “gave international sanction to ethnic cleansing as a solution to the problem of national minorities” (p.50). It is worth noting, however, that “the reciprocal expulsions from these countries would have taken place even in the absence of the Lausanne Treaty” in one form or another (</w:t>
      </w:r>
      <w:proofErr w:type="spellStart"/>
      <w:r w:rsidRPr="00C07213">
        <w:rPr>
          <w:sz w:val="24"/>
          <w:szCs w:val="24"/>
        </w:rPr>
        <w:t>Ther</w:t>
      </w:r>
      <w:proofErr w:type="spellEnd"/>
      <w:r w:rsidRPr="00C07213">
        <w:rPr>
          <w:sz w:val="24"/>
          <w:szCs w:val="24"/>
        </w:rPr>
        <w:t xml:space="preserve"> &amp; </w:t>
      </w:r>
      <w:proofErr w:type="spellStart"/>
      <w:r w:rsidRPr="00C07213">
        <w:rPr>
          <w:sz w:val="24"/>
          <w:szCs w:val="24"/>
        </w:rPr>
        <w:t>Siljak</w:t>
      </w:r>
      <w:proofErr w:type="spellEnd"/>
      <w:r w:rsidRPr="00C07213">
        <w:rPr>
          <w:sz w:val="24"/>
          <w:szCs w:val="24"/>
        </w:rPr>
        <w:t xml:space="preserve"> 2001, p.3). Whether they would have been more, or perhaps less humane, is the subject of counterfactual conjecture.</w:t>
      </w:r>
    </w:p>
    <w:p w14:paraId="0E38CC06" w14:textId="77777777" w:rsidR="007116D1" w:rsidRPr="00C07213" w:rsidRDefault="007116D1" w:rsidP="007116D1">
      <w:pPr>
        <w:autoSpaceDE w:val="0"/>
        <w:autoSpaceDN w:val="0"/>
        <w:adjustRightInd w:val="0"/>
        <w:spacing w:after="0" w:line="276" w:lineRule="auto"/>
        <w:rPr>
          <w:rFonts w:eastAsia="Calibri"/>
          <w:color w:val="000000" w:themeColor="text1"/>
          <w:sz w:val="24"/>
          <w:szCs w:val="24"/>
        </w:rPr>
      </w:pPr>
    </w:p>
    <w:p w14:paraId="33F7BB80" w14:textId="77777777" w:rsidR="007116D1" w:rsidRPr="00C07213" w:rsidRDefault="007116D1" w:rsidP="007116D1">
      <w:pPr>
        <w:spacing w:after="0"/>
        <w:rPr>
          <w:color w:val="000000" w:themeColor="text1"/>
          <w:sz w:val="24"/>
          <w:szCs w:val="24"/>
        </w:rPr>
      </w:pPr>
    </w:p>
    <w:p w14:paraId="41E0F59E" w14:textId="77777777" w:rsidR="007116D1" w:rsidRPr="00C07213" w:rsidRDefault="007116D1" w:rsidP="007116D1">
      <w:pPr>
        <w:spacing w:after="0"/>
        <w:rPr>
          <w:color w:val="000000" w:themeColor="text1"/>
          <w:sz w:val="24"/>
          <w:szCs w:val="24"/>
        </w:rPr>
      </w:pPr>
    </w:p>
    <w:p w14:paraId="08CD0940" w14:textId="4BF70C18" w:rsidR="007116D1" w:rsidRPr="007116D1" w:rsidRDefault="007116D1" w:rsidP="00A1103C">
      <w:pPr>
        <w:pStyle w:val="Heading2"/>
        <w:rPr>
          <w:sz w:val="24"/>
          <w:szCs w:val="24"/>
        </w:rPr>
      </w:pPr>
      <w:r w:rsidRPr="007116D1">
        <w:rPr>
          <w:sz w:val="24"/>
          <w:szCs w:val="24"/>
        </w:rPr>
        <w:t>Chapter 5. Western Refugee Sanctuaries</w:t>
      </w:r>
    </w:p>
    <w:p w14:paraId="5F97C6FD" w14:textId="77777777" w:rsidR="007116D1" w:rsidRPr="007116D1" w:rsidRDefault="007116D1" w:rsidP="007116D1">
      <w:pPr>
        <w:rPr>
          <w:sz w:val="24"/>
          <w:szCs w:val="24"/>
        </w:rPr>
      </w:pPr>
    </w:p>
    <w:p w14:paraId="22C64EE1" w14:textId="54F4BCAD" w:rsidR="007116D1" w:rsidRPr="007116D1" w:rsidRDefault="007116D1" w:rsidP="007116D1">
      <w:pPr>
        <w:ind w:firstLine="720"/>
        <w:rPr>
          <w:sz w:val="24"/>
          <w:szCs w:val="24"/>
        </w:rPr>
      </w:pPr>
      <w:r w:rsidRPr="007116D1">
        <w:rPr>
          <w:sz w:val="24"/>
          <w:szCs w:val="24"/>
        </w:rPr>
        <w:t xml:space="preserve">Much has been written on the 20,000 Jewish refugees who escaped to Shanghai between 1933 and 1941, many of them enduring refugee camps barely-better than those in unoccupied Europe (Wasserstein 2017, p.145, p.151-2). But, of course, these tragedies are infinitesimally-small incidents compared to the avalanche of Chinese displacement around Shanghai, Nanjing, Wuhan and other cites – not to mention the rest of occupied China, where displacement volume remains a historical mystery. Crushed by both Japanese invaders as well as Nationalist defenders, stigmatized as collaborators by Communist forces, and shunned by Western powers, refugees had only one geopolitical fortuity: given early Nazi support for China, American belated entry into the war, and Japan’s lack of close coordination with Germany, a handful of historic refugee “Safety Zones” were able to thrive, saving millions of lives. They were administered by Westerners taking advantage of a geopolitical </w:t>
      </w:r>
      <w:proofErr w:type="spellStart"/>
      <w:r w:rsidRPr="007116D1">
        <w:rPr>
          <w:sz w:val="24"/>
          <w:szCs w:val="24"/>
        </w:rPr>
        <w:t>blindspot</w:t>
      </w:r>
      <w:proofErr w:type="spellEnd"/>
      <w:r w:rsidRPr="007116D1">
        <w:rPr>
          <w:sz w:val="24"/>
          <w:szCs w:val="24"/>
        </w:rPr>
        <w:t>, so to speak.</w:t>
      </w:r>
    </w:p>
    <w:p w14:paraId="4B5B9042" w14:textId="77777777" w:rsidR="007116D1" w:rsidRPr="007116D1" w:rsidRDefault="007116D1" w:rsidP="007116D1">
      <w:pPr>
        <w:ind w:firstLine="720"/>
        <w:rPr>
          <w:sz w:val="24"/>
          <w:szCs w:val="24"/>
        </w:rPr>
      </w:pPr>
      <w:r w:rsidRPr="007116D1">
        <w:rPr>
          <w:sz w:val="24"/>
          <w:szCs w:val="24"/>
        </w:rPr>
        <w:t xml:space="preserve">The first case is the </w:t>
      </w:r>
      <w:r w:rsidRPr="007116D1">
        <w:rPr>
          <w:rFonts w:eastAsia="Calibri"/>
          <w:sz w:val="24"/>
          <w:szCs w:val="24"/>
        </w:rPr>
        <w:t xml:space="preserve">Jacquinot Safe Zone in Shanghai, named after the wood-legged French Jesuit priest Robert Jacquinot de </w:t>
      </w:r>
      <w:proofErr w:type="spellStart"/>
      <w:r w:rsidRPr="007116D1">
        <w:rPr>
          <w:rFonts w:eastAsia="Calibri"/>
          <w:sz w:val="24"/>
          <w:szCs w:val="24"/>
        </w:rPr>
        <w:t>Besange</w:t>
      </w:r>
      <w:proofErr w:type="spellEnd"/>
      <w:r w:rsidRPr="007116D1">
        <w:rPr>
          <w:rFonts w:eastAsia="Calibri"/>
          <w:sz w:val="24"/>
          <w:szCs w:val="24"/>
        </w:rPr>
        <w:t>. Jacquinot’s refugee solidarity corridor became a template for forced migration management in Wuhan, Canton and other urban centers that subsequently fell to the Japanese (</w:t>
      </w:r>
      <w:proofErr w:type="spellStart"/>
      <w:r w:rsidRPr="007116D1">
        <w:rPr>
          <w:rFonts w:eastAsia="Calibri"/>
          <w:sz w:val="24"/>
          <w:szCs w:val="24"/>
        </w:rPr>
        <w:t>Ristaino</w:t>
      </w:r>
      <w:proofErr w:type="spellEnd"/>
      <w:r w:rsidRPr="007116D1">
        <w:rPr>
          <w:rFonts w:eastAsia="Calibri"/>
          <w:sz w:val="24"/>
          <w:szCs w:val="24"/>
        </w:rPr>
        <w:t xml:space="preserve"> 2008). With incredible diplomatic dexterity, Jacquinot maneuvered the Chinese authorities and Japanese invaders (both of whom doubted it is in their interest) to acquiesce to a refugee sanctuary. The key to his success was “avoiding any show of support for one side against the other” (p.152) – precisely the kind of posture that humanitarian moralists condemn as evil. Yet this sanctuary, which did not and </w:t>
      </w:r>
      <w:r w:rsidRPr="007116D1">
        <w:rPr>
          <w:rFonts w:eastAsia="Calibri"/>
          <w:i/>
          <w:iCs/>
          <w:sz w:val="24"/>
          <w:szCs w:val="24"/>
        </w:rPr>
        <w:lastRenderedPageBreak/>
        <w:t>could</w:t>
      </w:r>
      <w:r w:rsidRPr="007116D1">
        <w:rPr>
          <w:rFonts w:eastAsia="Calibri"/>
          <w:sz w:val="24"/>
          <w:szCs w:val="24"/>
        </w:rPr>
        <w:t xml:space="preserve"> not exist on the Soviet Eastern Front, was the only possible effort to save lives given the geopolitical configuration of the late 1930s. </w:t>
      </w:r>
    </w:p>
    <w:p w14:paraId="12BA0700" w14:textId="77777777" w:rsidR="007116D1" w:rsidRPr="007116D1" w:rsidRDefault="007116D1" w:rsidP="007116D1">
      <w:pPr>
        <w:spacing w:after="200" w:line="276" w:lineRule="auto"/>
        <w:ind w:firstLine="720"/>
        <w:rPr>
          <w:rFonts w:eastAsia="Calibri"/>
          <w:sz w:val="24"/>
          <w:szCs w:val="24"/>
        </w:rPr>
      </w:pPr>
      <w:r w:rsidRPr="007116D1">
        <w:rPr>
          <w:rFonts w:eastAsia="Calibri"/>
          <w:sz w:val="24"/>
          <w:szCs w:val="24"/>
        </w:rPr>
        <w:t>Established in November 1937, Jacquinot’s Shanghai Refugee Safety Zone (</w:t>
      </w:r>
      <w:r w:rsidRPr="007116D1">
        <w:rPr>
          <w:rFonts w:eastAsia="Calibri"/>
          <w:i/>
          <w:iCs/>
          <w:sz w:val="24"/>
          <w:szCs w:val="24"/>
        </w:rPr>
        <w:t>Shanghai</w:t>
      </w:r>
      <w:r w:rsidRPr="007116D1">
        <w:rPr>
          <w:rFonts w:eastAsia="Calibri"/>
          <w:sz w:val="24"/>
          <w:szCs w:val="24"/>
        </w:rPr>
        <w:t xml:space="preserve"> </w:t>
      </w:r>
      <w:proofErr w:type="spellStart"/>
      <w:r w:rsidRPr="007116D1">
        <w:rPr>
          <w:rFonts w:eastAsia="Calibri"/>
          <w:i/>
          <w:iCs/>
          <w:sz w:val="24"/>
          <w:szCs w:val="24"/>
        </w:rPr>
        <w:t>anquan</w:t>
      </w:r>
      <w:proofErr w:type="spellEnd"/>
      <w:r w:rsidRPr="007116D1">
        <w:rPr>
          <w:rFonts w:eastAsia="Calibri"/>
          <w:i/>
          <w:iCs/>
          <w:sz w:val="24"/>
          <w:szCs w:val="24"/>
        </w:rPr>
        <w:t xml:space="preserve"> </w:t>
      </w:r>
      <w:proofErr w:type="spellStart"/>
      <w:r w:rsidRPr="007116D1">
        <w:rPr>
          <w:rFonts w:eastAsia="Calibri"/>
          <w:i/>
          <w:iCs/>
          <w:sz w:val="24"/>
          <w:szCs w:val="24"/>
        </w:rPr>
        <w:t>qu</w:t>
      </w:r>
      <w:proofErr w:type="spellEnd"/>
      <w:r w:rsidRPr="007116D1">
        <w:rPr>
          <w:rFonts w:eastAsia="Calibri"/>
          <w:sz w:val="24"/>
          <w:szCs w:val="24"/>
        </w:rPr>
        <w:t>) hosted between 250,000 and 360,000 refugees at peak. In the broader city, 142 refugee camps were hastily assembled, while 500,000 refugees were crammed into 13 square miles in a site that left observers speechless (</w:t>
      </w:r>
      <w:proofErr w:type="spellStart"/>
      <w:r w:rsidRPr="007116D1">
        <w:rPr>
          <w:rFonts w:eastAsia="Calibri"/>
          <w:sz w:val="24"/>
          <w:szCs w:val="24"/>
        </w:rPr>
        <w:t>Ristaino</w:t>
      </w:r>
      <w:proofErr w:type="spellEnd"/>
      <w:r w:rsidRPr="007116D1">
        <w:rPr>
          <w:rFonts w:eastAsia="Calibri"/>
          <w:sz w:val="24"/>
          <w:szCs w:val="24"/>
        </w:rPr>
        <w:t xml:space="preserve"> 2008, p.49-51):</w:t>
      </w:r>
    </w:p>
    <w:p w14:paraId="05AB485F" w14:textId="77777777" w:rsidR="007116D1" w:rsidRPr="007116D1" w:rsidRDefault="007116D1" w:rsidP="007116D1">
      <w:pPr>
        <w:spacing w:after="200" w:line="276" w:lineRule="auto"/>
        <w:ind w:left="1134" w:right="1138"/>
        <w:rPr>
          <w:rFonts w:eastAsia="Calibri"/>
          <w:sz w:val="24"/>
          <w:szCs w:val="24"/>
        </w:rPr>
      </w:pPr>
      <w:bookmarkStart w:id="12" w:name="_Hlk201923048"/>
      <w:r w:rsidRPr="007116D1">
        <w:rPr>
          <w:rFonts w:eastAsia="Calibri"/>
          <w:sz w:val="24"/>
          <w:szCs w:val="24"/>
        </w:rPr>
        <w:t>A million destitute refugees settled down over the foreign settlements in a vast swarm and took possession. Every nook and corner which could receive man, woman or child was occupied. They sank down on the grassplots and landscaped flower gardens of the Bund. Every doorway, window ledge, vacant bit of ground, alleyway in the downtown districts was appropriated. They even invaded the coffin shops which sprang up like mushrooms, and slept at nights in the wooden coffins (Wasserstein 2017, p.19)</w:t>
      </w:r>
    </w:p>
    <w:bookmarkEnd w:id="12"/>
    <w:p w14:paraId="17040EED" w14:textId="77777777" w:rsidR="007116D1" w:rsidRPr="007116D1" w:rsidRDefault="007116D1" w:rsidP="007116D1">
      <w:pPr>
        <w:spacing w:after="200" w:line="276" w:lineRule="auto"/>
        <w:rPr>
          <w:rFonts w:eastAsia="Calibri"/>
          <w:sz w:val="24"/>
          <w:szCs w:val="24"/>
        </w:rPr>
      </w:pPr>
      <w:r w:rsidRPr="007116D1">
        <w:rPr>
          <w:rFonts w:eastAsia="Calibri"/>
          <w:sz w:val="24"/>
          <w:szCs w:val="24"/>
        </w:rPr>
        <w:t xml:space="preserve">In summer 1940, the refugee zone was disbanded by the Japanese and their Chinese collaborators, dumping the remaining twenty thousand refugees to “fend for themselves” (p.62; </w:t>
      </w:r>
      <w:proofErr w:type="spellStart"/>
      <w:r w:rsidRPr="007116D1">
        <w:rPr>
          <w:rFonts w:eastAsia="Calibri"/>
          <w:sz w:val="24"/>
          <w:szCs w:val="24"/>
        </w:rPr>
        <w:t>Ristaino</w:t>
      </w:r>
      <w:proofErr w:type="spellEnd"/>
      <w:r w:rsidRPr="007116D1">
        <w:rPr>
          <w:rFonts w:eastAsia="Calibri"/>
          <w:sz w:val="24"/>
          <w:szCs w:val="24"/>
        </w:rPr>
        <w:t xml:space="preserve"> 2008, p.181fn5). All told, Jacquinot is credited with saving the lives of between 250 and 510 thousand refugees (p.2, p.155) – a feat that no non-belligerent, and only a few militaries in WWII, could possibly claim.</w:t>
      </w:r>
      <w:r w:rsidRPr="007116D1">
        <w:rPr>
          <w:rFonts w:eastAsia="Calibri"/>
          <w:sz w:val="24"/>
          <w:szCs w:val="24"/>
          <w:vertAlign w:val="superscript"/>
        </w:rPr>
        <w:footnoteReference w:id="5"/>
      </w:r>
      <w:r w:rsidRPr="007116D1">
        <w:rPr>
          <w:rFonts w:eastAsia="Calibri"/>
          <w:sz w:val="24"/>
          <w:szCs w:val="24"/>
        </w:rPr>
        <w:t xml:space="preserve"> </w:t>
      </w:r>
    </w:p>
    <w:p w14:paraId="11BD463C" w14:textId="77777777" w:rsidR="007116D1" w:rsidRPr="007116D1" w:rsidRDefault="007116D1" w:rsidP="007116D1">
      <w:pPr>
        <w:pStyle w:val="BodyTextIndent2"/>
        <w:rPr>
          <w:sz w:val="24"/>
          <w:szCs w:val="24"/>
        </w:rPr>
      </w:pPr>
      <w:r w:rsidRPr="007116D1">
        <w:rPr>
          <w:sz w:val="24"/>
          <w:szCs w:val="24"/>
        </w:rPr>
        <w:t xml:space="preserve">The second case is the incomparable irony of the Nanjing refugee sanctuary of John Rabe, a Nazi businessman. Representing the Siemens Company in the city, Rabe single-handedly saved an astounding quarter-million Chinese souls from slaughter by organizing a Safety Zone for Civilian Refugees (Rabe 2000). Like Jacquinot, he cunningly negotiated with Western diplomats, Chinese nationalist authorities, and Japanese military officials (whom he threatened to tattletale to Hitler by telegraph when they sabotaged his refugee zone [p.56]). Chairing an International Committee, he carved out a sizable sanctuary in the middle of one of WWII worst urban occupations. When Chinese deserters took off their uniforms and fled into his zone, he vouched for them: “I give my word that these refugees will do no more fighting, which is enough to set them free” (p.71). </w:t>
      </w:r>
    </w:p>
    <w:p w14:paraId="253C1EC0" w14:textId="77777777" w:rsidR="007116D1" w:rsidRPr="007116D1" w:rsidRDefault="007116D1" w:rsidP="007116D1">
      <w:pPr>
        <w:pStyle w:val="BodyTextIndent2"/>
        <w:rPr>
          <w:sz w:val="24"/>
          <w:szCs w:val="24"/>
        </w:rPr>
      </w:pPr>
      <w:r w:rsidRPr="007116D1">
        <w:rPr>
          <w:sz w:val="24"/>
          <w:szCs w:val="24"/>
        </w:rPr>
        <w:t xml:space="preserve">Unimpressed, the Japanese repeatedly entered the camps, tying up refugees, and executing thousands of them (Yamamoto 2000, p.98, p.204-5). They routinely stole food and supplies from the refugee zone, bayonetting anyone in their way. They later asked that each “refugee will have to be registered. The ‘bad people’ (meaning ex-soldiers) are to be put in a </w:t>
      </w:r>
      <w:r w:rsidRPr="007116D1">
        <w:rPr>
          <w:sz w:val="24"/>
          <w:szCs w:val="24"/>
        </w:rPr>
        <w:lastRenderedPageBreak/>
        <w:t>special camp” (Rabe 2000, p.86); able-bodied men were to become forced labor and able-bodied women sex slaves (p.96). The Japanese were not alone in sabotaging the refugee sanctuary. Chinese military authorities never fully abandoned attempts to use the safety zone as a military site, and its civilians as potential hostages. Rabe notes with vexation in his journal that refugees were preferred as cannon fodder in much of educated public opinion:</w:t>
      </w:r>
    </w:p>
    <w:p w14:paraId="0E747303" w14:textId="77777777" w:rsidR="007116D1" w:rsidRPr="007116D1" w:rsidRDefault="007116D1" w:rsidP="007116D1">
      <w:pPr>
        <w:pStyle w:val="BodyTextIndent2"/>
        <w:ind w:left="1134" w:right="1138" w:firstLine="0"/>
        <w:rPr>
          <w:sz w:val="24"/>
          <w:szCs w:val="24"/>
        </w:rPr>
      </w:pPr>
      <w:bookmarkStart w:id="13" w:name="_Hlk201922969"/>
      <w:r w:rsidRPr="007116D1">
        <w:rPr>
          <w:sz w:val="24"/>
          <w:szCs w:val="24"/>
        </w:rPr>
        <w:t xml:space="preserve">One newspaper has repeatedly told the Chinese not to move into the “foreigners” refugee zone. These </w:t>
      </w:r>
      <w:proofErr w:type="spellStart"/>
      <w:r w:rsidRPr="007116D1">
        <w:rPr>
          <w:sz w:val="24"/>
          <w:szCs w:val="24"/>
        </w:rPr>
        <w:t>extoritionists</w:t>
      </w:r>
      <w:proofErr w:type="spellEnd"/>
      <w:r w:rsidRPr="007116D1">
        <w:rPr>
          <w:sz w:val="24"/>
          <w:szCs w:val="24"/>
        </w:rPr>
        <w:t xml:space="preserve"> write that it’s the duty of the Chinese to face the dangers that a bombardment of the city may bring with it (Rabe 2000, p.49).</w:t>
      </w:r>
    </w:p>
    <w:bookmarkEnd w:id="13"/>
    <w:p w14:paraId="246CE39A" w14:textId="77777777" w:rsidR="007116D1" w:rsidRPr="007116D1" w:rsidRDefault="007116D1" w:rsidP="007116D1">
      <w:pPr>
        <w:spacing w:after="200" w:line="276" w:lineRule="auto"/>
        <w:rPr>
          <w:rFonts w:eastAsia="Calibri"/>
          <w:sz w:val="24"/>
          <w:szCs w:val="24"/>
        </w:rPr>
      </w:pPr>
      <w:r w:rsidRPr="007116D1">
        <w:rPr>
          <w:rFonts w:eastAsia="Calibri"/>
          <w:sz w:val="24"/>
          <w:szCs w:val="24"/>
        </w:rPr>
        <w:t xml:space="preserve">Yet Rabe was undeterred. At his home, he practiced what he preached on refugee solidarity. His own private garden was “filled to the brim with refugees,” 135 families with as many as 602 refugees total. Several children were born in his garden-sanctuary, many named in his honor. On his lawn, he set up makeshift tents and outdoor beds covered with the Nazi swastika flag, to make them “bombproof.” When Japanese soldiers attempted to enter to harass the refugees, Rabe struck them with his cane and chased them out (Rabe 2000, p.65, p.92, p.170). </w:t>
      </w:r>
    </w:p>
    <w:p w14:paraId="03A78356" w14:textId="0064568D" w:rsidR="007116D1" w:rsidRPr="007116D1" w:rsidRDefault="007116D1" w:rsidP="007116D1"/>
    <w:p w14:paraId="30AF9DD5" w14:textId="75C71F23" w:rsidR="00EF5EC4" w:rsidRPr="00C07213" w:rsidRDefault="0042071D" w:rsidP="00D40BDB">
      <w:pPr>
        <w:pStyle w:val="Heading2"/>
        <w:rPr>
          <w:sz w:val="24"/>
          <w:szCs w:val="24"/>
        </w:rPr>
      </w:pPr>
      <w:r w:rsidRPr="00C07213">
        <w:rPr>
          <w:sz w:val="24"/>
          <w:szCs w:val="24"/>
        </w:rPr>
        <w:t xml:space="preserve">Chapter </w:t>
      </w:r>
      <w:r w:rsidR="00C64BA7" w:rsidRPr="00C07213">
        <w:rPr>
          <w:sz w:val="24"/>
          <w:szCs w:val="24"/>
        </w:rPr>
        <w:t>6.</w:t>
      </w:r>
      <w:r w:rsidRPr="00C07213">
        <w:rPr>
          <w:sz w:val="24"/>
          <w:szCs w:val="24"/>
        </w:rPr>
        <w:t xml:space="preserve"> </w:t>
      </w:r>
      <w:r w:rsidR="00C64BA7" w:rsidRPr="00C07213">
        <w:rPr>
          <w:sz w:val="24"/>
          <w:szCs w:val="24"/>
        </w:rPr>
        <w:t>Allied Refugee Management: UK, France and U.S.</w:t>
      </w:r>
    </w:p>
    <w:p w14:paraId="54A31845" w14:textId="0FE6FD5D" w:rsidR="00A1103C" w:rsidRPr="00C07213" w:rsidRDefault="00A1103C" w:rsidP="00C64BA7">
      <w:pPr>
        <w:spacing w:after="0" w:line="276" w:lineRule="auto"/>
        <w:rPr>
          <w:rFonts w:eastAsia="Calibri"/>
          <w:color w:val="000000" w:themeColor="text1"/>
          <w:sz w:val="24"/>
          <w:szCs w:val="24"/>
          <w:lang w:eastAsia="ru-RU"/>
        </w:rPr>
      </w:pPr>
    </w:p>
    <w:p w14:paraId="6D797CB2" w14:textId="4F5E7625" w:rsidR="00A1103C" w:rsidRPr="00C07213" w:rsidRDefault="00A1103C" w:rsidP="00A1103C">
      <w:pPr>
        <w:spacing w:after="0" w:line="276" w:lineRule="auto"/>
        <w:ind w:firstLine="567"/>
        <w:rPr>
          <w:rFonts w:eastAsia="Calibri"/>
          <w:color w:val="000000" w:themeColor="text1"/>
          <w:sz w:val="24"/>
          <w:szCs w:val="24"/>
          <w:lang w:eastAsia="ru-RU"/>
        </w:rPr>
      </w:pPr>
      <w:r w:rsidRPr="00C07213">
        <w:rPr>
          <w:rFonts w:eastAsia="Calibri"/>
          <w:color w:val="000000" w:themeColor="text1"/>
          <w:sz w:val="24"/>
          <w:szCs w:val="24"/>
          <w:lang w:eastAsia="ru-RU"/>
        </w:rPr>
        <w:tab/>
        <w:t xml:space="preserve">The Wilsonian promises of Armenian statehood </w:t>
      </w:r>
      <w:r w:rsidR="00C64BA7" w:rsidRPr="00C07213">
        <w:rPr>
          <w:rFonts w:eastAsia="Calibri"/>
          <w:color w:val="000000" w:themeColor="text1"/>
          <w:sz w:val="24"/>
          <w:szCs w:val="24"/>
          <w:lang w:eastAsia="ru-RU"/>
        </w:rPr>
        <w:t>(</w:t>
      </w:r>
      <w:r w:rsidRPr="00C07213">
        <w:rPr>
          <w:rFonts w:eastAsia="Calibri"/>
          <w:color w:val="000000" w:themeColor="text1"/>
          <w:sz w:val="24"/>
          <w:szCs w:val="24"/>
          <w:lang w:eastAsia="ru-RU"/>
        </w:rPr>
        <w:t xml:space="preserve">discussed at length in </w:t>
      </w:r>
      <w:r w:rsidR="00C64BA7" w:rsidRPr="00C07213">
        <w:rPr>
          <w:rFonts w:eastAsia="Calibri"/>
          <w:color w:val="000000" w:themeColor="text1"/>
          <w:sz w:val="24"/>
          <w:szCs w:val="24"/>
          <w:lang w:eastAsia="ru-RU"/>
        </w:rPr>
        <w:t>C</w:t>
      </w:r>
      <w:r w:rsidRPr="00C07213">
        <w:rPr>
          <w:rFonts w:eastAsia="Calibri"/>
          <w:color w:val="000000" w:themeColor="text1"/>
          <w:sz w:val="24"/>
          <w:szCs w:val="24"/>
          <w:lang w:eastAsia="ru-RU"/>
        </w:rPr>
        <w:t>hapter</w:t>
      </w:r>
      <w:r w:rsidR="00C64BA7" w:rsidRPr="00C07213">
        <w:rPr>
          <w:rFonts w:eastAsia="Calibri"/>
          <w:color w:val="000000" w:themeColor="text1"/>
          <w:sz w:val="24"/>
          <w:szCs w:val="24"/>
          <w:lang w:eastAsia="ru-RU"/>
        </w:rPr>
        <w:t xml:space="preserve"> 4)</w:t>
      </w:r>
      <w:r w:rsidRPr="00C07213">
        <w:rPr>
          <w:rFonts w:eastAsia="Calibri"/>
          <w:color w:val="000000" w:themeColor="text1"/>
          <w:sz w:val="24"/>
          <w:szCs w:val="24"/>
          <w:lang w:eastAsia="ru-RU"/>
        </w:rPr>
        <w:t xml:space="preserve"> are akin to the Peel Commission’s 1938 promise of a Zionist state in British mandated Palestine – a critical juncture for the Zionist movement, which was now “linking the refugee crisis with the establishment of a Jewish state in Palestine, and ruling out other ideas that would only divert attention […] without offering other feasible alternatives” (</w:t>
      </w:r>
      <w:proofErr w:type="spellStart"/>
      <w:r w:rsidRPr="00C07213">
        <w:rPr>
          <w:rFonts w:eastAsia="Calibri"/>
          <w:color w:val="000000" w:themeColor="text1"/>
          <w:sz w:val="24"/>
          <w:szCs w:val="24"/>
          <w:lang w:eastAsia="ru-RU"/>
        </w:rPr>
        <w:t>Halamish</w:t>
      </w:r>
      <w:proofErr w:type="spellEnd"/>
      <w:r w:rsidRPr="00C07213">
        <w:rPr>
          <w:rFonts w:eastAsia="Calibri"/>
          <w:color w:val="000000" w:themeColor="text1"/>
          <w:sz w:val="24"/>
          <w:szCs w:val="24"/>
          <w:lang w:eastAsia="ru-RU"/>
        </w:rPr>
        <w:t xml:space="preserve"> 2010, p.133). Unlike the Armenians, however, the Jews did indeed materialize on these promises, albeit not in time to avert the Final Solution. On Ben-Gurion’s </w:t>
      </w:r>
      <w:r w:rsidRPr="00C07213">
        <w:rPr>
          <w:rFonts w:eastAsia="Calibri"/>
          <w:i/>
          <w:iCs/>
          <w:color w:val="000000" w:themeColor="text1"/>
          <w:sz w:val="24"/>
          <w:szCs w:val="24"/>
          <w:lang w:eastAsia="ru-RU"/>
        </w:rPr>
        <w:t xml:space="preserve">realpolitik </w:t>
      </w:r>
      <w:r w:rsidRPr="00C07213">
        <w:rPr>
          <w:rFonts w:eastAsia="Calibri"/>
          <w:color w:val="000000" w:themeColor="text1"/>
          <w:sz w:val="24"/>
          <w:szCs w:val="24"/>
          <w:lang w:eastAsia="ru-RU"/>
        </w:rPr>
        <w:t xml:space="preserve">description of the “historic interest of the Jewish people” – namely, that instead of salvation for all Jewish refugee children in the UK, he would sacrifice half of them if it meant the other half would settle in Palestine – see </w:t>
      </w:r>
      <w:proofErr w:type="spellStart"/>
      <w:r w:rsidRPr="00C07213">
        <w:rPr>
          <w:rFonts w:eastAsia="Calibri"/>
          <w:color w:val="000000" w:themeColor="text1"/>
          <w:sz w:val="24"/>
          <w:szCs w:val="24"/>
          <w:lang w:eastAsia="ru-RU"/>
        </w:rPr>
        <w:t>Halamish</w:t>
      </w:r>
      <w:proofErr w:type="spellEnd"/>
      <w:r w:rsidRPr="00C07213">
        <w:rPr>
          <w:rFonts w:eastAsia="Calibri"/>
          <w:color w:val="000000" w:themeColor="text1"/>
          <w:sz w:val="24"/>
          <w:szCs w:val="24"/>
          <w:lang w:eastAsia="ru-RU"/>
        </w:rPr>
        <w:t xml:space="preserve"> (2010, p.134). </w:t>
      </w:r>
    </w:p>
    <w:p w14:paraId="673E8F7C" w14:textId="77777777" w:rsidR="00A1103C" w:rsidRPr="00C07213" w:rsidRDefault="00A1103C" w:rsidP="00C64BA7">
      <w:pPr>
        <w:spacing w:after="0" w:line="276" w:lineRule="auto"/>
        <w:rPr>
          <w:rFonts w:eastAsia="Calibri"/>
          <w:color w:val="000000" w:themeColor="text1"/>
          <w:sz w:val="24"/>
          <w:szCs w:val="24"/>
          <w:lang w:eastAsia="ru-RU"/>
        </w:rPr>
      </w:pPr>
    </w:p>
    <w:p w14:paraId="2F5B77FD" w14:textId="77777777" w:rsidR="00C64BA7" w:rsidRPr="00C07213" w:rsidRDefault="00C64BA7" w:rsidP="0043448C">
      <w:pPr>
        <w:spacing w:after="0" w:line="276" w:lineRule="auto"/>
        <w:ind w:firstLine="567"/>
        <w:rPr>
          <w:rFonts w:eastAsia="Calibri"/>
          <w:color w:val="000000" w:themeColor="text1"/>
          <w:sz w:val="24"/>
          <w:szCs w:val="24"/>
          <w:lang w:eastAsia="ru-RU"/>
        </w:rPr>
      </w:pPr>
    </w:p>
    <w:p w14:paraId="5B162E69" w14:textId="6B11610D" w:rsidR="00F17DEE" w:rsidRPr="00C07213" w:rsidRDefault="00F17DEE" w:rsidP="00C64BA7">
      <w:pPr>
        <w:pStyle w:val="Heading3"/>
        <w:rPr>
          <w:sz w:val="24"/>
          <w:szCs w:val="24"/>
        </w:rPr>
      </w:pPr>
      <w:r w:rsidRPr="00C07213">
        <w:rPr>
          <w:sz w:val="24"/>
          <w:szCs w:val="24"/>
        </w:rPr>
        <w:t>UK: Particularly Strange Strangers</w:t>
      </w:r>
    </w:p>
    <w:p w14:paraId="7CFF6A67" w14:textId="77777777" w:rsidR="00F17DEE" w:rsidRPr="00C07213" w:rsidRDefault="00F17DEE" w:rsidP="0043448C">
      <w:pPr>
        <w:spacing w:after="0" w:line="276" w:lineRule="auto"/>
        <w:rPr>
          <w:rFonts w:eastAsia="Calibri"/>
          <w:color w:val="000000" w:themeColor="text1"/>
          <w:sz w:val="24"/>
          <w:szCs w:val="24"/>
        </w:rPr>
      </w:pPr>
    </w:p>
    <w:p w14:paraId="6DA1DFB6" w14:textId="77777777" w:rsidR="00F17DEE" w:rsidRPr="00C07213" w:rsidRDefault="00F17DEE" w:rsidP="0043448C">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As soon as war began in September 1939, “Britain abruptly closed its doors to further Jewish (and non-Jewish) refugee migration” for a simple reason: the threat of Nazi cross-Channel invasion was real and imminent (Rubinstein 2002, p.122). A major concern of the British Foreign Office was that Hitler would “dump a million Jews on us” (</w:t>
      </w:r>
      <w:r w:rsidRPr="00C07213">
        <w:rPr>
          <w:rFonts w:eastAsia="Calibri"/>
          <w:color w:val="000000" w:themeColor="text1"/>
          <w:sz w:val="24"/>
          <w:szCs w:val="24"/>
          <w:lang w:val="ru-RU"/>
        </w:rPr>
        <w:t>Friedman</w:t>
      </w:r>
      <w:r w:rsidRPr="00C07213">
        <w:rPr>
          <w:rFonts w:eastAsia="Calibri"/>
          <w:color w:val="000000" w:themeColor="text1"/>
          <w:sz w:val="24"/>
          <w:szCs w:val="24"/>
        </w:rPr>
        <w:t xml:space="preserve"> </w:t>
      </w:r>
      <w:r w:rsidRPr="00C07213">
        <w:rPr>
          <w:rFonts w:eastAsia="Calibri"/>
          <w:color w:val="000000" w:themeColor="text1"/>
          <w:sz w:val="24"/>
          <w:szCs w:val="24"/>
          <w:lang w:val="ru-RU"/>
        </w:rPr>
        <w:t>1973</w:t>
      </w:r>
      <w:r w:rsidRPr="00C07213">
        <w:rPr>
          <w:rFonts w:eastAsia="Calibri"/>
          <w:color w:val="000000" w:themeColor="text1"/>
          <w:sz w:val="24"/>
          <w:szCs w:val="24"/>
        </w:rPr>
        <w:t xml:space="preserve">, p.177). Meanwhile, 35,000 Polish refugees were hosted in Great Britain in 1939, along with a Polish government-in-exile that very-nearly decided to collaborate with the Nazis (Bade 2003, </w:t>
      </w:r>
      <w:r w:rsidRPr="00C07213">
        <w:rPr>
          <w:rFonts w:eastAsia="Calibri"/>
          <w:color w:val="000000" w:themeColor="text1"/>
          <w:sz w:val="24"/>
          <w:szCs w:val="24"/>
        </w:rPr>
        <w:lastRenderedPageBreak/>
        <w:t xml:space="preserve">p.205; </w:t>
      </w:r>
      <w:bookmarkStart w:id="14" w:name="_Hlk158651644"/>
      <w:proofErr w:type="spellStart"/>
      <w:r w:rsidRPr="00C07213">
        <w:rPr>
          <w:rFonts w:eastAsia="Calibri"/>
          <w:color w:val="000000" w:themeColor="text1"/>
          <w:sz w:val="24"/>
          <w:szCs w:val="24"/>
        </w:rPr>
        <w:t>Friedländer</w:t>
      </w:r>
      <w:bookmarkEnd w:id="14"/>
      <w:proofErr w:type="spellEnd"/>
      <w:r w:rsidRPr="00C07213">
        <w:rPr>
          <w:rFonts w:eastAsia="Calibri"/>
          <w:color w:val="000000" w:themeColor="text1"/>
          <w:sz w:val="24"/>
          <w:szCs w:val="24"/>
        </w:rPr>
        <w:t xml:space="preserve"> 2007, p.69). After the Munich pact, Britain also took several thousand refugees from </w:t>
      </w:r>
      <w:proofErr w:type="spellStart"/>
      <w:r w:rsidRPr="00C07213">
        <w:rPr>
          <w:rFonts w:eastAsia="Calibri"/>
          <w:color w:val="000000" w:themeColor="text1"/>
          <w:sz w:val="24"/>
          <w:szCs w:val="24"/>
        </w:rPr>
        <w:t>Czekoslovakia</w:t>
      </w:r>
      <w:proofErr w:type="spellEnd"/>
      <w:r w:rsidRPr="00C07213">
        <w:rPr>
          <w:rFonts w:eastAsia="Calibri"/>
          <w:color w:val="000000" w:themeColor="text1"/>
          <w:sz w:val="24"/>
          <w:szCs w:val="24"/>
        </w:rPr>
        <w:t xml:space="preserve"> (Caestecker &amp; Moore 2010, p.295). Of the 60,000 refugees accepted in Britain in total during the war, most were non-Jewish (Kushner &amp; Knox 1999, p.184). There is no doubt that antisemitic and exclusionary British policy, which targeted Jews specifically, produced this result (London 2000).</w:t>
      </w:r>
    </w:p>
    <w:p w14:paraId="76103157" w14:textId="77777777" w:rsidR="00F17DEE" w:rsidRPr="00C07213" w:rsidRDefault="00F17DEE" w:rsidP="0043448C">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 xml:space="preserve">The geopolitical landscape is also reflected in Britain’s preferential treatment of German Jewry at the expense of non-German Jewry for settlement in Palestine. Of all the belligerents of World War II, Britain had the most to lose: global supremacy, with imperial possessions stretching across both oceans. Accordingly, Jewish refugee policy in the prewar, appeasement years was driven by maintenance of colonial possessions. Palestine was globally the second-most common destination society for Jewish refugees (after the U.S.). In May 1939, a White Paper allowing Jewish refugees to settle emphasized “placating the Arabs in Palestine and in </w:t>
      </w:r>
      <w:proofErr w:type="spellStart"/>
      <w:r w:rsidRPr="00C07213">
        <w:rPr>
          <w:rFonts w:eastAsia="Calibri"/>
          <w:color w:val="000000" w:themeColor="text1"/>
          <w:sz w:val="24"/>
          <w:szCs w:val="24"/>
        </w:rPr>
        <w:t>neighbouring</w:t>
      </w:r>
      <w:proofErr w:type="spellEnd"/>
      <w:r w:rsidRPr="00C07213">
        <w:rPr>
          <w:rFonts w:eastAsia="Calibri"/>
          <w:color w:val="000000" w:themeColor="text1"/>
          <w:sz w:val="24"/>
          <w:szCs w:val="24"/>
        </w:rPr>
        <w:t xml:space="preserve"> countries in order to ensure their support for Britain should war break out” (</w:t>
      </w:r>
      <w:proofErr w:type="spellStart"/>
      <w:r w:rsidRPr="00C07213">
        <w:rPr>
          <w:rFonts w:eastAsia="Calibri"/>
          <w:color w:val="000000" w:themeColor="text1"/>
          <w:sz w:val="24"/>
          <w:szCs w:val="24"/>
        </w:rPr>
        <w:t>Ludi</w:t>
      </w:r>
      <w:proofErr w:type="spellEnd"/>
      <w:r w:rsidRPr="00C07213">
        <w:rPr>
          <w:rFonts w:eastAsia="Calibri"/>
          <w:color w:val="000000" w:themeColor="text1"/>
          <w:sz w:val="24"/>
          <w:szCs w:val="24"/>
        </w:rPr>
        <w:t xml:space="preserve"> 2010, p.127). The more isolated and endangered Britain became in 1940, the greater the clampdown on refugee vessels into Palestine (</w:t>
      </w:r>
      <w:proofErr w:type="spellStart"/>
      <w:r w:rsidRPr="00C07213">
        <w:rPr>
          <w:rFonts w:eastAsia="Calibri"/>
          <w:color w:val="000000" w:themeColor="text1"/>
          <w:sz w:val="24"/>
          <w:szCs w:val="24"/>
        </w:rPr>
        <w:t>Friedländer</w:t>
      </w:r>
      <w:proofErr w:type="spellEnd"/>
      <w:r w:rsidRPr="00C07213">
        <w:rPr>
          <w:rFonts w:eastAsia="Calibri"/>
          <w:color w:val="000000" w:themeColor="text1"/>
          <w:sz w:val="24"/>
          <w:szCs w:val="24"/>
        </w:rPr>
        <w:t xml:space="preserve"> 2007, p.89). The rationale was unambiguously war-related: “The Colonial Office’s argument was and would remain throughout that Nazi agents could infiltrate Palestine under the guise of Jewish refugees” (p.330).</w:t>
      </w:r>
    </w:p>
    <w:p w14:paraId="6641C9EB" w14:textId="77777777" w:rsidR="00F17DEE" w:rsidRPr="00C07213" w:rsidRDefault="00F17DEE" w:rsidP="0043448C">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The excuse of ignorance, furthermore, was not available: “From virtually the moment that news of the Holocaust reached Britain, the magnitude of the evil being perpetrated by the Nazis was understood by Britain’s opinion-leaders in almost uncannily accurate terms” (Rubinstein 2002, p.131). Popular attitudes largely converged with the top-down hostility. In the words of a 1940 inquiry into British public opinion on WWII exiles, refugees were thought of as “particularly strange strangers” (</w:t>
      </w:r>
      <w:r w:rsidRPr="00C07213">
        <w:rPr>
          <w:rFonts w:eastAsia="Calibri"/>
          <w:i/>
          <w:iCs/>
          <w:color w:val="000000" w:themeColor="text1"/>
          <w:sz w:val="24"/>
          <w:szCs w:val="24"/>
        </w:rPr>
        <w:t xml:space="preserve">World Review, </w:t>
      </w:r>
      <w:r w:rsidRPr="00C07213">
        <w:rPr>
          <w:rFonts w:eastAsia="Calibri"/>
          <w:color w:val="000000" w:themeColor="text1"/>
          <w:sz w:val="24"/>
          <w:szCs w:val="24"/>
        </w:rPr>
        <w:t xml:space="preserve">p.2). After initially-mixed attitudes, majorities gradually arrived at the wish to forcefully confine all of them. By May 1940, 64% of the population said the government’s treatment of refugees and foreigners is “too lenient,” 25% saying it is “about right,” and only 2% saying “too strict”. A May 13 survey found “an overwhelming majority in </w:t>
      </w:r>
      <w:proofErr w:type="spellStart"/>
      <w:r w:rsidRPr="00C07213">
        <w:rPr>
          <w:rFonts w:eastAsia="Calibri"/>
          <w:color w:val="000000" w:themeColor="text1"/>
          <w:sz w:val="24"/>
          <w:szCs w:val="24"/>
        </w:rPr>
        <w:t>favour</w:t>
      </w:r>
      <w:proofErr w:type="spellEnd"/>
      <w:r w:rsidRPr="00C07213">
        <w:rPr>
          <w:rFonts w:eastAsia="Calibri"/>
          <w:color w:val="000000" w:themeColor="text1"/>
          <w:sz w:val="24"/>
          <w:szCs w:val="24"/>
        </w:rPr>
        <w:t xml:space="preserve"> of mass internment.” In July 10-11, surveys recorded 55% of Britons “still thought we should intern all enemy aliens” (pp.7-8)</w:t>
      </w:r>
    </w:p>
    <w:p w14:paraId="04EC2B32" w14:textId="22A55004" w:rsidR="00F17DEE" w:rsidRPr="00C07213" w:rsidRDefault="00F17DEE" w:rsidP="0043448C">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 xml:space="preserve">The British Foreign Office Refugee Department, for example, navigated the war period with a policy that the “war effort was regarded as the only legitimate basis for acting to aid refugees,” therefore “any investment in aiding refugees was supposed to yield a return for the war effort”; simply put, never admit “unless in some quite rare and exceptional cases it can be shown that the admission of the refugee will be directly advantageous to our war effort” (London 2000, p.187, 181, p.200). Accordingly, the UK introduced a “war effort” category for refugees to fulfill. This included not only being prepared to be cannon fodder, but also “skilled refugees” who are “useful for the war economy” (p.185). </w:t>
      </w:r>
      <w:proofErr w:type="gramStart"/>
      <w:r w:rsidRPr="00C07213">
        <w:rPr>
          <w:rFonts w:eastAsia="Calibri"/>
          <w:color w:val="000000" w:themeColor="text1"/>
          <w:sz w:val="24"/>
          <w:szCs w:val="24"/>
        </w:rPr>
        <w:t>Thus</w:t>
      </w:r>
      <w:proofErr w:type="gramEnd"/>
      <w:r w:rsidRPr="00C07213">
        <w:rPr>
          <w:rFonts w:eastAsia="Calibri"/>
          <w:color w:val="000000" w:themeColor="text1"/>
          <w:sz w:val="24"/>
          <w:szCs w:val="24"/>
        </w:rPr>
        <w:t xml:space="preserve"> Jewish refugees from Luxembourg were deemed mere “racial refugees” but “hardly war refugees in the sense that they are in danger because they have fought against the Germans” (p.178). Good refugees were </w:t>
      </w:r>
      <w:r w:rsidRPr="00C07213">
        <w:rPr>
          <w:rFonts w:eastAsia="Calibri"/>
          <w:i/>
          <w:iCs/>
          <w:color w:val="000000" w:themeColor="text1"/>
          <w:sz w:val="24"/>
          <w:szCs w:val="24"/>
        </w:rPr>
        <w:t xml:space="preserve">useful </w:t>
      </w:r>
      <w:r w:rsidRPr="00C07213">
        <w:rPr>
          <w:rFonts w:eastAsia="Calibri"/>
          <w:color w:val="000000" w:themeColor="text1"/>
          <w:sz w:val="24"/>
          <w:szCs w:val="24"/>
        </w:rPr>
        <w:t xml:space="preserve">for the war effort; bad ones were merely persecuted. </w:t>
      </w:r>
    </w:p>
    <w:p w14:paraId="3AFB7A3A" w14:textId="77777777" w:rsidR="00C64BA7" w:rsidRPr="00C07213" w:rsidRDefault="00C64BA7" w:rsidP="0043448C">
      <w:pPr>
        <w:spacing w:after="0" w:line="276" w:lineRule="auto"/>
        <w:ind w:firstLine="720"/>
        <w:rPr>
          <w:rFonts w:eastAsia="Calibri"/>
          <w:color w:val="000000" w:themeColor="text1"/>
          <w:sz w:val="24"/>
          <w:szCs w:val="24"/>
        </w:rPr>
      </w:pPr>
    </w:p>
    <w:p w14:paraId="7341C313" w14:textId="77777777" w:rsidR="00F17DEE" w:rsidRPr="00C07213" w:rsidRDefault="00F17DEE" w:rsidP="00C64BA7">
      <w:pPr>
        <w:pStyle w:val="Heading3"/>
        <w:rPr>
          <w:sz w:val="24"/>
          <w:szCs w:val="24"/>
        </w:rPr>
      </w:pPr>
      <w:r w:rsidRPr="00C07213">
        <w:rPr>
          <w:sz w:val="24"/>
          <w:szCs w:val="24"/>
        </w:rPr>
        <w:t>France: From Teutonic to Vichy Barbarism</w:t>
      </w:r>
    </w:p>
    <w:p w14:paraId="3CE5ACA9" w14:textId="77777777" w:rsidR="00F17DEE" w:rsidRPr="00C07213" w:rsidRDefault="00F17DEE" w:rsidP="0043448C">
      <w:pPr>
        <w:spacing w:after="0" w:line="276" w:lineRule="auto"/>
        <w:rPr>
          <w:rFonts w:eastAsia="Calibri"/>
          <w:color w:val="000000" w:themeColor="text1"/>
          <w:sz w:val="24"/>
          <w:szCs w:val="24"/>
        </w:rPr>
      </w:pPr>
    </w:p>
    <w:p w14:paraId="521D9381" w14:textId="77777777" w:rsidR="00F17DEE" w:rsidRPr="00C07213" w:rsidRDefault="00F17DEE" w:rsidP="0043448C">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 xml:space="preserve">Prewar, unoccupied France was – along with Belgium – a unique example of a receiving society bending its rules in the </w:t>
      </w:r>
      <w:r w:rsidRPr="00C07213">
        <w:rPr>
          <w:rFonts w:eastAsia="Calibri"/>
          <w:i/>
          <w:iCs/>
          <w:color w:val="000000" w:themeColor="text1"/>
          <w:sz w:val="24"/>
          <w:szCs w:val="24"/>
        </w:rPr>
        <w:t>pro</w:t>
      </w:r>
      <w:r w:rsidRPr="00C07213">
        <w:rPr>
          <w:rFonts w:eastAsia="Calibri"/>
          <w:color w:val="000000" w:themeColor="text1"/>
          <w:sz w:val="24"/>
          <w:szCs w:val="24"/>
        </w:rPr>
        <w:t xml:space="preserve">-refugee instead of </w:t>
      </w:r>
      <w:proofErr w:type="spellStart"/>
      <w:r w:rsidRPr="00C07213">
        <w:rPr>
          <w:rFonts w:eastAsia="Calibri"/>
          <w:color w:val="000000" w:themeColor="text1"/>
          <w:sz w:val="24"/>
          <w:szCs w:val="24"/>
        </w:rPr>
        <w:t>restrictionist</w:t>
      </w:r>
      <w:proofErr w:type="spellEnd"/>
      <w:r w:rsidRPr="00C07213">
        <w:rPr>
          <w:rFonts w:eastAsia="Calibri"/>
          <w:color w:val="000000" w:themeColor="text1"/>
          <w:sz w:val="24"/>
          <w:szCs w:val="24"/>
        </w:rPr>
        <w:t xml:space="preserve"> direction. In 1933, France took more Jewish refugees than Belgium, the Netherlands, Switzerland and Denmark combined. In 1935, they introduced a clear “refugee” legal category. “For the French, the refugee crisis vindicated their anti-German policy and allowing asylum […] to victims of ‘Teutonic barbarism’ was seen as a way of garnering international approach and support” (Caestecker &amp; Moore 2010, p.213). In 1933, France had taken most of those fleeing Germany, including many driven there from other neighboring countries where they sought initial sanctuary (p.214). Compared to Poland or the Netherlands, pre-Vichy France was certainly one of the safer destinations for Jewish refugees (p.214, p.218).</w:t>
      </w:r>
      <w:r w:rsidRPr="00C07213">
        <w:rPr>
          <w:rFonts w:eastAsia="Calibri"/>
          <w:color w:val="000000" w:themeColor="text1"/>
          <w:sz w:val="24"/>
          <w:szCs w:val="24"/>
          <w:vertAlign w:val="superscript"/>
        </w:rPr>
        <w:footnoteReference w:id="6"/>
      </w:r>
    </w:p>
    <w:p w14:paraId="53B099F9" w14:textId="77777777" w:rsidR="00F17DEE" w:rsidRPr="00C07213" w:rsidRDefault="00F17DEE" w:rsidP="0043448C">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The hospitality was short-lived, however, and France soon aligned its border policies with the prevailing European restrictionism, even adding a “peculiar twist of French administrative sadism” to their exit visas (</w:t>
      </w:r>
      <w:proofErr w:type="spellStart"/>
      <w:r w:rsidRPr="00C07213">
        <w:rPr>
          <w:rFonts w:eastAsia="Calibri"/>
          <w:color w:val="000000" w:themeColor="text1"/>
          <w:sz w:val="24"/>
          <w:szCs w:val="24"/>
        </w:rPr>
        <w:t>Friedländer</w:t>
      </w:r>
      <w:proofErr w:type="spellEnd"/>
      <w:r w:rsidRPr="00C07213">
        <w:rPr>
          <w:rFonts w:eastAsia="Calibri"/>
          <w:color w:val="000000" w:themeColor="text1"/>
          <w:sz w:val="24"/>
          <w:szCs w:val="24"/>
        </w:rPr>
        <w:t xml:space="preserve"> 2007, p.90). By the late 1930s, France even exceeded some of its peers by instituting refugee prisons – where others had camps – to deter Jews from migrating. Across French cities in 1938, native mobs vandalized and looted Jewish stores while yelling “’</w:t>
      </w:r>
      <w:r w:rsidRPr="00C07213">
        <w:rPr>
          <w:rFonts w:eastAsia="Calibri"/>
          <w:color w:val="000000" w:themeColor="text1"/>
          <w:sz w:val="24"/>
          <w:szCs w:val="24"/>
          <w:lang w:val="en"/>
        </w:rPr>
        <w:t>Down with the Jewish war!’” (</w:t>
      </w:r>
      <w:proofErr w:type="spellStart"/>
      <w:r w:rsidRPr="00C07213">
        <w:rPr>
          <w:rFonts w:eastAsia="Calibri"/>
          <w:color w:val="000000" w:themeColor="text1"/>
          <w:sz w:val="24"/>
          <w:szCs w:val="24"/>
        </w:rPr>
        <w:t>Fenby</w:t>
      </w:r>
      <w:proofErr w:type="spellEnd"/>
      <w:r w:rsidRPr="00C07213">
        <w:rPr>
          <w:rFonts w:eastAsia="Calibri"/>
          <w:color w:val="000000" w:themeColor="text1"/>
          <w:sz w:val="24"/>
          <w:szCs w:val="24"/>
        </w:rPr>
        <w:t xml:space="preserve"> 2010, p.114).</w:t>
      </w:r>
      <w:r w:rsidRPr="00C07213">
        <w:rPr>
          <w:rFonts w:eastAsia="Calibri"/>
          <w:color w:val="000000" w:themeColor="text1"/>
          <w:sz w:val="24"/>
          <w:szCs w:val="24"/>
          <w:vertAlign w:val="superscript"/>
        </w:rPr>
        <w:footnoteReference w:id="7"/>
      </w:r>
      <w:r w:rsidRPr="00C07213">
        <w:rPr>
          <w:rFonts w:eastAsia="Calibri"/>
          <w:color w:val="000000" w:themeColor="text1"/>
          <w:sz w:val="24"/>
          <w:szCs w:val="24"/>
        </w:rPr>
        <w:t xml:space="preserve"> The most prominent one, the </w:t>
      </w:r>
      <w:proofErr w:type="spellStart"/>
      <w:r w:rsidRPr="00C07213">
        <w:rPr>
          <w:rFonts w:eastAsia="Calibri"/>
          <w:color w:val="000000" w:themeColor="text1"/>
          <w:sz w:val="24"/>
          <w:szCs w:val="24"/>
        </w:rPr>
        <w:t>Rieucros</w:t>
      </w:r>
      <w:proofErr w:type="spellEnd"/>
      <w:r w:rsidRPr="00C07213">
        <w:rPr>
          <w:rFonts w:eastAsia="Calibri"/>
          <w:color w:val="000000" w:themeColor="text1"/>
          <w:sz w:val="24"/>
          <w:szCs w:val="24"/>
        </w:rPr>
        <w:t>/</w:t>
      </w:r>
      <w:proofErr w:type="spellStart"/>
      <w:r w:rsidRPr="00C07213">
        <w:rPr>
          <w:rFonts w:eastAsia="Calibri"/>
          <w:color w:val="000000" w:themeColor="text1"/>
          <w:sz w:val="24"/>
          <w:szCs w:val="24"/>
        </w:rPr>
        <w:t>Lozère</w:t>
      </w:r>
      <w:proofErr w:type="spellEnd"/>
      <w:r w:rsidRPr="00C07213">
        <w:rPr>
          <w:rFonts w:eastAsia="Calibri"/>
          <w:color w:val="000000" w:themeColor="text1"/>
          <w:sz w:val="24"/>
          <w:szCs w:val="24"/>
        </w:rPr>
        <w:t xml:space="preserve"> refugee camp, assembled “undesirable refugees” and became “</w:t>
      </w:r>
      <w:r w:rsidRPr="00C07213">
        <w:rPr>
          <w:rFonts w:eastAsia="Calibri"/>
          <w:i/>
          <w:iCs/>
          <w:color w:val="000000" w:themeColor="text1"/>
          <w:sz w:val="24"/>
          <w:szCs w:val="24"/>
        </w:rPr>
        <w:t xml:space="preserve">the </w:t>
      </w:r>
      <w:r w:rsidRPr="00C07213">
        <w:rPr>
          <w:rFonts w:eastAsia="Calibri"/>
          <w:color w:val="000000" w:themeColor="text1"/>
          <w:sz w:val="24"/>
          <w:szCs w:val="24"/>
        </w:rPr>
        <w:t xml:space="preserve">French tool for migration management from September 1939 onwards” (Caestecker &amp; Moore 2010, p.293-4; emphasis original). The anti-victim hysteria pinnacled after the Molotov-Ribbentrop pact: </w:t>
      </w:r>
    </w:p>
    <w:p w14:paraId="390FC4B1" w14:textId="77777777" w:rsidR="00F17DEE" w:rsidRPr="00C07213" w:rsidRDefault="00F17DEE" w:rsidP="0043448C">
      <w:pPr>
        <w:spacing w:after="0" w:line="276" w:lineRule="auto"/>
        <w:ind w:left="1134" w:right="1111"/>
        <w:rPr>
          <w:rFonts w:eastAsia="Calibri"/>
          <w:color w:val="000000" w:themeColor="text1"/>
          <w:sz w:val="24"/>
          <w:szCs w:val="24"/>
        </w:rPr>
      </w:pPr>
      <w:r w:rsidRPr="00C07213">
        <w:rPr>
          <w:rFonts w:eastAsia="Calibri"/>
          <w:color w:val="000000" w:themeColor="text1"/>
          <w:sz w:val="24"/>
          <w:szCs w:val="24"/>
        </w:rPr>
        <w:t>Refugees, whether communists or not, Jews or not, were suddenly suspects; the hysterical fear of a ‘fifth column’ turned eager anti-Nazis into potential enemies. Their place wasn’t in the army but in internment camps (</w:t>
      </w:r>
      <w:proofErr w:type="spellStart"/>
      <w:r w:rsidRPr="00C07213">
        <w:rPr>
          <w:rFonts w:eastAsia="Calibri"/>
          <w:color w:val="000000" w:themeColor="text1"/>
          <w:sz w:val="24"/>
          <w:szCs w:val="24"/>
        </w:rPr>
        <w:t>Friedländer</w:t>
      </w:r>
      <w:proofErr w:type="spellEnd"/>
      <w:r w:rsidRPr="00C07213">
        <w:rPr>
          <w:rFonts w:eastAsia="Calibri"/>
          <w:color w:val="000000" w:themeColor="text1"/>
          <w:sz w:val="24"/>
          <w:szCs w:val="24"/>
        </w:rPr>
        <w:t xml:space="preserve"> 2007, p.109).</w:t>
      </w:r>
    </w:p>
    <w:p w14:paraId="2CF98EF9" w14:textId="77777777" w:rsidR="00F17DEE" w:rsidRPr="00C07213" w:rsidRDefault="00F17DEE" w:rsidP="0043448C">
      <w:pPr>
        <w:spacing w:after="0" w:line="276" w:lineRule="auto"/>
        <w:rPr>
          <w:rFonts w:eastAsia="Calibri"/>
          <w:color w:val="000000" w:themeColor="text1"/>
          <w:sz w:val="24"/>
          <w:szCs w:val="24"/>
        </w:rPr>
      </w:pPr>
      <w:r w:rsidRPr="00C07213">
        <w:rPr>
          <w:rFonts w:eastAsia="Calibri"/>
          <w:color w:val="000000" w:themeColor="text1"/>
          <w:sz w:val="24"/>
          <w:szCs w:val="24"/>
        </w:rPr>
        <w:t xml:space="preserve">The Minister of Information, an erudite playwright, called the refugees “hordes of </w:t>
      </w:r>
      <w:r w:rsidRPr="00C07213">
        <w:rPr>
          <w:rFonts w:eastAsia="Calibri"/>
          <w:i/>
          <w:iCs/>
          <w:color w:val="000000" w:themeColor="text1"/>
          <w:sz w:val="24"/>
          <w:szCs w:val="24"/>
        </w:rPr>
        <w:t>Ashkenazim</w:t>
      </w:r>
      <w:r w:rsidRPr="00C07213">
        <w:rPr>
          <w:rFonts w:eastAsia="Calibri"/>
          <w:color w:val="000000" w:themeColor="text1"/>
          <w:sz w:val="24"/>
          <w:szCs w:val="24"/>
        </w:rPr>
        <w:t>” (</w:t>
      </w:r>
      <w:proofErr w:type="spellStart"/>
      <w:r w:rsidRPr="00C07213">
        <w:rPr>
          <w:rFonts w:eastAsia="Calibri"/>
          <w:color w:val="000000" w:themeColor="text1"/>
          <w:sz w:val="24"/>
          <w:szCs w:val="24"/>
        </w:rPr>
        <w:t>Friedländer</w:t>
      </w:r>
      <w:proofErr w:type="spellEnd"/>
      <w:r w:rsidRPr="00C07213">
        <w:rPr>
          <w:rFonts w:eastAsia="Calibri"/>
          <w:color w:val="000000" w:themeColor="text1"/>
          <w:sz w:val="24"/>
          <w:szCs w:val="24"/>
        </w:rPr>
        <w:t xml:space="preserve"> 2007, p.8).</w:t>
      </w:r>
    </w:p>
    <w:p w14:paraId="7CEEA3AC" w14:textId="77777777" w:rsidR="00F17DEE" w:rsidRPr="00C07213" w:rsidRDefault="00F17DEE" w:rsidP="0043448C">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Needless to say, the May 1940 occupation hardly improved matters. Having naively built their defensive, positional strategy on the Maginot Line, the French were outmaneuvered by the Germans through the Ardennes, hitting northern France and shocking the world with a quick Armistice. Instead of 52 months that the French battleground lasted in WWI, in WWII France fell in just six weeks. The French refugee debacle – “</w:t>
      </w:r>
      <w:r w:rsidRPr="00C07213">
        <w:rPr>
          <w:rFonts w:eastAsia="Calibri"/>
          <w:i/>
          <w:iCs/>
          <w:color w:val="000000" w:themeColor="text1"/>
          <w:sz w:val="24"/>
          <w:szCs w:val="24"/>
        </w:rPr>
        <w:t>la exode</w:t>
      </w:r>
      <w:r w:rsidRPr="00C07213">
        <w:rPr>
          <w:rFonts w:eastAsia="Calibri"/>
          <w:color w:val="000000" w:themeColor="text1"/>
          <w:sz w:val="24"/>
          <w:szCs w:val="24"/>
        </w:rPr>
        <w:t>”</w:t>
      </w:r>
      <w:r w:rsidRPr="00C07213">
        <w:rPr>
          <w:rFonts w:eastAsia="Calibri"/>
          <w:i/>
          <w:iCs/>
          <w:color w:val="000000" w:themeColor="text1"/>
          <w:sz w:val="24"/>
          <w:szCs w:val="24"/>
        </w:rPr>
        <w:t xml:space="preserve"> </w:t>
      </w:r>
      <w:r w:rsidRPr="00C07213">
        <w:rPr>
          <w:rFonts w:eastAsia="Calibri"/>
          <w:color w:val="000000" w:themeColor="text1"/>
          <w:sz w:val="24"/>
          <w:szCs w:val="24"/>
        </w:rPr>
        <w:t xml:space="preserve">– was characterized at the time as “’the moral foundation of the armistice’” between Petain’s government and the Germans, with the refugees, “this lost and shattered crowd seemed to want nothing more than </w:t>
      </w:r>
      <w:r w:rsidRPr="00C07213">
        <w:rPr>
          <w:rFonts w:eastAsia="Calibri"/>
          <w:color w:val="000000" w:themeColor="text1"/>
          <w:sz w:val="24"/>
          <w:szCs w:val="24"/>
        </w:rPr>
        <w:lastRenderedPageBreak/>
        <w:t>peace” (</w:t>
      </w:r>
      <w:proofErr w:type="spellStart"/>
      <w:r w:rsidRPr="00C07213">
        <w:rPr>
          <w:rFonts w:eastAsia="Calibri"/>
          <w:color w:val="000000" w:themeColor="text1"/>
          <w:sz w:val="24"/>
          <w:szCs w:val="24"/>
        </w:rPr>
        <w:t>Gemie</w:t>
      </w:r>
      <w:proofErr w:type="spellEnd"/>
      <w:r w:rsidRPr="00C07213">
        <w:rPr>
          <w:rFonts w:eastAsia="Calibri"/>
          <w:color w:val="000000" w:themeColor="text1"/>
          <w:sz w:val="24"/>
          <w:szCs w:val="24"/>
        </w:rPr>
        <w:t xml:space="preserve"> et al., 2012 p.104). Between summer 1939 and the war’s end, total French wartime losses equaled 628,000, nearly a third of them deported forced migrants (Cook 2023, p.258).</w:t>
      </w:r>
    </w:p>
    <w:p w14:paraId="6A09E6AE" w14:textId="77777777" w:rsidR="00F17DEE" w:rsidRPr="00C07213" w:rsidRDefault="00F17DEE" w:rsidP="0043448C">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Occupied but with a formidable resistance, France is an excellent illustration of the geopolitical opportunism that defines refugee management on both sides. The Petain administration signed an explicit agreement to “hand over political refugees” from their territory to the German superiors (</w:t>
      </w:r>
      <w:proofErr w:type="spellStart"/>
      <w:r w:rsidRPr="00C07213">
        <w:rPr>
          <w:rFonts w:eastAsia="Calibri"/>
          <w:color w:val="000000" w:themeColor="text1"/>
          <w:sz w:val="24"/>
          <w:szCs w:val="24"/>
        </w:rPr>
        <w:t>Fenby</w:t>
      </w:r>
      <w:proofErr w:type="spellEnd"/>
      <w:r w:rsidRPr="00C07213">
        <w:rPr>
          <w:rFonts w:eastAsia="Calibri"/>
          <w:color w:val="000000" w:themeColor="text1"/>
          <w:sz w:val="24"/>
          <w:szCs w:val="24"/>
        </w:rPr>
        <w:t xml:space="preserve"> 2010, p.36). The Vichy regime (1940-4) supposedly hesitated to collaborate in the Holocaust, but it did nothing to protect victims either. The puppet government would issue strenuous protests at being “a ‘dumping ground’ for the Jews of the Third Reich” (Browning 2004, p.91). But then, in 1940, it would “deliberately abandon Jewish refugees to their German executioners,” simply because the former </w:t>
      </w:r>
      <w:proofErr w:type="gramStart"/>
      <w:r w:rsidRPr="00C07213">
        <w:rPr>
          <w:rFonts w:eastAsia="Calibri"/>
          <w:color w:val="000000" w:themeColor="text1"/>
          <w:sz w:val="24"/>
          <w:szCs w:val="24"/>
        </w:rPr>
        <w:t>were</w:t>
      </w:r>
      <w:proofErr w:type="gramEnd"/>
      <w:r w:rsidRPr="00C07213">
        <w:rPr>
          <w:rFonts w:eastAsia="Calibri"/>
          <w:color w:val="000000" w:themeColor="text1"/>
          <w:sz w:val="24"/>
          <w:szCs w:val="24"/>
        </w:rPr>
        <w:t xml:space="preserve"> “an expendable group whose fate could be expediently subordinated to futile attempts to strengthen its position with Germany” (</w:t>
      </w:r>
      <w:proofErr w:type="spellStart"/>
      <w:r w:rsidRPr="00C07213">
        <w:rPr>
          <w:rFonts w:eastAsia="Calibri"/>
          <w:color w:val="000000" w:themeColor="text1"/>
          <w:sz w:val="24"/>
          <w:szCs w:val="24"/>
        </w:rPr>
        <w:t>Oliner</w:t>
      </w:r>
      <w:proofErr w:type="spellEnd"/>
      <w:r w:rsidRPr="00C07213">
        <w:rPr>
          <w:rFonts w:eastAsia="Calibri"/>
          <w:color w:val="000000" w:themeColor="text1"/>
          <w:sz w:val="24"/>
          <w:szCs w:val="24"/>
        </w:rPr>
        <w:t xml:space="preserve"> 1988). Under the largely-irrelevant framing of a “refugee crisis” of foreign-born Jewish forced migrants, collaborationist France’s fundamental disinterest for the fate of the Jews simply mirrored relations with Germany (</w:t>
      </w:r>
      <w:proofErr w:type="spellStart"/>
      <w:r w:rsidRPr="00C07213">
        <w:rPr>
          <w:rFonts w:eastAsia="Calibri"/>
          <w:color w:val="000000" w:themeColor="text1"/>
          <w:sz w:val="24"/>
          <w:szCs w:val="24"/>
        </w:rPr>
        <w:t>Marrus</w:t>
      </w:r>
      <w:proofErr w:type="spellEnd"/>
      <w:r w:rsidRPr="00C07213">
        <w:rPr>
          <w:rFonts w:eastAsia="Calibri"/>
          <w:color w:val="000000" w:themeColor="text1"/>
          <w:sz w:val="24"/>
          <w:szCs w:val="24"/>
        </w:rPr>
        <w:t xml:space="preserve"> &amp; Paxton 1981). </w:t>
      </w:r>
    </w:p>
    <w:p w14:paraId="18E3A251" w14:textId="77777777" w:rsidR="00F17DEE" w:rsidRPr="00C07213" w:rsidRDefault="00F17DEE" w:rsidP="0043448C">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The resistance was not entirely enlightened either. For De Gaulle, “the suffering of the Jews in the Holocaust had never been central to his vision of the war – as was true of most people of his generation” (Jackson 2018, p.883). In 1942, apparently reacting to complains about Jewish mobilization into Free French forces, De Gaulle ordered refugees from Lisbon blocked: “We must immediately stop the wave of Israelites who are arriving here […] refuse them without my personal authorization” (p.1086).</w:t>
      </w:r>
    </w:p>
    <w:p w14:paraId="1A1C81CA" w14:textId="30C3A30D" w:rsidR="00F17DEE" w:rsidRPr="00C07213" w:rsidRDefault="00F17DEE" w:rsidP="0043448C">
      <w:pPr>
        <w:spacing w:after="0" w:line="276" w:lineRule="auto"/>
        <w:ind w:firstLine="720"/>
        <w:rPr>
          <w:rFonts w:eastAsia="Calibri"/>
          <w:color w:val="000000" w:themeColor="text1"/>
          <w:sz w:val="24"/>
          <w:szCs w:val="24"/>
        </w:rPr>
      </w:pPr>
      <w:r w:rsidRPr="00C07213">
        <w:rPr>
          <w:rFonts w:eastAsia="Calibri"/>
          <w:color w:val="000000" w:themeColor="text1"/>
          <w:sz w:val="24"/>
          <w:szCs w:val="24"/>
        </w:rPr>
        <w:t>Even when the game was over in August 1944, remnant Vichy fanatics staged executions of Jewish refugees as the dying breathe of their regime (</w:t>
      </w:r>
      <w:proofErr w:type="spellStart"/>
      <w:r w:rsidRPr="00C07213">
        <w:rPr>
          <w:rFonts w:eastAsia="Calibri"/>
          <w:bCs/>
          <w:color w:val="000000" w:themeColor="text1"/>
          <w:sz w:val="24"/>
          <w:szCs w:val="24"/>
        </w:rPr>
        <w:t>Blatman</w:t>
      </w:r>
      <w:proofErr w:type="spellEnd"/>
      <w:r w:rsidRPr="00C07213">
        <w:rPr>
          <w:rFonts w:eastAsia="Calibri"/>
          <w:bCs/>
          <w:color w:val="000000" w:themeColor="text1"/>
          <w:sz w:val="24"/>
          <w:szCs w:val="24"/>
        </w:rPr>
        <w:t xml:space="preserve"> 2011, p.409).</w:t>
      </w:r>
      <w:r w:rsidRPr="00C07213">
        <w:rPr>
          <w:rFonts w:eastAsia="Calibri"/>
          <w:color w:val="000000" w:themeColor="text1"/>
          <w:sz w:val="24"/>
          <w:szCs w:val="24"/>
        </w:rPr>
        <w:t xml:space="preserve"> </w:t>
      </w:r>
    </w:p>
    <w:p w14:paraId="5C52FB18" w14:textId="77777777" w:rsidR="00C64BA7" w:rsidRPr="00C07213" w:rsidRDefault="00C64BA7" w:rsidP="0043448C">
      <w:pPr>
        <w:spacing w:after="0" w:line="276" w:lineRule="auto"/>
        <w:ind w:firstLine="720"/>
        <w:rPr>
          <w:rFonts w:eastAsia="Calibri"/>
          <w:color w:val="000000" w:themeColor="text1"/>
          <w:sz w:val="24"/>
          <w:szCs w:val="24"/>
        </w:rPr>
      </w:pPr>
    </w:p>
    <w:p w14:paraId="52ABF52E" w14:textId="77777777" w:rsidR="00F17DEE" w:rsidRPr="00C07213" w:rsidRDefault="00F17DEE" w:rsidP="00C64BA7">
      <w:pPr>
        <w:pStyle w:val="Heading3"/>
        <w:rPr>
          <w:sz w:val="24"/>
          <w:szCs w:val="24"/>
          <w:lang w:eastAsia="ru-RU"/>
        </w:rPr>
      </w:pPr>
      <w:r w:rsidRPr="00C07213">
        <w:rPr>
          <w:sz w:val="24"/>
          <w:szCs w:val="24"/>
          <w:lang w:eastAsia="ru-RU"/>
        </w:rPr>
        <w:t xml:space="preserve">U.S.: Free Ports and </w:t>
      </w:r>
      <w:proofErr w:type="spellStart"/>
      <w:r w:rsidRPr="00C07213">
        <w:rPr>
          <w:sz w:val="24"/>
          <w:szCs w:val="24"/>
          <w:lang w:eastAsia="ru-RU"/>
        </w:rPr>
        <w:t>Refu</w:t>
      </w:r>
      <w:proofErr w:type="spellEnd"/>
      <w:r w:rsidRPr="00C07213">
        <w:rPr>
          <w:sz w:val="24"/>
          <w:szCs w:val="24"/>
          <w:lang w:eastAsia="ru-RU"/>
        </w:rPr>
        <w:t>-Jews</w:t>
      </w:r>
    </w:p>
    <w:p w14:paraId="29E9B48A" w14:textId="77777777" w:rsidR="00F17DEE" w:rsidRPr="00C07213" w:rsidRDefault="00F17DEE" w:rsidP="0043448C">
      <w:pPr>
        <w:spacing w:after="0"/>
        <w:rPr>
          <w:color w:val="000000" w:themeColor="text1"/>
          <w:sz w:val="24"/>
          <w:szCs w:val="24"/>
          <w:lang w:eastAsia="ru-RU"/>
        </w:rPr>
      </w:pPr>
    </w:p>
    <w:p w14:paraId="05BFC8E9" w14:textId="2645E0BD" w:rsidR="00F17DEE" w:rsidRPr="00C07213" w:rsidRDefault="00F17DEE" w:rsidP="0043448C">
      <w:pPr>
        <w:spacing w:after="0" w:line="276" w:lineRule="auto"/>
        <w:ind w:firstLine="720"/>
        <w:rPr>
          <w:rFonts w:eastAsia="Calibri"/>
          <w:color w:val="000000" w:themeColor="text1"/>
          <w:sz w:val="24"/>
          <w:szCs w:val="24"/>
          <w:lang w:eastAsia="ru-RU"/>
        </w:rPr>
      </w:pPr>
      <w:r w:rsidRPr="00C07213">
        <w:rPr>
          <w:rFonts w:eastAsia="Calibri"/>
          <w:color w:val="000000" w:themeColor="text1"/>
          <w:sz w:val="24"/>
          <w:szCs w:val="24"/>
          <w:lang w:eastAsia="ru-RU"/>
        </w:rPr>
        <w:t>On the U.S. side, there was not mere ignorance but willful denial of the force factor. In relation to U.S. immigration policy in particular, the single most consequential decision was the refusal to separate refugees from immigrants, including by “insinuating that the reports of persecution in Germany were exaggerated” (Zucker 2010, p.160-1). FDR had initially lobbied for Germans to “permit the arrangement of orderly emigration,” promising that Western refugee relief efforts will “scrupulously avoided any emotional or critical approach to the problem” in favor of a “solution along strictly practical lines” (Feingold 1970, p.39).</w:t>
      </w:r>
      <w:r w:rsidRPr="00C07213">
        <w:rPr>
          <w:rFonts w:eastAsia="Calibri"/>
          <w:color w:val="000000" w:themeColor="text1"/>
          <w:sz w:val="24"/>
          <w:szCs w:val="24"/>
          <w:vertAlign w:val="superscript"/>
          <w:lang w:eastAsia="ru-RU"/>
        </w:rPr>
        <w:footnoteReference w:id="8"/>
      </w:r>
      <w:r w:rsidRPr="00C07213">
        <w:rPr>
          <w:rFonts w:eastAsia="Calibri"/>
          <w:color w:val="000000" w:themeColor="text1"/>
          <w:sz w:val="24"/>
          <w:szCs w:val="24"/>
          <w:lang w:eastAsia="ru-RU"/>
        </w:rPr>
        <w:t xml:space="preserve"> As a result, only some 125,000 Germans, mostly Jewish, were accepted between 1933-45.</w:t>
      </w:r>
      <w:r w:rsidRPr="00C07213">
        <w:rPr>
          <w:rFonts w:eastAsia="Calibri"/>
          <w:color w:val="000000" w:themeColor="text1"/>
          <w:sz w:val="24"/>
          <w:szCs w:val="24"/>
          <w:vertAlign w:val="superscript"/>
          <w:lang w:eastAsia="ru-RU"/>
        </w:rPr>
        <w:footnoteReference w:id="9"/>
      </w:r>
    </w:p>
    <w:p w14:paraId="298B3DA8" w14:textId="77777777" w:rsidR="00F17DEE" w:rsidRPr="00C07213" w:rsidRDefault="00F17DEE" w:rsidP="0043448C">
      <w:pPr>
        <w:spacing w:after="0" w:line="276" w:lineRule="auto"/>
        <w:rPr>
          <w:rFonts w:eastAsia="Calibri"/>
          <w:color w:val="000000" w:themeColor="text1"/>
          <w:sz w:val="24"/>
          <w:szCs w:val="24"/>
          <w:lang w:eastAsia="ru-RU"/>
        </w:rPr>
      </w:pPr>
      <w:r w:rsidRPr="00C07213">
        <w:rPr>
          <w:rFonts w:eastAsia="Calibri"/>
          <w:color w:val="000000" w:themeColor="text1"/>
          <w:sz w:val="24"/>
          <w:szCs w:val="24"/>
          <w:lang w:eastAsia="ru-RU"/>
        </w:rPr>
        <w:lastRenderedPageBreak/>
        <w:tab/>
        <w:t>Encampment of Jewish refugees, furthermore, was a travesty.</w:t>
      </w:r>
      <w:r w:rsidRPr="00C07213">
        <w:rPr>
          <w:rFonts w:eastAsia="Calibri"/>
          <w:color w:val="000000" w:themeColor="text1"/>
          <w:sz w:val="24"/>
          <w:szCs w:val="24"/>
          <w:vertAlign w:val="superscript"/>
          <w:lang w:eastAsia="ru-RU"/>
        </w:rPr>
        <w:footnoteReference w:id="10"/>
      </w:r>
      <w:r w:rsidRPr="00C07213">
        <w:rPr>
          <w:rFonts w:eastAsia="Calibri"/>
          <w:color w:val="000000" w:themeColor="text1"/>
          <w:sz w:val="24"/>
          <w:szCs w:val="24"/>
          <w:lang w:eastAsia="ru-RU"/>
        </w:rPr>
        <w:t xml:space="preserve"> The quaint town of Oswego, New York became the site of the Western hemisphere’s sole Jewish refugee camp, at Fort Ontario. Fulminating against “filthy refugees” and “dirty Jews” housed at the camp, public opinion christened it a "dumping ground for the unwanted," complaining that “niggers and the morons” had been replaced with a group their relegated to an even lower place on the racial hierarchy. In press reporting on the camp, critics worried that refugees would connive their way into remaining in the US instead of returning (</w:t>
      </w:r>
      <w:proofErr w:type="spellStart"/>
      <w:r w:rsidRPr="00C07213">
        <w:rPr>
          <w:rFonts w:eastAsia="Calibri"/>
          <w:color w:val="000000" w:themeColor="text1"/>
          <w:sz w:val="24"/>
          <w:szCs w:val="24"/>
          <w:lang w:eastAsia="ru-RU"/>
        </w:rPr>
        <w:t>Lipstadt</w:t>
      </w:r>
      <w:proofErr w:type="spellEnd"/>
      <w:r w:rsidRPr="00C07213">
        <w:rPr>
          <w:rFonts w:eastAsia="Calibri"/>
          <w:color w:val="000000" w:themeColor="text1"/>
          <w:sz w:val="24"/>
          <w:szCs w:val="24"/>
          <w:lang w:eastAsia="ru-RU"/>
        </w:rPr>
        <w:t xml:space="preserve"> 1986, p.229), a concern that Roosevelt was acutely aware of in public presentations that insisted that the “refugees were to be sheltered on an emergency and temporary basis only” (p.344fn52). Along with “kike,” derogatory slurs such as “</w:t>
      </w:r>
      <w:proofErr w:type="spellStart"/>
      <w:r w:rsidRPr="00C07213">
        <w:rPr>
          <w:rFonts w:eastAsia="Calibri"/>
          <w:color w:val="000000" w:themeColor="text1"/>
          <w:sz w:val="24"/>
          <w:szCs w:val="24"/>
          <w:lang w:eastAsia="ru-RU"/>
        </w:rPr>
        <w:t>refu</w:t>
      </w:r>
      <w:proofErr w:type="spellEnd"/>
      <w:r w:rsidRPr="00C07213">
        <w:rPr>
          <w:rFonts w:eastAsia="Calibri"/>
          <w:color w:val="000000" w:themeColor="text1"/>
          <w:sz w:val="24"/>
          <w:szCs w:val="24"/>
          <w:lang w:eastAsia="ru-RU"/>
        </w:rPr>
        <w:t>-Jews” became a fixture of the American press’s fervent campaign against refugees (</w:t>
      </w:r>
      <w:proofErr w:type="spellStart"/>
      <w:r w:rsidRPr="00C07213">
        <w:rPr>
          <w:rFonts w:eastAsia="Calibri"/>
          <w:color w:val="000000" w:themeColor="text1"/>
          <w:sz w:val="24"/>
          <w:szCs w:val="24"/>
          <w:lang w:eastAsia="ru-RU"/>
        </w:rPr>
        <w:t>Lipstadt</w:t>
      </w:r>
      <w:proofErr w:type="spellEnd"/>
      <w:r w:rsidRPr="00C07213">
        <w:rPr>
          <w:rFonts w:eastAsia="Calibri"/>
          <w:color w:val="000000" w:themeColor="text1"/>
          <w:sz w:val="24"/>
          <w:szCs w:val="24"/>
          <w:lang w:eastAsia="ru-RU"/>
        </w:rPr>
        <w:t xml:space="preserve"> 1986, p.92). Jewish forced migrants were constantly slandered and vilified, accused of consuming scarce resources (“refugees had steak twice a week”) and of posing societal threats (“Communists”) (Wyman 1984, p.274-6).  </w:t>
      </w:r>
    </w:p>
    <w:p w14:paraId="301F6DAE" w14:textId="7677AB98" w:rsidR="00F17DEE" w:rsidRPr="00C07213" w:rsidRDefault="00F17DEE" w:rsidP="0043448C">
      <w:pPr>
        <w:spacing w:after="0" w:line="276" w:lineRule="auto"/>
        <w:ind w:firstLine="720"/>
        <w:rPr>
          <w:rFonts w:eastAsia="Calibri"/>
          <w:color w:val="000000" w:themeColor="text1"/>
          <w:sz w:val="24"/>
          <w:szCs w:val="24"/>
          <w:lang w:eastAsia="ru-RU"/>
        </w:rPr>
      </w:pPr>
      <w:r w:rsidRPr="00C07213">
        <w:rPr>
          <w:rFonts w:eastAsia="Calibri"/>
          <w:color w:val="000000" w:themeColor="text1"/>
          <w:sz w:val="24"/>
          <w:szCs w:val="24"/>
          <w:lang w:eastAsia="ru-RU"/>
        </w:rPr>
        <w:t>The government's management of Fort Ontario was characterized by a strategy of delay and minimal support. To avoid public criticism, the camp’s policy was to provide minimum, subsistence-level medical care only “to maintain the refugees in the same general condition in which they arrived”; thus, for example, the hundred tortured and starved refugees who came from Buchenwald and Dachau – emaciated and undernourished – were to be “maintained” emaciated and undernourished, but nothing more than that (pp.268-9). While some refugees lost their sanity, others committed suicide. In sum, Ft. Ontario was, as Rubinstein (2002) argued, “self-evidently a deception: an attempt by Roosevelt to appease the ‘Jewish vote’ during a presidential election campaign” (p.120). The “free ports” policy underpinning this camp “was a proposal born out of desperation, one that treated refugees as unwanted guests at best and pariahs at worst” (</w:t>
      </w:r>
      <w:proofErr w:type="spellStart"/>
      <w:r w:rsidRPr="00C07213">
        <w:rPr>
          <w:rFonts w:eastAsia="Calibri"/>
          <w:color w:val="000000" w:themeColor="text1"/>
          <w:sz w:val="24"/>
          <w:szCs w:val="24"/>
          <w:lang w:eastAsia="ru-RU"/>
        </w:rPr>
        <w:t>Lipstadt</w:t>
      </w:r>
      <w:proofErr w:type="spellEnd"/>
      <w:r w:rsidRPr="00C07213">
        <w:rPr>
          <w:rFonts w:eastAsia="Calibri"/>
          <w:color w:val="000000" w:themeColor="text1"/>
          <w:sz w:val="24"/>
          <w:szCs w:val="24"/>
          <w:lang w:eastAsia="ru-RU"/>
        </w:rPr>
        <w:t xml:space="preserve"> 1986, p.230). The neglect outlived FDR. Reporting back to President Truman on the condition of Jewish refugee camps, a University of Pennsylvania Dean concluded: “we appear to be treating the Jews as the Nazis treated them except that we do not exterminate them” (Lichtblau 2014, p.4-5).</w:t>
      </w:r>
      <w:r w:rsidRPr="00C07213">
        <w:rPr>
          <w:rFonts w:eastAsia="Calibri"/>
          <w:color w:val="000000" w:themeColor="text1"/>
          <w:sz w:val="24"/>
          <w:szCs w:val="24"/>
          <w:vertAlign w:val="superscript"/>
          <w:lang w:eastAsia="ru-RU"/>
        </w:rPr>
        <w:footnoteReference w:id="11"/>
      </w:r>
    </w:p>
    <w:p w14:paraId="67FEEB4A" w14:textId="41EB9092" w:rsidR="00C64BA7" w:rsidRPr="00C07213" w:rsidRDefault="00C64BA7" w:rsidP="0043448C">
      <w:pPr>
        <w:spacing w:after="0" w:line="276" w:lineRule="auto"/>
        <w:ind w:firstLine="720"/>
        <w:rPr>
          <w:rFonts w:eastAsia="Calibri"/>
          <w:color w:val="000000" w:themeColor="text1"/>
          <w:sz w:val="24"/>
          <w:szCs w:val="24"/>
          <w:lang w:eastAsia="ru-RU"/>
        </w:rPr>
      </w:pPr>
    </w:p>
    <w:p w14:paraId="051604D0" w14:textId="77777777" w:rsidR="00C64BA7" w:rsidRPr="00C07213" w:rsidRDefault="00C64BA7" w:rsidP="0043448C">
      <w:pPr>
        <w:spacing w:after="0" w:line="276" w:lineRule="auto"/>
        <w:ind w:firstLine="720"/>
        <w:rPr>
          <w:rFonts w:eastAsia="Calibri"/>
          <w:color w:val="000000" w:themeColor="text1"/>
          <w:sz w:val="24"/>
          <w:szCs w:val="24"/>
          <w:lang w:eastAsia="ru-RU"/>
        </w:rPr>
      </w:pPr>
    </w:p>
    <w:p w14:paraId="38C2B364" w14:textId="2068D993" w:rsidR="00C64BA7" w:rsidRPr="00C07213" w:rsidRDefault="00F17DEE" w:rsidP="00C64BA7">
      <w:pPr>
        <w:pStyle w:val="Heading3"/>
        <w:rPr>
          <w:rFonts w:eastAsia="Times New Roman"/>
          <w:sz w:val="24"/>
          <w:szCs w:val="24"/>
          <w:lang w:eastAsia="ru-RU"/>
        </w:rPr>
      </w:pPr>
      <w:r w:rsidRPr="00C07213">
        <w:rPr>
          <w:sz w:val="24"/>
          <w:szCs w:val="24"/>
        </w:rPr>
        <w:lastRenderedPageBreak/>
        <w:t>Press and Polls</w:t>
      </w:r>
      <w:r w:rsidRPr="00C07213">
        <w:rPr>
          <w:rFonts w:eastAsia="Times New Roman"/>
          <w:sz w:val="24"/>
          <w:szCs w:val="24"/>
          <w:lang w:eastAsia="ru-RU"/>
        </w:rPr>
        <w:t xml:space="preserve"> in the U.S.</w:t>
      </w:r>
    </w:p>
    <w:p w14:paraId="16148A3D" w14:textId="15251BC9" w:rsidR="0042071D" w:rsidRPr="00C07213" w:rsidRDefault="0042071D" w:rsidP="0043448C">
      <w:pPr>
        <w:spacing w:after="0" w:line="276" w:lineRule="auto"/>
        <w:ind w:firstLine="720"/>
        <w:rPr>
          <w:rFonts w:eastAsia="Calibri"/>
          <w:color w:val="000000" w:themeColor="text1"/>
          <w:sz w:val="24"/>
          <w:szCs w:val="24"/>
          <w:lang w:eastAsia="ru-RU"/>
        </w:rPr>
      </w:pPr>
      <w:r w:rsidRPr="00C07213">
        <w:rPr>
          <w:rFonts w:eastAsia="Calibri"/>
          <w:color w:val="000000" w:themeColor="text1"/>
          <w:sz w:val="24"/>
          <w:szCs w:val="24"/>
          <w:lang w:eastAsia="ru-RU"/>
        </w:rPr>
        <w:t>Antisemitism and nativism, furthermore, were rampant in Congress, the media, Christian churches, and – controversially – the White House (Zucker 2010, p.162-3). In 1938, more than three-quarters of Americans opposed increasing the (minimal) quotas for Jewish refugees, 67% “favored trying to keep refugees out” altogether, while less than 5% favored increasing the migrant quotas (</w:t>
      </w:r>
      <w:proofErr w:type="spellStart"/>
      <w:r w:rsidRPr="00C07213">
        <w:rPr>
          <w:rFonts w:eastAsia="Calibri"/>
          <w:color w:val="000000" w:themeColor="text1"/>
          <w:sz w:val="24"/>
          <w:szCs w:val="24"/>
          <w:lang w:eastAsia="ru-RU"/>
        </w:rPr>
        <w:t>Lipstadt</w:t>
      </w:r>
      <w:proofErr w:type="spellEnd"/>
      <w:r w:rsidRPr="00C07213">
        <w:rPr>
          <w:rFonts w:eastAsia="Calibri"/>
          <w:color w:val="000000" w:themeColor="text1"/>
          <w:sz w:val="24"/>
          <w:szCs w:val="24"/>
          <w:lang w:eastAsia="ru-RU"/>
        </w:rPr>
        <w:t xml:space="preserve"> 1986, p.97, Wyman 1984, p.8). In April 1939, public opinion “repudiated the idea of their country’s serving as a haven for the persecuted by a margin of ten to one” (</w:t>
      </w:r>
      <w:proofErr w:type="spellStart"/>
      <w:r w:rsidRPr="00C07213">
        <w:rPr>
          <w:rFonts w:eastAsia="Calibri"/>
          <w:color w:val="000000" w:themeColor="text1"/>
          <w:sz w:val="24"/>
          <w:szCs w:val="24"/>
          <w:lang w:eastAsia="ru-RU"/>
        </w:rPr>
        <w:t>Lipstadt</w:t>
      </w:r>
      <w:proofErr w:type="spellEnd"/>
      <w:r w:rsidRPr="00C07213">
        <w:rPr>
          <w:rFonts w:eastAsia="Calibri"/>
          <w:color w:val="000000" w:themeColor="text1"/>
          <w:sz w:val="24"/>
          <w:szCs w:val="24"/>
          <w:lang w:eastAsia="ru-RU"/>
        </w:rPr>
        <w:t xml:space="preserve"> 1986, p.108). In May, a poll found that 77% of housewives opposed children refugee admission (p.115). Worse still, some 40% of the American population was in favor of “an anti-Jewish campaign” to disempower the minority that was “consistently seen as more of a threat than […] Negroes, Catholics, Germans or Japanese” (Wyman 1984, p.15). One of the most striking opinion polls from this early period concerns a pitifully-small number of Jewish </w:t>
      </w:r>
      <w:r w:rsidRPr="00C07213">
        <w:rPr>
          <w:rFonts w:eastAsia="Calibri"/>
          <w:i/>
          <w:iCs/>
          <w:color w:val="000000" w:themeColor="text1"/>
          <w:sz w:val="24"/>
          <w:szCs w:val="24"/>
          <w:lang w:eastAsia="ru-RU"/>
        </w:rPr>
        <w:t>children</w:t>
      </w:r>
      <w:r w:rsidRPr="00C07213">
        <w:rPr>
          <w:rFonts w:eastAsia="Calibri"/>
          <w:color w:val="000000" w:themeColor="text1"/>
          <w:sz w:val="24"/>
          <w:szCs w:val="24"/>
          <w:lang w:eastAsia="ru-RU"/>
        </w:rPr>
        <w:t>:</w:t>
      </w:r>
    </w:p>
    <w:p w14:paraId="4BA7A9F6" w14:textId="77777777" w:rsidR="00C64BA7" w:rsidRPr="000D21C0" w:rsidRDefault="00C64BA7" w:rsidP="0043448C">
      <w:pPr>
        <w:spacing w:after="0" w:line="276" w:lineRule="auto"/>
        <w:ind w:firstLine="720"/>
        <w:rPr>
          <w:rFonts w:eastAsia="Calibri"/>
          <w:color w:val="000000" w:themeColor="text1"/>
          <w:sz w:val="24"/>
          <w:lang w:eastAsia="ru-RU"/>
        </w:rPr>
      </w:pPr>
    </w:p>
    <w:p w14:paraId="2D080F71" w14:textId="3609E8BD" w:rsidR="0042071D" w:rsidRPr="000D21C0" w:rsidRDefault="0042071D" w:rsidP="0043448C">
      <w:pPr>
        <w:spacing w:after="0" w:line="276" w:lineRule="auto"/>
        <w:rPr>
          <w:rFonts w:eastAsia="Calibri"/>
          <w:color w:val="000000" w:themeColor="text1"/>
          <w:sz w:val="24"/>
          <w:lang w:eastAsia="ru-RU"/>
        </w:rPr>
      </w:pPr>
      <w:r w:rsidRPr="000D21C0">
        <w:rPr>
          <w:rFonts w:eastAsia="Calibri"/>
          <w:color w:val="000000" w:themeColor="text1"/>
          <w:sz w:val="24"/>
          <w:lang w:eastAsia="ru-RU"/>
        </w:rPr>
        <w:t>Chart 2</w:t>
      </w:r>
      <w:r w:rsidR="00C64BA7">
        <w:rPr>
          <w:rFonts w:eastAsia="Calibri"/>
          <w:color w:val="000000" w:themeColor="text1"/>
          <w:sz w:val="24"/>
          <w:lang w:eastAsia="ru-RU"/>
        </w:rPr>
        <w:t>. American Public Opinion on Jewish Refugees in 1939</w:t>
      </w:r>
    </w:p>
    <w:p w14:paraId="29452E41" w14:textId="77777777" w:rsidR="0042071D" w:rsidRPr="000D21C0" w:rsidRDefault="0042071D" w:rsidP="0043448C">
      <w:pPr>
        <w:spacing w:after="0" w:line="276" w:lineRule="auto"/>
        <w:ind w:firstLine="720"/>
        <w:rPr>
          <w:rFonts w:eastAsia="Calibri"/>
          <w:color w:val="000000" w:themeColor="text1"/>
          <w:sz w:val="24"/>
          <w:lang w:eastAsia="ru-RU"/>
        </w:rPr>
      </w:pPr>
      <w:r w:rsidRPr="000D21C0">
        <w:rPr>
          <w:rFonts w:eastAsia="Calibri"/>
          <w:noProof/>
          <w:color w:val="000000" w:themeColor="text1"/>
          <w:sz w:val="24"/>
          <w:lang w:eastAsia="ru-RU"/>
        </w:rPr>
        <w:drawing>
          <wp:inline distT="0" distB="0" distL="0" distR="0" wp14:anchorId="2AF2FEF7" wp14:editId="472C1D6D">
            <wp:extent cx="4846917" cy="2908150"/>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10"/>
                    <a:stretch>
                      <a:fillRect/>
                    </a:stretch>
                  </pic:blipFill>
                  <pic:spPr>
                    <a:xfrm>
                      <a:off x="0" y="0"/>
                      <a:ext cx="4846917" cy="2908150"/>
                    </a:xfrm>
                    <a:prstGeom prst="rect">
                      <a:avLst/>
                    </a:prstGeom>
                  </pic:spPr>
                </pic:pic>
              </a:graphicData>
            </a:graphic>
          </wp:inline>
        </w:drawing>
      </w:r>
    </w:p>
    <w:p w14:paraId="5E0C4309" w14:textId="716F927F" w:rsidR="0042071D" w:rsidRDefault="0042071D" w:rsidP="0043448C">
      <w:pPr>
        <w:spacing w:after="0" w:line="276" w:lineRule="auto"/>
        <w:rPr>
          <w:rFonts w:eastAsia="Calibri"/>
          <w:b/>
          <w:bCs/>
          <w:color w:val="000000" w:themeColor="text1"/>
          <w:sz w:val="24"/>
          <w:lang w:eastAsia="ru-RU"/>
        </w:rPr>
      </w:pPr>
      <w:r w:rsidRPr="000D21C0">
        <w:rPr>
          <w:rFonts w:eastAsia="Calibri"/>
          <w:b/>
          <w:bCs/>
          <w:color w:val="000000" w:themeColor="text1"/>
          <w:sz w:val="24"/>
          <w:lang w:eastAsia="ru-RU"/>
        </w:rPr>
        <w:t>Source. Gallup Poll, 1939. Sample of US public opinion on whether to allow 10,000 Jewish refugee children into US. Though the European war was yet to begin in September, no-one had any illusions about the dastardly situation European Jewry found themselves in, which was widely reported in the U.S. press (</w:t>
      </w:r>
      <w:proofErr w:type="spellStart"/>
      <w:r w:rsidRPr="000D21C0">
        <w:rPr>
          <w:rFonts w:eastAsia="Calibri"/>
          <w:b/>
          <w:bCs/>
          <w:color w:val="000000" w:themeColor="text1"/>
          <w:sz w:val="24"/>
          <w:lang w:eastAsia="ru-RU"/>
        </w:rPr>
        <w:t>Lipstadt</w:t>
      </w:r>
      <w:proofErr w:type="spellEnd"/>
      <w:r w:rsidRPr="000D21C0">
        <w:rPr>
          <w:rFonts w:eastAsia="Calibri"/>
          <w:b/>
          <w:bCs/>
          <w:color w:val="000000" w:themeColor="text1"/>
          <w:sz w:val="24"/>
          <w:lang w:eastAsia="ru-RU"/>
        </w:rPr>
        <w:t xml:space="preserve"> 1986).</w:t>
      </w:r>
    </w:p>
    <w:p w14:paraId="605417E2" w14:textId="77777777" w:rsidR="00C64BA7" w:rsidRPr="000D21C0" w:rsidRDefault="00C64BA7" w:rsidP="0043448C">
      <w:pPr>
        <w:spacing w:after="0" w:line="276" w:lineRule="auto"/>
        <w:rPr>
          <w:rFonts w:eastAsia="Calibri"/>
          <w:b/>
          <w:bCs/>
          <w:color w:val="000000" w:themeColor="text1"/>
          <w:sz w:val="24"/>
          <w:lang w:eastAsia="ru-RU"/>
        </w:rPr>
      </w:pPr>
    </w:p>
    <w:p w14:paraId="6FFC8226" w14:textId="35327CD1" w:rsidR="0042071D" w:rsidRPr="00C07213" w:rsidRDefault="0042071D" w:rsidP="00C64BA7">
      <w:pPr>
        <w:spacing w:after="0" w:line="276" w:lineRule="auto"/>
        <w:rPr>
          <w:rFonts w:eastAsia="Calibri"/>
          <w:color w:val="000000" w:themeColor="text1"/>
          <w:sz w:val="24"/>
          <w:szCs w:val="24"/>
          <w:lang w:eastAsia="ru-RU"/>
        </w:rPr>
      </w:pPr>
      <w:r w:rsidRPr="00C07213">
        <w:rPr>
          <w:rFonts w:eastAsia="Calibri"/>
          <w:color w:val="000000" w:themeColor="text1"/>
          <w:sz w:val="24"/>
          <w:szCs w:val="24"/>
          <w:lang w:eastAsia="ru-RU"/>
        </w:rPr>
        <w:t xml:space="preserve">A New York woman captured the public and elite mood well: “they are the reason for Hitler!” she explained (Wyman 1984, p.267) “What country would want a Jew back?” As late as 1945, during Truman’s tenure, 72% of Americans opposed refugees (Jewish or otherwise) from </w:t>
      </w:r>
      <w:r w:rsidRPr="00C07213">
        <w:rPr>
          <w:rFonts w:eastAsia="Calibri"/>
          <w:color w:val="000000" w:themeColor="text1"/>
          <w:sz w:val="24"/>
          <w:szCs w:val="24"/>
          <w:lang w:eastAsia="ru-RU"/>
        </w:rPr>
        <w:lastRenderedPageBreak/>
        <w:t>Europe (Itoh 2010, p.39). Truman himself, to his credit, risked opprobrium repeatedly by pushing for refugees.</w:t>
      </w:r>
      <w:r w:rsidRPr="00C07213">
        <w:rPr>
          <w:rFonts w:eastAsia="Calibri"/>
          <w:color w:val="000000" w:themeColor="text1"/>
          <w:sz w:val="24"/>
          <w:szCs w:val="24"/>
          <w:vertAlign w:val="superscript"/>
          <w:lang w:eastAsia="ru-RU"/>
        </w:rPr>
        <w:footnoteReference w:id="12"/>
      </w:r>
      <w:r w:rsidRPr="00C07213">
        <w:rPr>
          <w:rFonts w:eastAsia="Calibri"/>
          <w:color w:val="000000" w:themeColor="text1"/>
          <w:sz w:val="24"/>
          <w:szCs w:val="24"/>
          <w:lang w:eastAsia="ru-RU"/>
        </w:rPr>
        <w:t xml:space="preserve"> </w:t>
      </w:r>
    </w:p>
    <w:p w14:paraId="4519D2AE" w14:textId="77777777" w:rsidR="0042071D" w:rsidRPr="00C07213" w:rsidRDefault="0042071D" w:rsidP="0043448C">
      <w:pPr>
        <w:spacing w:after="0" w:line="276" w:lineRule="auto"/>
        <w:ind w:firstLine="720"/>
        <w:rPr>
          <w:rFonts w:eastAsia="Calibri"/>
          <w:color w:val="000000" w:themeColor="text1"/>
          <w:sz w:val="24"/>
          <w:szCs w:val="24"/>
          <w:lang w:eastAsia="ru-RU"/>
        </w:rPr>
      </w:pPr>
      <w:r w:rsidRPr="00C07213">
        <w:rPr>
          <w:rFonts w:eastAsia="Calibri"/>
          <w:color w:val="000000" w:themeColor="text1"/>
          <w:sz w:val="24"/>
          <w:szCs w:val="24"/>
          <w:lang w:eastAsia="ru-RU"/>
        </w:rPr>
        <w:t>The most authoritative study of US press coverage during the Holocaust concluded that an incessant anti-refugee nativist paranoia and antisemitic hysteria dominated discourse. Prominent tendencies included treating Jewish refugees as potential agents and “fifth column” threats,</w:t>
      </w:r>
      <w:r w:rsidRPr="00C07213">
        <w:rPr>
          <w:rFonts w:eastAsia="Calibri"/>
          <w:color w:val="000000" w:themeColor="text1"/>
          <w:sz w:val="24"/>
          <w:szCs w:val="24"/>
          <w:vertAlign w:val="superscript"/>
          <w:lang w:eastAsia="ru-RU"/>
        </w:rPr>
        <w:footnoteReference w:id="13"/>
      </w:r>
      <w:r w:rsidRPr="00C07213">
        <w:rPr>
          <w:rFonts w:eastAsia="Calibri"/>
          <w:color w:val="000000" w:themeColor="text1"/>
          <w:sz w:val="24"/>
          <w:szCs w:val="24"/>
          <w:lang w:eastAsia="ru-RU"/>
        </w:rPr>
        <w:t xml:space="preserve"> dismissing their testimonies as exaggeration or propaganda, holding them responsible for their own persecution, criticizing them for being picky about their sanctuary countries, a hypocritical critique of European and other societies’ refugee policies for the very features that were being advocated for the U.S. Antisemitic slander permeated the press and popular rumors, including tales of Jewish refugees stealing American jobs. The rumor was so rampant that Macy’s and Bloomingdale’s of New York City felt obliged to place paid ads defending themselves from the sinister accusation that they hire refugees (</w:t>
      </w:r>
      <w:proofErr w:type="spellStart"/>
      <w:r w:rsidRPr="00C07213">
        <w:rPr>
          <w:rFonts w:eastAsia="Calibri"/>
          <w:color w:val="000000" w:themeColor="text1"/>
          <w:sz w:val="24"/>
          <w:szCs w:val="24"/>
          <w:lang w:eastAsia="ru-RU"/>
        </w:rPr>
        <w:t>Lipstadt</w:t>
      </w:r>
      <w:proofErr w:type="spellEnd"/>
      <w:r w:rsidRPr="00C07213">
        <w:rPr>
          <w:rFonts w:eastAsia="Calibri"/>
          <w:color w:val="000000" w:themeColor="text1"/>
          <w:sz w:val="24"/>
          <w:szCs w:val="24"/>
          <w:lang w:eastAsia="ru-RU"/>
        </w:rPr>
        <w:t xml:space="preserve"> 1986, p.107).</w:t>
      </w:r>
    </w:p>
    <w:p w14:paraId="0AB44630" w14:textId="77777777" w:rsidR="0042071D" w:rsidRPr="00C07213" w:rsidRDefault="0042071D" w:rsidP="0043448C">
      <w:pPr>
        <w:spacing w:after="0" w:line="276" w:lineRule="auto"/>
        <w:ind w:firstLine="720"/>
        <w:rPr>
          <w:rFonts w:eastAsia="Calibri"/>
          <w:color w:val="000000" w:themeColor="text1"/>
          <w:sz w:val="24"/>
          <w:szCs w:val="24"/>
          <w:lang w:eastAsia="ru-RU"/>
        </w:rPr>
      </w:pPr>
      <w:r w:rsidRPr="00C07213">
        <w:rPr>
          <w:rFonts w:eastAsia="Calibri"/>
          <w:color w:val="000000" w:themeColor="text1"/>
          <w:sz w:val="24"/>
          <w:szCs w:val="24"/>
          <w:lang w:eastAsia="ru-RU"/>
        </w:rPr>
        <w:t>Solipsism was a leading feature of the framing of Jewish refugees. Concern over American citizens, particularly after American entry into the war, largely eclipsed most pre-refugee sentiments on nationalist grounds. Who was to oppose the logic of a Mrs. Agnes Waters, spokesmen for war widows, who argued against refugees by reminding America that “charity begins at home” (Feingold 1970, p.150)? The American press accompanied FDR’s symbolic gestures with a wave of self-congratulatory nationalism about warm-heartedness and magnanimity – “a chorus of hosannas” (p.86) that, simultaneously, radically promoted refugee restrictionism and celebrated its imaginary alleviation as a sign of the nation’s benevolence.</w:t>
      </w:r>
    </w:p>
    <w:p w14:paraId="40F56545" w14:textId="77777777" w:rsidR="0042071D" w:rsidRPr="00C07213" w:rsidRDefault="0042071D" w:rsidP="0043448C">
      <w:pPr>
        <w:spacing w:after="0" w:line="276" w:lineRule="auto"/>
        <w:ind w:firstLine="720"/>
        <w:rPr>
          <w:rFonts w:eastAsia="Calibri"/>
          <w:color w:val="000000" w:themeColor="text1"/>
          <w:sz w:val="24"/>
          <w:szCs w:val="24"/>
          <w:lang w:eastAsia="ru-RU"/>
        </w:rPr>
      </w:pPr>
      <w:r w:rsidRPr="00C07213">
        <w:rPr>
          <w:rFonts w:eastAsia="Calibri"/>
          <w:color w:val="000000" w:themeColor="text1"/>
          <w:sz w:val="24"/>
          <w:szCs w:val="24"/>
          <w:lang w:eastAsia="ru-RU"/>
        </w:rPr>
        <w:t xml:space="preserve">Another major theme – notable in both media coverage as well as the framing of opinion polls – is relativization. Namely, Allied leadership consistently relativized Jewish persecution by equating or comparing it to other “racial” categories who, allegedly, were just as victimized. Even when Jewish refugees were overwhelming majorities, official policy insisted on the euphemism “political refugees” without ethnic specificity. The term “potential refugees,” meanwhile, referred to Jews remaining within Nazi-occupied territory, whether or </w:t>
      </w:r>
      <w:r w:rsidRPr="00C07213">
        <w:rPr>
          <w:rFonts w:eastAsia="Calibri"/>
          <w:color w:val="000000" w:themeColor="text1"/>
          <w:sz w:val="24"/>
          <w:szCs w:val="24"/>
          <w:lang w:eastAsia="ru-RU"/>
        </w:rPr>
        <w:lastRenderedPageBreak/>
        <w:t>not they were displaced within it (</w:t>
      </w:r>
      <w:proofErr w:type="spellStart"/>
      <w:r w:rsidRPr="00C07213">
        <w:rPr>
          <w:rFonts w:eastAsia="Calibri"/>
          <w:color w:val="000000" w:themeColor="text1"/>
          <w:sz w:val="24"/>
          <w:szCs w:val="24"/>
          <w:lang w:eastAsia="ru-RU"/>
        </w:rPr>
        <w:t>Lipstadt</w:t>
      </w:r>
      <w:proofErr w:type="spellEnd"/>
      <w:r w:rsidRPr="00C07213">
        <w:rPr>
          <w:rFonts w:eastAsia="Calibri"/>
          <w:color w:val="000000" w:themeColor="text1"/>
          <w:sz w:val="24"/>
          <w:szCs w:val="24"/>
          <w:lang w:eastAsia="ru-RU"/>
        </w:rPr>
        <w:t xml:space="preserve"> 1986, p.141; p.251, p.306fn9; London 2000, p.8). This practice largely trickled-down from the top to popular discourse.</w:t>
      </w:r>
    </w:p>
    <w:p w14:paraId="213AECFF" w14:textId="77777777" w:rsidR="0042071D" w:rsidRPr="00C07213" w:rsidRDefault="0042071D" w:rsidP="0043448C">
      <w:pPr>
        <w:spacing w:after="0" w:line="276" w:lineRule="auto"/>
        <w:ind w:firstLine="720"/>
        <w:rPr>
          <w:rFonts w:eastAsia="Calibri"/>
          <w:color w:val="000000" w:themeColor="text1"/>
          <w:sz w:val="24"/>
          <w:szCs w:val="24"/>
          <w:lang w:eastAsia="ru-RU"/>
        </w:rPr>
      </w:pPr>
      <w:r w:rsidRPr="00C07213">
        <w:rPr>
          <w:rFonts w:eastAsia="Calibri"/>
          <w:color w:val="000000" w:themeColor="text1"/>
          <w:sz w:val="24"/>
          <w:szCs w:val="24"/>
          <w:lang w:eastAsia="ru-RU"/>
        </w:rPr>
        <w:t xml:space="preserve">But arguably the most outstanding finding from content analysis is that anti-refugee and anti-German positions were </w:t>
      </w:r>
      <w:r w:rsidRPr="00C07213">
        <w:rPr>
          <w:rFonts w:eastAsia="Calibri"/>
          <w:i/>
          <w:iCs/>
          <w:color w:val="000000" w:themeColor="text1"/>
          <w:sz w:val="24"/>
          <w:szCs w:val="24"/>
          <w:lang w:eastAsia="ru-RU"/>
        </w:rPr>
        <w:t>correlated</w:t>
      </w:r>
      <w:r w:rsidRPr="00C07213">
        <w:rPr>
          <w:rFonts w:eastAsia="Calibri"/>
          <w:color w:val="000000" w:themeColor="text1"/>
          <w:sz w:val="24"/>
          <w:szCs w:val="24"/>
          <w:lang w:eastAsia="ru-RU"/>
        </w:rPr>
        <w:t xml:space="preserve">: </w:t>
      </w:r>
    </w:p>
    <w:p w14:paraId="6CA2BFCF" w14:textId="77777777" w:rsidR="0042071D" w:rsidRPr="00C07213" w:rsidRDefault="0042071D" w:rsidP="0043448C">
      <w:pPr>
        <w:spacing w:after="0" w:line="276" w:lineRule="auto"/>
        <w:ind w:left="1134" w:right="1422"/>
        <w:rPr>
          <w:rFonts w:eastAsia="Calibri"/>
          <w:color w:val="000000" w:themeColor="text1"/>
          <w:sz w:val="24"/>
          <w:szCs w:val="24"/>
          <w:lang w:eastAsia="ru-RU"/>
        </w:rPr>
      </w:pPr>
      <w:r w:rsidRPr="00C07213">
        <w:rPr>
          <w:rFonts w:eastAsia="Calibri"/>
          <w:color w:val="000000" w:themeColor="text1"/>
          <w:sz w:val="24"/>
          <w:szCs w:val="24"/>
          <w:lang w:eastAsia="ru-RU"/>
        </w:rPr>
        <w:t xml:space="preserve">Negative sentiments toward Germany intensified, but no softening of the American attitude toward refugees occurred. In fact, it stiffened. Faced with a potential flood of German Jews trying to escape the Reich, various papers noted that in light of the increased pressure on Jews to emigrate, now was the time for America to </w:t>
      </w:r>
      <w:r w:rsidRPr="00C07213">
        <w:rPr>
          <w:rFonts w:eastAsia="Calibri"/>
          <w:i/>
          <w:iCs/>
          <w:color w:val="000000" w:themeColor="text1"/>
          <w:sz w:val="24"/>
          <w:szCs w:val="24"/>
          <w:lang w:eastAsia="ru-RU"/>
        </w:rPr>
        <w:t xml:space="preserve">raise, </w:t>
      </w:r>
      <w:r w:rsidRPr="00C07213">
        <w:rPr>
          <w:rFonts w:eastAsia="Calibri"/>
          <w:color w:val="000000" w:themeColor="text1"/>
          <w:sz w:val="24"/>
          <w:szCs w:val="24"/>
          <w:lang w:eastAsia="ru-RU"/>
        </w:rPr>
        <w:t>not lower, its protective barriers; now was the time for increased vigilance” (</w:t>
      </w:r>
      <w:proofErr w:type="spellStart"/>
      <w:r w:rsidRPr="00C07213">
        <w:rPr>
          <w:rFonts w:eastAsia="Calibri"/>
          <w:color w:val="000000" w:themeColor="text1"/>
          <w:sz w:val="24"/>
          <w:szCs w:val="24"/>
          <w:lang w:eastAsia="ru-RU"/>
        </w:rPr>
        <w:t>Lipstadt</w:t>
      </w:r>
      <w:proofErr w:type="spellEnd"/>
      <w:r w:rsidRPr="00C07213">
        <w:rPr>
          <w:rFonts w:eastAsia="Calibri"/>
          <w:color w:val="000000" w:themeColor="text1"/>
          <w:sz w:val="24"/>
          <w:szCs w:val="24"/>
          <w:lang w:eastAsia="ru-RU"/>
        </w:rPr>
        <w:t xml:space="preserve"> 1986, p.86; emphasis original).</w:t>
      </w:r>
    </w:p>
    <w:p w14:paraId="3AA56BD9" w14:textId="77777777" w:rsidR="0042071D" w:rsidRPr="00C07213" w:rsidRDefault="0042071D" w:rsidP="0043448C">
      <w:pPr>
        <w:spacing w:after="0" w:line="276" w:lineRule="auto"/>
        <w:rPr>
          <w:rFonts w:eastAsia="Calibri"/>
          <w:color w:val="000000" w:themeColor="text1"/>
          <w:sz w:val="24"/>
          <w:szCs w:val="24"/>
          <w:lang w:eastAsia="ru-RU"/>
        </w:rPr>
      </w:pPr>
      <w:r w:rsidRPr="00C07213">
        <w:rPr>
          <w:rFonts w:eastAsia="Calibri"/>
          <w:color w:val="000000" w:themeColor="text1"/>
          <w:sz w:val="24"/>
          <w:szCs w:val="24"/>
          <w:lang w:eastAsia="ru-RU"/>
        </w:rPr>
        <w:t xml:space="preserve">This included reactions to some of the most conspicuous atrocities, such as the </w:t>
      </w:r>
      <w:r w:rsidRPr="00C07213">
        <w:rPr>
          <w:rFonts w:eastAsia="Calibri"/>
          <w:i/>
          <w:iCs/>
          <w:color w:val="000000" w:themeColor="text1"/>
          <w:sz w:val="24"/>
          <w:szCs w:val="24"/>
          <w:lang w:eastAsia="ru-RU"/>
        </w:rPr>
        <w:t xml:space="preserve">Anschluss </w:t>
      </w:r>
      <w:r w:rsidRPr="00C07213">
        <w:rPr>
          <w:rFonts w:eastAsia="Calibri"/>
          <w:color w:val="000000" w:themeColor="text1"/>
          <w:sz w:val="24"/>
          <w:szCs w:val="24"/>
          <w:lang w:eastAsia="ru-RU"/>
        </w:rPr>
        <w:t>in Austria: “As appalled as the American press was over German behavior, anger did not change its basic opposition to allowing refugees to enter this land” (p.89).</w:t>
      </w:r>
    </w:p>
    <w:p w14:paraId="77274336" w14:textId="77777777" w:rsidR="0042071D" w:rsidRPr="00C07213" w:rsidRDefault="0042071D" w:rsidP="0043448C">
      <w:pPr>
        <w:spacing w:after="0" w:line="276" w:lineRule="auto"/>
        <w:ind w:firstLine="720"/>
        <w:rPr>
          <w:rFonts w:eastAsia="Calibri"/>
          <w:color w:val="000000" w:themeColor="text1"/>
          <w:sz w:val="24"/>
          <w:szCs w:val="24"/>
          <w:lang w:eastAsia="ru-RU"/>
        </w:rPr>
      </w:pPr>
      <w:r w:rsidRPr="00C07213">
        <w:rPr>
          <w:rFonts w:eastAsia="Calibri"/>
          <w:color w:val="000000" w:themeColor="text1"/>
          <w:sz w:val="24"/>
          <w:szCs w:val="24"/>
          <w:lang w:eastAsia="ru-RU"/>
        </w:rPr>
        <w:t xml:space="preserve">In sum, though antisemitism and domestic politics were significant contributors, ultimately “American public's reaction to the persecution of European Jewry was tempered by other concerns.” Namely, geopolitical ones: </w:t>
      </w:r>
    </w:p>
    <w:p w14:paraId="384A7796" w14:textId="77777777" w:rsidR="0042071D" w:rsidRPr="00C07213" w:rsidRDefault="0042071D" w:rsidP="0043448C">
      <w:pPr>
        <w:spacing w:after="0" w:line="276" w:lineRule="auto"/>
        <w:ind w:left="1134" w:right="996"/>
        <w:rPr>
          <w:rFonts w:eastAsia="Calibri"/>
          <w:color w:val="000000" w:themeColor="text1"/>
          <w:sz w:val="24"/>
          <w:szCs w:val="24"/>
          <w:lang w:eastAsia="ru-RU"/>
        </w:rPr>
      </w:pPr>
      <w:r w:rsidRPr="00C07213">
        <w:rPr>
          <w:rFonts w:eastAsia="Calibri"/>
          <w:color w:val="000000" w:themeColor="text1"/>
          <w:sz w:val="24"/>
          <w:szCs w:val="24"/>
          <w:lang w:eastAsia="ru-RU"/>
        </w:rPr>
        <w:t>Whether […] admitting refugees, or aiding children—was accepted or rejected depended on how it affected other American priorities. Would it compromise our neutrality, change the ethnic and social composition of our nation, force us to take a stand, drag us into war, or, after December 1941, deflect us from the war effort? Rarely, if ever, particularly during the prewar period, can America's inaction be attributed primarily to a lack of information or knowledge. It was not a question of ignorance, but a matter of priorities, and aiding persecuted Jews was never one of them. (</w:t>
      </w:r>
      <w:proofErr w:type="spellStart"/>
      <w:r w:rsidRPr="00C07213">
        <w:rPr>
          <w:rFonts w:eastAsia="Calibri"/>
          <w:color w:val="000000" w:themeColor="text1"/>
          <w:sz w:val="24"/>
          <w:szCs w:val="24"/>
          <w:lang w:eastAsia="ru-RU"/>
        </w:rPr>
        <w:t>Lipstadt</w:t>
      </w:r>
      <w:proofErr w:type="spellEnd"/>
      <w:r w:rsidRPr="00C07213">
        <w:rPr>
          <w:rFonts w:eastAsia="Calibri"/>
          <w:color w:val="000000" w:themeColor="text1"/>
          <w:sz w:val="24"/>
          <w:szCs w:val="24"/>
          <w:lang w:eastAsia="ru-RU"/>
        </w:rPr>
        <w:t xml:space="preserve"> 1986, p.120).</w:t>
      </w:r>
    </w:p>
    <w:p w14:paraId="459C0673" w14:textId="167C6F3E" w:rsidR="00424138" w:rsidRPr="00C07213" w:rsidRDefault="0042071D" w:rsidP="00C64BA7">
      <w:pPr>
        <w:spacing w:after="0" w:line="276" w:lineRule="auto"/>
        <w:rPr>
          <w:rFonts w:eastAsia="Calibri"/>
          <w:color w:val="000000" w:themeColor="text1"/>
          <w:sz w:val="24"/>
          <w:szCs w:val="24"/>
          <w:lang w:eastAsia="ru-RU"/>
        </w:rPr>
      </w:pPr>
      <w:r w:rsidRPr="00C07213">
        <w:rPr>
          <w:rFonts w:eastAsia="Calibri"/>
          <w:color w:val="000000" w:themeColor="text1"/>
          <w:sz w:val="24"/>
          <w:szCs w:val="24"/>
          <w:lang w:eastAsia="ru-RU"/>
        </w:rPr>
        <w:t xml:space="preserve">We reiterate here that “priorities,” with the exception of the nativist “ethnic and social composition” concern, were all geopolitical: American public opinion relegated the refugee question to the question of the country’s position in global affairs. Precisely as elites did. </w:t>
      </w:r>
    </w:p>
    <w:p w14:paraId="3EC4489C" w14:textId="77777777" w:rsidR="00C64BA7" w:rsidRPr="00C07213" w:rsidRDefault="00C64BA7" w:rsidP="00C64BA7">
      <w:pPr>
        <w:spacing w:after="0" w:line="276" w:lineRule="auto"/>
        <w:rPr>
          <w:rFonts w:eastAsia="Calibri"/>
          <w:color w:val="000000" w:themeColor="text1"/>
          <w:sz w:val="24"/>
          <w:szCs w:val="24"/>
          <w:lang w:eastAsia="ru-RU"/>
        </w:rPr>
      </w:pPr>
    </w:p>
    <w:p w14:paraId="32F19B7C" w14:textId="0458187C" w:rsidR="00EF5EC4" w:rsidRPr="00C07213" w:rsidRDefault="00D2285E" w:rsidP="00C64BA7">
      <w:pPr>
        <w:pStyle w:val="Heading2"/>
        <w:rPr>
          <w:sz w:val="24"/>
          <w:szCs w:val="24"/>
        </w:rPr>
      </w:pPr>
      <w:r w:rsidRPr="00C07213">
        <w:rPr>
          <w:sz w:val="24"/>
          <w:szCs w:val="24"/>
        </w:rPr>
        <w:t xml:space="preserve">Chapter </w:t>
      </w:r>
      <w:r w:rsidR="00C64BA7" w:rsidRPr="00C07213">
        <w:rPr>
          <w:sz w:val="24"/>
          <w:szCs w:val="24"/>
        </w:rPr>
        <w:t>8: Rwanda and Yugoslavia Controversies</w:t>
      </w:r>
    </w:p>
    <w:p w14:paraId="42AFF50F" w14:textId="73591A23" w:rsidR="00C07213" w:rsidRPr="00C07213" w:rsidRDefault="00C07213" w:rsidP="00C07213">
      <w:pPr>
        <w:rPr>
          <w:sz w:val="24"/>
          <w:szCs w:val="24"/>
        </w:rPr>
      </w:pPr>
    </w:p>
    <w:p w14:paraId="3C4C9AD0" w14:textId="43B2D8A0" w:rsidR="00C07213" w:rsidRPr="00C07213" w:rsidRDefault="00C07213" w:rsidP="00C07213">
      <w:pPr>
        <w:pStyle w:val="Heading3"/>
        <w:rPr>
          <w:sz w:val="24"/>
          <w:szCs w:val="24"/>
        </w:rPr>
      </w:pPr>
      <w:r w:rsidRPr="00C07213">
        <w:rPr>
          <w:sz w:val="24"/>
          <w:szCs w:val="24"/>
        </w:rPr>
        <w:t>Hutu-Tutsi Essentialization</w:t>
      </w:r>
    </w:p>
    <w:p w14:paraId="185D7537" w14:textId="77777777" w:rsidR="00C64BA7" w:rsidRPr="00C07213" w:rsidRDefault="00C64BA7" w:rsidP="00C64BA7">
      <w:pPr>
        <w:spacing w:after="0"/>
        <w:ind w:firstLine="720"/>
        <w:rPr>
          <w:color w:val="000000" w:themeColor="text1"/>
          <w:sz w:val="24"/>
          <w:szCs w:val="24"/>
        </w:rPr>
      </w:pPr>
      <w:r w:rsidRPr="00C07213">
        <w:rPr>
          <w:color w:val="000000" w:themeColor="text1"/>
          <w:sz w:val="24"/>
          <w:szCs w:val="24"/>
        </w:rPr>
        <w:t xml:space="preserve">Some authors object to the very categorization of “Hutu” and ‘Tutsi” refugees as essentializing and perpetuating the colonial racist legacy that set the stage for genocide to begin with. But, in the analytic sense, the division is impossible to avoid. </w:t>
      </w:r>
      <w:r w:rsidR="00B74B4D" w:rsidRPr="00C07213">
        <w:rPr>
          <w:color w:val="000000" w:themeColor="text1"/>
          <w:sz w:val="24"/>
          <w:szCs w:val="24"/>
        </w:rPr>
        <w:t xml:space="preserve">Mamdani (2001) characterizes the RFP’s 1990 invasion from Uganda as “an armed repatriation of </w:t>
      </w:r>
      <w:proofErr w:type="spellStart"/>
      <w:r w:rsidR="00B74B4D" w:rsidRPr="00C07213">
        <w:rPr>
          <w:color w:val="000000" w:themeColor="text1"/>
          <w:sz w:val="24"/>
          <w:szCs w:val="24"/>
        </w:rPr>
        <w:t>Banyarwanda</w:t>
      </w:r>
      <w:proofErr w:type="spellEnd"/>
      <w:r w:rsidR="00B74B4D" w:rsidRPr="00C07213">
        <w:rPr>
          <w:color w:val="000000" w:themeColor="text1"/>
          <w:sz w:val="24"/>
          <w:szCs w:val="24"/>
        </w:rPr>
        <w:t xml:space="preserve"> refugees” (p.36). He argues at length that anti-refugee repression inside Uganda was more causal in forming the RFP than intra-Rwandan politics: in terms of force factors, one could even argue that it was just as much </w:t>
      </w:r>
      <w:r w:rsidR="00B74B4D" w:rsidRPr="00C07213">
        <w:rPr>
          <w:i/>
          <w:iCs/>
          <w:color w:val="000000" w:themeColor="text1"/>
          <w:sz w:val="24"/>
          <w:szCs w:val="24"/>
        </w:rPr>
        <w:t xml:space="preserve">an expulsion </w:t>
      </w:r>
      <w:r w:rsidR="00B74B4D" w:rsidRPr="00C07213">
        <w:rPr>
          <w:color w:val="000000" w:themeColor="text1"/>
          <w:sz w:val="24"/>
          <w:szCs w:val="24"/>
        </w:rPr>
        <w:t xml:space="preserve">as a “repatriation” (see p.327fn71, which </w:t>
      </w:r>
      <w:r w:rsidR="00B74B4D" w:rsidRPr="00C07213">
        <w:rPr>
          <w:color w:val="000000" w:themeColor="text1"/>
          <w:sz w:val="24"/>
          <w:szCs w:val="24"/>
        </w:rPr>
        <w:lastRenderedPageBreak/>
        <w:t>effectively states as much). But the is controversial. On the one hand, it reflects the valuable taboo on using reified “Hutu”</w:t>
      </w:r>
      <w:proofErr w:type="gramStart"/>
      <w:r w:rsidR="00B74B4D" w:rsidRPr="00C07213">
        <w:rPr>
          <w:color w:val="000000" w:themeColor="text1"/>
          <w:sz w:val="24"/>
          <w:szCs w:val="24"/>
        </w:rPr>
        <w:t>-“</w:t>
      </w:r>
      <w:proofErr w:type="gramEnd"/>
      <w:r w:rsidR="00B74B4D" w:rsidRPr="00C07213">
        <w:rPr>
          <w:color w:val="000000" w:themeColor="text1"/>
          <w:sz w:val="24"/>
          <w:szCs w:val="24"/>
        </w:rPr>
        <w:t xml:space="preserve">Tutsi” colonial cleavages that proved so genocidal. Although it may be true that this “is how the second-generation exiles and refugees thought of themselves” among the cohort of 1960s Tutsi force migrants (p.156), it is awkward to say the same about the 1990s. </w:t>
      </w:r>
    </w:p>
    <w:p w14:paraId="3D4E3D18" w14:textId="25D285A3" w:rsidR="00B74B4D" w:rsidRPr="00C07213" w:rsidRDefault="00B74B4D" w:rsidP="00C64BA7">
      <w:pPr>
        <w:spacing w:after="0"/>
        <w:ind w:firstLine="720"/>
        <w:rPr>
          <w:color w:val="000000" w:themeColor="text1"/>
          <w:sz w:val="24"/>
          <w:szCs w:val="24"/>
        </w:rPr>
      </w:pPr>
      <w:r w:rsidRPr="00C07213">
        <w:rPr>
          <w:color w:val="000000" w:themeColor="text1"/>
          <w:sz w:val="24"/>
          <w:szCs w:val="24"/>
        </w:rPr>
        <w:t xml:space="preserve">As Mamdani concedes, it was never the case that “refugees somehow ceased to think of themselves as Hutu or Tutsi and miraculously began to think of themselves as </w:t>
      </w:r>
      <w:proofErr w:type="spellStart"/>
      <w:r w:rsidRPr="00C07213">
        <w:rPr>
          <w:color w:val="000000" w:themeColor="text1"/>
          <w:sz w:val="24"/>
          <w:szCs w:val="24"/>
        </w:rPr>
        <w:t>Banyarwanda</w:t>
      </w:r>
      <w:proofErr w:type="spellEnd"/>
      <w:r w:rsidRPr="00C07213">
        <w:rPr>
          <w:color w:val="000000" w:themeColor="text1"/>
          <w:sz w:val="24"/>
          <w:szCs w:val="24"/>
        </w:rPr>
        <w:t xml:space="preserve"> only” (p.37). We should therefore remember that the 1990 invasion force was a </w:t>
      </w:r>
      <w:r w:rsidRPr="00C07213">
        <w:rPr>
          <w:i/>
          <w:iCs/>
          <w:color w:val="000000" w:themeColor="text1"/>
          <w:sz w:val="24"/>
          <w:szCs w:val="24"/>
        </w:rPr>
        <w:t>Tutsi</w:t>
      </w:r>
      <w:r w:rsidRPr="00C07213">
        <w:rPr>
          <w:color w:val="000000" w:themeColor="text1"/>
          <w:sz w:val="24"/>
          <w:szCs w:val="24"/>
        </w:rPr>
        <w:t>-dominated refugee warrior community, drawing from a refugee population of 400-700 thousand Tutsi forced migrants in neighboring countries (p.161), and that its agenda was the overthrow of Hutu-controlled government. The propaganda notion that the RFP was primarily driven to invade because of the plight of refugees is bunk. On the contrary, it was precisely the prospects of a peaceful mass repatriation, so threatening to them, that further propelled them to take preemptive action “on the eve of an agreement on the status of the refugees” (</w:t>
      </w:r>
      <w:proofErr w:type="spellStart"/>
      <w:r w:rsidRPr="00C07213">
        <w:rPr>
          <w:color w:val="000000" w:themeColor="text1"/>
          <w:sz w:val="24"/>
          <w:szCs w:val="24"/>
        </w:rPr>
        <w:t>Jefremovas</w:t>
      </w:r>
      <w:proofErr w:type="spellEnd"/>
      <w:r w:rsidRPr="00C07213">
        <w:rPr>
          <w:color w:val="000000" w:themeColor="text1"/>
          <w:sz w:val="24"/>
          <w:szCs w:val="24"/>
        </w:rPr>
        <w:t xml:space="preserve"> 2000, p.302; Mamdani 2001, p.328-9fn71)</w:t>
      </w:r>
    </w:p>
    <w:p w14:paraId="5BB3714F" w14:textId="3F2D46B8" w:rsidR="00C64BA7" w:rsidRPr="00C07213" w:rsidRDefault="00C64BA7" w:rsidP="00C64BA7">
      <w:pPr>
        <w:spacing w:after="0"/>
        <w:rPr>
          <w:rFonts w:eastAsia="Times New Roman"/>
          <w:color w:val="000000" w:themeColor="text1"/>
          <w:sz w:val="24"/>
          <w:szCs w:val="24"/>
        </w:rPr>
      </w:pPr>
    </w:p>
    <w:p w14:paraId="46FEDD74" w14:textId="7F534246" w:rsidR="00C07213" w:rsidRPr="00C07213" w:rsidRDefault="00C07213" w:rsidP="00C07213">
      <w:pPr>
        <w:pStyle w:val="Heading3"/>
        <w:rPr>
          <w:sz w:val="24"/>
          <w:szCs w:val="24"/>
        </w:rPr>
      </w:pPr>
      <w:r w:rsidRPr="00C07213">
        <w:rPr>
          <w:sz w:val="24"/>
          <w:szCs w:val="24"/>
        </w:rPr>
        <w:t>Hague Partialities</w:t>
      </w:r>
    </w:p>
    <w:p w14:paraId="38852B28" w14:textId="4706702E" w:rsidR="00143A34" w:rsidRPr="00C07213" w:rsidRDefault="00C64BA7" w:rsidP="00C64BA7">
      <w:pPr>
        <w:spacing w:after="0"/>
        <w:ind w:firstLine="720"/>
        <w:rPr>
          <w:color w:val="000000" w:themeColor="text1"/>
          <w:sz w:val="24"/>
          <w:szCs w:val="24"/>
        </w:rPr>
      </w:pPr>
      <w:r w:rsidRPr="00C07213">
        <w:rPr>
          <w:rFonts w:eastAsia="Times New Roman"/>
          <w:color w:val="000000" w:themeColor="text1"/>
          <w:sz w:val="24"/>
          <w:szCs w:val="24"/>
        </w:rPr>
        <w:t xml:space="preserve">Regarding Yugoslavia, the legacy </w:t>
      </w:r>
      <w:r w:rsidR="00C07213" w:rsidRPr="00C07213">
        <w:rPr>
          <w:rFonts w:eastAsia="Times New Roman"/>
          <w:color w:val="000000" w:themeColor="text1"/>
          <w:sz w:val="24"/>
          <w:szCs w:val="24"/>
        </w:rPr>
        <w:t>of</w:t>
      </w:r>
      <w:r w:rsidRPr="00C07213">
        <w:rPr>
          <w:rFonts w:eastAsia="Times New Roman"/>
          <w:color w:val="000000" w:themeColor="text1"/>
          <w:sz w:val="24"/>
          <w:szCs w:val="24"/>
        </w:rPr>
        <w:t xml:space="preserve"> the Hague Tribunal has attracted considerable controversy. </w:t>
      </w:r>
      <w:r w:rsidR="00143A34" w:rsidRPr="00C07213">
        <w:rPr>
          <w:color w:val="000000" w:themeColor="text1"/>
          <w:sz w:val="24"/>
          <w:szCs w:val="24"/>
        </w:rPr>
        <w:t xml:space="preserve">It is unquestionable that Serbian forces – official, paramilitary, and criminal </w:t>
      </w:r>
      <w:r w:rsidR="00143A34" w:rsidRPr="00C07213">
        <w:rPr>
          <w:color w:val="000000" w:themeColor="text1"/>
          <w:sz w:val="24"/>
          <w:szCs w:val="24"/>
          <w:lang w:val="uk-UA"/>
        </w:rPr>
        <w:t xml:space="preserve">– </w:t>
      </w:r>
      <w:r w:rsidR="00143A34" w:rsidRPr="00C07213">
        <w:rPr>
          <w:color w:val="000000" w:themeColor="text1"/>
          <w:sz w:val="24"/>
          <w:szCs w:val="24"/>
        </w:rPr>
        <w:t xml:space="preserve">committed unspeakable massacres, including in the sieges of Sarajevo and </w:t>
      </w:r>
      <w:proofErr w:type="spellStart"/>
      <w:r w:rsidR="00143A34" w:rsidRPr="00C07213">
        <w:rPr>
          <w:color w:val="000000" w:themeColor="text1"/>
          <w:sz w:val="24"/>
          <w:szCs w:val="24"/>
        </w:rPr>
        <w:t>Vukovar</w:t>
      </w:r>
      <w:proofErr w:type="spellEnd"/>
      <w:r w:rsidR="00143A34" w:rsidRPr="00C07213">
        <w:rPr>
          <w:color w:val="000000" w:themeColor="text1"/>
          <w:sz w:val="24"/>
          <w:szCs w:val="24"/>
        </w:rPr>
        <w:t>, as well as the mass murder of thousands of civilians in Srebrenica.</w:t>
      </w:r>
      <w:r w:rsidR="00143A34" w:rsidRPr="00C07213">
        <w:rPr>
          <w:color w:val="000000" w:themeColor="text1"/>
          <w:sz w:val="24"/>
          <w:szCs w:val="24"/>
          <w:vertAlign w:val="superscript"/>
        </w:rPr>
        <w:footnoteReference w:id="14"/>
      </w:r>
      <w:r w:rsidR="00143A34" w:rsidRPr="00C07213">
        <w:rPr>
          <w:color w:val="000000" w:themeColor="text1"/>
          <w:sz w:val="24"/>
          <w:szCs w:val="24"/>
        </w:rPr>
        <w:t xml:space="preserve"> It is also true that </w:t>
      </w:r>
      <w:proofErr w:type="spellStart"/>
      <w:r w:rsidR="00143A34" w:rsidRPr="00C07213">
        <w:rPr>
          <w:color w:val="000000" w:themeColor="text1"/>
          <w:sz w:val="24"/>
          <w:szCs w:val="24"/>
        </w:rPr>
        <w:t>Bosniak</w:t>
      </w:r>
      <w:proofErr w:type="spellEnd"/>
      <w:r w:rsidR="00143A34" w:rsidRPr="00C07213">
        <w:rPr>
          <w:color w:val="000000" w:themeColor="text1"/>
          <w:sz w:val="24"/>
          <w:szCs w:val="24"/>
        </w:rPr>
        <w:t xml:space="preserve"> belligerents committed fewer atrocities than their Croatian and Serbian counterparts, and that a majority of the death and destruction occurred on the territory of B&amp;H.</w:t>
      </w:r>
      <w:r w:rsidR="00143A34" w:rsidRPr="00C07213">
        <w:rPr>
          <w:color w:val="000000" w:themeColor="text1"/>
          <w:sz w:val="24"/>
          <w:szCs w:val="24"/>
          <w:vertAlign w:val="superscript"/>
        </w:rPr>
        <w:footnoteReference w:id="15"/>
      </w:r>
      <w:r w:rsidR="00143A34" w:rsidRPr="00C07213">
        <w:rPr>
          <w:color w:val="000000" w:themeColor="text1"/>
          <w:sz w:val="24"/>
          <w:szCs w:val="24"/>
        </w:rPr>
        <w:t xml:space="preserve"> Yet the International Criminal Tribunal for  the Former Yugoslavia (ICTY), despite its historical successes, was another cornerstone of refugee stigmatization. For all its success in persecuting the unquestionably murderous Ratko </w:t>
      </w:r>
      <w:proofErr w:type="spellStart"/>
      <w:r w:rsidR="00143A34" w:rsidRPr="00C07213">
        <w:rPr>
          <w:color w:val="000000" w:themeColor="text1"/>
          <w:sz w:val="24"/>
          <w:szCs w:val="24"/>
        </w:rPr>
        <w:t>Mladi</w:t>
      </w:r>
      <w:proofErr w:type="spellEnd"/>
      <w:r w:rsidR="00143A34" w:rsidRPr="00C07213">
        <w:rPr>
          <w:color w:val="000000" w:themeColor="text1"/>
          <w:sz w:val="24"/>
          <w:szCs w:val="24"/>
          <w:lang w:val="sr-Latn-RS"/>
        </w:rPr>
        <w:t>ć, Radovan Karadžić</w:t>
      </w:r>
      <w:r w:rsidR="00143A34" w:rsidRPr="00C07213">
        <w:rPr>
          <w:color w:val="000000" w:themeColor="text1"/>
          <w:sz w:val="24"/>
          <w:szCs w:val="24"/>
        </w:rPr>
        <w:t xml:space="preserve">, and other force factors of non-Serb displacement, the </w:t>
      </w:r>
      <w:r w:rsidR="00143A34" w:rsidRPr="00C07213">
        <w:rPr>
          <w:color w:val="000000" w:themeColor="text1"/>
          <w:sz w:val="24"/>
          <w:szCs w:val="24"/>
          <w:lang w:val="sr-Latn-RS"/>
        </w:rPr>
        <w:t>ICTY displayed a conspicuous “</w:t>
      </w:r>
      <w:r w:rsidR="00143A34" w:rsidRPr="00C07213">
        <w:rPr>
          <w:color w:val="000000" w:themeColor="text1"/>
          <w:sz w:val="24"/>
          <w:szCs w:val="24"/>
        </w:rPr>
        <w:t xml:space="preserve">Victor’s Justice.” While refugee-abuse was rampant on all sides of the war, the principal commanders behind expulsion of Serbs were either exonerated or uncharged (for review of court biases, see </w:t>
      </w:r>
      <w:proofErr w:type="spellStart"/>
      <w:r w:rsidR="00143A34" w:rsidRPr="00C07213">
        <w:rPr>
          <w:color w:val="000000" w:themeColor="text1"/>
          <w:sz w:val="24"/>
          <w:szCs w:val="24"/>
        </w:rPr>
        <w:t>Milojevich</w:t>
      </w:r>
      <w:proofErr w:type="spellEnd"/>
      <w:r w:rsidR="00143A34" w:rsidRPr="00C07213">
        <w:rPr>
          <w:color w:val="000000" w:themeColor="text1"/>
          <w:sz w:val="24"/>
          <w:szCs w:val="24"/>
        </w:rPr>
        <w:t xml:space="preserve"> 2019).</w:t>
      </w:r>
    </w:p>
    <w:p w14:paraId="67D56FBA" w14:textId="77777777" w:rsidR="00143A34" w:rsidRPr="00C07213" w:rsidRDefault="00143A34" w:rsidP="0043448C">
      <w:pPr>
        <w:spacing w:after="0"/>
        <w:ind w:firstLine="720"/>
        <w:rPr>
          <w:color w:val="000000" w:themeColor="text1"/>
          <w:sz w:val="24"/>
          <w:szCs w:val="24"/>
        </w:rPr>
      </w:pPr>
      <w:r w:rsidRPr="00C07213">
        <w:rPr>
          <w:color w:val="000000" w:themeColor="text1"/>
          <w:sz w:val="24"/>
          <w:szCs w:val="24"/>
        </w:rPr>
        <w:t xml:space="preserve">There is no shortage of criticism of the ICTY. In crude chauvinist fashion, all three postwar nationalist </w:t>
      </w:r>
      <w:proofErr w:type="spellStart"/>
      <w:r w:rsidRPr="00C07213">
        <w:rPr>
          <w:color w:val="000000" w:themeColor="text1"/>
          <w:sz w:val="24"/>
          <w:szCs w:val="24"/>
        </w:rPr>
        <w:t>intelligensias</w:t>
      </w:r>
      <w:proofErr w:type="spellEnd"/>
      <w:r w:rsidRPr="00C07213">
        <w:rPr>
          <w:color w:val="000000" w:themeColor="text1"/>
          <w:sz w:val="24"/>
          <w:szCs w:val="24"/>
        </w:rPr>
        <w:t xml:space="preserve"> – Serbian, Croatian, and </w:t>
      </w:r>
      <w:proofErr w:type="spellStart"/>
      <w:r w:rsidRPr="00C07213">
        <w:rPr>
          <w:color w:val="000000" w:themeColor="text1"/>
          <w:sz w:val="24"/>
          <w:szCs w:val="24"/>
        </w:rPr>
        <w:t>Bosniak</w:t>
      </w:r>
      <w:proofErr w:type="spellEnd"/>
      <w:r w:rsidRPr="00C07213">
        <w:rPr>
          <w:color w:val="000000" w:themeColor="text1"/>
          <w:sz w:val="24"/>
          <w:szCs w:val="24"/>
        </w:rPr>
        <w:t xml:space="preserve"> – condemned the ICTY as biased. Through a combination of denial, relativization, selective construction of martyrdom, and conflation of individual criminal guilt with national collective sin, all three nationalist communities managed to reduce what was supposed to be a “reconciliation” enterprise into chauvinist revisionism (</w:t>
      </w:r>
      <w:proofErr w:type="spellStart"/>
      <w:r w:rsidRPr="00C07213">
        <w:rPr>
          <w:color w:val="000000" w:themeColor="text1"/>
          <w:sz w:val="24"/>
          <w:szCs w:val="24"/>
        </w:rPr>
        <w:t>Ristić</w:t>
      </w:r>
      <w:proofErr w:type="spellEnd"/>
      <w:r w:rsidRPr="00C07213">
        <w:rPr>
          <w:color w:val="000000" w:themeColor="text1"/>
          <w:sz w:val="24"/>
          <w:szCs w:val="24"/>
        </w:rPr>
        <w:t xml:space="preserve"> 2019). The resulting “positive portrayal of war criminals across all three countries remained [a] constant feature” of postwar culture and politics (p.189). In that sense, the ICTY can be said to be a failure (</w:t>
      </w:r>
      <w:r w:rsidRPr="00C07213">
        <w:rPr>
          <w:color w:val="000000" w:themeColor="text1"/>
          <w:sz w:val="24"/>
          <w:szCs w:val="24"/>
          <w:lang w:val="ru-RU"/>
        </w:rPr>
        <w:t>Milojevi</w:t>
      </w:r>
      <w:r w:rsidRPr="00C07213">
        <w:rPr>
          <w:color w:val="000000" w:themeColor="text1"/>
          <w:sz w:val="24"/>
          <w:szCs w:val="24"/>
          <w:lang w:val="sr-Latn-RS"/>
        </w:rPr>
        <w:t>ć</w:t>
      </w:r>
      <w:r w:rsidRPr="00C07213">
        <w:rPr>
          <w:color w:val="000000" w:themeColor="text1"/>
          <w:sz w:val="24"/>
          <w:szCs w:val="24"/>
        </w:rPr>
        <w:t xml:space="preserve"> </w:t>
      </w:r>
      <w:r w:rsidRPr="00C07213">
        <w:rPr>
          <w:color w:val="000000" w:themeColor="text1"/>
          <w:sz w:val="24"/>
          <w:szCs w:val="24"/>
          <w:lang w:val="ru-RU"/>
        </w:rPr>
        <w:t>2019</w:t>
      </w:r>
      <w:r w:rsidRPr="00C07213">
        <w:rPr>
          <w:color w:val="000000" w:themeColor="text1"/>
          <w:sz w:val="24"/>
          <w:szCs w:val="24"/>
        </w:rPr>
        <w:t>).</w:t>
      </w:r>
    </w:p>
    <w:p w14:paraId="022C1661" w14:textId="77777777" w:rsidR="00143A34" w:rsidRPr="00C07213" w:rsidRDefault="00143A34" w:rsidP="0043448C">
      <w:pPr>
        <w:spacing w:after="0"/>
        <w:ind w:firstLine="720"/>
        <w:rPr>
          <w:color w:val="000000" w:themeColor="text1"/>
          <w:sz w:val="24"/>
          <w:szCs w:val="24"/>
          <w:lang w:val="sr-Latn-RS"/>
        </w:rPr>
      </w:pPr>
      <w:r w:rsidRPr="00C07213">
        <w:rPr>
          <w:color w:val="000000" w:themeColor="text1"/>
          <w:sz w:val="24"/>
          <w:szCs w:val="24"/>
        </w:rPr>
        <w:lastRenderedPageBreak/>
        <w:t xml:space="preserve">Notwithstanding the Serbian nationalist exploitation of the fact, it is true that one ethnic belligerent “side” was disproportionately – and sometimes solely – singled out. Leaving aside for the moment that atrocities were not a monopoly of Serbian belligerents, what concerns us here is the sharp geopolitical difference between the victorious, Western-backed perpetrators of displacement and the (more numerous) rest. Serbian victims – refugees included – were simply not-as-adequate candidates for recognition as </w:t>
      </w:r>
      <w:proofErr w:type="spellStart"/>
      <w:r w:rsidRPr="00C07213">
        <w:rPr>
          <w:color w:val="000000" w:themeColor="text1"/>
          <w:sz w:val="24"/>
          <w:szCs w:val="24"/>
        </w:rPr>
        <w:t>Bosniak</w:t>
      </w:r>
      <w:proofErr w:type="spellEnd"/>
      <w:r w:rsidRPr="00C07213">
        <w:rPr>
          <w:color w:val="000000" w:themeColor="text1"/>
          <w:sz w:val="24"/>
          <w:szCs w:val="24"/>
        </w:rPr>
        <w:t>, Croatian and other victims. In the words of one political scientist, the ICTY was “a system of biased justice where the main goal is to indict Serbs while preventing any indictment of NATO leaders and minimizing those against Croats and Muslims” (Raju 2003, p.171).</w:t>
      </w:r>
      <w:r w:rsidRPr="00C07213">
        <w:rPr>
          <w:color w:val="000000" w:themeColor="text1"/>
          <w:sz w:val="24"/>
          <w:szCs w:val="24"/>
          <w:vertAlign w:val="superscript"/>
        </w:rPr>
        <w:footnoteReference w:id="16"/>
      </w:r>
      <w:r w:rsidRPr="00C07213">
        <w:rPr>
          <w:color w:val="000000" w:themeColor="text1"/>
          <w:sz w:val="24"/>
          <w:szCs w:val="24"/>
        </w:rPr>
        <w:t xml:space="preserve"> </w:t>
      </w:r>
    </w:p>
    <w:p w14:paraId="7063389D" w14:textId="77777777" w:rsidR="00143A34" w:rsidRPr="00C07213" w:rsidRDefault="00143A34" w:rsidP="0043448C">
      <w:pPr>
        <w:spacing w:after="0"/>
        <w:ind w:firstLine="720"/>
        <w:rPr>
          <w:color w:val="000000" w:themeColor="text1"/>
          <w:sz w:val="24"/>
          <w:szCs w:val="24"/>
        </w:rPr>
      </w:pPr>
      <w:r w:rsidRPr="00C07213">
        <w:rPr>
          <w:color w:val="000000" w:themeColor="text1"/>
          <w:sz w:val="24"/>
          <w:szCs w:val="24"/>
        </w:rPr>
        <w:t>Though the bias is characterized as ethnic, with sharply asymmetrical anti-Serb penalties for comparable crimes, it is in fact geopolitical. Of the total years of ICTY sentencing, less than 4% were for crimes against Serbs and 96% for crimes against non-Serbs. Across hundreds of cases, 79% of all the sentencing years went to defendants of Serbian ethnicity, and only 21% for all other defendants combined, while conviction rates and punishment severities for crimes against non-Serb victims were dramatically higher than for crimes against Serbs (</w:t>
      </w:r>
      <w:proofErr w:type="spellStart"/>
      <w:r w:rsidRPr="00C07213">
        <w:rPr>
          <w:color w:val="000000" w:themeColor="text1"/>
          <w:sz w:val="24"/>
          <w:szCs w:val="24"/>
        </w:rPr>
        <w:t>Milojevich</w:t>
      </w:r>
      <w:proofErr w:type="spellEnd"/>
      <w:r w:rsidRPr="00C07213">
        <w:rPr>
          <w:color w:val="000000" w:themeColor="text1"/>
          <w:sz w:val="24"/>
          <w:szCs w:val="24"/>
        </w:rPr>
        <w:t xml:space="preserve"> 2019, pp.64-5; </w:t>
      </w:r>
      <w:proofErr w:type="spellStart"/>
      <w:r w:rsidRPr="00C07213">
        <w:rPr>
          <w:color w:val="000000" w:themeColor="text1"/>
          <w:sz w:val="24"/>
          <w:szCs w:val="24"/>
        </w:rPr>
        <w:t>Ljubi</w:t>
      </w:r>
      <w:proofErr w:type="spellEnd"/>
      <w:r w:rsidRPr="00C07213">
        <w:rPr>
          <w:color w:val="000000" w:themeColor="text1"/>
          <w:sz w:val="24"/>
          <w:szCs w:val="24"/>
          <w:lang w:val="sr-Latn-RS"/>
        </w:rPr>
        <w:t>šić 2004, p.77</w:t>
      </w:r>
      <w:r w:rsidRPr="00C07213">
        <w:rPr>
          <w:color w:val="000000" w:themeColor="text1"/>
          <w:sz w:val="24"/>
          <w:szCs w:val="24"/>
        </w:rPr>
        <w:t>);</w:t>
      </w:r>
    </w:p>
    <w:p w14:paraId="65FF2781" w14:textId="3E2E2B05" w:rsidR="00143A34" w:rsidRPr="00C07213" w:rsidRDefault="00143A34" w:rsidP="0043448C">
      <w:pPr>
        <w:spacing w:after="0"/>
        <w:rPr>
          <w:color w:val="000000" w:themeColor="text1"/>
          <w:sz w:val="24"/>
          <w:szCs w:val="24"/>
        </w:rPr>
      </w:pPr>
      <w:r w:rsidRPr="00C07213">
        <w:rPr>
          <w:color w:val="000000" w:themeColor="text1"/>
          <w:sz w:val="24"/>
          <w:szCs w:val="24"/>
        </w:rPr>
        <w:tab/>
        <w:t xml:space="preserve">By far the most striking omission of the Hague court was its failure to prosecute Croatian “father of the nation” </w:t>
      </w:r>
      <w:proofErr w:type="spellStart"/>
      <w:r w:rsidRPr="00C07213">
        <w:rPr>
          <w:color w:val="000000" w:themeColor="text1"/>
          <w:sz w:val="24"/>
          <w:szCs w:val="24"/>
        </w:rPr>
        <w:t>Franjo</w:t>
      </w:r>
      <w:proofErr w:type="spellEnd"/>
      <w:r w:rsidRPr="00C07213">
        <w:rPr>
          <w:color w:val="000000" w:themeColor="text1"/>
          <w:sz w:val="24"/>
          <w:szCs w:val="24"/>
        </w:rPr>
        <w:t xml:space="preserve"> Tudjman, who publicly boasted after the war that his greatest achievement is the mass expulsion of Serbs, so that “they will never again be more than 3-4 minor percentage” of the population (</w:t>
      </w:r>
      <w:proofErr w:type="spellStart"/>
      <w:r w:rsidRPr="00C07213">
        <w:rPr>
          <w:color w:val="000000" w:themeColor="text1"/>
          <w:sz w:val="24"/>
          <w:szCs w:val="24"/>
        </w:rPr>
        <w:t>Delić</w:t>
      </w:r>
      <w:proofErr w:type="spellEnd"/>
      <w:r w:rsidRPr="00C07213">
        <w:rPr>
          <w:color w:val="000000" w:themeColor="text1"/>
          <w:sz w:val="24"/>
          <w:szCs w:val="24"/>
        </w:rPr>
        <w:t xml:space="preserve"> et al. 2004, p.41).</w:t>
      </w:r>
      <w:r w:rsidRPr="00C07213">
        <w:rPr>
          <w:color w:val="000000" w:themeColor="text1"/>
          <w:sz w:val="24"/>
          <w:szCs w:val="24"/>
          <w:vertAlign w:val="superscript"/>
        </w:rPr>
        <w:footnoteReference w:id="17"/>
      </w:r>
      <w:r w:rsidRPr="00C07213">
        <w:rPr>
          <w:color w:val="000000" w:themeColor="text1"/>
          <w:sz w:val="24"/>
          <w:szCs w:val="24"/>
        </w:rPr>
        <w:t xml:space="preserve"> Under his command, Croatian forces routinely targeted refugees and refugee convoys, including without battlefield utility, simply “to vent their anger” (O'Shea (2012, pp.165). Tudjman was audio-recorded literally stating the objectives of mass expulsion in Krajina as “So that the Serbs are there no longer” did not circumvent the geopolitical logic. Further </w:t>
      </w:r>
      <w:proofErr w:type="spellStart"/>
      <w:r w:rsidRPr="00C07213">
        <w:rPr>
          <w:color w:val="000000" w:themeColor="text1"/>
          <w:sz w:val="24"/>
          <w:szCs w:val="24"/>
        </w:rPr>
        <w:t>acquitals</w:t>
      </w:r>
      <w:proofErr w:type="spellEnd"/>
      <w:r w:rsidRPr="00C07213">
        <w:rPr>
          <w:color w:val="000000" w:themeColor="text1"/>
          <w:sz w:val="24"/>
          <w:szCs w:val="24"/>
        </w:rPr>
        <w:t xml:space="preserve"> of Gotovina and </w:t>
      </w:r>
      <w:r w:rsidRPr="00C07213">
        <w:rPr>
          <w:color w:val="000000" w:themeColor="text1"/>
          <w:sz w:val="24"/>
          <w:szCs w:val="24"/>
          <w:lang w:val="sr-Latn-RS"/>
        </w:rPr>
        <w:t xml:space="preserve">Čarmak served to erase the hundreds of thousdands of refugees they ethnically cleansed from nationalist memory, </w:t>
      </w:r>
      <w:r w:rsidRPr="00C07213">
        <w:rPr>
          <w:color w:val="000000" w:themeColor="text1"/>
          <w:sz w:val="24"/>
          <w:szCs w:val="24"/>
        </w:rPr>
        <w:t>with the “voices of victimhood […] subjugated before the narrative of glorious victory” (</w:t>
      </w:r>
      <w:proofErr w:type="spellStart"/>
      <w:r w:rsidRPr="00C07213">
        <w:rPr>
          <w:color w:val="000000" w:themeColor="text1"/>
          <w:sz w:val="24"/>
          <w:szCs w:val="24"/>
        </w:rPr>
        <w:t>Ristić</w:t>
      </w:r>
      <w:proofErr w:type="spellEnd"/>
      <w:r w:rsidRPr="00C07213">
        <w:rPr>
          <w:color w:val="000000" w:themeColor="text1"/>
          <w:sz w:val="24"/>
          <w:szCs w:val="24"/>
        </w:rPr>
        <w:t xml:space="preserve"> 2019, p.180). The leading war criminal among the </w:t>
      </w:r>
      <w:proofErr w:type="spellStart"/>
      <w:r w:rsidRPr="00C07213">
        <w:rPr>
          <w:color w:val="000000" w:themeColor="text1"/>
          <w:sz w:val="24"/>
          <w:szCs w:val="24"/>
        </w:rPr>
        <w:t>Bosniak</w:t>
      </w:r>
      <w:proofErr w:type="spellEnd"/>
      <w:r w:rsidRPr="00C07213">
        <w:rPr>
          <w:color w:val="000000" w:themeColor="text1"/>
          <w:sz w:val="24"/>
          <w:szCs w:val="24"/>
        </w:rPr>
        <w:t xml:space="preserve"> formations, Naser Ori</w:t>
      </w:r>
      <w:r w:rsidRPr="00C07213">
        <w:rPr>
          <w:color w:val="000000" w:themeColor="text1"/>
          <w:sz w:val="24"/>
          <w:szCs w:val="24"/>
          <w:lang w:val="sr-Latn-RS"/>
        </w:rPr>
        <w:t xml:space="preserve">ć </w:t>
      </w:r>
      <w:r w:rsidRPr="00C07213">
        <w:rPr>
          <w:color w:val="000000" w:themeColor="text1"/>
          <w:sz w:val="24"/>
          <w:szCs w:val="24"/>
          <w:lang w:val="uk-UA"/>
        </w:rPr>
        <w:t xml:space="preserve">– </w:t>
      </w:r>
      <w:r w:rsidRPr="00C07213">
        <w:rPr>
          <w:color w:val="000000" w:themeColor="text1"/>
          <w:sz w:val="24"/>
          <w:szCs w:val="24"/>
        </w:rPr>
        <w:t xml:space="preserve">whose “crimes against Serb civilians were among the worst perpetrated by anyone in the Bosnian civil war” </w:t>
      </w:r>
      <w:r w:rsidRPr="00C07213">
        <w:rPr>
          <w:color w:val="000000" w:themeColor="text1"/>
          <w:sz w:val="24"/>
          <w:szCs w:val="24"/>
          <w:lang w:val="sr-Latn-RS"/>
        </w:rPr>
        <w:t xml:space="preserve">(cited in </w:t>
      </w:r>
      <w:r w:rsidRPr="00C07213">
        <w:rPr>
          <w:color w:val="000000" w:themeColor="text1"/>
          <w:sz w:val="24"/>
          <w:szCs w:val="24"/>
          <w:lang w:val="ru-RU"/>
        </w:rPr>
        <w:t>Milojevich</w:t>
      </w:r>
      <w:r w:rsidRPr="00C07213">
        <w:rPr>
          <w:color w:val="000000" w:themeColor="text1"/>
          <w:sz w:val="24"/>
          <w:szCs w:val="24"/>
          <w:lang w:val="sr-Latn-RS"/>
        </w:rPr>
        <w:t xml:space="preserve"> </w:t>
      </w:r>
      <w:r w:rsidRPr="00C07213">
        <w:rPr>
          <w:color w:val="000000" w:themeColor="text1"/>
          <w:sz w:val="24"/>
          <w:szCs w:val="24"/>
          <w:lang w:val="ru-RU"/>
        </w:rPr>
        <w:t>2019</w:t>
      </w:r>
      <w:r w:rsidRPr="00C07213">
        <w:rPr>
          <w:color w:val="000000" w:themeColor="text1"/>
          <w:sz w:val="24"/>
          <w:szCs w:val="24"/>
          <w:lang w:val="sr-Latn-RS"/>
        </w:rPr>
        <w:t xml:space="preserve">, p.54) </w:t>
      </w:r>
      <w:r w:rsidRPr="00C07213">
        <w:rPr>
          <w:color w:val="000000" w:themeColor="text1"/>
          <w:sz w:val="24"/>
          <w:szCs w:val="24"/>
        </w:rPr>
        <w:t>–</w:t>
      </w:r>
      <w:r w:rsidRPr="00C07213">
        <w:rPr>
          <w:color w:val="000000" w:themeColor="text1"/>
          <w:sz w:val="24"/>
          <w:szCs w:val="24"/>
          <w:lang w:val="sr-Latn-RS"/>
        </w:rPr>
        <w:t xml:space="preserve"> was likewise acquitted. Orić</w:t>
      </w:r>
      <w:r w:rsidRPr="00C07213">
        <w:rPr>
          <w:color w:val="000000" w:themeColor="text1"/>
          <w:sz w:val="24"/>
          <w:szCs w:val="24"/>
        </w:rPr>
        <w:t>’s top brigade commanders – notable refugee-torturers</w:t>
      </w:r>
      <w:r w:rsidRPr="00C07213">
        <w:rPr>
          <w:color w:val="000000" w:themeColor="text1"/>
          <w:sz w:val="24"/>
          <w:szCs w:val="24"/>
          <w:vertAlign w:val="superscript"/>
        </w:rPr>
        <w:footnoteReference w:id="18"/>
      </w:r>
      <w:r w:rsidRPr="00C07213">
        <w:rPr>
          <w:color w:val="000000" w:themeColor="text1"/>
          <w:sz w:val="24"/>
          <w:szCs w:val="24"/>
        </w:rPr>
        <w:t xml:space="preserve"> – were not even charged.</w:t>
      </w:r>
    </w:p>
    <w:p w14:paraId="0C352C12" w14:textId="6EE86C6D" w:rsidR="00C64BA7" w:rsidRPr="00C07213" w:rsidRDefault="00C64BA7" w:rsidP="0043448C">
      <w:pPr>
        <w:spacing w:after="0"/>
        <w:rPr>
          <w:color w:val="000000" w:themeColor="text1"/>
          <w:sz w:val="24"/>
          <w:szCs w:val="24"/>
        </w:rPr>
      </w:pPr>
    </w:p>
    <w:p w14:paraId="2AADFD95" w14:textId="1F197206" w:rsidR="00C07213" w:rsidRPr="00C07213" w:rsidRDefault="00C07213" w:rsidP="00C07213">
      <w:pPr>
        <w:pStyle w:val="Heading3"/>
        <w:rPr>
          <w:sz w:val="24"/>
          <w:szCs w:val="24"/>
        </w:rPr>
      </w:pPr>
      <w:r w:rsidRPr="00C07213">
        <w:rPr>
          <w:sz w:val="24"/>
          <w:szCs w:val="24"/>
        </w:rPr>
        <w:t xml:space="preserve">Corroborating Quotes for </w:t>
      </w:r>
      <w:r w:rsidR="00D2285E" w:rsidRPr="00C07213">
        <w:rPr>
          <w:sz w:val="24"/>
          <w:szCs w:val="24"/>
        </w:rPr>
        <w:t xml:space="preserve">Chart </w:t>
      </w:r>
      <w:r w:rsidRPr="00C07213">
        <w:rPr>
          <w:sz w:val="24"/>
          <w:szCs w:val="24"/>
        </w:rPr>
        <w:t>8</w:t>
      </w:r>
      <w:r w:rsidR="00D2285E" w:rsidRPr="00C07213">
        <w:rPr>
          <w:sz w:val="24"/>
          <w:szCs w:val="24"/>
        </w:rPr>
        <w:t xml:space="preserve">.2. </w:t>
      </w:r>
    </w:p>
    <w:p w14:paraId="5959E4C2" w14:textId="08007528" w:rsidR="00134EC6" w:rsidRPr="00C07213" w:rsidRDefault="00C07213" w:rsidP="00C07213">
      <w:pPr>
        <w:spacing w:after="0"/>
        <w:ind w:firstLine="709"/>
        <w:rPr>
          <w:color w:val="000000" w:themeColor="text1"/>
          <w:sz w:val="24"/>
          <w:szCs w:val="24"/>
        </w:rPr>
      </w:pPr>
      <w:r w:rsidRPr="00C07213">
        <w:rPr>
          <w:color w:val="000000" w:themeColor="text1"/>
          <w:sz w:val="24"/>
          <w:szCs w:val="24"/>
        </w:rPr>
        <w:t>To provide additional evidence that the s</w:t>
      </w:r>
      <w:r w:rsidR="00D2285E" w:rsidRPr="00C07213">
        <w:rPr>
          <w:color w:val="000000" w:themeColor="text1"/>
          <w:sz w:val="24"/>
          <w:szCs w:val="24"/>
        </w:rPr>
        <w:t>elected stigma quotes of</w:t>
      </w:r>
      <w:r w:rsidRPr="00C07213">
        <w:rPr>
          <w:color w:val="000000" w:themeColor="text1"/>
          <w:sz w:val="24"/>
          <w:szCs w:val="24"/>
        </w:rPr>
        <w:t xml:space="preserve"> Chart 8.2 regarding the</w:t>
      </w:r>
      <w:r w:rsidR="00D2285E" w:rsidRPr="00C07213">
        <w:rPr>
          <w:color w:val="000000" w:themeColor="text1"/>
          <w:sz w:val="24"/>
          <w:szCs w:val="24"/>
        </w:rPr>
        <w:t xml:space="preserve"> 1995 bad refugees </w:t>
      </w:r>
      <w:r w:rsidRPr="00C07213">
        <w:rPr>
          <w:color w:val="000000" w:themeColor="text1"/>
          <w:sz w:val="24"/>
          <w:szCs w:val="24"/>
        </w:rPr>
        <w:t xml:space="preserve">(drawn from: </w:t>
      </w:r>
      <w:r w:rsidR="00134EC6" w:rsidRPr="00C07213">
        <w:rPr>
          <w:color w:val="000000" w:themeColor="text1"/>
          <w:sz w:val="24"/>
          <w:szCs w:val="24"/>
          <w:lang w:eastAsia="ru-RU"/>
        </w:rPr>
        <w:t>[252190362]; [2869862163]; [307907938]; [109472937]; [2031236004]; [109487319]; [2031235332]</w:t>
      </w:r>
      <w:r w:rsidRPr="00C07213">
        <w:rPr>
          <w:color w:val="000000" w:themeColor="text1"/>
          <w:sz w:val="24"/>
          <w:szCs w:val="24"/>
          <w:lang w:eastAsia="ru-RU"/>
        </w:rPr>
        <w:t>), here are other t</w:t>
      </w:r>
      <w:r w:rsidR="00134EC6" w:rsidRPr="00C07213">
        <w:rPr>
          <w:color w:val="000000" w:themeColor="text1"/>
          <w:sz w:val="24"/>
          <w:szCs w:val="24"/>
          <w:lang w:eastAsia="ru-RU"/>
        </w:rPr>
        <w:t>ypical examples coded as collective guilting:</w:t>
      </w:r>
    </w:p>
    <w:p w14:paraId="68A9DDC3" w14:textId="3CE87C51"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lastRenderedPageBreak/>
        <w:t xml:space="preserve">“a bitter army of Serb refugees [consisted of] thugs,” not of, say, women or children [1844035723]; </w:t>
      </w:r>
    </w:p>
    <w:p w14:paraId="57AD6245" w14:textId="2E45905C"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 xml:space="preserve">“The refugees, many of them armed and some of them still in battle fatigues from the fighting positions” [2197841473], with even “some” being </w:t>
      </w:r>
      <w:proofErr w:type="spellStart"/>
      <w:r w:rsidRPr="00C07213">
        <w:rPr>
          <w:rFonts w:ascii="Times New Roman" w:hAnsi="Times New Roman" w:cs="Times New Roman"/>
          <w:color w:val="000000" w:themeColor="text1"/>
          <w:sz w:val="24"/>
          <w:szCs w:val="24"/>
          <w:lang w:eastAsia="ru-RU"/>
        </w:rPr>
        <w:t>innacurate</w:t>
      </w:r>
      <w:proofErr w:type="spellEnd"/>
      <w:r w:rsidRPr="00C07213">
        <w:rPr>
          <w:rFonts w:ascii="Times New Roman" w:hAnsi="Times New Roman" w:cs="Times New Roman"/>
          <w:color w:val="000000" w:themeColor="text1"/>
          <w:sz w:val="24"/>
          <w:szCs w:val="24"/>
          <w:lang w:eastAsia="ru-RU"/>
        </w:rPr>
        <w:t xml:space="preserve"> since the uniformed were executed;</w:t>
      </w:r>
    </w:p>
    <w:p w14:paraId="319FE881" w14:textId="3D21F575"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bookmarkStart w:id="15" w:name="_Hlk192270470"/>
      <w:r w:rsidRPr="00C07213">
        <w:rPr>
          <w:rFonts w:ascii="Times New Roman" w:hAnsi="Times New Roman" w:cs="Times New Roman"/>
          <w:color w:val="000000" w:themeColor="text1"/>
          <w:sz w:val="24"/>
          <w:szCs w:val="24"/>
          <w:lang w:eastAsia="ru-RU"/>
        </w:rPr>
        <w:t>“Ousted Serbs Said to Oust Others” [109472937];</w:t>
      </w:r>
    </w:p>
    <w:bookmarkEnd w:id="15"/>
    <w:p w14:paraId="5EA764DE" w14:textId="0F1B089B"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 xml:space="preserve">“Serb Refugees Take Revenge on Croats” [2869862163] instead of vice-versa; </w:t>
      </w:r>
    </w:p>
    <w:p w14:paraId="56D587D7" w14:textId="1B25D423"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“Serb refugees appear ready to exact revenge” [2031234984];</w:t>
      </w:r>
    </w:p>
    <w:p w14:paraId="58C93239" w14:textId="1548148A"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“This number of Serb refugees, brought here from another country, would seriously upset the ethnic balance” [109529787];</w:t>
      </w:r>
    </w:p>
    <w:p w14:paraId="39989CDC" w14:textId="0948B319"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“forced to sign over her house and belongings to Bosnian Serb refugees” [293171820];</w:t>
      </w:r>
    </w:p>
    <w:p w14:paraId="2EC669D5" w14:textId="450B8C11"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“Serbian refugees who have been pouring out of the Krajina region of Croatia talked of hate and revenge,” not – for instance – of misery, loss and violence [2030860640];</w:t>
      </w:r>
    </w:p>
    <w:p w14:paraId="0CD6D5EA" w14:textId="670934AD"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Instead of being sad recipients of disaster, “The Serbian refugees are angry [and] may spark the next disaster” [1844070295];</w:t>
      </w:r>
    </w:p>
    <w:p w14:paraId="28D93B11" w14:textId="0CD933F7"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 xml:space="preserve">“new Serb refugees help push Muslims and Croats out” [212791160]; </w:t>
      </w:r>
    </w:p>
    <w:p w14:paraId="30BBB279" w14:textId="39DCB57A"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 xml:space="preserve">“a Croat who tried to negotiate on behalf of a </w:t>
      </w:r>
      <w:proofErr w:type="spellStart"/>
      <w:r w:rsidRPr="00C07213">
        <w:rPr>
          <w:rFonts w:ascii="Times New Roman" w:hAnsi="Times New Roman" w:cs="Times New Roman"/>
          <w:color w:val="000000" w:themeColor="text1"/>
          <w:sz w:val="24"/>
          <w:szCs w:val="24"/>
          <w:lang w:eastAsia="ru-RU"/>
        </w:rPr>
        <w:t>neighbour</w:t>
      </w:r>
      <w:proofErr w:type="spellEnd"/>
      <w:r w:rsidRPr="00C07213">
        <w:rPr>
          <w:rFonts w:ascii="Times New Roman" w:hAnsi="Times New Roman" w:cs="Times New Roman"/>
          <w:color w:val="000000" w:themeColor="text1"/>
          <w:sz w:val="24"/>
          <w:szCs w:val="24"/>
          <w:lang w:eastAsia="ru-RU"/>
        </w:rPr>
        <w:t xml:space="preserve"> whose house was seized by Krajina Serb refugees was shot dead by one of the Serbs” [312365444];</w:t>
      </w:r>
    </w:p>
    <w:p w14:paraId="2BBAA7BF" w14:textId="03AB4AF3"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“bitter and vengeful Serb refugees from the Krajina descend on […]  quiet farmland communities” [312369893];</w:t>
      </w:r>
    </w:p>
    <w:p w14:paraId="07D3DA1E" w14:textId="606C0EA9"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 xml:space="preserve">“Serb refugees further </w:t>
      </w:r>
      <w:proofErr w:type="spellStart"/>
      <w:r w:rsidRPr="00C07213">
        <w:rPr>
          <w:rFonts w:ascii="Times New Roman" w:hAnsi="Times New Roman" w:cs="Times New Roman"/>
          <w:color w:val="000000" w:themeColor="text1"/>
          <w:sz w:val="24"/>
          <w:szCs w:val="24"/>
          <w:lang w:eastAsia="ru-RU"/>
        </w:rPr>
        <w:t>complicat</w:t>
      </w:r>
      <w:proofErr w:type="spellEnd"/>
      <w:r w:rsidRPr="00C07213">
        <w:rPr>
          <w:rFonts w:ascii="Times New Roman" w:hAnsi="Times New Roman" w:cs="Times New Roman"/>
          <w:color w:val="000000" w:themeColor="text1"/>
          <w:sz w:val="24"/>
          <w:szCs w:val="24"/>
          <w:lang w:eastAsia="ru-RU"/>
        </w:rPr>
        <w:t xml:space="preserve">[e] matters and </w:t>
      </w:r>
      <w:proofErr w:type="spellStart"/>
      <w:r w:rsidRPr="00C07213">
        <w:rPr>
          <w:rFonts w:ascii="Times New Roman" w:hAnsi="Times New Roman" w:cs="Times New Roman"/>
          <w:color w:val="000000" w:themeColor="text1"/>
          <w:sz w:val="24"/>
          <w:szCs w:val="24"/>
          <w:lang w:eastAsia="ru-RU"/>
        </w:rPr>
        <w:t>rais</w:t>
      </w:r>
      <w:proofErr w:type="spellEnd"/>
      <w:r w:rsidRPr="00C07213">
        <w:rPr>
          <w:rFonts w:ascii="Times New Roman" w:hAnsi="Times New Roman" w:cs="Times New Roman"/>
          <w:color w:val="000000" w:themeColor="text1"/>
          <w:sz w:val="24"/>
          <w:szCs w:val="24"/>
          <w:lang w:eastAsia="ru-RU"/>
        </w:rPr>
        <w:t>[e] tensions” [2453353698];</w:t>
      </w:r>
    </w:p>
    <w:p w14:paraId="296F16D2" w14:textId="5A686ADF"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“Now that Serbian refugees have been expelled from Krajina, there is a touch of moral equivalency to the Bosnian tragedy [1903869490];</w:t>
      </w:r>
    </w:p>
    <w:p w14:paraId="4ADA7D2F" w14:textId="3AA28EA7"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“driven from their homes after driving others from theirs”</w:t>
      </w:r>
      <w:r w:rsidRPr="00C07213">
        <w:rPr>
          <w:rFonts w:ascii="Times New Roman" w:hAnsi="Times New Roman" w:cs="Times New Roman"/>
          <w:color w:val="000000" w:themeColor="text1"/>
          <w:sz w:val="24"/>
          <w:szCs w:val="24"/>
        </w:rPr>
        <w:t xml:space="preserve"> [</w:t>
      </w:r>
      <w:r w:rsidRPr="00C07213">
        <w:rPr>
          <w:rFonts w:ascii="Times New Roman" w:hAnsi="Times New Roman" w:cs="Times New Roman"/>
          <w:color w:val="000000" w:themeColor="text1"/>
          <w:sz w:val="24"/>
          <w:szCs w:val="24"/>
          <w:lang w:eastAsia="ru-RU"/>
        </w:rPr>
        <w:t>2031236004], implying complete conflation of refugees with armies;</w:t>
      </w:r>
    </w:p>
    <w:p w14:paraId="6EF6AF0D" w14:textId="77777777"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“guilty satisfaction brough on by the sight of Serb refugees” is said to be understandable, as “One’s pity for the victims is mitigated by memories of their [</w:t>
      </w:r>
      <w:r w:rsidRPr="00C07213">
        <w:rPr>
          <w:rFonts w:ascii="Times New Roman" w:hAnsi="Times New Roman" w:cs="Times New Roman"/>
          <w:i/>
          <w:iCs/>
          <w:color w:val="000000" w:themeColor="text1"/>
          <w:sz w:val="24"/>
          <w:szCs w:val="24"/>
          <w:lang w:eastAsia="ru-RU"/>
        </w:rPr>
        <w:t>sic</w:t>
      </w:r>
      <w:r w:rsidRPr="00C07213">
        <w:rPr>
          <w:rFonts w:ascii="Times New Roman" w:hAnsi="Times New Roman" w:cs="Times New Roman"/>
          <w:color w:val="000000" w:themeColor="text1"/>
          <w:sz w:val="24"/>
          <w:szCs w:val="24"/>
          <w:lang w:eastAsia="ru-RU"/>
        </w:rPr>
        <w:t>] conduct” [903265711];</w:t>
      </w:r>
    </w:p>
    <w:p w14:paraId="79DCB0A8" w14:textId="77777777"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“Once, Muslims suffered here as prisoners in a Serb-run camp. Now, fortunes have shifted and Serb refugees jam the grounds” [2869731282];</w:t>
      </w:r>
    </w:p>
    <w:p w14:paraId="69180D52" w14:textId="77777777"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 xml:space="preserve">“the displacement of many thousands of Serb refugees by advancing Croat forces […] must not deflect from the recent atrocities perpetrated against the </w:t>
      </w:r>
      <w:proofErr w:type="spellStart"/>
      <w:r w:rsidRPr="00C07213">
        <w:rPr>
          <w:rFonts w:ascii="Times New Roman" w:hAnsi="Times New Roman" w:cs="Times New Roman"/>
          <w:color w:val="000000" w:themeColor="text1"/>
          <w:sz w:val="24"/>
          <w:szCs w:val="24"/>
          <w:lang w:eastAsia="ru-RU"/>
        </w:rPr>
        <w:t>Bosinian</w:t>
      </w:r>
      <w:proofErr w:type="spellEnd"/>
      <w:r w:rsidRPr="00C07213">
        <w:rPr>
          <w:rFonts w:ascii="Times New Roman" w:hAnsi="Times New Roman" w:cs="Times New Roman"/>
          <w:color w:val="000000" w:themeColor="text1"/>
          <w:sz w:val="24"/>
          <w:szCs w:val="24"/>
          <w:lang w:eastAsia="ru-RU"/>
        </w:rPr>
        <w:t xml:space="preserve"> [</w:t>
      </w:r>
      <w:r w:rsidRPr="00C07213">
        <w:rPr>
          <w:rFonts w:ascii="Times New Roman" w:hAnsi="Times New Roman" w:cs="Times New Roman"/>
          <w:i/>
          <w:iCs/>
          <w:color w:val="000000" w:themeColor="text1"/>
          <w:sz w:val="24"/>
          <w:szCs w:val="24"/>
          <w:lang w:eastAsia="ru-RU"/>
        </w:rPr>
        <w:t>sic</w:t>
      </w:r>
      <w:r w:rsidRPr="00C07213">
        <w:rPr>
          <w:rFonts w:ascii="Times New Roman" w:hAnsi="Times New Roman" w:cs="Times New Roman"/>
          <w:color w:val="000000" w:themeColor="text1"/>
          <w:sz w:val="24"/>
          <w:szCs w:val="24"/>
          <w:lang w:eastAsia="ru-RU"/>
        </w:rPr>
        <w:t>] Muslim community”</w:t>
      </w:r>
    </w:p>
    <w:p w14:paraId="0AB1DF35" w14:textId="77777777"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 xml:space="preserve">“Serbs were fleeing </w:t>
      </w:r>
      <w:proofErr w:type="spellStart"/>
      <w:r w:rsidRPr="00C07213">
        <w:rPr>
          <w:rFonts w:ascii="Times New Roman" w:hAnsi="Times New Roman" w:cs="Times New Roman"/>
          <w:color w:val="000000" w:themeColor="text1"/>
          <w:sz w:val="24"/>
          <w:szCs w:val="24"/>
          <w:lang w:eastAsia="ru-RU"/>
        </w:rPr>
        <w:t>Prijedor</w:t>
      </w:r>
      <w:proofErr w:type="spellEnd"/>
      <w:r w:rsidRPr="00C07213">
        <w:rPr>
          <w:rFonts w:ascii="Times New Roman" w:hAnsi="Times New Roman" w:cs="Times New Roman"/>
          <w:color w:val="000000" w:themeColor="text1"/>
          <w:sz w:val="24"/>
          <w:szCs w:val="24"/>
          <w:lang w:eastAsia="ru-RU"/>
        </w:rPr>
        <w:t>, sit of notorious Serb-run prison camps” [2030826630]</w:t>
      </w:r>
    </w:p>
    <w:p w14:paraId="7FBEF015" w14:textId="25DCE807" w:rsidR="00134EC6" w:rsidRPr="00C07213" w:rsidRDefault="00134EC6" w:rsidP="00DC5286">
      <w:pPr>
        <w:pStyle w:val="Revision"/>
        <w:numPr>
          <w:ilvl w:val="0"/>
          <w:numId w:val="2"/>
        </w:numPr>
        <w:ind w:left="709"/>
        <w:rPr>
          <w:rFonts w:ascii="Times New Roman" w:hAnsi="Times New Roman" w:cs="Times New Roman"/>
          <w:color w:val="000000" w:themeColor="text1"/>
          <w:sz w:val="24"/>
          <w:szCs w:val="24"/>
          <w:lang w:eastAsia="ru-RU"/>
        </w:rPr>
      </w:pPr>
      <w:r w:rsidRPr="00C07213">
        <w:rPr>
          <w:rFonts w:ascii="Times New Roman" w:hAnsi="Times New Roman" w:cs="Times New Roman"/>
          <w:color w:val="000000" w:themeColor="text1"/>
          <w:sz w:val="24"/>
          <w:szCs w:val="24"/>
          <w:lang w:eastAsia="ru-RU"/>
        </w:rPr>
        <w:t>“It is ludicrous […] to compare a few isolated incidents of buses being stoned or the regrettable deaths of a few [</w:t>
      </w:r>
      <w:r w:rsidRPr="00C07213">
        <w:rPr>
          <w:rFonts w:ascii="Times New Roman" w:hAnsi="Times New Roman" w:cs="Times New Roman"/>
          <w:i/>
          <w:iCs/>
          <w:color w:val="000000" w:themeColor="text1"/>
          <w:sz w:val="24"/>
          <w:szCs w:val="24"/>
          <w:lang w:eastAsia="ru-RU"/>
        </w:rPr>
        <w:t>sic</w:t>
      </w:r>
      <w:r w:rsidRPr="00C07213">
        <w:rPr>
          <w:rFonts w:ascii="Times New Roman" w:hAnsi="Times New Roman" w:cs="Times New Roman"/>
          <w:color w:val="000000" w:themeColor="text1"/>
          <w:sz w:val="24"/>
          <w:szCs w:val="24"/>
          <w:lang w:eastAsia="ru-RU"/>
        </w:rPr>
        <w:t xml:space="preserve">] Serb refugees at the hands of inflamed Croat soldiers to the Serbian military practice of executing thousands upon thousands” [2030617675]; </w:t>
      </w:r>
      <w:proofErr w:type="spellStart"/>
      <w:r w:rsidRPr="00C07213">
        <w:rPr>
          <w:rFonts w:ascii="Times New Roman" w:hAnsi="Times New Roman" w:cs="Times New Roman"/>
          <w:color w:val="000000" w:themeColor="text1"/>
          <w:sz w:val="24"/>
          <w:szCs w:val="24"/>
          <w:lang w:eastAsia="ru-RU"/>
        </w:rPr>
        <w:t>i</w:t>
      </w:r>
      <w:proofErr w:type="spellEnd"/>
      <w:r w:rsidRPr="00C07213">
        <w:rPr>
          <w:rFonts w:ascii="Times New Roman" w:hAnsi="Times New Roman" w:cs="Times New Roman"/>
          <w:color w:val="000000" w:themeColor="text1"/>
          <w:sz w:val="24"/>
          <w:szCs w:val="24"/>
          <w:lang w:eastAsia="ru-RU"/>
        </w:rPr>
        <w:t xml:space="preserve"> this instance, the </w:t>
      </w:r>
      <w:r w:rsidRPr="00C07213">
        <w:rPr>
          <w:rFonts w:ascii="Times New Roman" w:hAnsi="Times New Roman" w:cs="Times New Roman"/>
          <w:i/>
          <w:iCs/>
          <w:color w:val="000000" w:themeColor="text1"/>
          <w:sz w:val="24"/>
          <w:szCs w:val="24"/>
          <w:lang w:eastAsia="ru-RU"/>
        </w:rPr>
        <w:t xml:space="preserve">Los Angeles Times </w:t>
      </w:r>
      <w:r w:rsidRPr="00C07213">
        <w:rPr>
          <w:rFonts w:ascii="Times New Roman" w:hAnsi="Times New Roman" w:cs="Times New Roman"/>
          <w:color w:val="000000" w:themeColor="text1"/>
          <w:sz w:val="24"/>
          <w:szCs w:val="24"/>
          <w:lang w:eastAsia="ru-RU"/>
        </w:rPr>
        <w:t>reporter attacks a comparison that was not originally made to begin with.</w:t>
      </w:r>
    </w:p>
    <w:p w14:paraId="302ACB1A" w14:textId="74BE603C" w:rsidR="0075722B" w:rsidRPr="000D21C0" w:rsidRDefault="0075722B" w:rsidP="0043448C">
      <w:pPr>
        <w:spacing w:after="0"/>
        <w:rPr>
          <w:color w:val="000000" w:themeColor="text1"/>
        </w:rPr>
      </w:pPr>
    </w:p>
    <w:p w14:paraId="467EDC0D" w14:textId="77777777" w:rsidR="0075722B" w:rsidRPr="00C07213" w:rsidRDefault="0075722B" w:rsidP="0043448C">
      <w:pPr>
        <w:spacing w:after="0"/>
        <w:rPr>
          <w:color w:val="000000" w:themeColor="text1"/>
          <w:sz w:val="24"/>
          <w:szCs w:val="24"/>
        </w:rPr>
      </w:pPr>
    </w:p>
    <w:p w14:paraId="01DF2264" w14:textId="62561987" w:rsidR="005A4E42" w:rsidRPr="00C07213" w:rsidRDefault="005A4E42" w:rsidP="00C07213">
      <w:pPr>
        <w:pStyle w:val="Heading2"/>
        <w:rPr>
          <w:sz w:val="24"/>
          <w:szCs w:val="24"/>
        </w:rPr>
      </w:pPr>
      <w:r w:rsidRPr="00C07213">
        <w:rPr>
          <w:sz w:val="24"/>
          <w:szCs w:val="24"/>
        </w:rPr>
        <w:t xml:space="preserve">Chapters </w:t>
      </w:r>
      <w:r w:rsidR="00C07213" w:rsidRPr="00C07213">
        <w:rPr>
          <w:sz w:val="24"/>
          <w:szCs w:val="24"/>
        </w:rPr>
        <w:t>9-10:</w:t>
      </w:r>
      <w:r w:rsidRPr="00C07213">
        <w:rPr>
          <w:sz w:val="24"/>
          <w:szCs w:val="24"/>
        </w:rPr>
        <w:t xml:space="preserve"> </w:t>
      </w:r>
      <w:r w:rsidR="00C07213" w:rsidRPr="00C07213">
        <w:rPr>
          <w:sz w:val="24"/>
          <w:szCs w:val="24"/>
        </w:rPr>
        <w:t>Ghettoization Data and Indicators</w:t>
      </w:r>
    </w:p>
    <w:p w14:paraId="683702FC" w14:textId="2EA8267E" w:rsidR="005A4E42" w:rsidRPr="00C07213" w:rsidRDefault="005A4E42" w:rsidP="0043448C">
      <w:pPr>
        <w:spacing w:after="0"/>
        <w:rPr>
          <w:color w:val="000000" w:themeColor="text1"/>
          <w:sz w:val="24"/>
          <w:szCs w:val="24"/>
        </w:rPr>
      </w:pPr>
    </w:p>
    <w:p w14:paraId="030A4118" w14:textId="62552EE9" w:rsidR="00C07213" w:rsidRPr="00C07213" w:rsidRDefault="00C07213" w:rsidP="00C07213">
      <w:pPr>
        <w:pStyle w:val="Heading3"/>
        <w:rPr>
          <w:sz w:val="24"/>
          <w:szCs w:val="24"/>
        </w:rPr>
      </w:pPr>
      <w:r w:rsidRPr="00C07213">
        <w:rPr>
          <w:sz w:val="24"/>
          <w:szCs w:val="24"/>
        </w:rPr>
        <w:t xml:space="preserve">Urbanization </w:t>
      </w:r>
    </w:p>
    <w:p w14:paraId="3B6FDEB5" w14:textId="77777777" w:rsidR="00C07213" w:rsidRPr="00C07213" w:rsidRDefault="00C07213" w:rsidP="00C07213">
      <w:pPr>
        <w:spacing w:after="0"/>
        <w:rPr>
          <w:rFonts w:eastAsia="Calibri"/>
          <w:i/>
          <w:iCs/>
          <w:color w:val="000000" w:themeColor="text1"/>
          <w:sz w:val="24"/>
          <w:szCs w:val="24"/>
        </w:rPr>
      </w:pPr>
    </w:p>
    <w:p w14:paraId="54DBBBD4" w14:textId="0CC18EFB" w:rsidR="00C07213" w:rsidRPr="00C07213" w:rsidRDefault="00C07213" w:rsidP="00C07213">
      <w:pPr>
        <w:spacing w:after="0"/>
        <w:ind w:firstLine="720"/>
        <w:rPr>
          <w:rFonts w:eastAsia="Calibri"/>
          <w:color w:val="000000" w:themeColor="text1"/>
          <w:sz w:val="24"/>
          <w:szCs w:val="24"/>
        </w:rPr>
      </w:pPr>
      <w:r w:rsidRPr="00C07213">
        <w:rPr>
          <w:rFonts w:eastAsia="Calibri"/>
          <w:color w:val="000000" w:themeColor="text1"/>
          <w:sz w:val="24"/>
          <w:szCs w:val="24"/>
        </w:rPr>
        <w:lastRenderedPageBreak/>
        <w:t xml:space="preserve">Urban/rural data drawn from </w:t>
      </w:r>
      <w:proofErr w:type="spellStart"/>
      <w:r w:rsidRPr="00C07213">
        <w:rPr>
          <w:rFonts w:eastAsia="Calibri"/>
          <w:color w:val="000000" w:themeColor="text1"/>
          <w:sz w:val="24"/>
          <w:szCs w:val="24"/>
        </w:rPr>
        <w:t>Africapolis</w:t>
      </w:r>
      <w:proofErr w:type="spellEnd"/>
      <w:r w:rsidRPr="00C07213">
        <w:rPr>
          <w:rFonts w:eastAsia="Calibri"/>
          <w:color w:val="000000" w:themeColor="text1"/>
          <w:sz w:val="24"/>
          <w:szCs w:val="24"/>
        </w:rPr>
        <w:t xml:space="preserve"> dataset (</w:t>
      </w:r>
      <w:hyperlink r:id="rId311" w:history="1">
        <w:r w:rsidRPr="00C07213">
          <w:rPr>
            <w:rStyle w:val="Hyperlink"/>
            <w:rFonts w:eastAsia="Calibri"/>
            <w:sz w:val="24"/>
            <w:szCs w:val="24"/>
          </w:rPr>
          <w:t>https://africapolis.org</w:t>
        </w:r>
      </w:hyperlink>
      <w:r w:rsidRPr="00C07213">
        <w:rPr>
          <w:rFonts w:eastAsia="Calibri"/>
          <w:color w:val="000000" w:themeColor="text1"/>
          <w:sz w:val="24"/>
          <w:szCs w:val="24"/>
        </w:rPr>
        <w:t xml:space="preserve">), with excellent visualizations of continental urbanization, defines an urban agglomerate as a continuously expanding area with 10,000 or more inhabitants. </w:t>
      </w:r>
    </w:p>
    <w:p w14:paraId="47A8BD71" w14:textId="7896FA4A" w:rsidR="00C07213" w:rsidRPr="00C07213" w:rsidRDefault="00C07213" w:rsidP="00C07213">
      <w:pPr>
        <w:spacing w:after="0"/>
        <w:ind w:firstLine="720"/>
        <w:rPr>
          <w:rFonts w:eastAsia="Calibri"/>
          <w:color w:val="000000" w:themeColor="text1"/>
          <w:sz w:val="24"/>
          <w:szCs w:val="24"/>
        </w:rPr>
      </w:pPr>
      <w:r w:rsidRPr="00C07213">
        <w:rPr>
          <w:rFonts w:eastAsia="Calibri"/>
          <w:color w:val="000000" w:themeColor="text1"/>
          <w:sz w:val="24"/>
          <w:szCs w:val="24"/>
        </w:rPr>
        <w:t xml:space="preserve">The central difficulty with comparative work on urbanization is that the UN, World Bank, and other databases are at the mercy of individual nation-state’s definitions of what an urban locality is. Sweden’s definition of an urban space is 200 inhabitants who are at most 200 meters apart, while Japan’s threshold is as high as 50,000 inhabitants. 2000-5000 residents </w:t>
      </w:r>
      <w:proofErr w:type="gramStart"/>
      <w:r w:rsidRPr="00C07213">
        <w:rPr>
          <w:rFonts w:eastAsia="Calibri"/>
          <w:color w:val="000000" w:themeColor="text1"/>
          <w:sz w:val="24"/>
          <w:szCs w:val="24"/>
        </w:rPr>
        <w:t>is</w:t>
      </w:r>
      <w:proofErr w:type="gramEnd"/>
      <w:r w:rsidRPr="00C07213">
        <w:rPr>
          <w:rFonts w:eastAsia="Calibri"/>
          <w:color w:val="000000" w:themeColor="text1"/>
          <w:sz w:val="24"/>
          <w:szCs w:val="24"/>
        </w:rPr>
        <w:t xml:space="preserve"> the most common threshold, and – with the exception of Nigeria – is the one that is adopted by most of SSA: 1500 for Somalia, 2000 for DRC, Kenya and Ethiopia; 5000 for Sudan, South Sudan, and CAR.   See https://population.un.org/wup/Download/ for comprehensive list of country thresholds.</w:t>
      </w:r>
    </w:p>
    <w:p w14:paraId="4BE471FC" w14:textId="77777777" w:rsidR="00C07213" w:rsidRPr="00C07213" w:rsidRDefault="00C07213" w:rsidP="00C07213">
      <w:pPr>
        <w:spacing w:after="0"/>
        <w:ind w:firstLine="720"/>
        <w:rPr>
          <w:rFonts w:eastAsia="Calibri"/>
          <w:color w:val="000000" w:themeColor="text1"/>
          <w:sz w:val="24"/>
          <w:szCs w:val="24"/>
        </w:rPr>
      </w:pPr>
      <w:r w:rsidRPr="00C07213">
        <w:rPr>
          <w:rFonts w:eastAsia="Calibri"/>
          <w:color w:val="000000" w:themeColor="text1"/>
          <w:sz w:val="24"/>
          <w:szCs w:val="24"/>
        </w:rPr>
        <w:t>The only meta-analysis of the literature on urban refugees (</w:t>
      </w:r>
      <w:r w:rsidRPr="00C07213">
        <w:rPr>
          <w:rFonts w:eastAsia="Calibri"/>
          <w:color w:val="000000" w:themeColor="text1"/>
          <w:sz w:val="24"/>
          <w:szCs w:val="24"/>
          <w:lang w:val="ru-RU"/>
        </w:rPr>
        <w:t>Palacios</w:t>
      </w:r>
      <w:r w:rsidRPr="00C07213">
        <w:rPr>
          <w:rFonts w:eastAsia="Calibri"/>
          <w:color w:val="000000" w:themeColor="text1"/>
          <w:sz w:val="24"/>
          <w:szCs w:val="24"/>
        </w:rPr>
        <w:t xml:space="preserve"> et al. </w:t>
      </w:r>
      <w:r w:rsidRPr="00C07213">
        <w:rPr>
          <w:rFonts w:eastAsia="Calibri"/>
          <w:color w:val="000000" w:themeColor="text1"/>
          <w:sz w:val="24"/>
          <w:szCs w:val="24"/>
          <w:lang w:val="ru-RU"/>
        </w:rPr>
        <w:t>2024</w:t>
      </w:r>
      <w:r w:rsidRPr="00C07213">
        <w:rPr>
          <w:rFonts w:eastAsia="Calibri"/>
          <w:color w:val="000000" w:themeColor="text1"/>
          <w:sz w:val="24"/>
          <w:szCs w:val="24"/>
        </w:rPr>
        <w:t xml:space="preserve">) addresses their governance from a strictly statist perspective. In the meanwhile, the research on urban forced migrants remains skewed, partial and sometimes contradictory. </w:t>
      </w:r>
    </w:p>
    <w:p w14:paraId="15F5BE65" w14:textId="77777777" w:rsidR="00C07213" w:rsidRPr="00C07213" w:rsidRDefault="00C07213" w:rsidP="00C07213">
      <w:pPr>
        <w:spacing w:after="0"/>
        <w:ind w:firstLine="720"/>
        <w:rPr>
          <w:rFonts w:eastAsia="Calibri"/>
          <w:color w:val="000000" w:themeColor="text1"/>
          <w:sz w:val="24"/>
          <w:szCs w:val="24"/>
        </w:rPr>
      </w:pPr>
      <w:r w:rsidRPr="00C07213">
        <w:rPr>
          <w:rFonts w:eastAsia="Calibri"/>
          <w:color w:val="000000" w:themeColor="text1"/>
          <w:sz w:val="24"/>
          <w:szCs w:val="24"/>
        </w:rPr>
        <w:t>Some object to treating urban neighborhoods and rural camps as a continuous variable on the grounds that the socioeconomic/class variety of the [former/latter]. The Hanson Village in the suburbs of Kyiv – built and financed by an American billionaire – hosts 1,500 IDPs from Russia’s invasion. When the author visited it during the Ukraine war in summer 2024, the infrastructure was stunning: state-of-the-art modern apartment units, spacious common rooms, a swimming pool, gym facilities, spaces for elderly family members, etc. Hardly a refugee “ghetto,” this residence is comparable only to upper-middle class luxury American suburbia. The Mormon activist Hanson deserves praise and study as the best model for billionaires in the refugee sector.</w:t>
      </w:r>
    </w:p>
    <w:p w14:paraId="03D97BC1" w14:textId="279D20B5" w:rsidR="000D6F2F" w:rsidRPr="00C07213" w:rsidRDefault="00C07213" w:rsidP="00C07213">
      <w:pPr>
        <w:spacing w:after="0"/>
        <w:ind w:firstLine="720"/>
        <w:rPr>
          <w:rFonts w:eastAsia="Calibri"/>
          <w:color w:val="000000" w:themeColor="text1"/>
          <w:sz w:val="24"/>
          <w:szCs w:val="24"/>
        </w:rPr>
      </w:pPr>
      <w:r w:rsidRPr="00C07213">
        <w:rPr>
          <w:rFonts w:eastAsia="Calibri"/>
          <w:color w:val="000000" w:themeColor="text1"/>
          <w:sz w:val="24"/>
          <w:szCs w:val="24"/>
        </w:rPr>
        <w:t xml:space="preserve">We turn now to three models of urban refugee ghettoization: (1) the lenient urban policies of geopolitically-crucial cities (Johannesburg and Cairo), (2) the urban ghettoization of </w:t>
      </w:r>
      <w:r w:rsidRPr="00C07213">
        <w:rPr>
          <w:rFonts w:eastAsia="Calibri"/>
          <w:i/>
          <w:iCs/>
          <w:color w:val="000000" w:themeColor="text1"/>
          <w:sz w:val="24"/>
          <w:szCs w:val="24"/>
        </w:rPr>
        <w:t xml:space="preserve">de facto </w:t>
      </w:r>
      <w:r w:rsidRPr="00C07213">
        <w:rPr>
          <w:rFonts w:eastAsia="Calibri"/>
          <w:color w:val="000000" w:themeColor="text1"/>
          <w:sz w:val="24"/>
          <w:szCs w:val="24"/>
        </w:rPr>
        <w:t xml:space="preserve">integrated but </w:t>
      </w:r>
      <w:r w:rsidRPr="00C07213">
        <w:rPr>
          <w:rFonts w:eastAsia="Calibri"/>
          <w:i/>
          <w:iCs/>
          <w:color w:val="000000" w:themeColor="text1"/>
          <w:sz w:val="24"/>
          <w:szCs w:val="24"/>
        </w:rPr>
        <w:t xml:space="preserve">de jure </w:t>
      </w:r>
      <w:r w:rsidRPr="00C07213">
        <w:rPr>
          <w:rFonts w:eastAsia="Calibri"/>
          <w:color w:val="000000" w:themeColor="text1"/>
          <w:sz w:val="24"/>
          <w:szCs w:val="24"/>
        </w:rPr>
        <w:t xml:space="preserve">forbidden city refugees (Nairobi), and (3) the refugee city co-created by forced migrants and the humanitarian industry (Goma). These ideal types, and their examples, are meant to illustrate the full range of ghettoization, with (1) and (3) as the extremes, and (2) as the most common, representative model.  </w:t>
      </w:r>
    </w:p>
    <w:p w14:paraId="217A6148" w14:textId="1331FCE5" w:rsidR="005A4E42" w:rsidRPr="00C07213" w:rsidRDefault="005A4E42" w:rsidP="0043448C">
      <w:pPr>
        <w:spacing w:after="0"/>
        <w:rPr>
          <w:color w:val="000000" w:themeColor="text1"/>
          <w:sz w:val="24"/>
          <w:szCs w:val="24"/>
        </w:rPr>
      </w:pPr>
    </w:p>
    <w:p w14:paraId="1374F209" w14:textId="77777777" w:rsidR="00C07213" w:rsidRPr="00C07213" w:rsidRDefault="00C07213" w:rsidP="00C07213">
      <w:pPr>
        <w:pStyle w:val="Heading3"/>
        <w:rPr>
          <w:sz w:val="24"/>
          <w:szCs w:val="24"/>
        </w:rPr>
      </w:pPr>
      <w:r w:rsidRPr="00C07213">
        <w:rPr>
          <w:sz w:val="24"/>
          <w:szCs w:val="24"/>
        </w:rPr>
        <w:t xml:space="preserve">Geopolitical Chokepoints: Johannesburg and Cairo </w:t>
      </w:r>
    </w:p>
    <w:p w14:paraId="0876123F" w14:textId="77777777" w:rsidR="00C07213" w:rsidRPr="00C07213" w:rsidRDefault="00C07213" w:rsidP="00C07213">
      <w:pPr>
        <w:spacing w:after="0"/>
        <w:ind w:firstLine="720"/>
        <w:rPr>
          <w:color w:val="000000" w:themeColor="text1"/>
          <w:sz w:val="24"/>
          <w:szCs w:val="24"/>
        </w:rPr>
      </w:pPr>
    </w:p>
    <w:p w14:paraId="34A6BF99" w14:textId="77777777" w:rsidR="00C07213" w:rsidRPr="00C07213" w:rsidRDefault="00C07213" w:rsidP="00C07213">
      <w:pPr>
        <w:spacing w:after="0"/>
        <w:ind w:firstLine="720"/>
        <w:rPr>
          <w:color w:val="000000" w:themeColor="text1"/>
          <w:sz w:val="24"/>
          <w:szCs w:val="24"/>
        </w:rPr>
      </w:pPr>
      <w:r w:rsidRPr="00C07213">
        <w:rPr>
          <w:color w:val="000000" w:themeColor="text1"/>
          <w:sz w:val="24"/>
          <w:szCs w:val="24"/>
        </w:rPr>
        <w:t>Bluntly put, there are only two major African host cities where urban refugees are legal: Johannesburg and Cairo.</w:t>
      </w:r>
      <w:r w:rsidRPr="00C07213">
        <w:rPr>
          <w:color w:val="000000" w:themeColor="text1"/>
          <w:sz w:val="24"/>
          <w:szCs w:val="24"/>
          <w:vertAlign w:val="superscript"/>
        </w:rPr>
        <w:footnoteReference w:id="19"/>
      </w:r>
      <w:r w:rsidRPr="00C07213">
        <w:rPr>
          <w:color w:val="000000" w:themeColor="text1"/>
          <w:sz w:val="24"/>
          <w:szCs w:val="24"/>
        </w:rPr>
        <w:t xml:space="preserve"> In Johannesburg, refugees are beneficiaries of the 1998 South African Refugees Act, which legalized labor and housing market integration to record standards globally. Cairo hosts one of the world’s most sizable urban refugee populations, as well as one of the most active resettlement policies globally. South Africa and Egypt are extremely rare, not just in Africa but in Middle East as well as Southeast Asia, in extensively </w:t>
      </w:r>
      <w:r w:rsidRPr="00C07213">
        <w:rPr>
          <w:color w:val="000000" w:themeColor="text1"/>
          <w:sz w:val="24"/>
          <w:szCs w:val="24"/>
        </w:rPr>
        <w:lastRenderedPageBreak/>
        <w:t>institutionalizing refugee status for their forced migrants in cities (</w:t>
      </w:r>
      <w:proofErr w:type="spellStart"/>
      <w:r w:rsidRPr="00C07213">
        <w:rPr>
          <w:color w:val="000000" w:themeColor="text1"/>
          <w:sz w:val="24"/>
          <w:szCs w:val="24"/>
        </w:rPr>
        <w:t>Kobia</w:t>
      </w:r>
      <w:proofErr w:type="spellEnd"/>
      <w:r w:rsidRPr="00C07213">
        <w:rPr>
          <w:color w:val="000000" w:themeColor="text1"/>
          <w:sz w:val="24"/>
          <w:szCs w:val="24"/>
        </w:rPr>
        <w:t xml:space="preserve"> &amp; Cranfield 2009, p.10-1).</w:t>
      </w:r>
      <w:r w:rsidRPr="00C07213">
        <w:rPr>
          <w:color w:val="000000" w:themeColor="text1"/>
          <w:sz w:val="24"/>
          <w:szCs w:val="24"/>
          <w:vertAlign w:val="superscript"/>
        </w:rPr>
        <w:footnoteReference w:id="20"/>
      </w:r>
      <w:r w:rsidRPr="00C07213">
        <w:rPr>
          <w:color w:val="000000" w:themeColor="text1"/>
          <w:sz w:val="24"/>
          <w:szCs w:val="24"/>
        </w:rPr>
        <w:t xml:space="preserve"> As such, they are intriguing negative cases – why did these two governments, of dozens of similar refugee host societies, decline the encampment paradigm? </w:t>
      </w:r>
    </w:p>
    <w:p w14:paraId="7C1119B5" w14:textId="7B9973F3" w:rsidR="00C07213" w:rsidRPr="00C07213" w:rsidRDefault="00C07213" w:rsidP="00C07213">
      <w:pPr>
        <w:spacing w:after="0"/>
        <w:ind w:firstLine="720"/>
        <w:rPr>
          <w:color w:val="000000" w:themeColor="text1"/>
          <w:sz w:val="24"/>
          <w:szCs w:val="24"/>
        </w:rPr>
      </w:pPr>
      <w:r w:rsidRPr="00C07213">
        <w:rPr>
          <w:color w:val="000000" w:themeColor="text1"/>
          <w:sz w:val="24"/>
          <w:szCs w:val="24"/>
        </w:rPr>
        <w:t xml:space="preserve">As stressed throughout Chapters 9-10, geopolitics explains much in this regard as well. </w:t>
      </w:r>
    </w:p>
    <w:p w14:paraId="37143FBF" w14:textId="77777777" w:rsidR="00C07213" w:rsidRPr="00C07213" w:rsidRDefault="00C07213" w:rsidP="00C07213">
      <w:pPr>
        <w:spacing w:after="0"/>
        <w:ind w:firstLine="720"/>
        <w:rPr>
          <w:color w:val="000000" w:themeColor="text1"/>
          <w:sz w:val="24"/>
          <w:szCs w:val="24"/>
        </w:rPr>
      </w:pPr>
      <w:r w:rsidRPr="00C07213">
        <w:rPr>
          <w:color w:val="000000" w:themeColor="text1"/>
          <w:sz w:val="24"/>
          <w:szCs w:val="24"/>
        </w:rPr>
        <w:t>Egypt and South Africa have been strategic coastal gateways not just for their continent, but for world empire. For British colonial possessions, these were the two most-important countries to secure passages to the Middle East and India. For centuries of imperial history before that, these two have been critical maritime chokepoints, passages under the Cape of Good Hope and to the Suez Canal. The Dutch East India Company and Cecile Rhodes’ commitment to Cape Town created the conditions for the much-younger Johannesburg to become a mega-city. Africa’s most populous city Cairo, meanwhile, has been a strategic trade hub for fourteen centuries. This geopolitical significance has remained to this day. Though referring to South Africa as “regional hegemon” may be an exaggeration (</w:t>
      </w:r>
      <w:r w:rsidRPr="00C07213">
        <w:rPr>
          <w:color w:val="000000" w:themeColor="text1"/>
          <w:sz w:val="24"/>
          <w:szCs w:val="24"/>
          <w:lang w:val="ru-RU"/>
        </w:rPr>
        <w:t>Scholvin</w:t>
      </w:r>
      <w:r w:rsidRPr="00C07213">
        <w:rPr>
          <w:color w:val="000000" w:themeColor="text1"/>
          <w:sz w:val="24"/>
          <w:szCs w:val="24"/>
        </w:rPr>
        <w:t xml:space="preserve"> </w:t>
      </w:r>
      <w:r w:rsidRPr="00C07213">
        <w:rPr>
          <w:color w:val="000000" w:themeColor="text1"/>
          <w:sz w:val="24"/>
          <w:szCs w:val="24"/>
          <w:lang w:val="ru-RU"/>
        </w:rPr>
        <w:t>2018</w:t>
      </w:r>
      <w:r w:rsidRPr="00C07213">
        <w:rPr>
          <w:color w:val="000000" w:themeColor="text1"/>
          <w:sz w:val="24"/>
          <w:szCs w:val="24"/>
        </w:rPr>
        <w:t>, p.213), it is only a slight one. Half of US-African trade is accounted for by South Africa alone.</w:t>
      </w:r>
      <w:r w:rsidRPr="00C07213">
        <w:rPr>
          <w:color w:val="000000" w:themeColor="text1"/>
          <w:sz w:val="24"/>
          <w:szCs w:val="24"/>
          <w:vertAlign w:val="superscript"/>
        </w:rPr>
        <w:footnoteReference w:id="21"/>
      </w:r>
      <w:r w:rsidRPr="00C07213">
        <w:rPr>
          <w:color w:val="000000" w:themeColor="text1"/>
          <w:sz w:val="24"/>
          <w:szCs w:val="24"/>
        </w:rPr>
        <w:t xml:space="preserve"> Egypt, meanwhile, continues to enjoy British colonial-era geostrategic benefits to this very day, including an inherited gatekeeper role in controlling access to water resources of Lake Victoria and the Nile. As signatory of the 1929 Nile River Treaty, Cairo continues to wield effective veto power over major electricity, agricultural and industrial production decisions for at least a dozen states of east and central Africa (</w:t>
      </w:r>
      <w:r w:rsidRPr="00C07213">
        <w:rPr>
          <w:color w:val="000000" w:themeColor="text1"/>
          <w:sz w:val="24"/>
          <w:szCs w:val="24"/>
          <w:lang w:val="ru-RU"/>
        </w:rPr>
        <w:t>Scholvin</w:t>
      </w:r>
      <w:r w:rsidRPr="00C07213">
        <w:rPr>
          <w:color w:val="000000" w:themeColor="text1"/>
          <w:sz w:val="24"/>
          <w:szCs w:val="24"/>
        </w:rPr>
        <w:t xml:space="preserve"> </w:t>
      </w:r>
      <w:r w:rsidRPr="00C07213">
        <w:rPr>
          <w:color w:val="000000" w:themeColor="text1"/>
          <w:sz w:val="24"/>
          <w:szCs w:val="24"/>
          <w:lang w:val="ru-RU"/>
        </w:rPr>
        <w:t>2018</w:t>
      </w:r>
      <w:r w:rsidRPr="00C07213">
        <w:rPr>
          <w:color w:val="000000" w:themeColor="text1"/>
          <w:sz w:val="24"/>
          <w:szCs w:val="24"/>
        </w:rPr>
        <w:t>, p.208).</w:t>
      </w:r>
    </w:p>
    <w:p w14:paraId="77277F58" w14:textId="77777777" w:rsidR="00B66BBA" w:rsidRDefault="00B66BBA" w:rsidP="00C07213">
      <w:pPr>
        <w:spacing w:after="0"/>
        <w:ind w:firstLine="720"/>
        <w:rPr>
          <w:color w:val="000000" w:themeColor="text1"/>
          <w:sz w:val="24"/>
          <w:szCs w:val="24"/>
        </w:rPr>
      </w:pPr>
    </w:p>
    <w:p w14:paraId="1EDE5A21" w14:textId="4ADF64B6" w:rsidR="00C07213" w:rsidRPr="00C07213" w:rsidRDefault="00C07213" w:rsidP="00B66BBA">
      <w:pPr>
        <w:pStyle w:val="Heading4"/>
      </w:pPr>
      <w:r w:rsidRPr="00C07213">
        <w:t>The Double-Bind of Urban Integration: Little Mogadishu</w:t>
      </w:r>
    </w:p>
    <w:p w14:paraId="4B0458C4" w14:textId="77777777" w:rsidR="00B66BBA" w:rsidRDefault="00B66BBA" w:rsidP="0039708C">
      <w:pPr>
        <w:spacing w:after="0"/>
        <w:ind w:firstLine="720"/>
        <w:rPr>
          <w:color w:val="000000" w:themeColor="text1"/>
          <w:sz w:val="24"/>
          <w:szCs w:val="24"/>
        </w:rPr>
      </w:pPr>
    </w:p>
    <w:p w14:paraId="1E14337A" w14:textId="414D3C05" w:rsidR="00C07213" w:rsidRPr="00C07213" w:rsidRDefault="00C07213" w:rsidP="0039708C">
      <w:pPr>
        <w:spacing w:after="0"/>
        <w:ind w:firstLine="720"/>
        <w:rPr>
          <w:color w:val="000000" w:themeColor="text1"/>
          <w:sz w:val="24"/>
          <w:szCs w:val="24"/>
        </w:rPr>
      </w:pPr>
      <w:r w:rsidRPr="00C07213">
        <w:rPr>
          <w:color w:val="000000" w:themeColor="text1"/>
          <w:sz w:val="24"/>
          <w:szCs w:val="24"/>
        </w:rPr>
        <w:t xml:space="preserve">Considering that 88% of Kenya’s refugees are encamped, it is ironic that Nairobi has become a major case study of urban </w:t>
      </w:r>
      <w:proofErr w:type="spellStart"/>
      <w:r w:rsidRPr="00C07213">
        <w:rPr>
          <w:color w:val="000000" w:themeColor="text1"/>
          <w:sz w:val="24"/>
          <w:szCs w:val="24"/>
        </w:rPr>
        <w:t>refugeedom</w:t>
      </w:r>
      <w:proofErr w:type="spellEnd"/>
      <w:r w:rsidRPr="00C07213">
        <w:rPr>
          <w:color w:val="000000" w:themeColor="text1"/>
          <w:sz w:val="24"/>
          <w:szCs w:val="24"/>
        </w:rPr>
        <w:t xml:space="preserve"> (</w:t>
      </w:r>
      <w:proofErr w:type="spellStart"/>
      <w:r w:rsidRPr="00C07213">
        <w:rPr>
          <w:color w:val="000000" w:themeColor="text1"/>
          <w:sz w:val="24"/>
          <w:szCs w:val="24"/>
        </w:rPr>
        <w:t>Kobia</w:t>
      </w:r>
      <w:proofErr w:type="spellEnd"/>
      <w:r w:rsidRPr="00C07213">
        <w:rPr>
          <w:color w:val="000000" w:themeColor="text1"/>
          <w:sz w:val="24"/>
          <w:szCs w:val="24"/>
        </w:rPr>
        <w:t xml:space="preserve"> &amp; Cranfield 2009, p.14).</w:t>
      </w:r>
      <w:r w:rsidRPr="00C07213">
        <w:rPr>
          <w:color w:val="000000" w:themeColor="text1"/>
          <w:sz w:val="24"/>
          <w:szCs w:val="24"/>
          <w:vertAlign w:val="superscript"/>
        </w:rPr>
        <w:footnoteReference w:id="22"/>
      </w:r>
      <w:r w:rsidRPr="00C07213">
        <w:rPr>
          <w:color w:val="000000" w:themeColor="text1"/>
          <w:sz w:val="24"/>
          <w:szCs w:val="24"/>
        </w:rPr>
        <w:t xml:space="preserve"> One of the reasons is that “Little Mogadishu,” the Kenyan capitol’s famous refugee enclave, is an unlikely urban ghetto that perseveres against the odds (Campbell 2006). Like Jordan in the Middle East, Kenya is Africa’s leading encampment-policy government, “where Kenyan authorities reluctantly agreed to accept the new refugees but insisted that they all must reside in designated camps far from the urban centers” (p.399). Not only are refugees not allowed to leave or reside outside of camps, but their prospects for integration are effectively forbidden by law. In 2013, </w:t>
      </w:r>
      <w:r w:rsidRPr="00C07213">
        <w:rPr>
          <w:color w:val="000000" w:themeColor="text1"/>
          <w:sz w:val="24"/>
          <w:szCs w:val="24"/>
        </w:rPr>
        <w:lastRenderedPageBreak/>
        <w:t xml:space="preserve">Kenya passed what is arguably the most draconian encampment measure of all African states: </w:t>
      </w:r>
      <w:proofErr w:type="gramStart"/>
      <w:r w:rsidRPr="00C07213">
        <w:rPr>
          <w:color w:val="000000" w:themeColor="text1"/>
          <w:sz w:val="24"/>
          <w:szCs w:val="24"/>
        </w:rPr>
        <w:t>the</w:t>
      </w:r>
      <w:proofErr w:type="gramEnd"/>
      <w:r w:rsidRPr="00C07213">
        <w:rPr>
          <w:color w:val="000000" w:themeColor="text1"/>
          <w:sz w:val="24"/>
          <w:szCs w:val="24"/>
        </w:rPr>
        <w:t xml:space="preserve"> Relocation of Urban Refugees to Officially Designated Camps Order. Nominally there only “temporarily,” Somali, Ethiopian, Ugandan and other refugees in fact live and thrive in urban sites in plain view – generating profit, employing locals, sending remittances, barter trading, opening schools, transforming youth culture, etc. Against discrimination and a very narrow operating space in the labor and residential markets, the urban refugees proved themselves spectacular economic and cultural entrepreneurs. </w:t>
      </w:r>
    </w:p>
    <w:p w14:paraId="0807930F" w14:textId="77777777" w:rsidR="00C07213" w:rsidRPr="00C07213" w:rsidRDefault="00C07213" w:rsidP="00C07213">
      <w:pPr>
        <w:spacing w:after="0"/>
        <w:ind w:firstLine="720"/>
        <w:rPr>
          <w:color w:val="000000" w:themeColor="text1"/>
          <w:sz w:val="24"/>
          <w:szCs w:val="24"/>
        </w:rPr>
      </w:pPr>
      <w:r w:rsidRPr="00C07213">
        <w:rPr>
          <w:color w:val="000000" w:themeColor="text1"/>
          <w:sz w:val="24"/>
          <w:szCs w:val="24"/>
        </w:rPr>
        <w:t xml:space="preserve"> One of the chief reasons that Kenya, like many host states, refuses to acknowledge and make </w:t>
      </w:r>
      <w:r w:rsidRPr="00C07213">
        <w:rPr>
          <w:i/>
          <w:iCs/>
          <w:color w:val="000000" w:themeColor="text1"/>
          <w:sz w:val="24"/>
          <w:szCs w:val="24"/>
        </w:rPr>
        <w:t xml:space="preserve">de jure </w:t>
      </w:r>
      <w:r w:rsidRPr="00C07213">
        <w:rPr>
          <w:color w:val="000000" w:themeColor="text1"/>
          <w:sz w:val="24"/>
          <w:szCs w:val="24"/>
        </w:rPr>
        <w:t xml:space="preserve">the </w:t>
      </w:r>
      <w:r w:rsidRPr="00C07213">
        <w:rPr>
          <w:i/>
          <w:iCs/>
          <w:color w:val="000000" w:themeColor="text1"/>
          <w:sz w:val="24"/>
          <w:szCs w:val="24"/>
        </w:rPr>
        <w:t xml:space="preserve">de facto </w:t>
      </w:r>
      <w:r w:rsidRPr="00C07213">
        <w:rPr>
          <w:color w:val="000000" w:themeColor="text1"/>
          <w:sz w:val="24"/>
          <w:szCs w:val="24"/>
        </w:rPr>
        <w:t>integration that has transpired (against their best efforts) is that the refugee ghetto of Little Mogadishu is a political embarrassment. Through black market trade and informal economic entrepreneurship, the refugees shed uncomfortable light on the rampant corruption and organized crime of Kenyan state institutions (p.399; p.405-6). Self-sustaining forced migrant economies throughout the world are treated similarly. Formally not allowed to be, the refugees are conspicuously and undeniably “here”: part of the society, economy, culture. Legalisms aside, most Nairobi refugees have been in the country for multiple decades and must be considered settled (</w:t>
      </w:r>
      <w:r w:rsidRPr="00C07213">
        <w:rPr>
          <w:color w:val="000000" w:themeColor="text1"/>
          <w:sz w:val="24"/>
          <w:szCs w:val="24"/>
          <w:lang w:val="ru-RU"/>
        </w:rPr>
        <w:t>Hoffstaedter</w:t>
      </w:r>
      <w:r w:rsidRPr="00C07213">
        <w:rPr>
          <w:color w:val="000000" w:themeColor="text1"/>
          <w:sz w:val="24"/>
          <w:szCs w:val="24"/>
        </w:rPr>
        <w:t xml:space="preserve"> 2015, p.7).</w:t>
      </w:r>
    </w:p>
    <w:p w14:paraId="3B2E9D52" w14:textId="14F1AF3C" w:rsidR="00C07213" w:rsidRPr="00C07213" w:rsidRDefault="00C07213" w:rsidP="0039708C">
      <w:pPr>
        <w:spacing w:after="0"/>
        <w:ind w:firstLine="720"/>
        <w:rPr>
          <w:color w:val="000000" w:themeColor="text1"/>
          <w:sz w:val="24"/>
          <w:szCs w:val="24"/>
        </w:rPr>
      </w:pPr>
      <w:r w:rsidRPr="00C07213">
        <w:rPr>
          <w:color w:val="000000" w:themeColor="text1"/>
          <w:sz w:val="24"/>
          <w:szCs w:val="24"/>
        </w:rPr>
        <w:t xml:space="preserve">For the sin of having </w:t>
      </w:r>
      <w:r w:rsidRPr="00C07213">
        <w:rPr>
          <w:i/>
          <w:iCs/>
          <w:color w:val="000000" w:themeColor="text1"/>
          <w:sz w:val="24"/>
          <w:szCs w:val="24"/>
        </w:rPr>
        <w:t xml:space="preserve">de facto </w:t>
      </w:r>
      <w:r w:rsidRPr="00C07213">
        <w:rPr>
          <w:color w:val="000000" w:themeColor="text1"/>
          <w:sz w:val="24"/>
          <w:szCs w:val="24"/>
        </w:rPr>
        <w:t>integrated against top-down state pressures, the refugees of Little Mogadishu are subjected to tremendous, unrelenting stigma. Indeed, they are the worst of the bad refugees. Hate crimes against them are widespread and consistent across more than a decade. Refugee musicians receive death threats and have their faces slashed for contributing to Nairobi subcultures.</w:t>
      </w:r>
      <w:r w:rsidRPr="00C07213">
        <w:rPr>
          <w:color w:val="000000" w:themeColor="text1"/>
          <w:sz w:val="24"/>
          <w:szCs w:val="24"/>
          <w:vertAlign w:val="superscript"/>
        </w:rPr>
        <w:footnoteReference w:id="23"/>
      </w:r>
      <w:r w:rsidRPr="00C07213">
        <w:rPr>
          <w:color w:val="000000" w:themeColor="text1"/>
          <w:sz w:val="24"/>
          <w:szCs w:val="24"/>
        </w:rPr>
        <w:t xml:space="preserve"> The Kenyan population is chronically bombarded with the insinuation that all urban refugees are criminals (if they are not in the camps, the thought goes, they are by definition criminal). Without foundation, the refugee neighborhood is presented as an Al Shabab recruitment center, and its residents as potential militants. The refugees’ economic self-sustenance – which boosts the city’s economy and lowers the locals’ unemployment rate – is derided not only as an economic, but military threat: “since Somalis failed in their military campaign [against Kenya] they have now changed their tactics and are focusing on the economic takeover of Kenya” (p.402). In other words, the refugees’ petty barter-trading of electronics, food, clothing, and trinkets in Little Mogadishu’s informal market is a cunning plan for armed conquest. Were it not so pervasively believed, the claim would be </w:t>
      </w:r>
      <w:proofErr w:type="gramStart"/>
      <w:r w:rsidRPr="00C07213">
        <w:rPr>
          <w:color w:val="000000" w:themeColor="text1"/>
          <w:sz w:val="24"/>
          <w:szCs w:val="24"/>
        </w:rPr>
        <w:t>tragicomic.</w:t>
      </w:r>
      <w:proofErr w:type="gramEnd"/>
      <w:r w:rsidRPr="00C07213">
        <w:rPr>
          <w:color w:val="000000" w:themeColor="text1"/>
          <w:sz w:val="24"/>
          <w:szCs w:val="24"/>
        </w:rPr>
        <w:t xml:space="preserve">   </w:t>
      </w:r>
    </w:p>
    <w:p w14:paraId="31ECBA51" w14:textId="72ACFED0" w:rsidR="00C07213" w:rsidRPr="00C07213" w:rsidRDefault="00C07213" w:rsidP="00C07213">
      <w:pPr>
        <w:spacing w:after="0"/>
        <w:ind w:firstLine="720"/>
        <w:rPr>
          <w:color w:val="000000" w:themeColor="text1"/>
          <w:sz w:val="24"/>
          <w:szCs w:val="24"/>
        </w:rPr>
      </w:pPr>
      <w:r w:rsidRPr="00C07213">
        <w:rPr>
          <w:color w:val="000000" w:themeColor="text1"/>
          <w:sz w:val="24"/>
          <w:szCs w:val="24"/>
        </w:rPr>
        <w:t xml:space="preserve">The irony, of course, is that urban self-sufficiency of refugees is treated, instead of as a blessing, as threat and further occasion for stigmatization. In camps, refugees are universally derided for their parasitism on camp resources and management. They allegedly foster a “dependency syndrome” and “begging mentality” (Turner 2005, p.320) which, in turn, generates a paternalistic condescension on the part of camp management. In Tanzania’s </w:t>
      </w:r>
      <w:proofErr w:type="spellStart"/>
      <w:r w:rsidRPr="00C07213">
        <w:rPr>
          <w:color w:val="000000" w:themeColor="text1"/>
          <w:sz w:val="24"/>
          <w:szCs w:val="24"/>
        </w:rPr>
        <w:t>Lukole</w:t>
      </w:r>
      <w:proofErr w:type="spellEnd"/>
      <w:r w:rsidRPr="00C07213">
        <w:rPr>
          <w:color w:val="000000" w:themeColor="text1"/>
          <w:sz w:val="24"/>
          <w:szCs w:val="24"/>
        </w:rPr>
        <w:t xml:space="preserve"> refugee camp, this attitude was memorably captured as follows: “[the] idea of ‘saving these wretched people from themselves.’ Therefore, they are their own worst enemy and harsh measures must be taken in order to save them” (p.332). </w:t>
      </w:r>
    </w:p>
    <w:p w14:paraId="61B4928F" w14:textId="71B85E35" w:rsidR="00C07213" w:rsidRPr="00C07213" w:rsidRDefault="00C07213" w:rsidP="00C07213">
      <w:pPr>
        <w:spacing w:after="0"/>
        <w:ind w:firstLine="720"/>
        <w:rPr>
          <w:color w:val="000000" w:themeColor="text1"/>
          <w:sz w:val="24"/>
          <w:szCs w:val="24"/>
        </w:rPr>
      </w:pPr>
      <w:r w:rsidRPr="00C07213">
        <w:rPr>
          <w:color w:val="000000" w:themeColor="text1"/>
          <w:sz w:val="24"/>
          <w:szCs w:val="24"/>
        </w:rPr>
        <w:t xml:space="preserve">And yet, what is Little Mogadishu? It is precisely the place where self-sufficiency triumphed – against all the odds – over the perverse </w:t>
      </w:r>
      <w:proofErr w:type="spellStart"/>
      <w:r w:rsidRPr="00C07213">
        <w:rPr>
          <w:color w:val="000000" w:themeColor="text1"/>
          <w:sz w:val="24"/>
          <w:szCs w:val="24"/>
        </w:rPr>
        <w:t>inventives</w:t>
      </w:r>
      <w:proofErr w:type="spellEnd"/>
      <w:r w:rsidRPr="00C07213">
        <w:rPr>
          <w:color w:val="000000" w:themeColor="text1"/>
          <w:sz w:val="24"/>
          <w:szCs w:val="24"/>
        </w:rPr>
        <w:t xml:space="preserve"> of humanitarian dependence. </w:t>
      </w:r>
      <w:r w:rsidRPr="00C07213">
        <w:rPr>
          <w:color w:val="000000" w:themeColor="text1"/>
          <w:sz w:val="24"/>
          <w:szCs w:val="24"/>
        </w:rPr>
        <w:lastRenderedPageBreak/>
        <w:t xml:space="preserve">Within Kenya, “Nairobi is one of the few places where refugees can be independent from aid” (Campbell 2006, p.408). There is no need to save “these wretched people from themselves” because the wretched </w:t>
      </w:r>
      <w:r w:rsidRPr="00C07213">
        <w:rPr>
          <w:i/>
          <w:iCs/>
          <w:color w:val="000000" w:themeColor="text1"/>
          <w:sz w:val="24"/>
          <w:szCs w:val="24"/>
        </w:rPr>
        <w:t>saved themselves</w:t>
      </w:r>
      <w:r w:rsidRPr="00C07213">
        <w:rPr>
          <w:color w:val="000000" w:themeColor="text1"/>
          <w:sz w:val="24"/>
          <w:szCs w:val="24"/>
        </w:rPr>
        <w:t>, thus obviating the need for external salvation. In a more tender world, one would imagine that Kenya embraces this fortuitous development wholeheartedly, celebrating the urban refugees culturally and recognizing them financially by taxing the added value in a win-win taxation policy. Instead, this is systematically avoided because it would be a recognition of their permanence. Good refugees are dependent, temporary and invisible. Little Mogadishu’s Somalis, Ugandans, and Ethiopians are, instead, bad refugees for their self-sufficiency, long-term institutional integration, and conspicuous cultural presence.</w:t>
      </w:r>
    </w:p>
    <w:p w14:paraId="4902FFC7" w14:textId="77777777" w:rsidR="00C07213" w:rsidRPr="00C07213" w:rsidRDefault="00C07213" w:rsidP="00C07213">
      <w:pPr>
        <w:spacing w:after="0"/>
        <w:ind w:firstLine="720"/>
        <w:rPr>
          <w:color w:val="000000" w:themeColor="text1"/>
          <w:sz w:val="24"/>
          <w:szCs w:val="24"/>
        </w:rPr>
      </w:pPr>
    </w:p>
    <w:p w14:paraId="67676FAF" w14:textId="09E5862B" w:rsidR="00C07213" w:rsidRPr="00C07213" w:rsidRDefault="00C07213" w:rsidP="00B66BBA">
      <w:pPr>
        <w:pStyle w:val="Heading4"/>
      </w:pPr>
      <w:r w:rsidRPr="00C07213">
        <w:t xml:space="preserve">Refugee </w:t>
      </w:r>
      <w:r w:rsidR="00B66BBA" w:rsidRPr="00B66BBA">
        <w:rPr>
          <w:rStyle w:val="Heading3Char"/>
          <w:b/>
          <w:bCs/>
          <w:i w:val="0"/>
          <w:iCs w:val="0"/>
        </w:rPr>
        <w:t>City</w:t>
      </w:r>
      <w:r w:rsidRPr="00C07213">
        <w:t>: Goma</w:t>
      </w:r>
    </w:p>
    <w:p w14:paraId="06347075" w14:textId="77777777" w:rsidR="00C07213" w:rsidRPr="00C07213" w:rsidRDefault="00C07213" w:rsidP="00C07213">
      <w:pPr>
        <w:spacing w:after="0"/>
        <w:ind w:firstLine="720"/>
        <w:rPr>
          <w:color w:val="000000" w:themeColor="text1"/>
          <w:sz w:val="24"/>
          <w:szCs w:val="24"/>
        </w:rPr>
      </w:pPr>
    </w:p>
    <w:p w14:paraId="1886A574" w14:textId="1BF68329" w:rsidR="00C07213" w:rsidRPr="00C07213" w:rsidRDefault="00C07213" w:rsidP="00C07213">
      <w:pPr>
        <w:spacing w:after="0"/>
        <w:ind w:firstLine="720"/>
        <w:rPr>
          <w:color w:val="000000" w:themeColor="text1"/>
          <w:sz w:val="24"/>
          <w:szCs w:val="24"/>
        </w:rPr>
      </w:pPr>
      <w:r w:rsidRPr="00C07213">
        <w:rPr>
          <w:color w:val="000000" w:themeColor="text1"/>
          <w:sz w:val="24"/>
          <w:szCs w:val="24"/>
        </w:rPr>
        <w:t xml:space="preserve">Critics who bemoan the “politicization of humanitarian aid” have not encountered Goma in the DRC. Had they, they would realize the phrase is redundant: aid is </w:t>
      </w:r>
      <w:r w:rsidRPr="00C07213">
        <w:rPr>
          <w:i/>
          <w:iCs/>
          <w:color w:val="000000" w:themeColor="text1"/>
          <w:sz w:val="24"/>
          <w:szCs w:val="24"/>
        </w:rPr>
        <w:t xml:space="preserve">inherently </w:t>
      </w:r>
      <w:r w:rsidRPr="00C07213">
        <w:rPr>
          <w:color w:val="000000" w:themeColor="text1"/>
          <w:sz w:val="24"/>
          <w:szCs w:val="24"/>
        </w:rPr>
        <w:t xml:space="preserve">political. </w:t>
      </w:r>
    </w:p>
    <w:p w14:paraId="008606D8" w14:textId="77777777" w:rsidR="00C07213" w:rsidRPr="00C07213" w:rsidRDefault="00C07213" w:rsidP="00C07213">
      <w:pPr>
        <w:spacing w:after="0"/>
        <w:ind w:firstLine="720"/>
        <w:rPr>
          <w:color w:val="000000" w:themeColor="text1"/>
          <w:sz w:val="24"/>
          <w:szCs w:val="24"/>
        </w:rPr>
      </w:pPr>
      <w:r w:rsidRPr="00C07213">
        <w:rPr>
          <w:color w:val="000000" w:themeColor="text1"/>
          <w:sz w:val="24"/>
          <w:szCs w:val="24"/>
        </w:rPr>
        <w:t xml:space="preserve">The most extreme urbanization effect that refugees can have is exemplified by Goma, whose population doubled from forced migrants of, primarily, two Congo wars (1996-7; 1998-2003) and, secondarily, repeated volcanic eruptions. Through a combination of panicked rescue operations, bureaucratic inertia, and </w:t>
      </w:r>
      <w:proofErr w:type="spellStart"/>
      <w:r w:rsidRPr="00C07213">
        <w:rPr>
          <w:color w:val="000000" w:themeColor="text1"/>
          <w:sz w:val="24"/>
          <w:szCs w:val="24"/>
        </w:rPr>
        <w:t>ethnicized</w:t>
      </w:r>
      <w:proofErr w:type="spellEnd"/>
      <w:r w:rsidRPr="00C07213">
        <w:rPr>
          <w:color w:val="000000" w:themeColor="text1"/>
          <w:sz w:val="24"/>
          <w:szCs w:val="24"/>
        </w:rPr>
        <w:t xml:space="preserve"> “humanitarian patronage networks,” the NGO and INGO refugee sector effectively created a new urban reality: the “city” of Goma (</w:t>
      </w:r>
      <w:r w:rsidRPr="00C07213">
        <w:rPr>
          <w:color w:val="000000" w:themeColor="text1"/>
          <w:sz w:val="24"/>
          <w:szCs w:val="24"/>
          <w:lang w:val="ru-RU"/>
        </w:rPr>
        <w:t>Büscher</w:t>
      </w:r>
      <w:r w:rsidRPr="00C07213">
        <w:rPr>
          <w:color w:val="000000" w:themeColor="text1"/>
          <w:sz w:val="24"/>
          <w:szCs w:val="24"/>
        </w:rPr>
        <w:t xml:space="preserve"> </w:t>
      </w:r>
      <w:r w:rsidRPr="00C07213">
        <w:rPr>
          <w:color w:val="000000" w:themeColor="text1"/>
          <w:sz w:val="24"/>
          <w:szCs w:val="24"/>
          <w:lang w:val="ru-RU"/>
        </w:rPr>
        <w:t>&amp; Vlassenroot</w:t>
      </w:r>
      <w:r w:rsidRPr="00C07213">
        <w:rPr>
          <w:color w:val="000000" w:themeColor="text1"/>
          <w:sz w:val="24"/>
          <w:szCs w:val="24"/>
        </w:rPr>
        <w:t xml:space="preserve"> </w:t>
      </w:r>
      <w:r w:rsidRPr="00C07213">
        <w:rPr>
          <w:color w:val="000000" w:themeColor="text1"/>
          <w:sz w:val="24"/>
          <w:szCs w:val="24"/>
          <w:lang w:val="ru-RU"/>
        </w:rPr>
        <w:t>2010).</w:t>
      </w:r>
      <w:r w:rsidRPr="00C07213">
        <w:rPr>
          <w:color w:val="000000" w:themeColor="text1"/>
          <w:sz w:val="24"/>
          <w:szCs w:val="24"/>
        </w:rPr>
        <w:t xml:space="preserve"> The humanitarian industry’s “footprint” included the creation of new social hierarchies, urban infrastructure, local cultural innovations, and political structures which disincentivized any local government from assuming sovereign governance roles. The NGO sector spawned its own hotels and luxury residential spaces in the midst of the world’s worst refugee settlements. Delivering health, education, and other social services, the humanitarian industry was also the only real labor market, as it hired cooks, drivers, bodyguards and prostitutes. Anecdotal evidence from long-term observers suggests that rebels and governments would conspire to stage violent incidents to exploit the humanitarian sector even further.</w:t>
      </w:r>
      <w:r w:rsidRPr="00C07213">
        <w:rPr>
          <w:color w:val="000000" w:themeColor="text1"/>
          <w:sz w:val="24"/>
          <w:szCs w:val="24"/>
          <w:vertAlign w:val="superscript"/>
        </w:rPr>
        <w:footnoteReference w:id="24"/>
      </w:r>
    </w:p>
    <w:p w14:paraId="30C14CAF" w14:textId="77777777" w:rsidR="00C07213" w:rsidRPr="00C07213" w:rsidRDefault="00C07213" w:rsidP="00C07213">
      <w:pPr>
        <w:spacing w:after="0"/>
        <w:ind w:firstLine="720"/>
        <w:rPr>
          <w:color w:val="000000" w:themeColor="text1"/>
          <w:sz w:val="24"/>
          <w:szCs w:val="24"/>
        </w:rPr>
      </w:pPr>
      <w:r w:rsidRPr="00C07213">
        <w:rPr>
          <w:color w:val="000000" w:themeColor="text1"/>
          <w:sz w:val="24"/>
          <w:szCs w:val="24"/>
        </w:rPr>
        <w:t xml:space="preserve">Needless to say, the humanitarian agencies – out of the best intentions – attract venomous resentment and distrust for their management of Goma. Having created an “aid agency supermarket” out of the refugee city, the humanitarian industry could not avoid the “general perception of the humanitarian presence as a money-making enterprise, profiting from conflict and human suffering, and serving the international community in the first place” (p.267). Worse still, various agencies were accused, with some credibility, of “feeding the killers” in the Rwanda genocide spillover into DRC. The sprawling refugee camps served as “military bases from where cross-border attacks could be prepared” (p.260). While political and military elites “discovered the advantages of a large presence of international donor </w:t>
      </w:r>
      <w:r w:rsidRPr="00C07213">
        <w:rPr>
          <w:color w:val="000000" w:themeColor="text1"/>
          <w:sz w:val="24"/>
          <w:szCs w:val="24"/>
        </w:rPr>
        <w:lastRenderedPageBreak/>
        <w:t>agencies,” the humanitarians engaged in a “strategy of accommodation” (p.262) with criminals, warlords and other unsavory characters engaged in displacement.</w:t>
      </w:r>
    </w:p>
    <w:p w14:paraId="02A7A29B" w14:textId="77777777" w:rsidR="00C07213" w:rsidRPr="000D21C0" w:rsidRDefault="00C07213" w:rsidP="00C07213">
      <w:pPr>
        <w:spacing w:after="0"/>
        <w:rPr>
          <w:color w:val="000000" w:themeColor="text1"/>
        </w:rPr>
      </w:pPr>
    </w:p>
    <w:p w14:paraId="6EF2C891" w14:textId="77777777" w:rsidR="005A4E42" w:rsidRPr="000D21C0" w:rsidRDefault="005A4E42" w:rsidP="00C07213">
      <w:pPr>
        <w:pStyle w:val="Heading3"/>
      </w:pPr>
      <w:r w:rsidRPr="000D21C0">
        <w:t>Slum housing</w:t>
      </w:r>
    </w:p>
    <w:p w14:paraId="73055277" w14:textId="3B98132B" w:rsidR="005A4E42" w:rsidRPr="000D21C0" w:rsidRDefault="005A4E42" w:rsidP="0043448C">
      <w:pPr>
        <w:spacing w:after="0"/>
        <w:rPr>
          <w:color w:val="000000" w:themeColor="text1"/>
        </w:rPr>
      </w:pPr>
    </w:p>
    <w:p w14:paraId="2E399FBC" w14:textId="092DC769" w:rsidR="005A4E42" w:rsidRPr="000D21C0" w:rsidRDefault="00C07213" w:rsidP="0043448C">
      <w:pPr>
        <w:spacing w:after="0"/>
        <w:rPr>
          <w:color w:val="000000" w:themeColor="text1"/>
        </w:rPr>
      </w:pPr>
      <w:r>
        <w:rPr>
          <w:color w:val="000000" w:themeColor="text1"/>
        </w:rPr>
        <w:t xml:space="preserve">Table 8. Global Refugee Ghetto </w:t>
      </w:r>
      <w:r w:rsidR="005A4E42" w:rsidRPr="000D21C0">
        <w:rPr>
          <w:color w:val="000000" w:themeColor="text1"/>
        </w:rPr>
        <w:t>Percentage of Urban Population in Slums</w:t>
      </w:r>
    </w:p>
    <w:tbl>
      <w:tblPr>
        <w:tblStyle w:val="TableGrid"/>
        <w:tblW w:w="0" w:type="auto"/>
        <w:tblLook w:val="04A0" w:firstRow="1" w:lastRow="0" w:firstColumn="1" w:lastColumn="0" w:noHBand="0" w:noVBand="1"/>
      </w:tblPr>
      <w:tblGrid>
        <w:gridCol w:w="1108"/>
        <w:gridCol w:w="1190"/>
        <w:gridCol w:w="1191"/>
        <w:gridCol w:w="1191"/>
        <w:gridCol w:w="1104"/>
        <w:gridCol w:w="908"/>
        <w:gridCol w:w="908"/>
      </w:tblGrid>
      <w:tr w:rsidR="005A4E42" w:rsidRPr="000D21C0" w14:paraId="3AB47B29" w14:textId="77777777" w:rsidTr="0075722B">
        <w:tc>
          <w:tcPr>
            <w:tcW w:w="1108" w:type="dxa"/>
          </w:tcPr>
          <w:p w14:paraId="73B1B68D" w14:textId="77777777" w:rsidR="005A4E42" w:rsidRPr="000D21C0" w:rsidRDefault="005A4E42" w:rsidP="0043448C">
            <w:pPr>
              <w:rPr>
                <w:color w:val="000000" w:themeColor="text1"/>
              </w:rPr>
            </w:pPr>
          </w:p>
        </w:tc>
        <w:tc>
          <w:tcPr>
            <w:tcW w:w="1190" w:type="dxa"/>
          </w:tcPr>
          <w:p w14:paraId="03B53577" w14:textId="77777777" w:rsidR="005A4E42" w:rsidRPr="000D21C0" w:rsidRDefault="005A4E42" w:rsidP="0043448C">
            <w:pPr>
              <w:rPr>
                <w:color w:val="000000" w:themeColor="text1"/>
              </w:rPr>
            </w:pPr>
            <w:r w:rsidRPr="000D21C0">
              <w:rPr>
                <w:color w:val="000000" w:themeColor="text1"/>
              </w:rPr>
              <w:t>2000</w:t>
            </w:r>
          </w:p>
        </w:tc>
        <w:tc>
          <w:tcPr>
            <w:tcW w:w="1191" w:type="dxa"/>
          </w:tcPr>
          <w:p w14:paraId="59D0BB9E" w14:textId="77777777" w:rsidR="005A4E42" w:rsidRPr="000D21C0" w:rsidRDefault="005A4E42" w:rsidP="0043448C">
            <w:pPr>
              <w:rPr>
                <w:color w:val="000000" w:themeColor="text1"/>
              </w:rPr>
            </w:pPr>
            <w:r w:rsidRPr="000D21C0">
              <w:rPr>
                <w:color w:val="000000" w:themeColor="text1"/>
              </w:rPr>
              <w:t>2002</w:t>
            </w:r>
          </w:p>
        </w:tc>
        <w:tc>
          <w:tcPr>
            <w:tcW w:w="1191" w:type="dxa"/>
          </w:tcPr>
          <w:p w14:paraId="37BA8EBD" w14:textId="77777777" w:rsidR="005A4E42" w:rsidRPr="000D21C0" w:rsidRDefault="005A4E42" w:rsidP="0043448C">
            <w:pPr>
              <w:rPr>
                <w:color w:val="000000" w:themeColor="text1"/>
              </w:rPr>
            </w:pPr>
            <w:r w:rsidRPr="000D21C0">
              <w:rPr>
                <w:color w:val="000000" w:themeColor="text1"/>
              </w:rPr>
              <w:t>2004</w:t>
            </w:r>
          </w:p>
        </w:tc>
        <w:tc>
          <w:tcPr>
            <w:tcW w:w="1104" w:type="dxa"/>
          </w:tcPr>
          <w:p w14:paraId="0B02C98C" w14:textId="77777777" w:rsidR="005A4E42" w:rsidRPr="000D21C0" w:rsidRDefault="005A4E42" w:rsidP="0043448C">
            <w:pPr>
              <w:rPr>
                <w:color w:val="000000" w:themeColor="text1"/>
              </w:rPr>
            </w:pPr>
            <w:r w:rsidRPr="000D21C0">
              <w:rPr>
                <w:color w:val="000000" w:themeColor="text1"/>
              </w:rPr>
              <w:t>2006</w:t>
            </w:r>
          </w:p>
        </w:tc>
        <w:tc>
          <w:tcPr>
            <w:tcW w:w="908" w:type="dxa"/>
          </w:tcPr>
          <w:p w14:paraId="04FAAE05" w14:textId="77777777" w:rsidR="005A4E42" w:rsidRPr="000D21C0" w:rsidRDefault="005A4E42" w:rsidP="0043448C">
            <w:pPr>
              <w:rPr>
                <w:color w:val="000000" w:themeColor="text1"/>
              </w:rPr>
            </w:pPr>
            <w:r w:rsidRPr="000D21C0">
              <w:rPr>
                <w:color w:val="000000" w:themeColor="text1"/>
              </w:rPr>
              <w:t>2008</w:t>
            </w:r>
          </w:p>
        </w:tc>
        <w:tc>
          <w:tcPr>
            <w:tcW w:w="908" w:type="dxa"/>
          </w:tcPr>
          <w:p w14:paraId="1FF2A519" w14:textId="77777777" w:rsidR="005A4E42" w:rsidRPr="000D21C0" w:rsidRDefault="005A4E42" w:rsidP="0043448C">
            <w:pPr>
              <w:rPr>
                <w:color w:val="000000" w:themeColor="text1"/>
              </w:rPr>
            </w:pPr>
            <w:r w:rsidRPr="000D21C0">
              <w:rPr>
                <w:color w:val="000000" w:themeColor="text1"/>
              </w:rPr>
              <w:t>2010</w:t>
            </w:r>
          </w:p>
        </w:tc>
      </w:tr>
      <w:tr w:rsidR="005A4E42" w:rsidRPr="000D21C0" w14:paraId="63CA3590" w14:textId="77777777" w:rsidTr="0075722B">
        <w:tc>
          <w:tcPr>
            <w:tcW w:w="1108" w:type="dxa"/>
          </w:tcPr>
          <w:p w14:paraId="38E5ADE2" w14:textId="77777777" w:rsidR="005A4E42" w:rsidRPr="000D21C0" w:rsidRDefault="005A4E42" w:rsidP="0043448C">
            <w:pPr>
              <w:rPr>
                <w:color w:val="000000" w:themeColor="text1"/>
              </w:rPr>
            </w:pPr>
            <w:r w:rsidRPr="000D21C0">
              <w:rPr>
                <w:color w:val="000000" w:themeColor="text1"/>
              </w:rPr>
              <w:t>CAR</w:t>
            </w:r>
          </w:p>
        </w:tc>
        <w:tc>
          <w:tcPr>
            <w:tcW w:w="1190" w:type="dxa"/>
            <w:vAlign w:val="bottom"/>
          </w:tcPr>
          <w:p w14:paraId="5E4C96B5" w14:textId="77777777" w:rsidR="005A4E42" w:rsidRPr="000D21C0" w:rsidRDefault="005A4E42" w:rsidP="0043448C">
            <w:pPr>
              <w:rPr>
                <w:color w:val="000000" w:themeColor="text1"/>
              </w:rPr>
            </w:pPr>
            <w:r w:rsidRPr="000D21C0">
              <w:rPr>
                <w:color w:val="000000" w:themeColor="text1"/>
              </w:rPr>
              <w:t>85.97%</w:t>
            </w:r>
          </w:p>
        </w:tc>
        <w:tc>
          <w:tcPr>
            <w:tcW w:w="1191" w:type="dxa"/>
          </w:tcPr>
          <w:p w14:paraId="3B3E9544" w14:textId="77777777" w:rsidR="005A4E42" w:rsidRPr="000D21C0" w:rsidRDefault="005A4E42" w:rsidP="0043448C">
            <w:pPr>
              <w:rPr>
                <w:color w:val="000000" w:themeColor="text1"/>
              </w:rPr>
            </w:pPr>
            <w:r w:rsidRPr="000D21C0">
              <w:rPr>
                <w:color w:val="000000" w:themeColor="text1"/>
              </w:rPr>
              <w:t>83.12%</w:t>
            </w:r>
            <w:r w:rsidRPr="000D21C0">
              <w:rPr>
                <w:color w:val="000000" w:themeColor="text1"/>
              </w:rPr>
              <w:tab/>
            </w:r>
          </w:p>
        </w:tc>
        <w:tc>
          <w:tcPr>
            <w:tcW w:w="1191" w:type="dxa"/>
          </w:tcPr>
          <w:p w14:paraId="6AF120AD" w14:textId="77777777" w:rsidR="005A4E42" w:rsidRPr="000D21C0" w:rsidRDefault="005A4E42" w:rsidP="0043448C">
            <w:pPr>
              <w:rPr>
                <w:color w:val="000000" w:themeColor="text1"/>
              </w:rPr>
            </w:pPr>
            <w:r w:rsidRPr="000D21C0">
              <w:rPr>
                <w:color w:val="000000" w:themeColor="text1"/>
              </w:rPr>
              <w:t>80.28%</w:t>
            </w:r>
          </w:p>
        </w:tc>
        <w:tc>
          <w:tcPr>
            <w:tcW w:w="1104" w:type="dxa"/>
          </w:tcPr>
          <w:p w14:paraId="3F7F77EC" w14:textId="77777777" w:rsidR="005A4E42" w:rsidRPr="000D21C0" w:rsidRDefault="005A4E42" w:rsidP="0043448C">
            <w:pPr>
              <w:spacing w:line="320" w:lineRule="atLeast"/>
              <w:rPr>
                <w:color w:val="000000" w:themeColor="text1"/>
                <w:sz w:val="21"/>
                <w:szCs w:val="21"/>
              </w:rPr>
            </w:pPr>
            <w:r w:rsidRPr="000D21C0">
              <w:rPr>
                <w:color w:val="000000" w:themeColor="text1"/>
                <w:sz w:val="21"/>
                <w:szCs w:val="21"/>
              </w:rPr>
              <w:t>77.44%</w:t>
            </w:r>
          </w:p>
        </w:tc>
        <w:tc>
          <w:tcPr>
            <w:tcW w:w="908" w:type="dxa"/>
            <w:vAlign w:val="bottom"/>
          </w:tcPr>
          <w:p w14:paraId="182861F1" w14:textId="77777777" w:rsidR="005A4E42" w:rsidRPr="000D21C0" w:rsidRDefault="005A4E42" w:rsidP="0043448C">
            <w:pPr>
              <w:rPr>
                <w:color w:val="000000" w:themeColor="text1"/>
              </w:rPr>
            </w:pPr>
            <w:r w:rsidRPr="000D21C0">
              <w:rPr>
                <w:color w:val="000000" w:themeColor="text1"/>
              </w:rPr>
              <w:t>74.60%</w:t>
            </w:r>
          </w:p>
        </w:tc>
        <w:tc>
          <w:tcPr>
            <w:tcW w:w="908" w:type="dxa"/>
            <w:vAlign w:val="bottom"/>
          </w:tcPr>
          <w:p w14:paraId="60421FC8" w14:textId="77777777" w:rsidR="005A4E42" w:rsidRPr="000D21C0" w:rsidRDefault="005A4E42" w:rsidP="0043448C">
            <w:pPr>
              <w:rPr>
                <w:color w:val="000000" w:themeColor="text1"/>
              </w:rPr>
            </w:pPr>
            <w:r w:rsidRPr="000D21C0">
              <w:rPr>
                <w:color w:val="000000" w:themeColor="text1"/>
              </w:rPr>
              <w:t>71.76%</w:t>
            </w:r>
          </w:p>
        </w:tc>
      </w:tr>
      <w:tr w:rsidR="005A4E42" w:rsidRPr="000D21C0" w14:paraId="47BCA2C4" w14:textId="77777777" w:rsidTr="0075722B">
        <w:tc>
          <w:tcPr>
            <w:tcW w:w="1108" w:type="dxa"/>
          </w:tcPr>
          <w:p w14:paraId="5F75C375" w14:textId="77777777" w:rsidR="005A4E42" w:rsidRPr="000D21C0" w:rsidRDefault="005A4E42" w:rsidP="0043448C">
            <w:pPr>
              <w:rPr>
                <w:color w:val="000000" w:themeColor="text1"/>
              </w:rPr>
            </w:pPr>
            <w:r w:rsidRPr="000D21C0">
              <w:rPr>
                <w:color w:val="000000" w:themeColor="text1"/>
              </w:rPr>
              <w:t>Chad</w:t>
            </w:r>
          </w:p>
        </w:tc>
        <w:tc>
          <w:tcPr>
            <w:tcW w:w="1190" w:type="dxa"/>
            <w:vAlign w:val="bottom"/>
          </w:tcPr>
          <w:p w14:paraId="43D839CB" w14:textId="77777777" w:rsidR="005A4E42" w:rsidRPr="000D21C0" w:rsidRDefault="005A4E42" w:rsidP="0043448C">
            <w:pPr>
              <w:rPr>
                <w:color w:val="000000" w:themeColor="text1"/>
              </w:rPr>
            </w:pPr>
            <w:r w:rsidRPr="000D21C0">
              <w:rPr>
                <w:color w:val="000000" w:themeColor="text1"/>
              </w:rPr>
              <w:t>91.58%</w:t>
            </w:r>
          </w:p>
        </w:tc>
        <w:tc>
          <w:tcPr>
            <w:tcW w:w="1191" w:type="dxa"/>
          </w:tcPr>
          <w:p w14:paraId="592DF5DD" w14:textId="77777777" w:rsidR="005A4E42" w:rsidRPr="000D21C0" w:rsidRDefault="005A4E42" w:rsidP="0043448C">
            <w:pPr>
              <w:rPr>
                <w:color w:val="000000" w:themeColor="text1"/>
              </w:rPr>
            </w:pPr>
            <w:r w:rsidRPr="000D21C0">
              <w:rPr>
                <w:color w:val="000000" w:themeColor="text1"/>
              </w:rPr>
              <w:t>90.46%</w:t>
            </w:r>
            <w:r w:rsidRPr="000D21C0">
              <w:rPr>
                <w:color w:val="000000" w:themeColor="text1"/>
              </w:rPr>
              <w:tab/>
            </w:r>
          </w:p>
        </w:tc>
        <w:tc>
          <w:tcPr>
            <w:tcW w:w="1191" w:type="dxa"/>
          </w:tcPr>
          <w:p w14:paraId="533E0650" w14:textId="77777777" w:rsidR="005A4E42" w:rsidRPr="000D21C0" w:rsidRDefault="005A4E42" w:rsidP="0043448C">
            <w:pPr>
              <w:rPr>
                <w:color w:val="000000" w:themeColor="text1"/>
              </w:rPr>
            </w:pPr>
            <w:r w:rsidRPr="000D21C0">
              <w:rPr>
                <w:color w:val="000000" w:themeColor="text1"/>
              </w:rPr>
              <w:t>89.33%</w:t>
            </w:r>
            <w:r w:rsidRPr="000D21C0">
              <w:rPr>
                <w:color w:val="000000" w:themeColor="text1"/>
              </w:rPr>
              <w:tab/>
            </w:r>
          </w:p>
        </w:tc>
        <w:tc>
          <w:tcPr>
            <w:tcW w:w="1104" w:type="dxa"/>
          </w:tcPr>
          <w:p w14:paraId="0D84FB8A" w14:textId="77777777" w:rsidR="005A4E42" w:rsidRPr="000D21C0" w:rsidRDefault="005A4E42" w:rsidP="0043448C">
            <w:pPr>
              <w:spacing w:line="320" w:lineRule="atLeast"/>
              <w:rPr>
                <w:color w:val="000000" w:themeColor="text1"/>
                <w:sz w:val="21"/>
                <w:szCs w:val="21"/>
              </w:rPr>
            </w:pPr>
            <w:r w:rsidRPr="000D21C0">
              <w:rPr>
                <w:color w:val="000000" w:themeColor="text1"/>
                <w:sz w:val="21"/>
                <w:szCs w:val="21"/>
              </w:rPr>
              <w:t>88.20%</w:t>
            </w:r>
          </w:p>
        </w:tc>
        <w:tc>
          <w:tcPr>
            <w:tcW w:w="908" w:type="dxa"/>
            <w:vAlign w:val="bottom"/>
          </w:tcPr>
          <w:p w14:paraId="41B293C1" w14:textId="77777777" w:rsidR="005A4E42" w:rsidRPr="000D21C0" w:rsidRDefault="005A4E42" w:rsidP="0043448C">
            <w:pPr>
              <w:rPr>
                <w:color w:val="000000" w:themeColor="text1"/>
              </w:rPr>
            </w:pPr>
            <w:r w:rsidRPr="000D21C0">
              <w:rPr>
                <w:color w:val="000000" w:themeColor="text1"/>
              </w:rPr>
              <w:t>87.07%</w:t>
            </w:r>
          </w:p>
        </w:tc>
        <w:tc>
          <w:tcPr>
            <w:tcW w:w="908" w:type="dxa"/>
            <w:vAlign w:val="bottom"/>
          </w:tcPr>
          <w:p w14:paraId="7ADB3CE9" w14:textId="77777777" w:rsidR="005A4E42" w:rsidRPr="000D21C0" w:rsidRDefault="005A4E42" w:rsidP="0043448C">
            <w:pPr>
              <w:rPr>
                <w:color w:val="000000" w:themeColor="text1"/>
              </w:rPr>
            </w:pPr>
            <w:r w:rsidRPr="000D21C0">
              <w:rPr>
                <w:color w:val="000000" w:themeColor="text1"/>
              </w:rPr>
              <w:t>85.95%</w:t>
            </w:r>
          </w:p>
        </w:tc>
      </w:tr>
      <w:tr w:rsidR="005A4E42" w:rsidRPr="000D21C0" w14:paraId="6846B5BE" w14:textId="77777777" w:rsidTr="0075722B">
        <w:tc>
          <w:tcPr>
            <w:tcW w:w="1108" w:type="dxa"/>
          </w:tcPr>
          <w:p w14:paraId="2ABD173D" w14:textId="77777777" w:rsidR="005A4E42" w:rsidRPr="000D21C0" w:rsidRDefault="005A4E42" w:rsidP="0043448C">
            <w:pPr>
              <w:rPr>
                <w:color w:val="000000" w:themeColor="text1"/>
              </w:rPr>
            </w:pPr>
            <w:r w:rsidRPr="000D21C0">
              <w:rPr>
                <w:color w:val="000000" w:themeColor="text1"/>
              </w:rPr>
              <w:t>DRC</w:t>
            </w:r>
          </w:p>
        </w:tc>
        <w:tc>
          <w:tcPr>
            <w:tcW w:w="1190" w:type="dxa"/>
          </w:tcPr>
          <w:p w14:paraId="3331576D" w14:textId="77777777" w:rsidR="005A4E42" w:rsidRPr="000D21C0" w:rsidRDefault="005A4E42" w:rsidP="0043448C">
            <w:pPr>
              <w:rPr>
                <w:color w:val="000000" w:themeColor="text1"/>
              </w:rPr>
            </w:pPr>
          </w:p>
        </w:tc>
        <w:tc>
          <w:tcPr>
            <w:tcW w:w="1191" w:type="dxa"/>
          </w:tcPr>
          <w:p w14:paraId="06F3C964" w14:textId="77777777" w:rsidR="005A4E42" w:rsidRPr="000D21C0" w:rsidRDefault="005A4E42" w:rsidP="0043448C">
            <w:pPr>
              <w:rPr>
                <w:color w:val="000000" w:themeColor="text1"/>
              </w:rPr>
            </w:pPr>
            <w:r w:rsidRPr="000D21C0">
              <w:rPr>
                <w:color w:val="000000" w:themeColor="text1"/>
              </w:rPr>
              <w:t>71.91%</w:t>
            </w:r>
            <w:r w:rsidRPr="000D21C0">
              <w:rPr>
                <w:color w:val="000000" w:themeColor="text1"/>
              </w:rPr>
              <w:tab/>
            </w:r>
          </w:p>
        </w:tc>
        <w:tc>
          <w:tcPr>
            <w:tcW w:w="1191" w:type="dxa"/>
          </w:tcPr>
          <w:p w14:paraId="5181BE2B" w14:textId="77777777" w:rsidR="005A4E42" w:rsidRPr="000D21C0" w:rsidRDefault="005A4E42" w:rsidP="0043448C">
            <w:pPr>
              <w:rPr>
                <w:color w:val="000000" w:themeColor="text1"/>
              </w:rPr>
            </w:pPr>
            <w:r w:rsidRPr="000D21C0">
              <w:rPr>
                <w:color w:val="000000" w:themeColor="text1"/>
              </w:rPr>
              <w:t>71.91%</w:t>
            </w:r>
            <w:r w:rsidRPr="000D21C0">
              <w:rPr>
                <w:color w:val="000000" w:themeColor="text1"/>
              </w:rPr>
              <w:tab/>
            </w:r>
          </w:p>
        </w:tc>
        <w:tc>
          <w:tcPr>
            <w:tcW w:w="1104" w:type="dxa"/>
          </w:tcPr>
          <w:p w14:paraId="79696457" w14:textId="77777777" w:rsidR="005A4E42" w:rsidRPr="000D21C0" w:rsidRDefault="005A4E42" w:rsidP="0043448C">
            <w:pPr>
              <w:spacing w:line="320" w:lineRule="atLeast"/>
              <w:rPr>
                <w:color w:val="000000" w:themeColor="text1"/>
                <w:sz w:val="21"/>
                <w:szCs w:val="21"/>
              </w:rPr>
            </w:pPr>
            <w:r w:rsidRPr="000D21C0">
              <w:rPr>
                <w:color w:val="000000" w:themeColor="text1"/>
                <w:sz w:val="21"/>
                <w:szCs w:val="21"/>
              </w:rPr>
              <w:t>72.37%</w:t>
            </w:r>
          </w:p>
        </w:tc>
        <w:tc>
          <w:tcPr>
            <w:tcW w:w="908" w:type="dxa"/>
            <w:vAlign w:val="bottom"/>
          </w:tcPr>
          <w:p w14:paraId="5B3B4CF3" w14:textId="77777777" w:rsidR="005A4E42" w:rsidRPr="000D21C0" w:rsidRDefault="005A4E42" w:rsidP="0043448C">
            <w:pPr>
              <w:rPr>
                <w:color w:val="000000" w:themeColor="text1"/>
              </w:rPr>
            </w:pPr>
            <w:r w:rsidRPr="000D21C0">
              <w:rPr>
                <w:color w:val="000000" w:themeColor="text1"/>
              </w:rPr>
              <w:t>73.30%</w:t>
            </w:r>
          </w:p>
        </w:tc>
        <w:tc>
          <w:tcPr>
            <w:tcW w:w="908" w:type="dxa"/>
            <w:vAlign w:val="bottom"/>
          </w:tcPr>
          <w:p w14:paraId="0D03DD1F" w14:textId="77777777" w:rsidR="005A4E42" w:rsidRPr="000D21C0" w:rsidRDefault="005A4E42" w:rsidP="0043448C">
            <w:pPr>
              <w:rPr>
                <w:color w:val="000000" w:themeColor="text1"/>
              </w:rPr>
            </w:pPr>
            <w:r w:rsidRPr="000D21C0">
              <w:rPr>
                <w:color w:val="000000" w:themeColor="text1"/>
              </w:rPr>
              <w:t>74.22%</w:t>
            </w:r>
          </w:p>
        </w:tc>
      </w:tr>
      <w:tr w:rsidR="005A4E42" w:rsidRPr="000D21C0" w14:paraId="2186A04F" w14:textId="77777777" w:rsidTr="0075722B">
        <w:tc>
          <w:tcPr>
            <w:tcW w:w="1108" w:type="dxa"/>
          </w:tcPr>
          <w:p w14:paraId="7BB71ECC" w14:textId="77777777" w:rsidR="005A4E42" w:rsidRPr="000D21C0" w:rsidRDefault="005A4E42" w:rsidP="0043448C">
            <w:pPr>
              <w:rPr>
                <w:color w:val="000000" w:themeColor="text1"/>
              </w:rPr>
            </w:pPr>
            <w:r w:rsidRPr="000D21C0">
              <w:rPr>
                <w:color w:val="000000" w:themeColor="text1"/>
              </w:rPr>
              <w:t>South Sudan</w:t>
            </w:r>
          </w:p>
        </w:tc>
        <w:tc>
          <w:tcPr>
            <w:tcW w:w="1190" w:type="dxa"/>
          </w:tcPr>
          <w:p w14:paraId="3B258413" w14:textId="77777777" w:rsidR="005A4E42" w:rsidRPr="000D21C0" w:rsidRDefault="005A4E42" w:rsidP="0043448C">
            <w:pPr>
              <w:rPr>
                <w:color w:val="000000" w:themeColor="text1"/>
              </w:rPr>
            </w:pPr>
          </w:p>
        </w:tc>
        <w:tc>
          <w:tcPr>
            <w:tcW w:w="1191" w:type="dxa"/>
          </w:tcPr>
          <w:p w14:paraId="2948B26F" w14:textId="77777777" w:rsidR="005A4E42" w:rsidRPr="000D21C0" w:rsidRDefault="005A4E42" w:rsidP="0043448C">
            <w:pPr>
              <w:rPr>
                <w:color w:val="000000" w:themeColor="text1"/>
              </w:rPr>
            </w:pPr>
            <w:r w:rsidRPr="000D21C0">
              <w:rPr>
                <w:color w:val="000000" w:themeColor="text1"/>
              </w:rPr>
              <w:t>99.80%</w:t>
            </w:r>
            <w:r w:rsidRPr="000D21C0">
              <w:rPr>
                <w:color w:val="000000" w:themeColor="text1"/>
              </w:rPr>
              <w:tab/>
            </w:r>
          </w:p>
        </w:tc>
        <w:tc>
          <w:tcPr>
            <w:tcW w:w="1191" w:type="dxa"/>
          </w:tcPr>
          <w:p w14:paraId="64F20485" w14:textId="77777777" w:rsidR="005A4E42" w:rsidRPr="000D21C0" w:rsidRDefault="005A4E42" w:rsidP="0043448C">
            <w:pPr>
              <w:rPr>
                <w:color w:val="000000" w:themeColor="text1"/>
              </w:rPr>
            </w:pPr>
            <w:r w:rsidRPr="000D21C0">
              <w:rPr>
                <w:color w:val="000000" w:themeColor="text1"/>
              </w:rPr>
              <w:t>99.80%</w:t>
            </w:r>
          </w:p>
        </w:tc>
        <w:tc>
          <w:tcPr>
            <w:tcW w:w="1104" w:type="dxa"/>
          </w:tcPr>
          <w:p w14:paraId="33A444FF" w14:textId="77777777" w:rsidR="005A4E42" w:rsidRPr="000D21C0" w:rsidRDefault="005A4E42" w:rsidP="0043448C">
            <w:pPr>
              <w:spacing w:line="320" w:lineRule="atLeast"/>
              <w:rPr>
                <w:color w:val="000000" w:themeColor="text1"/>
                <w:sz w:val="21"/>
                <w:szCs w:val="21"/>
              </w:rPr>
            </w:pPr>
            <w:r w:rsidRPr="000D21C0">
              <w:rPr>
                <w:color w:val="000000" w:themeColor="text1"/>
                <w:sz w:val="21"/>
                <w:szCs w:val="21"/>
              </w:rPr>
              <w:t>99.80%</w:t>
            </w:r>
          </w:p>
        </w:tc>
        <w:tc>
          <w:tcPr>
            <w:tcW w:w="908" w:type="dxa"/>
            <w:vAlign w:val="bottom"/>
          </w:tcPr>
          <w:p w14:paraId="3FF7CCF1" w14:textId="77777777" w:rsidR="005A4E42" w:rsidRPr="000D21C0" w:rsidRDefault="005A4E42" w:rsidP="0043448C">
            <w:pPr>
              <w:rPr>
                <w:color w:val="000000" w:themeColor="text1"/>
              </w:rPr>
            </w:pPr>
            <w:r w:rsidRPr="000D21C0">
              <w:rPr>
                <w:color w:val="000000" w:themeColor="text1"/>
              </w:rPr>
              <w:t>99.81%</w:t>
            </w:r>
          </w:p>
        </w:tc>
        <w:tc>
          <w:tcPr>
            <w:tcW w:w="908" w:type="dxa"/>
            <w:vAlign w:val="bottom"/>
          </w:tcPr>
          <w:p w14:paraId="207E1F61" w14:textId="77777777" w:rsidR="005A4E42" w:rsidRPr="000D21C0" w:rsidRDefault="005A4E42" w:rsidP="0043448C">
            <w:pPr>
              <w:rPr>
                <w:color w:val="000000" w:themeColor="text1"/>
              </w:rPr>
            </w:pPr>
            <w:r w:rsidRPr="000D21C0">
              <w:rPr>
                <w:color w:val="000000" w:themeColor="text1"/>
              </w:rPr>
              <w:t>97.00%</w:t>
            </w:r>
          </w:p>
        </w:tc>
      </w:tr>
      <w:tr w:rsidR="005A4E42" w:rsidRPr="000D21C0" w14:paraId="74DCF891" w14:textId="77777777" w:rsidTr="0075722B">
        <w:tc>
          <w:tcPr>
            <w:tcW w:w="1108" w:type="dxa"/>
          </w:tcPr>
          <w:p w14:paraId="44C0C8E5" w14:textId="77777777" w:rsidR="005A4E42" w:rsidRPr="000D21C0" w:rsidRDefault="005A4E42" w:rsidP="0043448C">
            <w:pPr>
              <w:rPr>
                <w:color w:val="000000" w:themeColor="text1"/>
              </w:rPr>
            </w:pPr>
            <w:r w:rsidRPr="000D21C0">
              <w:rPr>
                <w:color w:val="000000" w:themeColor="text1"/>
              </w:rPr>
              <w:t>Sudan</w:t>
            </w:r>
          </w:p>
        </w:tc>
        <w:tc>
          <w:tcPr>
            <w:tcW w:w="1190" w:type="dxa"/>
          </w:tcPr>
          <w:p w14:paraId="32E7DCFF" w14:textId="77777777" w:rsidR="005A4E42" w:rsidRPr="000D21C0" w:rsidRDefault="005A4E42" w:rsidP="0043448C">
            <w:pPr>
              <w:rPr>
                <w:color w:val="000000" w:themeColor="text1"/>
              </w:rPr>
            </w:pPr>
          </w:p>
        </w:tc>
        <w:tc>
          <w:tcPr>
            <w:tcW w:w="1191" w:type="dxa"/>
          </w:tcPr>
          <w:p w14:paraId="0415FA62" w14:textId="77777777" w:rsidR="005A4E42" w:rsidRPr="000D21C0" w:rsidRDefault="005A4E42" w:rsidP="0043448C">
            <w:pPr>
              <w:rPr>
                <w:color w:val="000000" w:themeColor="text1"/>
              </w:rPr>
            </w:pPr>
            <w:r w:rsidRPr="000D21C0">
              <w:rPr>
                <w:color w:val="000000" w:themeColor="text1"/>
              </w:rPr>
              <w:t>99.10%</w:t>
            </w:r>
            <w:r w:rsidRPr="000D21C0">
              <w:rPr>
                <w:color w:val="000000" w:themeColor="text1"/>
              </w:rPr>
              <w:tab/>
            </w:r>
          </w:p>
        </w:tc>
        <w:tc>
          <w:tcPr>
            <w:tcW w:w="1191" w:type="dxa"/>
          </w:tcPr>
          <w:p w14:paraId="5A33299D" w14:textId="77777777" w:rsidR="005A4E42" w:rsidRPr="000D21C0" w:rsidRDefault="005A4E42" w:rsidP="0043448C">
            <w:pPr>
              <w:rPr>
                <w:color w:val="000000" w:themeColor="text1"/>
              </w:rPr>
            </w:pPr>
            <w:r w:rsidRPr="000D21C0">
              <w:rPr>
                <w:color w:val="000000" w:themeColor="text1"/>
              </w:rPr>
              <w:t>99.10%</w:t>
            </w:r>
            <w:r w:rsidRPr="000D21C0">
              <w:rPr>
                <w:color w:val="000000" w:themeColor="text1"/>
              </w:rPr>
              <w:tab/>
            </w:r>
          </w:p>
        </w:tc>
        <w:tc>
          <w:tcPr>
            <w:tcW w:w="1104" w:type="dxa"/>
          </w:tcPr>
          <w:p w14:paraId="77D045B9" w14:textId="77777777" w:rsidR="005A4E42" w:rsidRPr="000D21C0" w:rsidRDefault="005A4E42" w:rsidP="0043448C">
            <w:pPr>
              <w:spacing w:line="320" w:lineRule="atLeast"/>
              <w:rPr>
                <w:color w:val="000000" w:themeColor="text1"/>
                <w:sz w:val="21"/>
                <w:szCs w:val="21"/>
              </w:rPr>
            </w:pPr>
            <w:r w:rsidRPr="000D21C0">
              <w:rPr>
                <w:color w:val="000000" w:themeColor="text1"/>
                <w:sz w:val="21"/>
                <w:szCs w:val="21"/>
              </w:rPr>
              <w:t>99.09%</w:t>
            </w:r>
          </w:p>
        </w:tc>
        <w:tc>
          <w:tcPr>
            <w:tcW w:w="908" w:type="dxa"/>
            <w:vAlign w:val="bottom"/>
          </w:tcPr>
          <w:p w14:paraId="0C0FB44F" w14:textId="77777777" w:rsidR="005A4E42" w:rsidRPr="000D21C0" w:rsidRDefault="005A4E42" w:rsidP="0043448C">
            <w:pPr>
              <w:rPr>
                <w:color w:val="000000" w:themeColor="text1"/>
              </w:rPr>
            </w:pPr>
            <w:r w:rsidRPr="000D21C0">
              <w:rPr>
                <w:color w:val="000000" w:themeColor="text1"/>
              </w:rPr>
              <w:t>94.00%</w:t>
            </w:r>
          </w:p>
        </w:tc>
        <w:tc>
          <w:tcPr>
            <w:tcW w:w="908" w:type="dxa"/>
            <w:vAlign w:val="bottom"/>
          </w:tcPr>
          <w:p w14:paraId="5184F5F7" w14:textId="77777777" w:rsidR="005A4E42" w:rsidRPr="000D21C0" w:rsidRDefault="005A4E42" w:rsidP="0043448C">
            <w:pPr>
              <w:rPr>
                <w:color w:val="000000" w:themeColor="text1"/>
              </w:rPr>
            </w:pPr>
            <w:r w:rsidRPr="000D21C0">
              <w:rPr>
                <w:color w:val="000000" w:themeColor="text1"/>
              </w:rPr>
              <w:t>88.92%</w:t>
            </w:r>
          </w:p>
        </w:tc>
      </w:tr>
    </w:tbl>
    <w:p w14:paraId="1BBD18D4" w14:textId="315BD37F" w:rsidR="005A4E42" w:rsidRDefault="0039708C" w:rsidP="0043448C">
      <w:pPr>
        <w:spacing w:after="0"/>
        <w:rPr>
          <w:color w:val="000000" w:themeColor="text1"/>
        </w:rPr>
      </w:pPr>
      <w:r>
        <w:rPr>
          <w:b/>
          <w:bCs/>
          <w:color w:val="000000" w:themeColor="text1"/>
        </w:rPr>
        <w:t>S</w:t>
      </w:r>
      <w:r w:rsidR="005A4E42" w:rsidRPr="000D21C0">
        <w:rPr>
          <w:b/>
          <w:bCs/>
          <w:color w:val="000000" w:themeColor="text1"/>
        </w:rPr>
        <w:t>ource:</w:t>
      </w:r>
      <w:r w:rsidR="005A4E42" w:rsidRPr="000D21C0">
        <w:rPr>
          <w:color w:val="000000" w:themeColor="text1"/>
        </w:rPr>
        <w:t xml:space="preserve"> UN Human Settlements </w:t>
      </w:r>
      <w:proofErr w:type="spellStart"/>
      <w:r w:rsidR="005A4E42" w:rsidRPr="000D21C0">
        <w:rPr>
          <w:color w:val="000000" w:themeColor="text1"/>
        </w:rPr>
        <w:t>Programme</w:t>
      </w:r>
      <w:proofErr w:type="spellEnd"/>
    </w:p>
    <w:p w14:paraId="04916FBD" w14:textId="5A7854F0" w:rsidR="00C07213" w:rsidRDefault="00C07213" w:rsidP="0043448C">
      <w:pPr>
        <w:spacing w:after="0"/>
        <w:rPr>
          <w:color w:val="000000" w:themeColor="text1"/>
        </w:rPr>
      </w:pPr>
    </w:p>
    <w:p w14:paraId="555F6CA1" w14:textId="48C01CB2" w:rsidR="00C07213" w:rsidRPr="000D21C0" w:rsidRDefault="00C07213" w:rsidP="00C07213">
      <w:pPr>
        <w:pStyle w:val="Heading3"/>
      </w:pPr>
      <w:r>
        <w:t>Internal Displacement and IDPs</w:t>
      </w:r>
    </w:p>
    <w:p w14:paraId="6B83EC0A" w14:textId="77777777" w:rsidR="00424138" w:rsidRPr="000D21C0" w:rsidRDefault="00424138" w:rsidP="0043448C">
      <w:pPr>
        <w:spacing w:after="0"/>
        <w:rPr>
          <w:color w:val="000000" w:themeColor="text1"/>
        </w:rPr>
      </w:pPr>
    </w:p>
    <w:p w14:paraId="406E3AFB" w14:textId="170F750F" w:rsidR="005A4E42" w:rsidRPr="000D21C0" w:rsidRDefault="005A4E42" w:rsidP="0043448C">
      <w:pPr>
        <w:spacing w:after="0"/>
        <w:rPr>
          <w:color w:val="000000" w:themeColor="text1"/>
        </w:rPr>
      </w:pPr>
      <w:r w:rsidRPr="000D21C0">
        <w:rPr>
          <w:color w:val="000000" w:themeColor="text1"/>
        </w:rPr>
        <w:t xml:space="preserve">Table </w:t>
      </w:r>
      <w:r w:rsidR="00C07213">
        <w:rPr>
          <w:color w:val="000000" w:themeColor="text1"/>
        </w:rPr>
        <w:t>9.</w:t>
      </w:r>
      <w:r w:rsidRPr="000D21C0">
        <w:rPr>
          <w:color w:val="000000" w:themeColor="text1"/>
        </w:rPr>
        <w:t xml:space="preserve"> IDPs in East and Central Africa, 2009-2024</w:t>
      </w:r>
    </w:p>
    <w:tbl>
      <w:tblPr>
        <w:tblStyle w:val="TableGrid"/>
        <w:tblW w:w="0" w:type="auto"/>
        <w:tblLook w:val="04A0" w:firstRow="1" w:lastRow="0" w:firstColumn="1" w:lastColumn="0" w:noHBand="0" w:noVBand="1"/>
      </w:tblPr>
      <w:tblGrid>
        <w:gridCol w:w="2199"/>
        <w:gridCol w:w="2490"/>
        <w:gridCol w:w="2434"/>
        <w:gridCol w:w="2059"/>
      </w:tblGrid>
      <w:tr w:rsidR="005A4E42" w:rsidRPr="000D21C0" w14:paraId="1D839B0E" w14:textId="77777777" w:rsidTr="0075722B">
        <w:tc>
          <w:tcPr>
            <w:tcW w:w="2252" w:type="dxa"/>
          </w:tcPr>
          <w:p w14:paraId="5FD99157" w14:textId="77777777" w:rsidR="005A4E42" w:rsidRPr="000D21C0" w:rsidRDefault="005A4E42" w:rsidP="0043448C">
            <w:pPr>
              <w:rPr>
                <w:color w:val="000000" w:themeColor="text1"/>
              </w:rPr>
            </w:pPr>
          </w:p>
        </w:tc>
        <w:tc>
          <w:tcPr>
            <w:tcW w:w="2528" w:type="dxa"/>
          </w:tcPr>
          <w:p w14:paraId="38A98E7F" w14:textId="77777777" w:rsidR="005A4E42" w:rsidRPr="000D21C0" w:rsidRDefault="005A4E42" w:rsidP="0043448C">
            <w:pPr>
              <w:keepNext/>
              <w:outlineLvl w:val="6"/>
              <w:rPr>
                <w:b/>
                <w:bCs/>
                <w:color w:val="000000" w:themeColor="text1"/>
              </w:rPr>
            </w:pPr>
            <w:r w:rsidRPr="000D21C0">
              <w:rPr>
                <w:b/>
                <w:bCs/>
                <w:color w:val="000000" w:themeColor="text1"/>
              </w:rPr>
              <w:t>Global Refugee Ghetto</w:t>
            </w:r>
          </w:p>
          <w:p w14:paraId="5BCC7A72" w14:textId="77777777" w:rsidR="005A4E42" w:rsidRPr="000D21C0" w:rsidRDefault="005A4E42" w:rsidP="0043448C">
            <w:pPr>
              <w:rPr>
                <w:color w:val="000000" w:themeColor="text1"/>
              </w:rPr>
            </w:pPr>
            <w:r w:rsidRPr="000D21C0">
              <w:rPr>
                <w:color w:val="000000" w:themeColor="text1"/>
              </w:rPr>
              <w:t>(Sudan/South Sudan; DRC; CAR, Chad)</w:t>
            </w:r>
          </w:p>
        </w:tc>
        <w:tc>
          <w:tcPr>
            <w:tcW w:w="2472" w:type="dxa"/>
          </w:tcPr>
          <w:p w14:paraId="4E825F39" w14:textId="77777777" w:rsidR="005A4E42" w:rsidRPr="000D21C0" w:rsidRDefault="005A4E42" w:rsidP="0043448C">
            <w:pPr>
              <w:rPr>
                <w:color w:val="000000" w:themeColor="text1"/>
              </w:rPr>
            </w:pPr>
            <w:r w:rsidRPr="000D21C0">
              <w:rPr>
                <w:b/>
                <w:bCs/>
                <w:color w:val="000000" w:themeColor="text1"/>
              </w:rPr>
              <w:t>Geopolitical Significant</w:t>
            </w:r>
            <w:r w:rsidRPr="000D21C0">
              <w:rPr>
                <w:color w:val="000000" w:themeColor="text1"/>
              </w:rPr>
              <w:t xml:space="preserve"> Horn of Africa</w:t>
            </w:r>
          </w:p>
          <w:p w14:paraId="7A8BF88D" w14:textId="77777777" w:rsidR="005A4E42" w:rsidRPr="000D21C0" w:rsidRDefault="005A4E42" w:rsidP="0043448C">
            <w:pPr>
              <w:rPr>
                <w:color w:val="000000" w:themeColor="text1"/>
              </w:rPr>
            </w:pPr>
            <w:r w:rsidRPr="000D21C0">
              <w:rPr>
                <w:color w:val="000000" w:themeColor="text1"/>
              </w:rPr>
              <w:t>Somalia, Kenya, Ethiopia</w:t>
            </w:r>
          </w:p>
        </w:tc>
        <w:tc>
          <w:tcPr>
            <w:tcW w:w="2098" w:type="dxa"/>
          </w:tcPr>
          <w:p w14:paraId="66CB3A2C" w14:textId="77777777" w:rsidR="005A4E42" w:rsidRPr="000D21C0" w:rsidRDefault="005A4E42" w:rsidP="0043448C">
            <w:pPr>
              <w:rPr>
                <w:color w:val="000000" w:themeColor="text1"/>
              </w:rPr>
            </w:pPr>
            <w:r w:rsidRPr="000D21C0">
              <w:rPr>
                <w:color w:val="000000" w:themeColor="text1"/>
              </w:rPr>
              <w:t>TOTAL</w:t>
            </w:r>
          </w:p>
        </w:tc>
      </w:tr>
      <w:tr w:rsidR="005A4E42" w:rsidRPr="000D21C0" w14:paraId="1D2AF858" w14:textId="77777777" w:rsidTr="0075722B">
        <w:tc>
          <w:tcPr>
            <w:tcW w:w="2252" w:type="dxa"/>
          </w:tcPr>
          <w:p w14:paraId="5CE01F3B" w14:textId="77777777" w:rsidR="005A4E42" w:rsidRPr="000D21C0" w:rsidRDefault="005A4E42" w:rsidP="0043448C">
            <w:pPr>
              <w:rPr>
                <w:color w:val="000000" w:themeColor="text1"/>
              </w:rPr>
            </w:pPr>
            <w:r w:rsidRPr="000D21C0">
              <w:rPr>
                <w:color w:val="000000" w:themeColor="text1"/>
              </w:rPr>
              <w:t>2009</w:t>
            </w:r>
          </w:p>
        </w:tc>
        <w:tc>
          <w:tcPr>
            <w:tcW w:w="2528" w:type="dxa"/>
          </w:tcPr>
          <w:p w14:paraId="1D1B0EA6" w14:textId="77777777" w:rsidR="005A4E42" w:rsidRPr="000D21C0" w:rsidRDefault="005A4E42" w:rsidP="0043448C">
            <w:pPr>
              <w:rPr>
                <w:color w:val="000000" w:themeColor="text1"/>
              </w:rPr>
            </w:pPr>
            <w:r w:rsidRPr="000D21C0">
              <w:rPr>
                <w:color w:val="000000" w:themeColor="text1"/>
              </w:rPr>
              <w:t>7.1 million</w:t>
            </w:r>
          </w:p>
        </w:tc>
        <w:tc>
          <w:tcPr>
            <w:tcW w:w="2472" w:type="dxa"/>
          </w:tcPr>
          <w:p w14:paraId="320DC594" w14:textId="77777777" w:rsidR="005A4E42" w:rsidRPr="000D21C0" w:rsidRDefault="005A4E42" w:rsidP="0043448C">
            <w:pPr>
              <w:rPr>
                <w:color w:val="000000" w:themeColor="text1"/>
              </w:rPr>
            </w:pPr>
            <w:r w:rsidRPr="000D21C0">
              <w:rPr>
                <w:color w:val="000000" w:themeColor="text1"/>
              </w:rPr>
              <w:t>2.1 million</w:t>
            </w:r>
          </w:p>
        </w:tc>
        <w:tc>
          <w:tcPr>
            <w:tcW w:w="2098" w:type="dxa"/>
          </w:tcPr>
          <w:p w14:paraId="55619F59" w14:textId="77777777" w:rsidR="005A4E42" w:rsidRPr="000D21C0" w:rsidRDefault="005A4E42" w:rsidP="0043448C">
            <w:pPr>
              <w:rPr>
                <w:color w:val="000000" w:themeColor="text1"/>
              </w:rPr>
            </w:pPr>
            <w:r w:rsidRPr="000D21C0">
              <w:rPr>
                <w:color w:val="000000" w:themeColor="text1"/>
              </w:rPr>
              <w:t>9.2 million</w:t>
            </w:r>
          </w:p>
        </w:tc>
      </w:tr>
      <w:tr w:rsidR="005A4E42" w:rsidRPr="000D21C0" w14:paraId="602E4D27" w14:textId="77777777" w:rsidTr="0075722B">
        <w:tc>
          <w:tcPr>
            <w:tcW w:w="2252" w:type="dxa"/>
          </w:tcPr>
          <w:p w14:paraId="148607BC" w14:textId="77777777" w:rsidR="005A4E42" w:rsidRPr="000D21C0" w:rsidRDefault="005A4E42" w:rsidP="0043448C">
            <w:pPr>
              <w:rPr>
                <w:color w:val="000000" w:themeColor="text1"/>
              </w:rPr>
            </w:pPr>
            <w:r w:rsidRPr="000D21C0">
              <w:rPr>
                <w:color w:val="000000" w:themeColor="text1"/>
              </w:rPr>
              <w:t>2010</w:t>
            </w:r>
          </w:p>
        </w:tc>
        <w:tc>
          <w:tcPr>
            <w:tcW w:w="2528" w:type="dxa"/>
          </w:tcPr>
          <w:p w14:paraId="74E380E0" w14:textId="77777777" w:rsidR="005A4E42" w:rsidRPr="000D21C0" w:rsidRDefault="005A4E42" w:rsidP="0043448C">
            <w:pPr>
              <w:rPr>
                <w:color w:val="000000" w:themeColor="text1"/>
              </w:rPr>
            </w:pPr>
            <w:r w:rsidRPr="000D21C0">
              <w:rPr>
                <w:color w:val="000000" w:themeColor="text1"/>
              </w:rPr>
              <w:t>6.9 million</w:t>
            </w:r>
          </w:p>
        </w:tc>
        <w:tc>
          <w:tcPr>
            <w:tcW w:w="2472" w:type="dxa"/>
          </w:tcPr>
          <w:p w14:paraId="56D3F973" w14:textId="77777777" w:rsidR="005A4E42" w:rsidRPr="000D21C0" w:rsidRDefault="005A4E42" w:rsidP="0043448C">
            <w:pPr>
              <w:rPr>
                <w:color w:val="000000" w:themeColor="text1"/>
              </w:rPr>
            </w:pPr>
            <w:r w:rsidRPr="000D21C0">
              <w:rPr>
                <w:color w:val="000000" w:themeColor="text1"/>
              </w:rPr>
              <w:t>2 million</w:t>
            </w:r>
          </w:p>
        </w:tc>
        <w:tc>
          <w:tcPr>
            <w:tcW w:w="2098" w:type="dxa"/>
          </w:tcPr>
          <w:p w14:paraId="1D159628" w14:textId="77777777" w:rsidR="005A4E42" w:rsidRPr="000D21C0" w:rsidRDefault="005A4E42" w:rsidP="0043448C">
            <w:pPr>
              <w:rPr>
                <w:color w:val="000000" w:themeColor="text1"/>
              </w:rPr>
            </w:pPr>
            <w:r w:rsidRPr="000D21C0">
              <w:rPr>
                <w:color w:val="000000" w:themeColor="text1"/>
              </w:rPr>
              <w:t>8.9 million</w:t>
            </w:r>
          </w:p>
        </w:tc>
      </w:tr>
      <w:tr w:rsidR="005A4E42" w:rsidRPr="000D21C0" w14:paraId="56AC5D64" w14:textId="77777777" w:rsidTr="0075722B">
        <w:tc>
          <w:tcPr>
            <w:tcW w:w="2252" w:type="dxa"/>
          </w:tcPr>
          <w:p w14:paraId="6B52BC17" w14:textId="77777777" w:rsidR="005A4E42" w:rsidRPr="000D21C0" w:rsidRDefault="005A4E42" w:rsidP="0043448C">
            <w:pPr>
              <w:rPr>
                <w:color w:val="000000" w:themeColor="text1"/>
              </w:rPr>
            </w:pPr>
            <w:r w:rsidRPr="000D21C0">
              <w:rPr>
                <w:color w:val="000000" w:themeColor="text1"/>
              </w:rPr>
              <w:t>2011</w:t>
            </w:r>
          </w:p>
        </w:tc>
        <w:tc>
          <w:tcPr>
            <w:tcW w:w="2528" w:type="dxa"/>
          </w:tcPr>
          <w:p w14:paraId="60069FE9" w14:textId="77777777" w:rsidR="005A4E42" w:rsidRPr="000D21C0" w:rsidRDefault="005A4E42" w:rsidP="0043448C">
            <w:pPr>
              <w:rPr>
                <w:color w:val="000000" w:themeColor="text1"/>
              </w:rPr>
            </w:pPr>
            <w:r w:rsidRPr="000D21C0">
              <w:rPr>
                <w:color w:val="000000" w:themeColor="text1"/>
              </w:rPr>
              <w:t>4.5 million</w:t>
            </w:r>
          </w:p>
        </w:tc>
        <w:tc>
          <w:tcPr>
            <w:tcW w:w="2472" w:type="dxa"/>
          </w:tcPr>
          <w:p w14:paraId="79319AA9" w14:textId="77777777" w:rsidR="005A4E42" w:rsidRPr="000D21C0" w:rsidRDefault="005A4E42" w:rsidP="0043448C">
            <w:pPr>
              <w:rPr>
                <w:color w:val="000000" w:themeColor="text1"/>
              </w:rPr>
            </w:pPr>
            <w:r w:rsidRPr="000D21C0">
              <w:rPr>
                <w:color w:val="000000" w:themeColor="text1"/>
              </w:rPr>
              <w:t>2.1 million</w:t>
            </w:r>
          </w:p>
        </w:tc>
        <w:tc>
          <w:tcPr>
            <w:tcW w:w="2098" w:type="dxa"/>
          </w:tcPr>
          <w:p w14:paraId="7F07509C" w14:textId="77777777" w:rsidR="005A4E42" w:rsidRPr="000D21C0" w:rsidRDefault="005A4E42" w:rsidP="0043448C">
            <w:pPr>
              <w:rPr>
                <w:color w:val="000000" w:themeColor="text1"/>
              </w:rPr>
            </w:pPr>
            <w:r w:rsidRPr="000D21C0">
              <w:rPr>
                <w:color w:val="000000" w:themeColor="text1"/>
              </w:rPr>
              <w:t>6.5 million</w:t>
            </w:r>
          </w:p>
        </w:tc>
      </w:tr>
      <w:tr w:rsidR="005A4E42" w:rsidRPr="000D21C0" w14:paraId="54E9D813" w14:textId="77777777" w:rsidTr="0075722B">
        <w:tc>
          <w:tcPr>
            <w:tcW w:w="2252" w:type="dxa"/>
          </w:tcPr>
          <w:p w14:paraId="2D87B4BF" w14:textId="77777777" w:rsidR="005A4E42" w:rsidRPr="000D21C0" w:rsidRDefault="005A4E42" w:rsidP="0043448C">
            <w:pPr>
              <w:rPr>
                <w:color w:val="000000" w:themeColor="text1"/>
              </w:rPr>
            </w:pPr>
            <w:r w:rsidRPr="000D21C0">
              <w:rPr>
                <w:color w:val="000000" w:themeColor="text1"/>
              </w:rPr>
              <w:t>2012</w:t>
            </w:r>
          </w:p>
        </w:tc>
        <w:tc>
          <w:tcPr>
            <w:tcW w:w="2528" w:type="dxa"/>
          </w:tcPr>
          <w:p w14:paraId="4A2DE10C" w14:textId="77777777" w:rsidR="005A4E42" w:rsidRPr="000D21C0" w:rsidRDefault="005A4E42" w:rsidP="0043448C">
            <w:pPr>
              <w:rPr>
                <w:color w:val="000000" w:themeColor="text1"/>
              </w:rPr>
            </w:pPr>
            <w:r w:rsidRPr="000D21C0">
              <w:rPr>
                <w:color w:val="000000" w:themeColor="text1"/>
              </w:rPr>
              <w:t>6.3 million</w:t>
            </w:r>
          </w:p>
        </w:tc>
        <w:tc>
          <w:tcPr>
            <w:tcW w:w="2472" w:type="dxa"/>
          </w:tcPr>
          <w:p w14:paraId="5D1F6525" w14:textId="77777777" w:rsidR="005A4E42" w:rsidRPr="000D21C0" w:rsidRDefault="005A4E42" w:rsidP="0043448C">
            <w:pPr>
              <w:rPr>
                <w:color w:val="000000" w:themeColor="text1"/>
              </w:rPr>
            </w:pPr>
            <w:r w:rsidRPr="000D21C0">
              <w:rPr>
                <w:color w:val="000000" w:themeColor="text1"/>
              </w:rPr>
              <w:t>2 million</w:t>
            </w:r>
          </w:p>
        </w:tc>
        <w:tc>
          <w:tcPr>
            <w:tcW w:w="2098" w:type="dxa"/>
          </w:tcPr>
          <w:p w14:paraId="187829D7" w14:textId="77777777" w:rsidR="005A4E42" w:rsidRPr="000D21C0" w:rsidRDefault="005A4E42" w:rsidP="0043448C">
            <w:pPr>
              <w:rPr>
                <w:color w:val="000000" w:themeColor="text1"/>
              </w:rPr>
            </w:pPr>
            <w:r w:rsidRPr="000D21C0">
              <w:rPr>
                <w:color w:val="000000" w:themeColor="text1"/>
              </w:rPr>
              <w:t>8.3 million</w:t>
            </w:r>
          </w:p>
        </w:tc>
      </w:tr>
      <w:tr w:rsidR="005A4E42" w:rsidRPr="000D21C0" w14:paraId="11379D98" w14:textId="77777777" w:rsidTr="0075722B">
        <w:tc>
          <w:tcPr>
            <w:tcW w:w="2252" w:type="dxa"/>
          </w:tcPr>
          <w:p w14:paraId="2A1328DF" w14:textId="77777777" w:rsidR="005A4E42" w:rsidRPr="000D21C0" w:rsidRDefault="005A4E42" w:rsidP="0043448C">
            <w:pPr>
              <w:rPr>
                <w:color w:val="000000" w:themeColor="text1"/>
              </w:rPr>
            </w:pPr>
            <w:r w:rsidRPr="000D21C0">
              <w:rPr>
                <w:color w:val="000000" w:themeColor="text1"/>
              </w:rPr>
              <w:t>2013</w:t>
            </w:r>
          </w:p>
        </w:tc>
        <w:tc>
          <w:tcPr>
            <w:tcW w:w="2528" w:type="dxa"/>
          </w:tcPr>
          <w:p w14:paraId="3C13AFEE" w14:textId="77777777" w:rsidR="005A4E42" w:rsidRPr="000D21C0" w:rsidRDefault="005A4E42" w:rsidP="0043448C">
            <w:pPr>
              <w:rPr>
                <w:color w:val="000000" w:themeColor="text1"/>
              </w:rPr>
            </w:pPr>
            <w:r w:rsidRPr="000D21C0">
              <w:rPr>
                <w:color w:val="000000" w:themeColor="text1"/>
              </w:rPr>
              <w:t>6.8 million</w:t>
            </w:r>
          </w:p>
        </w:tc>
        <w:tc>
          <w:tcPr>
            <w:tcW w:w="2472" w:type="dxa"/>
          </w:tcPr>
          <w:p w14:paraId="5A510AC9" w14:textId="77777777" w:rsidR="005A4E42" w:rsidRPr="000D21C0" w:rsidRDefault="005A4E42" w:rsidP="0043448C">
            <w:pPr>
              <w:rPr>
                <w:color w:val="000000" w:themeColor="text1"/>
              </w:rPr>
            </w:pPr>
            <w:r w:rsidRPr="000D21C0">
              <w:rPr>
                <w:color w:val="000000" w:themeColor="text1"/>
              </w:rPr>
              <w:t>1.8 million</w:t>
            </w:r>
          </w:p>
        </w:tc>
        <w:tc>
          <w:tcPr>
            <w:tcW w:w="2098" w:type="dxa"/>
          </w:tcPr>
          <w:p w14:paraId="7217AC3D" w14:textId="77777777" w:rsidR="005A4E42" w:rsidRPr="000D21C0" w:rsidRDefault="005A4E42" w:rsidP="0043448C">
            <w:pPr>
              <w:rPr>
                <w:color w:val="000000" w:themeColor="text1"/>
              </w:rPr>
            </w:pPr>
            <w:r w:rsidRPr="000D21C0">
              <w:rPr>
                <w:color w:val="000000" w:themeColor="text1"/>
              </w:rPr>
              <w:t>8.6 million</w:t>
            </w:r>
          </w:p>
        </w:tc>
      </w:tr>
      <w:tr w:rsidR="005A4E42" w:rsidRPr="000D21C0" w14:paraId="5A529A2C" w14:textId="77777777" w:rsidTr="0075722B">
        <w:tc>
          <w:tcPr>
            <w:tcW w:w="2252" w:type="dxa"/>
          </w:tcPr>
          <w:p w14:paraId="1DA58665" w14:textId="77777777" w:rsidR="005A4E42" w:rsidRPr="000D21C0" w:rsidRDefault="005A4E42" w:rsidP="0043448C">
            <w:pPr>
              <w:rPr>
                <w:color w:val="000000" w:themeColor="text1"/>
              </w:rPr>
            </w:pPr>
            <w:r w:rsidRPr="000D21C0">
              <w:rPr>
                <w:color w:val="000000" w:themeColor="text1"/>
              </w:rPr>
              <w:t>2014</w:t>
            </w:r>
          </w:p>
        </w:tc>
        <w:tc>
          <w:tcPr>
            <w:tcW w:w="2528" w:type="dxa"/>
          </w:tcPr>
          <w:p w14:paraId="722190AD" w14:textId="77777777" w:rsidR="005A4E42" w:rsidRPr="000D21C0" w:rsidRDefault="005A4E42" w:rsidP="0043448C">
            <w:pPr>
              <w:rPr>
                <w:color w:val="000000" w:themeColor="text1"/>
              </w:rPr>
            </w:pPr>
            <w:r w:rsidRPr="000D21C0">
              <w:rPr>
                <w:color w:val="000000" w:themeColor="text1"/>
              </w:rPr>
              <w:t>7.9 million</w:t>
            </w:r>
          </w:p>
        </w:tc>
        <w:tc>
          <w:tcPr>
            <w:tcW w:w="2472" w:type="dxa"/>
          </w:tcPr>
          <w:p w14:paraId="0CB841B3" w14:textId="77777777" w:rsidR="005A4E42" w:rsidRPr="000D21C0" w:rsidRDefault="005A4E42" w:rsidP="0043448C">
            <w:pPr>
              <w:rPr>
                <w:color w:val="000000" w:themeColor="text1"/>
              </w:rPr>
            </w:pPr>
            <w:r w:rsidRPr="000D21C0">
              <w:rPr>
                <w:color w:val="000000" w:themeColor="text1"/>
              </w:rPr>
              <w:t>1.8 million</w:t>
            </w:r>
          </w:p>
        </w:tc>
        <w:tc>
          <w:tcPr>
            <w:tcW w:w="2098" w:type="dxa"/>
          </w:tcPr>
          <w:p w14:paraId="13BD2574" w14:textId="77777777" w:rsidR="005A4E42" w:rsidRPr="000D21C0" w:rsidRDefault="005A4E42" w:rsidP="0043448C">
            <w:pPr>
              <w:rPr>
                <w:color w:val="000000" w:themeColor="text1"/>
              </w:rPr>
            </w:pPr>
            <w:r w:rsidRPr="000D21C0">
              <w:rPr>
                <w:color w:val="000000" w:themeColor="text1"/>
              </w:rPr>
              <w:t>9.7 million</w:t>
            </w:r>
          </w:p>
        </w:tc>
      </w:tr>
      <w:tr w:rsidR="005A4E42" w:rsidRPr="000D21C0" w14:paraId="0444D3DD" w14:textId="77777777" w:rsidTr="0075722B">
        <w:tc>
          <w:tcPr>
            <w:tcW w:w="2252" w:type="dxa"/>
          </w:tcPr>
          <w:p w14:paraId="2DF16B51" w14:textId="77777777" w:rsidR="005A4E42" w:rsidRPr="000D21C0" w:rsidRDefault="005A4E42" w:rsidP="0043448C">
            <w:pPr>
              <w:rPr>
                <w:color w:val="000000" w:themeColor="text1"/>
              </w:rPr>
            </w:pPr>
            <w:r w:rsidRPr="000D21C0">
              <w:rPr>
                <w:color w:val="000000" w:themeColor="text1"/>
              </w:rPr>
              <w:t>2015</w:t>
            </w:r>
          </w:p>
        </w:tc>
        <w:tc>
          <w:tcPr>
            <w:tcW w:w="2528" w:type="dxa"/>
          </w:tcPr>
          <w:p w14:paraId="21AEDA65" w14:textId="77777777" w:rsidR="005A4E42" w:rsidRPr="000D21C0" w:rsidRDefault="005A4E42" w:rsidP="0043448C">
            <w:pPr>
              <w:rPr>
                <w:color w:val="000000" w:themeColor="text1"/>
              </w:rPr>
            </w:pPr>
            <w:r w:rsidRPr="000D21C0">
              <w:rPr>
                <w:color w:val="000000" w:themeColor="text1"/>
              </w:rPr>
              <w:t>6.9 million</w:t>
            </w:r>
          </w:p>
        </w:tc>
        <w:tc>
          <w:tcPr>
            <w:tcW w:w="2472" w:type="dxa"/>
          </w:tcPr>
          <w:p w14:paraId="4BFD119C" w14:textId="77777777" w:rsidR="005A4E42" w:rsidRPr="000D21C0" w:rsidRDefault="005A4E42" w:rsidP="0043448C">
            <w:pPr>
              <w:rPr>
                <w:color w:val="000000" w:themeColor="text1"/>
              </w:rPr>
            </w:pPr>
            <w:r w:rsidRPr="000D21C0">
              <w:rPr>
                <w:color w:val="000000" w:themeColor="text1"/>
              </w:rPr>
              <w:t>2 million</w:t>
            </w:r>
          </w:p>
        </w:tc>
        <w:tc>
          <w:tcPr>
            <w:tcW w:w="2098" w:type="dxa"/>
          </w:tcPr>
          <w:p w14:paraId="46995AFF" w14:textId="77777777" w:rsidR="005A4E42" w:rsidRPr="000D21C0" w:rsidRDefault="005A4E42" w:rsidP="0043448C">
            <w:pPr>
              <w:rPr>
                <w:color w:val="000000" w:themeColor="text1"/>
              </w:rPr>
            </w:pPr>
            <w:r w:rsidRPr="000D21C0">
              <w:rPr>
                <w:color w:val="000000" w:themeColor="text1"/>
              </w:rPr>
              <w:t>8.9 million</w:t>
            </w:r>
          </w:p>
        </w:tc>
      </w:tr>
      <w:tr w:rsidR="005A4E42" w:rsidRPr="000D21C0" w14:paraId="156E3A3F" w14:textId="77777777" w:rsidTr="0075722B">
        <w:tc>
          <w:tcPr>
            <w:tcW w:w="2252" w:type="dxa"/>
          </w:tcPr>
          <w:p w14:paraId="5F8075FD" w14:textId="77777777" w:rsidR="005A4E42" w:rsidRPr="000D21C0" w:rsidRDefault="005A4E42" w:rsidP="0043448C">
            <w:pPr>
              <w:rPr>
                <w:color w:val="000000" w:themeColor="text1"/>
              </w:rPr>
            </w:pPr>
            <w:r w:rsidRPr="000D21C0">
              <w:rPr>
                <w:color w:val="000000" w:themeColor="text1"/>
              </w:rPr>
              <w:t>2016</w:t>
            </w:r>
          </w:p>
        </w:tc>
        <w:tc>
          <w:tcPr>
            <w:tcW w:w="2528" w:type="dxa"/>
          </w:tcPr>
          <w:p w14:paraId="5E3B474C" w14:textId="77777777" w:rsidR="005A4E42" w:rsidRPr="000D21C0" w:rsidRDefault="005A4E42" w:rsidP="0043448C">
            <w:pPr>
              <w:rPr>
                <w:color w:val="000000" w:themeColor="text1"/>
              </w:rPr>
            </w:pPr>
            <w:r w:rsidRPr="000D21C0">
              <w:rPr>
                <w:color w:val="000000" w:themeColor="text1"/>
              </w:rPr>
              <w:t>7.9 million</w:t>
            </w:r>
          </w:p>
        </w:tc>
        <w:tc>
          <w:tcPr>
            <w:tcW w:w="2472" w:type="dxa"/>
          </w:tcPr>
          <w:p w14:paraId="232B0707" w14:textId="77777777" w:rsidR="005A4E42" w:rsidRPr="000D21C0" w:rsidRDefault="005A4E42" w:rsidP="0043448C">
            <w:pPr>
              <w:rPr>
                <w:color w:val="000000" w:themeColor="text1"/>
              </w:rPr>
            </w:pPr>
            <w:r w:rsidRPr="000D21C0">
              <w:rPr>
                <w:color w:val="000000" w:themeColor="text1"/>
              </w:rPr>
              <w:t>1.5 million</w:t>
            </w:r>
          </w:p>
        </w:tc>
        <w:tc>
          <w:tcPr>
            <w:tcW w:w="2098" w:type="dxa"/>
          </w:tcPr>
          <w:p w14:paraId="44B957E8" w14:textId="77777777" w:rsidR="005A4E42" w:rsidRPr="000D21C0" w:rsidRDefault="005A4E42" w:rsidP="0043448C">
            <w:pPr>
              <w:rPr>
                <w:color w:val="000000" w:themeColor="text1"/>
              </w:rPr>
            </w:pPr>
            <w:r w:rsidRPr="000D21C0">
              <w:rPr>
                <w:color w:val="000000" w:themeColor="text1"/>
              </w:rPr>
              <w:t>9.4 million</w:t>
            </w:r>
          </w:p>
        </w:tc>
      </w:tr>
      <w:tr w:rsidR="005A4E42" w:rsidRPr="000D21C0" w14:paraId="1669864E" w14:textId="77777777" w:rsidTr="0075722B">
        <w:tc>
          <w:tcPr>
            <w:tcW w:w="2252" w:type="dxa"/>
          </w:tcPr>
          <w:p w14:paraId="40BD49FE" w14:textId="77777777" w:rsidR="005A4E42" w:rsidRPr="000D21C0" w:rsidRDefault="005A4E42" w:rsidP="0043448C">
            <w:pPr>
              <w:rPr>
                <w:color w:val="000000" w:themeColor="text1"/>
              </w:rPr>
            </w:pPr>
            <w:r w:rsidRPr="000D21C0">
              <w:rPr>
                <w:color w:val="000000" w:themeColor="text1"/>
              </w:rPr>
              <w:t>2017</w:t>
            </w:r>
          </w:p>
        </w:tc>
        <w:tc>
          <w:tcPr>
            <w:tcW w:w="2528" w:type="dxa"/>
          </w:tcPr>
          <w:p w14:paraId="38CC7D93" w14:textId="77777777" w:rsidR="005A4E42" w:rsidRPr="000D21C0" w:rsidRDefault="005A4E42" w:rsidP="0043448C">
            <w:pPr>
              <w:rPr>
                <w:color w:val="000000" w:themeColor="text1"/>
              </w:rPr>
            </w:pPr>
            <w:r w:rsidRPr="000D21C0">
              <w:rPr>
                <w:color w:val="000000" w:themeColor="text1"/>
              </w:rPr>
              <w:t>9.3 million</w:t>
            </w:r>
          </w:p>
        </w:tc>
        <w:tc>
          <w:tcPr>
            <w:tcW w:w="2472" w:type="dxa"/>
          </w:tcPr>
          <w:p w14:paraId="17FA4440" w14:textId="77777777" w:rsidR="005A4E42" w:rsidRPr="000D21C0" w:rsidRDefault="005A4E42" w:rsidP="0043448C">
            <w:pPr>
              <w:rPr>
                <w:color w:val="000000" w:themeColor="text1"/>
              </w:rPr>
            </w:pPr>
            <w:r w:rsidRPr="000D21C0">
              <w:rPr>
                <w:color w:val="000000" w:themeColor="text1"/>
              </w:rPr>
              <w:t>2.1 million</w:t>
            </w:r>
          </w:p>
        </w:tc>
        <w:tc>
          <w:tcPr>
            <w:tcW w:w="2098" w:type="dxa"/>
          </w:tcPr>
          <w:p w14:paraId="7719088A" w14:textId="77777777" w:rsidR="005A4E42" w:rsidRPr="000D21C0" w:rsidRDefault="005A4E42" w:rsidP="0043448C">
            <w:pPr>
              <w:rPr>
                <w:color w:val="000000" w:themeColor="text1"/>
              </w:rPr>
            </w:pPr>
            <w:r w:rsidRPr="000D21C0">
              <w:rPr>
                <w:color w:val="000000" w:themeColor="text1"/>
              </w:rPr>
              <w:t>11.4 million</w:t>
            </w:r>
          </w:p>
        </w:tc>
      </w:tr>
      <w:tr w:rsidR="005A4E42" w:rsidRPr="000D21C0" w14:paraId="2D1C3404" w14:textId="77777777" w:rsidTr="0075722B">
        <w:tc>
          <w:tcPr>
            <w:tcW w:w="2252" w:type="dxa"/>
          </w:tcPr>
          <w:p w14:paraId="69520EAA" w14:textId="77777777" w:rsidR="005A4E42" w:rsidRPr="000D21C0" w:rsidRDefault="005A4E42" w:rsidP="0043448C">
            <w:pPr>
              <w:rPr>
                <w:color w:val="000000" w:themeColor="text1"/>
              </w:rPr>
            </w:pPr>
            <w:r w:rsidRPr="000D21C0">
              <w:rPr>
                <w:color w:val="000000" w:themeColor="text1"/>
              </w:rPr>
              <w:t>2018</w:t>
            </w:r>
          </w:p>
        </w:tc>
        <w:tc>
          <w:tcPr>
            <w:tcW w:w="2528" w:type="dxa"/>
          </w:tcPr>
          <w:p w14:paraId="0C096FAB" w14:textId="77777777" w:rsidR="005A4E42" w:rsidRPr="000D21C0" w:rsidRDefault="005A4E42" w:rsidP="0043448C">
            <w:pPr>
              <w:rPr>
                <w:color w:val="000000" w:themeColor="text1"/>
              </w:rPr>
            </w:pPr>
            <w:r w:rsidRPr="000D21C0">
              <w:rPr>
                <w:color w:val="000000" w:themeColor="text1"/>
              </w:rPr>
              <w:t>7.8 million</w:t>
            </w:r>
          </w:p>
        </w:tc>
        <w:tc>
          <w:tcPr>
            <w:tcW w:w="2472" w:type="dxa"/>
          </w:tcPr>
          <w:p w14:paraId="610DB9C7" w14:textId="77777777" w:rsidR="005A4E42" w:rsidRPr="000D21C0" w:rsidRDefault="005A4E42" w:rsidP="0043448C">
            <w:pPr>
              <w:rPr>
                <w:color w:val="000000" w:themeColor="text1"/>
              </w:rPr>
            </w:pPr>
            <w:r w:rsidRPr="000D21C0">
              <w:rPr>
                <w:color w:val="000000" w:themeColor="text1"/>
              </w:rPr>
              <w:t>4.9 million</w:t>
            </w:r>
          </w:p>
        </w:tc>
        <w:tc>
          <w:tcPr>
            <w:tcW w:w="2098" w:type="dxa"/>
          </w:tcPr>
          <w:p w14:paraId="669CEC25" w14:textId="77777777" w:rsidR="005A4E42" w:rsidRPr="000D21C0" w:rsidRDefault="005A4E42" w:rsidP="0043448C">
            <w:pPr>
              <w:rPr>
                <w:color w:val="000000" w:themeColor="text1"/>
              </w:rPr>
            </w:pPr>
            <w:r w:rsidRPr="000D21C0">
              <w:rPr>
                <w:color w:val="000000" w:themeColor="text1"/>
              </w:rPr>
              <w:t>12.7 million</w:t>
            </w:r>
          </w:p>
        </w:tc>
      </w:tr>
      <w:tr w:rsidR="005A4E42" w:rsidRPr="000D21C0" w14:paraId="63AABB03" w14:textId="77777777" w:rsidTr="0075722B">
        <w:tc>
          <w:tcPr>
            <w:tcW w:w="2252" w:type="dxa"/>
          </w:tcPr>
          <w:p w14:paraId="2E04387F" w14:textId="77777777" w:rsidR="005A4E42" w:rsidRPr="000D21C0" w:rsidRDefault="005A4E42" w:rsidP="0043448C">
            <w:pPr>
              <w:rPr>
                <w:color w:val="000000" w:themeColor="text1"/>
              </w:rPr>
            </w:pPr>
            <w:r w:rsidRPr="000D21C0">
              <w:rPr>
                <w:color w:val="000000" w:themeColor="text1"/>
              </w:rPr>
              <w:t>2019</w:t>
            </w:r>
          </w:p>
        </w:tc>
        <w:tc>
          <w:tcPr>
            <w:tcW w:w="2528" w:type="dxa"/>
          </w:tcPr>
          <w:p w14:paraId="72F83F11" w14:textId="77777777" w:rsidR="005A4E42" w:rsidRPr="000D21C0" w:rsidRDefault="005A4E42" w:rsidP="0043448C">
            <w:pPr>
              <w:rPr>
                <w:color w:val="000000" w:themeColor="text1"/>
              </w:rPr>
            </w:pPr>
            <w:r w:rsidRPr="000D21C0">
              <w:rPr>
                <w:color w:val="000000" w:themeColor="text1"/>
              </w:rPr>
              <w:t>9.8 million</w:t>
            </w:r>
          </w:p>
        </w:tc>
        <w:tc>
          <w:tcPr>
            <w:tcW w:w="2472" w:type="dxa"/>
          </w:tcPr>
          <w:p w14:paraId="389874B3" w14:textId="77777777" w:rsidR="005A4E42" w:rsidRPr="000D21C0" w:rsidRDefault="005A4E42" w:rsidP="0043448C">
            <w:pPr>
              <w:rPr>
                <w:color w:val="000000" w:themeColor="text1"/>
              </w:rPr>
            </w:pPr>
            <w:r w:rsidRPr="000D21C0">
              <w:rPr>
                <w:color w:val="000000" w:themeColor="text1"/>
              </w:rPr>
              <w:t>4.1 million</w:t>
            </w:r>
          </w:p>
        </w:tc>
        <w:tc>
          <w:tcPr>
            <w:tcW w:w="2098" w:type="dxa"/>
          </w:tcPr>
          <w:p w14:paraId="4BC1C4E1" w14:textId="77777777" w:rsidR="005A4E42" w:rsidRPr="000D21C0" w:rsidRDefault="005A4E42" w:rsidP="0043448C">
            <w:pPr>
              <w:rPr>
                <w:color w:val="000000" w:themeColor="text1"/>
              </w:rPr>
            </w:pPr>
            <w:r w:rsidRPr="000D21C0">
              <w:rPr>
                <w:color w:val="000000" w:themeColor="text1"/>
              </w:rPr>
              <w:t>13.9 million</w:t>
            </w:r>
          </w:p>
        </w:tc>
      </w:tr>
      <w:tr w:rsidR="005A4E42" w:rsidRPr="000D21C0" w14:paraId="09D2B537" w14:textId="77777777" w:rsidTr="0075722B">
        <w:tc>
          <w:tcPr>
            <w:tcW w:w="2252" w:type="dxa"/>
          </w:tcPr>
          <w:p w14:paraId="27D542AD" w14:textId="77777777" w:rsidR="005A4E42" w:rsidRPr="000D21C0" w:rsidRDefault="005A4E42" w:rsidP="0043448C">
            <w:pPr>
              <w:rPr>
                <w:color w:val="000000" w:themeColor="text1"/>
              </w:rPr>
            </w:pPr>
            <w:r w:rsidRPr="000D21C0">
              <w:rPr>
                <w:color w:val="000000" w:themeColor="text1"/>
              </w:rPr>
              <w:t>2020</w:t>
            </w:r>
          </w:p>
        </w:tc>
        <w:tc>
          <w:tcPr>
            <w:tcW w:w="2528" w:type="dxa"/>
          </w:tcPr>
          <w:p w14:paraId="3B6B9F7E" w14:textId="77777777" w:rsidR="005A4E42" w:rsidRPr="000D21C0" w:rsidRDefault="005A4E42" w:rsidP="0043448C">
            <w:pPr>
              <w:rPr>
                <w:color w:val="000000" w:themeColor="text1"/>
              </w:rPr>
            </w:pPr>
            <w:r w:rsidRPr="000D21C0">
              <w:rPr>
                <w:color w:val="000000" w:themeColor="text1"/>
              </w:rPr>
              <w:t>10 million</w:t>
            </w:r>
          </w:p>
        </w:tc>
        <w:tc>
          <w:tcPr>
            <w:tcW w:w="2472" w:type="dxa"/>
          </w:tcPr>
          <w:p w14:paraId="2AD28AE7" w14:textId="77777777" w:rsidR="005A4E42" w:rsidRPr="000D21C0" w:rsidRDefault="005A4E42" w:rsidP="0043448C">
            <w:pPr>
              <w:rPr>
                <w:color w:val="000000" w:themeColor="text1"/>
              </w:rPr>
            </w:pPr>
            <w:r w:rsidRPr="000D21C0">
              <w:rPr>
                <w:color w:val="000000" w:themeColor="text1"/>
              </w:rPr>
              <w:t>5.2 million</w:t>
            </w:r>
          </w:p>
        </w:tc>
        <w:tc>
          <w:tcPr>
            <w:tcW w:w="2098" w:type="dxa"/>
          </w:tcPr>
          <w:p w14:paraId="6A27897F" w14:textId="77777777" w:rsidR="005A4E42" w:rsidRPr="000D21C0" w:rsidRDefault="005A4E42" w:rsidP="0043448C">
            <w:pPr>
              <w:rPr>
                <w:color w:val="000000" w:themeColor="text1"/>
              </w:rPr>
            </w:pPr>
            <w:r w:rsidRPr="000D21C0">
              <w:rPr>
                <w:color w:val="000000" w:themeColor="text1"/>
              </w:rPr>
              <w:t>15.2 million</w:t>
            </w:r>
          </w:p>
        </w:tc>
      </w:tr>
      <w:tr w:rsidR="005A4E42" w:rsidRPr="000D21C0" w14:paraId="4A183490" w14:textId="77777777" w:rsidTr="0075722B">
        <w:tc>
          <w:tcPr>
            <w:tcW w:w="2252" w:type="dxa"/>
          </w:tcPr>
          <w:p w14:paraId="737EBDEB" w14:textId="77777777" w:rsidR="005A4E42" w:rsidRPr="000D21C0" w:rsidRDefault="005A4E42" w:rsidP="0043448C">
            <w:pPr>
              <w:rPr>
                <w:color w:val="000000" w:themeColor="text1"/>
              </w:rPr>
            </w:pPr>
            <w:r w:rsidRPr="000D21C0">
              <w:rPr>
                <w:color w:val="000000" w:themeColor="text1"/>
              </w:rPr>
              <w:t>2021</w:t>
            </w:r>
          </w:p>
        </w:tc>
        <w:tc>
          <w:tcPr>
            <w:tcW w:w="2528" w:type="dxa"/>
          </w:tcPr>
          <w:p w14:paraId="6048D063" w14:textId="77777777" w:rsidR="005A4E42" w:rsidRPr="000D21C0" w:rsidRDefault="005A4E42" w:rsidP="0043448C">
            <w:pPr>
              <w:rPr>
                <w:color w:val="000000" w:themeColor="text1"/>
              </w:rPr>
            </w:pPr>
            <w:r w:rsidRPr="000D21C0">
              <w:rPr>
                <w:color w:val="000000" w:themeColor="text1"/>
              </w:rPr>
              <w:t>11 million</w:t>
            </w:r>
          </w:p>
        </w:tc>
        <w:tc>
          <w:tcPr>
            <w:tcW w:w="2472" w:type="dxa"/>
          </w:tcPr>
          <w:p w14:paraId="646F5515" w14:textId="77777777" w:rsidR="005A4E42" w:rsidRPr="000D21C0" w:rsidRDefault="005A4E42" w:rsidP="0043448C">
            <w:pPr>
              <w:rPr>
                <w:color w:val="000000" w:themeColor="text1"/>
              </w:rPr>
            </w:pPr>
            <w:r w:rsidRPr="000D21C0">
              <w:rPr>
                <w:color w:val="000000" w:themeColor="text1"/>
              </w:rPr>
              <w:t>6.7 million</w:t>
            </w:r>
          </w:p>
        </w:tc>
        <w:tc>
          <w:tcPr>
            <w:tcW w:w="2098" w:type="dxa"/>
          </w:tcPr>
          <w:p w14:paraId="1E1FEEC8" w14:textId="77777777" w:rsidR="005A4E42" w:rsidRPr="000D21C0" w:rsidRDefault="005A4E42" w:rsidP="0043448C">
            <w:pPr>
              <w:rPr>
                <w:color w:val="000000" w:themeColor="text1"/>
              </w:rPr>
            </w:pPr>
            <w:r w:rsidRPr="000D21C0">
              <w:rPr>
                <w:color w:val="000000" w:themeColor="text1"/>
              </w:rPr>
              <w:t>17.7 million</w:t>
            </w:r>
          </w:p>
        </w:tc>
      </w:tr>
      <w:tr w:rsidR="005A4E42" w:rsidRPr="000D21C0" w14:paraId="162A9136" w14:textId="77777777" w:rsidTr="0075722B">
        <w:tc>
          <w:tcPr>
            <w:tcW w:w="2252" w:type="dxa"/>
          </w:tcPr>
          <w:p w14:paraId="1DA56436" w14:textId="77777777" w:rsidR="005A4E42" w:rsidRPr="000D21C0" w:rsidRDefault="005A4E42" w:rsidP="0043448C">
            <w:pPr>
              <w:rPr>
                <w:color w:val="000000" w:themeColor="text1"/>
              </w:rPr>
            </w:pPr>
            <w:r w:rsidRPr="000D21C0">
              <w:rPr>
                <w:color w:val="000000" w:themeColor="text1"/>
              </w:rPr>
              <w:t>2022</w:t>
            </w:r>
          </w:p>
        </w:tc>
        <w:tc>
          <w:tcPr>
            <w:tcW w:w="2528" w:type="dxa"/>
          </w:tcPr>
          <w:p w14:paraId="6D0234AB" w14:textId="77777777" w:rsidR="005A4E42" w:rsidRPr="000D21C0" w:rsidRDefault="005A4E42" w:rsidP="0043448C">
            <w:pPr>
              <w:rPr>
                <w:color w:val="000000" w:themeColor="text1"/>
              </w:rPr>
            </w:pPr>
            <w:r w:rsidRPr="000D21C0">
              <w:rPr>
                <w:color w:val="000000" w:themeColor="text1"/>
              </w:rPr>
              <w:t>11.5 million</w:t>
            </w:r>
          </w:p>
        </w:tc>
        <w:tc>
          <w:tcPr>
            <w:tcW w:w="2472" w:type="dxa"/>
          </w:tcPr>
          <w:p w14:paraId="08AB8826" w14:textId="77777777" w:rsidR="005A4E42" w:rsidRPr="000D21C0" w:rsidRDefault="005A4E42" w:rsidP="0043448C">
            <w:pPr>
              <w:rPr>
                <w:color w:val="000000" w:themeColor="text1"/>
              </w:rPr>
            </w:pPr>
            <w:r w:rsidRPr="000D21C0">
              <w:rPr>
                <w:color w:val="000000" w:themeColor="text1"/>
              </w:rPr>
              <w:t>7.7 million</w:t>
            </w:r>
          </w:p>
        </w:tc>
        <w:tc>
          <w:tcPr>
            <w:tcW w:w="2098" w:type="dxa"/>
          </w:tcPr>
          <w:p w14:paraId="3792CF61" w14:textId="77777777" w:rsidR="005A4E42" w:rsidRPr="000D21C0" w:rsidRDefault="005A4E42" w:rsidP="0043448C">
            <w:pPr>
              <w:rPr>
                <w:color w:val="000000" w:themeColor="text1"/>
              </w:rPr>
            </w:pPr>
            <w:r w:rsidRPr="000D21C0">
              <w:rPr>
                <w:color w:val="000000" w:themeColor="text1"/>
              </w:rPr>
              <w:t>19.3 million</w:t>
            </w:r>
          </w:p>
        </w:tc>
      </w:tr>
      <w:tr w:rsidR="005A4E42" w:rsidRPr="000D21C0" w14:paraId="5CA0989A" w14:textId="77777777" w:rsidTr="0075722B">
        <w:tc>
          <w:tcPr>
            <w:tcW w:w="2252" w:type="dxa"/>
          </w:tcPr>
          <w:p w14:paraId="7A117757" w14:textId="77777777" w:rsidR="005A4E42" w:rsidRPr="000D21C0" w:rsidRDefault="005A4E42" w:rsidP="0043448C">
            <w:pPr>
              <w:rPr>
                <w:color w:val="000000" w:themeColor="text1"/>
              </w:rPr>
            </w:pPr>
            <w:r w:rsidRPr="000D21C0">
              <w:rPr>
                <w:color w:val="000000" w:themeColor="text1"/>
              </w:rPr>
              <w:t>2023</w:t>
            </w:r>
          </w:p>
        </w:tc>
        <w:tc>
          <w:tcPr>
            <w:tcW w:w="2528" w:type="dxa"/>
          </w:tcPr>
          <w:p w14:paraId="0B1C43B0" w14:textId="77777777" w:rsidR="005A4E42" w:rsidRPr="000D21C0" w:rsidRDefault="005A4E42" w:rsidP="0043448C">
            <w:pPr>
              <w:rPr>
                <w:color w:val="000000" w:themeColor="text1"/>
              </w:rPr>
            </w:pPr>
            <w:r w:rsidRPr="000D21C0">
              <w:rPr>
                <w:color w:val="000000" w:themeColor="text1"/>
              </w:rPr>
              <w:t>17.9 million</w:t>
            </w:r>
          </w:p>
        </w:tc>
        <w:tc>
          <w:tcPr>
            <w:tcW w:w="2472" w:type="dxa"/>
          </w:tcPr>
          <w:p w14:paraId="565D6CCF" w14:textId="77777777" w:rsidR="005A4E42" w:rsidRPr="000D21C0" w:rsidRDefault="005A4E42" w:rsidP="0043448C">
            <w:pPr>
              <w:rPr>
                <w:color w:val="000000" w:themeColor="text1"/>
              </w:rPr>
            </w:pPr>
            <w:r w:rsidRPr="000D21C0">
              <w:rPr>
                <w:color w:val="000000" w:themeColor="text1"/>
              </w:rPr>
              <w:t>6.7 million</w:t>
            </w:r>
          </w:p>
        </w:tc>
        <w:tc>
          <w:tcPr>
            <w:tcW w:w="2098" w:type="dxa"/>
          </w:tcPr>
          <w:p w14:paraId="5924320A" w14:textId="77777777" w:rsidR="005A4E42" w:rsidRPr="000D21C0" w:rsidRDefault="005A4E42" w:rsidP="0043448C">
            <w:pPr>
              <w:rPr>
                <w:color w:val="000000" w:themeColor="text1"/>
              </w:rPr>
            </w:pPr>
            <w:r w:rsidRPr="000D21C0">
              <w:rPr>
                <w:color w:val="000000" w:themeColor="text1"/>
              </w:rPr>
              <w:t>24.6 million</w:t>
            </w:r>
          </w:p>
        </w:tc>
      </w:tr>
      <w:tr w:rsidR="005A4E42" w:rsidRPr="000D21C0" w14:paraId="546BFB62" w14:textId="77777777" w:rsidTr="0075722B">
        <w:tc>
          <w:tcPr>
            <w:tcW w:w="2252" w:type="dxa"/>
          </w:tcPr>
          <w:p w14:paraId="180B2629" w14:textId="77777777" w:rsidR="005A4E42" w:rsidRPr="000D21C0" w:rsidRDefault="005A4E42" w:rsidP="0043448C">
            <w:pPr>
              <w:rPr>
                <w:color w:val="000000" w:themeColor="text1"/>
              </w:rPr>
            </w:pPr>
            <w:r w:rsidRPr="000D21C0">
              <w:rPr>
                <w:color w:val="000000" w:themeColor="text1"/>
              </w:rPr>
              <w:t>Total</w:t>
            </w:r>
          </w:p>
        </w:tc>
        <w:tc>
          <w:tcPr>
            <w:tcW w:w="2528" w:type="dxa"/>
          </w:tcPr>
          <w:p w14:paraId="7EC3C10B" w14:textId="77777777" w:rsidR="005A4E42" w:rsidRPr="000D21C0" w:rsidRDefault="005A4E42" w:rsidP="0043448C">
            <w:pPr>
              <w:rPr>
                <w:color w:val="000000" w:themeColor="text1"/>
              </w:rPr>
            </w:pPr>
          </w:p>
        </w:tc>
        <w:tc>
          <w:tcPr>
            <w:tcW w:w="2472" w:type="dxa"/>
          </w:tcPr>
          <w:p w14:paraId="36D1AE25" w14:textId="77777777" w:rsidR="005A4E42" w:rsidRPr="000D21C0" w:rsidRDefault="005A4E42" w:rsidP="0043448C">
            <w:pPr>
              <w:rPr>
                <w:color w:val="000000" w:themeColor="text1"/>
              </w:rPr>
            </w:pPr>
          </w:p>
        </w:tc>
        <w:tc>
          <w:tcPr>
            <w:tcW w:w="2098" w:type="dxa"/>
          </w:tcPr>
          <w:p w14:paraId="251291B1" w14:textId="77777777" w:rsidR="005A4E42" w:rsidRPr="000D21C0" w:rsidRDefault="005A4E42" w:rsidP="0043448C">
            <w:pPr>
              <w:rPr>
                <w:color w:val="000000" w:themeColor="text1"/>
              </w:rPr>
            </w:pPr>
          </w:p>
        </w:tc>
      </w:tr>
    </w:tbl>
    <w:p w14:paraId="4D97AE66" w14:textId="77777777" w:rsidR="005A4E42" w:rsidRPr="000D21C0" w:rsidRDefault="005A4E42" w:rsidP="0043448C">
      <w:pPr>
        <w:spacing w:after="0"/>
        <w:rPr>
          <w:color w:val="000000" w:themeColor="text1"/>
        </w:rPr>
      </w:pPr>
      <w:r w:rsidRPr="000D21C0">
        <w:rPr>
          <w:color w:val="000000" w:themeColor="text1"/>
        </w:rPr>
        <w:t>Source: IDMC data.</w:t>
      </w:r>
    </w:p>
    <w:p w14:paraId="4F0A6A0D" w14:textId="470A7EDD" w:rsidR="005A4E42" w:rsidRDefault="005A4E42" w:rsidP="0043448C">
      <w:pPr>
        <w:spacing w:after="0"/>
        <w:rPr>
          <w:color w:val="000000" w:themeColor="text1"/>
        </w:rPr>
      </w:pPr>
      <w:r w:rsidRPr="000D21C0">
        <w:rPr>
          <w:color w:val="000000" w:themeColor="text1"/>
        </w:rPr>
        <w:t>Notes: IDP figures, which count individuals, should not be confused with IDMC’s “internal displacements” annual figures, which count events. While IDP figures double-count from year to year, the internal displacements figures do not: each yearly counted case is a “</w:t>
      </w:r>
      <w:r w:rsidRPr="000D21C0">
        <w:rPr>
          <w:i/>
          <w:iCs/>
          <w:color w:val="000000" w:themeColor="text1"/>
        </w:rPr>
        <w:t>new</w:t>
      </w:r>
      <w:r w:rsidRPr="000D21C0">
        <w:rPr>
          <w:color w:val="000000" w:themeColor="text1"/>
        </w:rPr>
        <w:t xml:space="preserve"> displacements associated with conflict and violence.” Both indicators are used in Chapter 4, excluding environmental migrants. </w:t>
      </w:r>
    </w:p>
    <w:p w14:paraId="78B1C9E3" w14:textId="77777777" w:rsidR="00C07213" w:rsidRPr="000D21C0" w:rsidRDefault="00C07213" w:rsidP="0043448C">
      <w:pPr>
        <w:spacing w:after="0"/>
        <w:rPr>
          <w:color w:val="000000" w:themeColor="text1"/>
        </w:rPr>
      </w:pPr>
    </w:p>
    <w:p w14:paraId="5D935D3F" w14:textId="485F01EE" w:rsidR="005A4E42" w:rsidRPr="000D21C0" w:rsidRDefault="005A4E42" w:rsidP="0043448C">
      <w:pPr>
        <w:spacing w:after="0"/>
        <w:rPr>
          <w:color w:val="000000" w:themeColor="text1"/>
        </w:rPr>
      </w:pPr>
      <w:r w:rsidRPr="000D21C0">
        <w:rPr>
          <w:color w:val="000000" w:themeColor="text1"/>
        </w:rPr>
        <w:t xml:space="preserve">Table </w:t>
      </w:r>
      <w:r w:rsidR="00C07213">
        <w:rPr>
          <w:color w:val="000000" w:themeColor="text1"/>
        </w:rPr>
        <w:t>10</w:t>
      </w:r>
      <w:r w:rsidRPr="000D21C0">
        <w:rPr>
          <w:color w:val="000000" w:themeColor="text1"/>
        </w:rPr>
        <w:t>: Unique Internal Displacement Events in East and Central Africa, 2009-2024</w:t>
      </w:r>
    </w:p>
    <w:p w14:paraId="796D22A2" w14:textId="77777777" w:rsidR="005A4E42" w:rsidRPr="000D21C0" w:rsidRDefault="005A4E42" w:rsidP="0043448C">
      <w:pPr>
        <w:spacing w:after="0"/>
        <w:rPr>
          <w:color w:val="000000" w:themeColor="text1"/>
        </w:rPr>
      </w:pPr>
      <w:r w:rsidRPr="000D21C0">
        <w:rPr>
          <w:color w:val="000000" w:themeColor="text1"/>
        </w:rPr>
        <w:t xml:space="preserve">Chad: </w:t>
      </w:r>
    </w:p>
    <w:tbl>
      <w:tblPr>
        <w:tblStyle w:val="TableGrid"/>
        <w:tblW w:w="0" w:type="auto"/>
        <w:tblLook w:val="04A0" w:firstRow="1" w:lastRow="0" w:firstColumn="1" w:lastColumn="0" w:noHBand="0" w:noVBand="1"/>
      </w:tblPr>
      <w:tblGrid>
        <w:gridCol w:w="2199"/>
        <w:gridCol w:w="2490"/>
        <w:gridCol w:w="2434"/>
        <w:gridCol w:w="2059"/>
      </w:tblGrid>
      <w:tr w:rsidR="005A4E42" w:rsidRPr="000D21C0" w14:paraId="48329782" w14:textId="77777777" w:rsidTr="0075722B">
        <w:tc>
          <w:tcPr>
            <w:tcW w:w="2252" w:type="dxa"/>
          </w:tcPr>
          <w:p w14:paraId="6AD69E81" w14:textId="77777777" w:rsidR="005A4E42" w:rsidRPr="000D21C0" w:rsidRDefault="005A4E42" w:rsidP="0043448C">
            <w:pPr>
              <w:rPr>
                <w:color w:val="000000" w:themeColor="text1"/>
              </w:rPr>
            </w:pPr>
          </w:p>
        </w:tc>
        <w:tc>
          <w:tcPr>
            <w:tcW w:w="2528" w:type="dxa"/>
          </w:tcPr>
          <w:p w14:paraId="468BAC3B" w14:textId="77777777" w:rsidR="005A4E42" w:rsidRPr="000D21C0" w:rsidRDefault="005A4E42" w:rsidP="0043448C">
            <w:pPr>
              <w:rPr>
                <w:b/>
                <w:bCs/>
                <w:color w:val="000000" w:themeColor="text1"/>
              </w:rPr>
            </w:pPr>
            <w:r w:rsidRPr="000D21C0">
              <w:rPr>
                <w:b/>
                <w:bCs/>
                <w:color w:val="000000" w:themeColor="text1"/>
              </w:rPr>
              <w:t>Global Refugee Ghetto</w:t>
            </w:r>
          </w:p>
          <w:p w14:paraId="775B2687" w14:textId="77777777" w:rsidR="005A4E42" w:rsidRPr="000D21C0" w:rsidRDefault="005A4E42" w:rsidP="0043448C">
            <w:pPr>
              <w:rPr>
                <w:color w:val="000000" w:themeColor="text1"/>
              </w:rPr>
            </w:pPr>
            <w:r w:rsidRPr="000D21C0">
              <w:rPr>
                <w:color w:val="000000" w:themeColor="text1"/>
              </w:rPr>
              <w:t>(Sudan/South Sudan; DRC; CAR, Chad)</w:t>
            </w:r>
          </w:p>
        </w:tc>
        <w:tc>
          <w:tcPr>
            <w:tcW w:w="2472" w:type="dxa"/>
          </w:tcPr>
          <w:p w14:paraId="7EE1F3BD" w14:textId="77777777" w:rsidR="005A4E42" w:rsidRPr="000D21C0" w:rsidRDefault="005A4E42" w:rsidP="0043448C">
            <w:pPr>
              <w:rPr>
                <w:color w:val="000000" w:themeColor="text1"/>
              </w:rPr>
            </w:pPr>
            <w:r w:rsidRPr="000D21C0">
              <w:rPr>
                <w:b/>
                <w:bCs/>
                <w:color w:val="000000" w:themeColor="text1"/>
              </w:rPr>
              <w:t>Geopolitical Significant</w:t>
            </w:r>
            <w:r w:rsidRPr="000D21C0">
              <w:rPr>
                <w:color w:val="000000" w:themeColor="text1"/>
              </w:rPr>
              <w:t xml:space="preserve"> Horn of Africa</w:t>
            </w:r>
          </w:p>
          <w:p w14:paraId="3D508CAD" w14:textId="77777777" w:rsidR="005A4E42" w:rsidRPr="000D21C0" w:rsidRDefault="005A4E42" w:rsidP="0043448C">
            <w:pPr>
              <w:rPr>
                <w:color w:val="000000" w:themeColor="text1"/>
              </w:rPr>
            </w:pPr>
            <w:r w:rsidRPr="000D21C0">
              <w:rPr>
                <w:color w:val="000000" w:themeColor="text1"/>
              </w:rPr>
              <w:t>Somalia, Kenya, Ethiopia</w:t>
            </w:r>
          </w:p>
        </w:tc>
        <w:tc>
          <w:tcPr>
            <w:tcW w:w="2098" w:type="dxa"/>
          </w:tcPr>
          <w:p w14:paraId="56319BCB" w14:textId="77777777" w:rsidR="005A4E42" w:rsidRPr="000D21C0" w:rsidRDefault="005A4E42" w:rsidP="0043448C">
            <w:pPr>
              <w:rPr>
                <w:color w:val="000000" w:themeColor="text1"/>
              </w:rPr>
            </w:pPr>
            <w:r w:rsidRPr="000D21C0">
              <w:rPr>
                <w:color w:val="000000" w:themeColor="text1"/>
              </w:rPr>
              <w:t>TOTAL</w:t>
            </w:r>
          </w:p>
        </w:tc>
      </w:tr>
      <w:tr w:rsidR="005A4E42" w:rsidRPr="000D21C0" w14:paraId="74D8BD17" w14:textId="77777777" w:rsidTr="0075722B">
        <w:tc>
          <w:tcPr>
            <w:tcW w:w="2252" w:type="dxa"/>
          </w:tcPr>
          <w:p w14:paraId="57EB2B1F" w14:textId="77777777" w:rsidR="005A4E42" w:rsidRPr="000D21C0" w:rsidRDefault="005A4E42" w:rsidP="0043448C">
            <w:pPr>
              <w:rPr>
                <w:color w:val="000000" w:themeColor="text1"/>
              </w:rPr>
            </w:pPr>
            <w:r w:rsidRPr="000D21C0">
              <w:rPr>
                <w:color w:val="000000" w:themeColor="text1"/>
              </w:rPr>
              <w:t>2009</w:t>
            </w:r>
          </w:p>
        </w:tc>
        <w:tc>
          <w:tcPr>
            <w:tcW w:w="2528" w:type="dxa"/>
          </w:tcPr>
          <w:p w14:paraId="73E21661" w14:textId="77777777" w:rsidR="005A4E42" w:rsidRPr="000D21C0" w:rsidRDefault="005A4E42" w:rsidP="0043448C">
            <w:pPr>
              <w:rPr>
                <w:color w:val="000000" w:themeColor="text1"/>
              </w:rPr>
            </w:pPr>
            <w:r w:rsidRPr="000D21C0">
              <w:rPr>
                <w:color w:val="000000" w:themeColor="text1"/>
              </w:rPr>
              <w:t>7.1 million</w:t>
            </w:r>
          </w:p>
        </w:tc>
        <w:tc>
          <w:tcPr>
            <w:tcW w:w="2472" w:type="dxa"/>
          </w:tcPr>
          <w:p w14:paraId="43818A70" w14:textId="77777777" w:rsidR="005A4E42" w:rsidRPr="000D21C0" w:rsidRDefault="005A4E42" w:rsidP="0043448C">
            <w:pPr>
              <w:rPr>
                <w:color w:val="000000" w:themeColor="text1"/>
              </w:rPr>
            </w:pPr>
            <w:r w:rsidRPr="000D21C0">
              <w:rPr>
                <w:color w:val="000000" w:themeColor="text1"/>
              </w:rPr>
              <w:t>2.1 million</w:t>
            </w:r>
          </w:p>
        </w:tc>
        <w:tc>
          <w:tcPr>
            <w:tcW w:w="2098" w:type="dxa"/>
          </w:tcPr>
          <w:p w14:paraId="5BA8C6A0" w14:textId="77777777" w:rsidR="005A4E42" w:rsidRPr="000D21C0" w:rsidRDefault="005A4E42" w:rsidP="0043448C">
            <w:pPr>
              <w:rPr>
                <w:color w:val="000000" w:themeColor="text1"/>
              </w:rPr>
            </w:pPr>
            <w:r w:rsidRPr="000D21C0">
              <w:rPr>
                <w:color w:val="000000" w:themeColor="text1"/>
              </w:rPr>
              <w:t>9.2 million</w:t>
            </w:r>
          </w:p>
        </w:tc>
      </w:tr>
      <w:tr w:rsidR="005A4E42" w:rsidRPr="000D21C0" w14:paraId="66B03DF4" w14:textId="77777777" w:rsidTr="0075722B">
        <w:tc>
          <w:tcPr>
            <w:tcW w:w="2252" w:type="dxa"/>
          </w:tcPr>
          <w:p w14:paraId="39DB1ACF" w14:textId="77777777" w:rsidR="005A4E42" w:rsidRPr="000D21C0" w:rsidRDefault="005A4E42" w:rsidP="0043448C">
            <w:pPr>
              <w:rPr>
                <w:color w:val="000000" w:themeColor="text1"/>
              </w:rPr>
            </w:pPr>
            <w:r w:rsidRPr="000D21C0">
              <w:rPr>
                <w:color w:val="000000" w:themeColor="text1"/>
              </w:rPr>
              <w:t>2010</w:t>
            </w:r>
          </w:p>
        </w:tc>
        <w:tc>
          <w:tcPr>
            <w:tcW w:w="2528" w:type="dxa"/>
          </w:tcPr>
          <w:p w14:paraId="25A04FFE" w14:textId="77777777" w:rsidR="005A4E42" w:rsidRPr="000D21C0" w:rsidRDefault="005A4E42" w:rsidP="0043448C">
            <w:pPr>
              <w:rPr>
                <w:color w:val="000000" w:themeColor="text1"/>
              </w:rPr>
            </w:pPr>
            <w:r w:rsidRPr="000D21C0">
              <w:rPr>
                <w:color w:val="000000" w:themeColor="text1"/>
              </w:rPr>
              <w:t>6.9 million</w:t>
            </w:r>
          </w:p>
        </w:tc>
        <w:tc>
          <w:tcPr>
            <w:tcW w:w="2472" w:type="dxa"/>
          </w:tcPr>
          <w:p w14:paraId="1229801E" w14:textId="77777777" w:rsidR="005A4E42" w:rsidRPr="000D21C0" w:rsidRDefault="005A4E42" w:rsidP="0043448C">
            <w:pPr>
              <w:rPr>
                <w:color w:val="000000" w:themeColor="text1"/>
              </w:rPr>
            </w:pPr>
            <w:r w:rsidRPr="000D21C0">
              <w:rPr>
                <w:color w:val="000000" w:themeColor="text1"/>
              </w:rPr>
              <w:t>2 million</w:t>
            </w:r>
          </w:p>
        </w:tc>
        <w:tc>
          <w:tcPr>
            <w:tcW w:w="2098" w:type="dxa"/>
          </w:tcPr>
          <w:p w14:paraId="5D24C541" w14:textId="77777777" w:rsidR="005A4E42" w:rsidRPr="000D21C0" w:rsidRDefault="005A4E42" w:rsidP="0043448C">
            <w:pPr>
              <w:rPr>
                <w:color w:val="000000" w:themeColor="text1"/>
              </w:rPr>
            </w:pPr>
            <w:r w:rsidRPr="000D21C0">
              <w:rPr>
                <w:color w:val="000000" w:themeColor="text1"/>
              </w:rPr>
              <w:t>8.9 million</w:t>
            </w:r>
          </w:p>
        </w:tc>
      </w:tr>
      <w:tr w:rsidR="005A4E42" w:rsidRPr="000D21C0" w14:paraId="69A39AB1" w14:textId="77777777" w:rsidTr="0075722B">
        <w:tc>
          <w:tcPr>
            <w:tcW w:w="2252" w:type="dxa"/>
          </w:tcPr>
          <w:p w14:paraId="1245B6B3" w14:textId="77777777" w:rsidR="005A4E42" w:rsidRPr="000D21C0" w:rsidRDefault="005A4E42" w:rsidP="0043448C">
            <w:pPr>
              <w:rPr>
                <w:color w:val="000000" w:themeColor="text1"/>
              </w:rPr>
            </w:pPr>
            <w:r w:rsidRPr="000D21C0">
              <w:rPr>
                <w:color w:val="000000" w:themeColor="text1"/>
              </w:rPr>
              <w:t>2011</w:t>
            </w:r>
          </w:p>
        </w:tc>
        <w:tc>
          <w:tcPr>
            <w:tcW w:w="2528" w:type="dxa"/>
          </w:tcPr>
          <w:p w14:paraId="177EAA93" w14:textId="77777777" w:rsidR="005A4E42" w:rsidRPr="000D21C0" w:rsidRDefault="005A4E42" w:rsidP="0043448C">
            <w:pPr>
              <w:rPr>
                <w:color w:val="000000" w:themeColor="text1"/>
              </w:rPr>
            </w:pPr>
            <w:r w:rsidRPr="000D21C0">
              <w:rPr>
                <w:color w:val="000000" w:themeColor="text1"/>
              </w:rPr>
              <w:t>4.5 million</w:t>
            </w:r>
          </w:p>
        </w:tc>
        <w:tc>
          <w:tcPr>
            <w:tcW w:w="2472" w:type="dxa"/>
          </w:tcPr>
          <w:p w14:paraId="7162900F" w14:textId="77777777" w:rsidR="005A4E42" w:rsidRPr="000D21C0" w:rsidRDefault="005A4E42" w:rsidP="0043448C">
            <w:pPr>
              <w:rPr>
                <w:color w:val="000000" w:themeColor="text1"/>
              </w:rPr>
            </w:pPr>
            <w:r w:rsidRPr="000D21C0">
              <w:rPr>
                <w:color w:val="000000" w:themeColor="text1"/>
              </w:rPr>
              <w:t>2.1 million</w:t>
            </w:r>
          </w:p>
        </w:tc>
        <w:tc>
          <w:tcPr>
            <w:tcW w:w="2098" w:type="dxa"/>
          </w:tcPr>
          <w:p w14:paraId="6D3D744D" w14:textId="77777777" w:rsidR="005A4E42" w:rsidRPr="000D21C0" w:rsidRDefault="005A4E42" w:rsidP="0043448C">
            <w:pPr>
              <w:rPr>
                <w:color w:val="000000" w:themeColor="text1"/>
              </w:rPr>
            </w:pPr>
            <w:r w:rsidRPr="000D21C0">
              <w:rPr>
                <w:color w:val="000000" w:themeColor="text1"/>
              </w:rPr>
              <w:t>6.5 million</w:t>
            </w:r>
          </w:p>
        </w:tc>
      </w:tr>
      <w:tr w:rsidR="005A4E42" w:rsidRPr="000D21C0" w14:paraId="2C2B043B" w14:textId="77777777" w:rsidTr="0075722B">
        <w:tc>
          <w:tcPr>
            <w:tcW w:w="2252" w:type="dxa"/>
          </w:tcPr>
          <w:p w14:paraId="447267B8" w14:textId="77777777" w:rsidR="005A4E42" w:rsidRPr="000D21C0" w:rsidRDefault="005A4E42" w:rsidP="0043448C">
            <w:pPr>
              <w:rPr>
                <w:color w:val="000000" w:themeColor="text1"/>
              </w:rPr>
            </w:pPr>
            <w:r w:rsidRPr="000D21C0">
              <w:rPr>
                <w:color w:val="000000" w:themeColor="text1"/>
              </w:rPr>
              <w:t>2012</w:t>
            </w:r>
          </w:p>
        </w:tc>
        <w:tc>
          <w:tcPr>
            <w:tcW w:w="2528" w:type="dxa"/>
          </w:tcPr>
          <w:p w14:paraId="7401DB80" w14:textId="77777777" w:rsidR="005A4E42" w:rsidRPr="000D21C0" w:rsidRDefault="005A4E42" w:rsidP="0043448C">
            <w:pPr>
              <w:rPr>
                <w:color w:val="000000" w:themeColor="text1"/>
              </w:rPr>
            </w:pPr>
            <w:r w:rsidRPr="000D21C0">
              <w:rPr>
                <w:color w:val="000000" w:themeColor="text1"/>
              </w:rPr>
              <w:t>6.3 million</w:t>
            </w:r>
          </w:p>
        </w:tc>
        <w:tc>
          <w:tcPr>
            <w:tcW w:w="2472" w:type="dxa"/>
          </w:tcPr>
          <w:p w14:paraId="064EBFA7" w14:textId="77777777" w:rsidR="005A4E42" w:rsidRPr="000D21C0" w:rsidRDefault="005A4E42" w:rsidP="0043448C">
            <w:pPr>
              <w:rPr>
                <w:color w:val="000000" w:themeColor="text1"/>
              </w:rPr>
            </w:pPr>
            <w:r w:rsidRPr="000D21C0">
              <w:rPr>
                <w:color w:val="000000" w:themeColor="text1"/>
              </w:rPr>
              <w:t>2 million</w:t>
            </w:r>
          </w:p>
        </w:tc>
        <w:tc>
          <w:tcPr>
            <w:tcW w:w="2098" w:type="dxa"/>
          </w:tcPr>
          <w:p w14:paraId="161B30C7" w14:textId="77777777" w:rsidR="005A4E42" w:rsidRPr="000D21C0" w:rsidRDefault="005A4E42" w:rsidP="0043448C">
            <w:pPr>
              <w:rPr>
                <w:color w:val="000000" w:themeColor="text1"/>
              </w:rPr>
            </w:pPr>
            <w:r w:rsidRPr="000D21C0">
              <w:rPr>
                <w:color w:val="000000" w:themeColor="text1"/>
              </w:rPr>
              <w:t>8.3 million</w:t>
            </w:r>
          </w:p>
        </w:tc>
      </w:tr>
      <w:tr w:rsidR="005A4E42" w:rsidRPr="000D21C0" w14:paraId="739C9953" w14:textId="77777777" w:rsidTr="0075722B">
        <w:tc>
          <w:tcPr>
            <w:tcW w:w="2252" w:type="dxa"/>
          </w:tcPr>
          <w:p w14:paraId="094E1F48" w14:textId="77777777" w:rsidR="005A4E42" w:rsidRPr="000D21C0" w:rsidRDefault="005A4E42" w:rsidP="0043448C">
            <w:pPr>
              <w:rPr>
                <w:color w:val="000000" w:themeColor="text1"/>
              </w:rPr>
            </w:pPr>
            <w:r w:rsidRPr="000D21C0">
              <w:rPr>
                <w:color w:val="000000" w:themeColor="text1"/>
              </w:rPr>
              <w:t>2013</w:t>
            </w:r>
          </w:p>
        </w:tc>
        <w:tc>
          <w:tcPr>
            <w:tcW w:w="2528" w:type="dxa"/>
          </w:tcPr>
          <w:p w14:paraId="1512CA73" w14:textId="77777777" w:rsidR="005A4E42" w:rsidRPr="000D21C0" w:rsidRDefault="005A4E42" w:rsidP="0043448C">
            <w:pPr>
              <w:rPr>
                <w:color w:val="000000" w:themeColor="text1"/>
              </w:rPr>
            </w:pPr>
            <w:r w:rsidRPr="000D21C0">
              <w:rPr>
                <w:color w:val="000000" w:themeColor="text1"/>
              </w:rPr>
              <w:t>6.8 million</w:t>
            </w:r>
          </w:p>
        </w:tc>
        <w:tc>
          <w:tcPr>
            <w:tcW w:w="2472" w:type="dxa"/>
          </w:tcPr>
          <w:p w14:paraId="0CED6796" w14:textId="77777777" w:rsidR="005A4E42" w:rsidRPr="000D21C0" w:rsidRDefault="005A4E42" w:rsidP="0043448C">
            <w:pPr>
              <w:rPr>
                <w:color w:val="000000" w:themeColor="text1"/>
              </w:rPr>
            </w:pPr>
            <w:r w:rsidRPr="000D21C0">
              <w:rPr>
                <w:color w:val="000000" w:themeColor="text1"/>
              </w:rPr>
              <w:t>1.8 million</w:t>
            </w:r>
          </w:p>
        </w:tc>
        <w:tc>
          <w:tcPr>
            <w:tcW w:w="2098" w:type="dxa"/>
          </w:tcPr>
          <w:p w14:paraId="0AAB95C0" w14:textId="77777777" w:rsidR="005A4E42" w:rsidRPr="000D21C0" w:rsidRDefault="005A4E42" w:rsidP="0043448C">
            <w:pPr>
              <w:rPr>
                <w:color w:val="000000" w:themeColor="text1"/>
              </w:rPr>
            </w:pPr>
            <w:r w:rsidRPr="000D21C0">
              <w:rPr>
                <w:color w:val="000000" w:themeColor="text1"/>
              </w:rPr>
              <w:t>8.6 million</w:t>
            </w:r>
          </w:p>
        </w:tc>
      </w:tr>
      <w:tr w:rsidR="005A4E42" w:rsidRPr="000D21C0" w14:paraId="15D2D23B" w14:textId="77777777" w:rsidTr="0075722B">
        <w:tc>
          <w:tcPr>
            <w:tcW w:w="2252" w:type="dxa"/>
          </w:tcPr>
          <w:p w14:paraId="59B2F64B" w14:textId="77777777" w:rsidR="005A4E42" w:rsidRPr="000D21C0" w:rsidRDefault="005A4E42" w:rsidP="0043448C">
            <w:pPr>
              <w:rPr>
                <w:color w:val="000000" w:themeColor="text1"/>
              </w:rPr>
            </w:pPr>
            <w:r w:rsidRPr="000D21C0">
              <w:rPr>
                <w:color w:val="000000" w:themeColor="text1"/>
              </w:rPr>
              <w:t>2014</w:t>
            </w:r>
          </w:p>
        </w:tc>
        <w:tc>
          <w:tcPr>
            <w:tcW w:w="2528" w:type="dxa"/>
          </w:tcPr>
          <w:p w14:paraId="419F7FE0" w14:textId="77777777" w:rsidR="005A4E42" w:rsidRPr="000D21C0" w:rsidRDefault="005A4E42" w:rsidP="0043448C">
            <w:pPr>
              <w:rPr>
                <w:color w:val="000000" w:themeColor="text1"/>
              </w:rPr>
            </w:pPr>
            <w:r w:rsidRPr="000D21C0">
              <w:rPr>
                <w:color w:val="000000" w:themeColor="text1"/>
              </w:rPr>
              <w:t>7.9 million</w:t>
            </w:r>
          </w:p>
        </w:tc>
        <w:tc>
          <w:tcPr>
            <w:tcW w:w="2472" w:type="dxa"/>
          </w:tcPr>
          <w:p w14:paraId="1EF98C0B" w14:textId="77777777" w:rsidR="005A4E42" w:rsidRPr="000D21C0" w:rsidRDefault="005A4E42" w:rsidP="0043448C">
            <w:pPr>
              <w:rPr>
                <w:color w:val="000000" w:themeColor="text1"/>
              </w:rPr>
            </w:pPr>
            <w:r w:rsidRPr="000D21C0">
              <w:rPr>
                <w:color w:val="000000" w:themeColor="text1"/>
              </w:rPr>
              <w:t>1.8 million</w:t>
            </w:r>
          </w:p>
        </w:tc>
        <w:tc>
          <w:tcPr>
            <w:tcW w:w="2098" w:type="dxa"/>
          </w:tcPr>
          <w:p w14:paraId="667E4967" w14:textId="77777777" w:rsidR="005A4E42" w:rsidRPr="000D21C0" w:rsidRDefault="005A4E42" w:rsidP="0043448C">
            <w:pPr>
              <w:rPr>
                <w:color w:val="000000" w:themeColor="text1"/>
              </w:rPr>
            </w:pPr>
            <w:r w:rsidRPr="000D21C0">
              <w:rPr>
                <w:color w:val="000000" w:themeColor="text1"/>
              </w:rPr>
              <w:t>9.7 million</w:t>
            </w:r>
          </w:p>
        </w:tc>
      </w:tr>
      <w:tr w:rsidR="005A4E42" w:rsidRPr="000D21C0" w14:paraId="51053A26" w14:textId="77777777" w:rsidTr="0075722B">
        <w:tc>
          <w:tcPr>
            <w:tcW w:w="2252" w:type="dxa"/>
          </w:tcPr>
          <w:p w14:paraId="53D7E4CB" w14:textId="77777777" w:rsidR="005A4E42" w:rsidRPr="000D21C0" w:rsidRDefault="005A4E42" w:rsidP="0043448C">
            <w:pPr>
              <w:rPr>
                <w:color w:val="000000" w:themeColor="text1"/>
              </w:rPr>
            </w:pPr>
            <w:r w:rsidRPr="000D21C0">
              <w:rPr>
                <w:color w:val="000000" w:themeColor="text1"/>
              </w:rPr>
              <w:t>2015</w:t>
            </w:r>
          </w:p>
        </w:tc>
        <w:tc>
          <w:tcPr>
            <w:tcW w:w="2528" w:type="dxa"/>
          </w:tcPr>
          <w:p w14:paraId="1C7124E7" w14:textId="77777777" w:rsidR="005A4E42" w:rsidRPr="000D21C0" w:rsidRDefault="005A4E42" w:rsidP="0043448C">
            <w:pPr>
              <w:rPr>
                <w:color w:val="000000" w:themeColor="text1"/>
              </w:rPr>
            </w:pPr>
            <w:r w:rsidRPr="000D21C0">
              <w:rPr>
                <w:color w:val="000000" w:themeColor="text1"/>
              </w:rPr>
              <w:t>6.9 million</w:t>
            </w:r>
          </w:p>
        </w:tc>
        <w:tc>
          <w:tcPr>
            <w:tcW w:w="2472" w:type="dxa"/>
          </w:tcPr>
          <w:p w14:paraId="3BA16DA3" w14:textId="77777777" w:rsidR="005A4E42" w:rsidRPr="000D21C0" w:rsidRDefault="005A4E42" w:rsidP="0043448C">
            <w:pPr>
              <w:rPr>
                <w:color w:val="000000" w:themeColor="text1"/>
              </w:rPr>
            </w:pPr>
            <w:r w:rsidRPr="000D21C0">
              <w:rPr>
                <w:color w:val="000000" w:themeColor="text1"/>
              </w:rPr>
              <w:t>2 million</w:t>
            </w:r>
          </w:p>
        </w:tc>
        <w:tc>
          <w:tcPr>
            <w:tcW w:w="2098" w:type="dxa"/>
          </w:tcPr>
          <w:p w14:paraId="3AF7D723" w14:textId="77777777" w:rsidR="005A4E42" w:rsidRPr="000D21C0" w:rsidRDefault="005A4E42" w:rsidP="0043448C">
            <w:pPr>
              <w:rPr>
                <w:color w:val="000000" w:themeColor="text1"/>
              </w:rPr>
            </w:pPr>
            <w:r w:rsidRPr="000D21C0">
              <w:rPr>
                <w:color w:val="000000" w:themeColor="text1"/>
              </w:rPr>
              <w:t>8.9 million</w:t>
            </w:r>
          </w:p>
        </w:tc>
      </w:tr>
      <w:tr w:rsidR="005A4E42" w:rsidRPr="000D21C0" w14:paraId="2CB3F73C" w14:textId="77777777" w:rsidTr="0075722B">
        <w:tc>
          <w:tcPr>
            <w:tcW w:w="2252" w:type="dxa"/>
          </w:tcPr>
          <w:p w14:paraId="509494E0" w14:textId="77777777" w:rsidR="005A4E42" w:rsidRPr="000D21C0" w:rsidRDefault="005A4E42" w:rsidP="0043448C">
            <w:pPr>
              <w:rPr>
                <w:color w:val="000000" w:themeColor="text1"/>
              </w:rPr>
            </w:pPr>
            <w:r w:rsidRPr="000D21C0">
              <w:rPr>
                <w:color w:val="000000" w:themeColor="text1"/>
              </w:rPr>
              <w:t>2016</w:t>
            </w:r>
          </w:p>
        </w:tc>
        <w:tc>
          <w:tcPr>
            <w:tcW w:w="2528" w:type="dxa"/>
          </w:tcPr>
          <w:p w14:paraId="6F2043BE" w14:textId="77777777" w:rsidR="005A4E42" w:rsidRPr="000D21C0" w:rsidRDefault="005A4E42" w:rsidP="0043448C">
            <w:pPr>
              <w:rPr>
                <w:color w:val="000000" w:themeColor="text1"/>
              </w:rPr>
            </w:pPr>
            <w:r w:rsidRPr="000D21C0">
              <w:rPr>
                <w:color w:val="000000" w:themeColor="text1"/>
              </w:rPr>
              <w:t>7.9 million</w:t>
            </w:r>
          </w:p>
        </w:tc>
        <w:tc>
          <w:tcPr>
            <w:tcW w:w="2472" w:type="dxa"/>
          </w:tcPr>
          <w:p w14:paraId="43D3BF38" w14:textId="77777777" w:rsidR="005A4E42" w:rsidRPr="000D21C0" w:rsidRDefault="005A4E42" w:rsidP="0043448C">
            <w:pPr>
              <w:rPr>
                <w:color w:val="000000" w:themeColor="text1"/>
              </w:rPr>
            </w:pPr>
            <w:r w:rsidRPr="000D21C0">
              <w:rPr>
                <w:color w:val="000000" w:themeColor="text1"/>
              </w:rPr>
              <w:t>1.5 million</w:t>
            </w:r>
          </w:p>
        </w:tc>
        <w:tc>
          <w:tcPr>
            <w:tcW w:w="2098" w:type="dxa"/>
          </w:tcPr>
          <w:p w14:paraId="2D5B901A" w14:textId="77777777" w:rsidR="005A4E42" w:rsidRPr="000D21C0" w:rsidRDefault="005A4E42" w:rsidP="0043448C">
            <w:pPr>
              <w:rPr>
                <w:color w:val="000000" w:themeColor="text1"/>
              </w:rPr>
            </w:pPr>
            <w:r w:rsidRPr="000D21C0">
              <w:rPr>
                <w:color w:val="000000" w:themeColor="text1"/>
              </w:rPr>
              <w:t>9.4 million</w:t>
            </w:r>
          </w:p>
        </w:tc>
      </w:tr>
      <w:tr w:rsidR="005A4E42" w:rsidRPr="000D21C0" w14:paraId="1FAEB27E" w14:textId="77777777" w:rsidTr="0075722B">
        <w:tc>
          <w:tcPr>
            <w:tcW w:w="2252" w:type="dxa"/>
          </w:tcPr>
          <w:p w14:paraId="0F207EB5" w14:textId="77777777" w:rsidR="005A4E42" w:rsidRPr="000D21C0" w:rsidRDefault="005A4E42" w:rsidP="0043448C">
            <w:pPr>
              <w:rPr>
                <w:color w:val="000000" w:themeColor="text1"/>
              </w:rPr>
            </w:pPr>
            <w:r w:rsidRPr="000D21C0">
              <w:rPr>
                <w:color w:val="000000" w:themeColor="text1"/>
              </w:rPr>
              <w:t>2017</w:t>
            </w:r>
          </w:p>
        </w:tc>
        <w:tc>
          <w:tcPr>
            <w:tcW w:w="2528" w:type="dxa"/>
          </w:tcPr>
          <w:p w14:paraId="6CA9AB49" w14:textId="77777777" w:rsidR="005A4E42" w:rsidRPr="000D21C0" w:rsidRDefault="005A4E42" w:rsidP="0043448C">
            <w:pPr>
              <w:rPr>
                <w:color w:val="000000" w:themeColor="text1"/>
              </w:rPr>
            </w:pPr>
            <w:r w:rsidRPr="000D21C0">
              <w:rPr>
                <w:color w:val="000000" w:themeColor="text1"/>
              </w:rPr>
              <w:t>9.3 million</w:t>
            </w:r>
          </w:p>
        </w:tc>
        <w:tc>
          <w:tcPr>
            <w:tcW w:w="2472" w:type="dxa"/>
          </w:tcPr>
          <w:p w14:paraId="441CFEF0" w14:textId="77777777" w:rsidR="005A4E42" w:rsidRPr="000D21C0" w:rsidRDefault="005A4E42" w:rsidP="0043448C">
            <w:pPr>
              <w:rPr>
                <w:color w:val="000000" w:themeColor="text1"/>
              </w:rPr>
            </w:pPr>
            <w:r w:rsidRPr="000D21C0">
              <w:rPr>
                <w:color w:val="000000" w:themeColor="text1"/>
              </w:rPr>
              <w:t>2.1 million</w:t>
            </w:r>
          </w:p>
        </w:tc>
        <w:tc>
          <w:tcPr>
            <w:tcW w:w="2098" w:type="dxa"/>
          </w:tcPr>
          <w:p w14:paraId="276D1AED" w14:textId="77777777" w:rsidR="005A4E42" w:rsidRPr="000D21C0" w:rsidRDefault="005A4E42" w:rsidP="0043448C">
            <w:pPr>
              <w:rPr>
                <w:color w:val="000000" w:themeColor="text1"/>
              </w:rPr>
            </w:pPr>
            <w:r w:rsidRPr="000D21C0">
              <w:rPr>
                <w:color w:val="000000" w:themeColor="text1"/>
              </w:rPr>
              <w:t>11.4 million</w:t>
            </w:r>
          </w:p>
        </w:tc>
      </w:tr>
      <w:tr w:rsidR="005A4E42" w:rsidRPr="000D21C0" w14:paraId="3309FFF6" w14:textId="77777777" w:rsidTr="0075722B">
        <w:tc>
          <w:tcPr>
            <w:tcW w:w="2252" w:type="dxa"/>
          </w:tcPr>
          <w:p w14:paraId="0C024EB0" w14:textId="77777777" w:rsidR="005A4E42" w:rsidRPr="000D21C0" w:rsidRDefault="005A4E42" w:rsidP="0043448C">
            <w:pPr>
              <w:rPr>
                <w:color w:val="000000" w:themeColor="text1"/>
              </w:rPr>
            </w:pPr>
            <w:r w:rsidRPr="000D21C0">
              <w:rPr>
                <w:color w:val="000000" w:themeColor="text1"/>
              </w:rPr>
              <w:t>2018</w:t>
            </w:r>
          </w:p>
        </w:tc>
        <w:tc>
          <w:tcPr>
            <w:tcW w:w="2528" w:type="dxa"/>
          </w:tcPr>
          <w:p w14:paraId="4F917148" w14:textId="77777777" w:rsidR="005A4E42" w:rsidRPr="000D21C0" w:rsidRDefault="005A4E42" w:rsidP="0043448C">
            <w:pPr>
              <w:rPr>
                <w:color w:val="000000" w:themeColor="text1"/>
              </w:rPr>
            </w:pPr>
            <w:r w:rsidRPr="000D21C0">
              <w:rPr>
                <w:color w:val="000000" w:themeColor="text1"/>
              </w:rPr>
              <w:t>7.8 million</w:t>
            </w:r>
          </w:p>
        </w:tc>
        <w:tc>
          <w:tcPr>
            <w:tcW w:w="2472" w:type="dxa"/>
          </w:tcPr>
          <w:p w14:paraId="19B3AB9A" w14:textId="77777777" w:rsidR="005A4E42" w:rsidRPr="000D21C0" w:rsidRDefault="005A4E42" w:rsidP="0043448C">
            <w:pPr>
              <w:rPr>
                <w:color w:val="000000" w:themeColor="text1"/>
              </w:rPr>
            </w:pPr>
            <w:r w:rsidRPr="000D21C0">
              <w:rPr>
                <w:color w:val="000000" w:themeColor="text1"/>
              </w:rPr>
              <w:t>4.9 million</w:t>
            </w:r>
          </w:p>
        </w:tc>
        <w:tc>
          <w:tcPr>
            <w:tcW w:w="2098" w:type="dxa"/>
          </w:tcPr>
          <w:p w14:paraId="1CCB019F" w14:textId="77777777" w:rsidR="005A4E42" w:rsidRPr="000D21C0" w:rsidRDefault="005A4E42" w:rsidP="0043448C">
            <w:pPr>
              <w:rPr>
                <w:color w:val="000000" w:themeColor="text1"/>
              </w:rPr>
            </w:pPr>
            <w:r w:rsidRPr="000D21C0">
              <w:rPr>
                <w:color w:val="000000" w:themeColor="text1"/>
              </w:rPr>
              <w:t>12.7 million</w:t>
            </w:r>
          </w:p>
        </w:tc>
      </w:tr>
      <w:tr w:rsidR="005A4E42" w:rsidRPr="000D21C0" w14:paraId="2363C0DD" w14:textId="77777777" w:rsidTr="0075722B">
        <w:tc>
          <w:tcPr>
            <w:tcW w:w="2252" w:type="dxa"/>
          </w:tcPr>
          <w:p w14:paraId="21AD59FC" w14:textId="77777777" w:rsidR="005A4E42" w:rsidRPr="000D21C0" w:rsidRDefault="005A4E42" w:rsidP="0043448C">
            <w:pPr>
              <w:rPr>
                <w:color w:val="000000" w:themeColor="text1"/>
              </w:rPr>
            </w:pPr>
            <w:r w:rsidRPr="000D21C0">
              <w:rPr>
                <w:color w:val="000000" w:themeColor="text1"/>
              </w:rPr>
              <w:t>2019</w:t>
            </w:r>
          </w:p>
        </w:tc>
        <w:tc>
          <w:tcPr>
            <w:tcW w:w="2528" w:type="dxa"/>
          </w:tcPr>
          <w:p w14:paraId="1261D551" w14:textId="77777777" w:rsidR="005A4E42" w:rsidRPr="000D21C0" w:rsidRDefault="005A4E42" w:rsidP="0043448C">
            <w:pPr>
              <w:rPr>
                <w:color w:val="000000" w:themeColor="text1"/>
              </w:rPr>
            </w:pPr>
            <w:r w:rsidRPr="000D21C0">
              <w:rPr>
                <w:color w:val="000000" w:themeColor="text1"/>
              </w:rPr>
              <w:t>9.8 million</w:t>
            </w:r>
          </w:p>
        </w:tc>
        <w:tc>
          <w:tcPr>
            <w:tcW w:w="2472" w:type="dxa"/>
          </w:tcPr>
          <w:p w14:paraId="4E4143D1" w14:textId="77777777" w:rsidR="005A4E42" w:rsidRPr="000D21C0" w:rsidRDefault="005A4E42" w:rsidP="0043448C">
            <w:pPr>
              <w:rPr>
                <w:color w:val="000000" w:themeColor="text1"/>
              </w:rPr>
            </w:pPr>
            <w:r w:rsidRPr="000D21C0">
              <w:rPr>
                <w:color w:val="000000" w:themeColor="text1"/>
              </w:rPr>
              <w:t>4.1 million</w:t>
            </w:r>
          </w:p>
        </w:tc>
        <w:tc>
          <w:tcPr>
            <w:tcW w:w="2098" w:type="dxa"/>
          </w:tcPr>
          <w:p w14:paraId="38D37607" w14:textId="77777777" w:rsidR="005A4E42" w:rsidRPr="000D21C0" w:rsidRDefault="005A4E42" w:rsidP="0043448C">
            <w:pPr>
              <w:rPr>
                <w:color w:val="000000" w:themeColor="text1"/>
              </w:rPr>
            </w:pPr>
            <w:r w:rsidRPr="000D21C0">
              <w:rPr>
                <w:color w:val="000000" w:themeColor="text1"/>
              </w:rPr>
              <w:t>13.9 million</w:t>
            </w:r>
          </w:p>
        </w:tc>
      </w:tr>
      <w:tr w:rsidR="005A4E42" w:rsidRPr="000D21C0" w14:paraId="76C952FF" w14:textId="77777777" w:rsidTr="0075722B">
        <w:tc>
          <w:tcPr>
            <w:tcW w:w="2252" w:type="dxa"/>
          </w:tcPr>
          <w:p w14:paraId="44EA9B5A" w14:textId="77777777" w:rsidR="005A4E42" w:rsidRPr="000D21C0" w:rsidRDefault="005A4E42" w:rsidP="0043448C">
            <w:pPr>
              <w:rPr>
                <w:color w:val="000000" w:themeColor="text1"/>
              </w:rPr>
            </w:pPr>
            <w:r w:rsidRPr="000D21C0">
              <w:rPr>
                <w:color w:val="000000" w:themeColor="text1"/>
              </w:rPr>
              <w:t>2020</w:t>
            </w:r>
          </w:p>
        </w:tc>
        <w:tc>
          <w:tcPr>
            <w:tcW w:w="2528" w:type="dxa"/>
          </w:tcPr>
          <w:p w14:paraId="7756A6F4" w14:textId="77777777" w:rsidR="005A4E42" w:rsidRPr="000D21C0" w:rsidRDefault="005A4E42" w:rsidP="0043448C">
            <w:pPr>
              <w:rPr>
                <w:color w:val="000000" w:themeColor="text1"/>
              </w:rPr>
            </w:pPr>
            <w:r w:rsidRPr="000D21C0">
              <w:rPr>
                <w:color w:val="000000" w:themeColor="text1"/>
              </w:rPr>
              <w:t>10 million</w:t>
            </w:r>
          </w:p>
        </w:tc>
        <w:tc>
          <w:tcPr>
            <w:tcW w:w="2472" w:type="dxa"/>
          </w:tcPr>
          <w:p w14:paraId="524FE7FC" w14:textId="77777777" w:rsidR="005A4E42" w:rsidRPr="000D21C0" w:rsidRDefault="005A4E42" w:rsidP="0043448C">
            <w:pPr>
              <w:rPr>
                <w:color w:val="000000" w:themeColor="text1"/>
              </w:rPr>
            </w:pPr>
            <w:r w:rsidRPr="000D21C0">
              <w:rPr>
                <w:color w:val="000000" w:themeColor="text1"/>
              </w:rPr>
              <w:t>5.2 million</w:t>
            </w:r>
          </w:p>
        </w:tc>
        <w:tc>
          <w:tcPr>
            <w:tcW w:w="2098" w:type="dxa"/>
          </w:tcPr>
          <w:p w14:paraId="5E838670" w14:textId="77777777" w:rsidR="005A4E42" w:rsidRPr="000D21C0" w:rsidRDefault="005A4E42" w:rsidP="0043448C">
            <w:pPr>
              <w:rPr>
                <w:color w:val="000000" w:themeColor="text1"/>
              </w:rPr>
            </w:pPr>
            <w:r w:rsidRPr="000D21C0">
              <w:rPr>
                <w:color w:val="000000" w:themeColor="text1"/>
              </w:rPr>
              <w:t>15.2 million</w:t>
            </w:r>
          </w:p>
        </w:tc>
      </w:tr>
      <w:tr w:rsidR="005A4E42" w:rsidRPr="000D21C0" w14:paraId="081B961B" w14:textId="77777777" w:rsidTr="0075722B">
        <w:tc>
          <w:tcPr>
            <w:tcW w:w="2252" w:type="dxa"/>
          </w:tcPr>
          <w:p w14:paraId="2481F873" w14:textId="77777777" w:rsidR="005A4E42" w:rsidRPr="000D21C0" w:rsidRDefault="005A4E42" w:rsidP="0043448C">
            <w:pPr>
              <w:rPr>
                <w:color w:val="000000" w:themeColor="text1"/>
              </w:rPr>
            </w:pPr>
            <w:r w:rsidRPr="000D21C0">
              <w:rPr>
                <w:color w:val="000000" w:themeColor="text1"/>
              </w:rPr>
              <w:t>2021</w:t>
            </w:r>
          </w:p>
        </w:tc>
        <w:tc>
          <w:tcPr>
            <w:tcW w:w="2528" w:type="dxa"/>
          </w:tcPr>
          <w:p w14:paraId="29251857" w14:textId="77777777" w:rsidR="005A4E42" w:rsidRPr="000D21C0" w:rsidRDefault="005A4E42" w:rsidP="0043448C">
            <w:pPr>
              <w:rPr>
                <w:color w:val="000000" w:themeColor="text1"/>
              </w:rPr>
            </w:pPr>
            <w:r w:rsidRPr="000D21C0">
              <w:rPr>
                <w:color w:val="000000" w:themeColor="text1"/>
              </w:rPr>
              <w:t>11 million</w:t>
            </w:r>
          </w:p>
        </w:tc>
        <w:tc>
          <w:tcPr>
            <w:tcW w:w="2472" w:type="dxa"/>
          </w:tcPr>
          <w:p w14:paraId="0F237CCD" w14:textId="77777777" w:rsidR="005A4E42" w:rsidRPr="000D21C0" w:rsidRDefault="005A4E42" w:rsidP="0043448C">
            <w:pPr>
              <w:rPr>
                <w:color w:val="000000" w:themeColor="text1"/>
              </w:rPr>
            </w:pPr>
            <w:r w:rsidRPr="000D21C0">
              <w:rPr>
                <w:color w:val="000000" w:themeColor="text1"/>
              </w:rPr>
              <w:t>6.7 million</w:t>
            </w:r>
          </w:p>
        </w:tc>
        <w:tc>
          <w:tcPr>
            <w:tcW w:w="2098" w:type="dxa"/>
          </w:tcPr>
          <w:p w14:paraId="5F778AFB" w14:textId="77777777" w:rsidR="005A4E42" w:rsidRPr="000D21C0" w:rsidRDefault="005A4E42" w:rsidP="0043448C">
            <w:pPr>
              <w:rPr>
                <w:color w:val="000000" w:themeColor="text1"/>
              </w:rPr>
            </w:pPr>
            <w:r w:rsidRPr="000D21C0">
              <w:rPr>
                <w:color w:val="000000" w:themeColor="text1"/>
              </w:rPr>
              <w:t>17.7 million</w:t>
            </w:r>
          </w:p>
        </w:tc>
      </w:tr>
      <w:tr w:rsidR="005A4E42" w:rsidRPr="000D21C0" w14:paraId="23C8D636" w14:textId="77777777" w:rsidTr="0075722B">
        <w:tc>
          <w:tcPr>
            <w:tcW w:w="2252" w:type="dxa"/>
          </w:tcPr>
          <w:p w14:paraId="255A31E6" w14:textId="77777777" w:rsidR="005A4E42" w:rsidRPr="000D21C0" w:rsidRDefault="005A4E42" w:rsidP="0043448C">
            <w:pPr>
              <w:rPr>
                <w:color w:val="000000" w:themeColor="text1"/>
              </w:rPr>
            </w:pPr>
            <w:r w:rsidRPr="000D21C0">
              <w:rPr>
                <w:color w:val="000000" w:themeColor="text1"/>
              </w:rPr>
              <w:t>2022</w:t>
            </w:r>
          </w:p>
        </w:tc>
        <w:tc>
          <w:tcPr>
            <w:tcW w:w="2528" w:type="dxa"/>
          </w:tcPr>
          <w:p w14:paraId="1038FEDA" w14:textId="77777777" w:rsidR="005A4E42" w:rsidRPr="000D21C0" w:rsidRDefault="005A4E42" w:rsidP="0043448C">
            <w:pPr>
              <w:rPr>
                <w:color w:val="000000" w:themeColor="text1"/>
              </w:rPr>
            </w:pPr>
            <w:r w:rsidRPr="000D21C0">
              <w:rPr>
                <w:color w:val="000000" w:themeColor="text1"/>
              </w:rPr>
              <w:t>11.5 million</w:t>
            </w:r>
          </w:p>
        </w:tc>
        <w:tc>
          <w:tcPr>
            <w:tcW w:w="2472" w:type="dxa"/>
          </w:tcPr>
          <w:p w14:paraId="7595B0CE" w14:textId="77777777" w:rsidR="005A4E42" w:rsidRPr="000D21C0" w:rsidRDefault="005A4E42" w:rsidP="0043448C">
            <w:pPr>
              <w:rPr>
                <w:color w:val="000000" w:themeColor="text1"/>
              </w:rPr>
            </w:pPr>
            <w:r w:rsidRPr="000D21C0">
              <w:rPr>
                <w:color w:val="000000" w:themeColor="text1"/>
              </w:rPr>
              <w:t>7.7 million</w:t>
            </w:r>
          </w:p>
        </w:tc>
        <w:tc>
          <w:tcPr>
            <w:tcW w:w="2098" w:type="dxa"/>
          </w:tcPr>
          <w:p w14:paraId="0AACD736" w14:textId="77777777" w:rsidR="005A4E42" w:rsidRPr="000D21C0" w:rsidRDefault="005A4E42" w:rsidP="0043448C">
            <w:pPr>
              <w:rPr>
                <w:color w:val="000000" w:themeColor="text1"/>
              </w:rPr>
            </w:pPr>
            <w:r w:rsidRPr="000D21C0">
              <w:rPr>
                <w:color w:val="000000" w:themeColor="text1"/>
              </w:rPr>
              <w:t>19.3 million</w:t>
            </w:r>
          </w:p>
        </w:tc>
      </w:tr>
      <w:tr w:rsidR="005A4E42" w:rsidRPr="000D21C0" w14:paraId="7D399AF2" w14:textId="77777777" w:rsidTr="0075722B">
        <w:tc>
          <w:tcPr>
            <w:tcW w:w="2252" w:type="dxa"/>
          </w:tcPr>
          <w:p w14:paraId="6ACE93CE" w14:textId="77777777" w:rsidR="005A4E42" w:rsidRPr="000D21C0" w:rsidRDefault="005A4E42" w:rsidP="0043448C">
            <w:pPr>
              <w:rPr>
                <w:color w:val="000000" w:themeColor="text1"/>
              </w:rPr>
            </w:pPr>
            <w:r w:rsidRPr="000D21C0">
              <w:rPr>
                <w:color w:val="000000" w:themeColor="text1"/>
              </w:rPr>
              <w:t>2023</w:t>
            </w:r>
          </w:p>
        </w:tc>
        <w:tc>
          <w:tcPr>
            <w:tcW w:w="2528" w:type="dxa"/>
          </w:tcPr>
          <w:p w14:paraId="12093CE6" w14:textId="77777777" w:rsidR="005A4E42" w:rsidRPr="000D21C0" w:rsidRDefault="005A4E42" w:rsidP="0043448C">
            <w:pPr>
              <w:rPr>
                <w:color w:val="000000" w:themeColor="text1"/>
              </w:rPr>
            </w:pPr>
            <w:r w:rsidRPr="000D21C0">
              <w:rPr>
                <w:color w:val="000000" w:themeColor="text1"/>
              </w:rPr>
              <w:t>17.9 million</w:t>
            </w:r>
          </w:p>
        </w:tc>
        <w:tc>
          <w:tcPr>
            <w:tcW w:w="2472" w:type="dxa"/>
          </w:tcPr>
          <w:p w14:paraId="07720F29" w14:textId="77777777" w:rsidR="005A4E42" w:rsidRPr="000D21C0" w:rsidRDefault="005A4E42" w:rsidP="0043448C">
            <w:pPr>
              <w:rPr>
                <w:color w:val="000000" w:themeColor="text1"/>
              </w:rPr>
            </w:pPr>
            <w:r w:rsidRPr="000D21C0">
              <w:rPr>
                <w:color w:val="000000" w:themeColor="text1"/>
              </w:rPr>
              <w:t>6.7 million</w:t>
            </w:r>
          </w:p>
        </w:tc>
        <w:tc>
          <w:tcPr>
            <w:tcW w:w="2098" w:type="dxa"/>
          </w:tcPr>
          <w:p w14:paraId="3DBC55F0" w14:textId="77777777" w:rsidR="005A4E42" w:rsidRPr="000D21C0" w:rsidRDefault="005A4E42" w:rsidP="0043448C">
            <w:pPr>
              <w:rPr>
                <w:color w:val="000000" w:themeColor="text1"/>
              </w:rPr>
            </w:pPr>
            <w:r w:rsidRPr="000D21C0">
              <w:rPr>
                <w:color w:val="000000" w:themeColor="text1"/>
              </w:rPr>
              <w:t>24.6 million</w:t>
            </w:r>
          </w:p>
        </w:tc>
      </w:tr>
      <w:tr w:rsidR="005A4E42" w:rsidRPr="000D21C0" w14:paraId="5DD50AC8" w14:textId="77777777" w:rsidTr="0075722B">
        <w:tc>
          <w:tcPr>
            <w:tcW w:w="2252" w:type="dxa"/>
          </w:tcPr>
          <w:p w14:paraId="25FA300D" w14:textId="77777777" w:rsidR="005A4E42" w:rsidRPr="000D21C0" w:rsidRDefault="005A4E42" w:rsidP="0043448C">
            <w:pPr>
              <w:rPr>
                <w:color w:val="000000" w:themeColor="text1"/>
              </w:rPr>
            </w:pPr>
            <w:r w:rsidRPr="000D21C0">
              <w:rPr>
                <w:color w:val="000000" w:themeColor="text1"/>
              </w:rPr>
              <w:t>Total</w:t>
            </w:r>
          </w:p>
        </w:tc>
        <w:tc>
          <w:tcPr>
            <w:tcW w:w="2528" w:type="dxa"/>
          </w:tcPr>
          <w:p w14:paraId="0A121933" w14:textId="77777777" w:rsidR="005A4E42" w:rsidRPr="000D21C0" w:rsidRDefault="005A4E42" w:rsidP="0043448C">
            <w:pPr>
              <w:rPr>
                <w:color w:val="000000" w:themeColor="text1"/>
              </w:rPr>
            </w:pPr>
          </w:p>
        </w:tc>
        <w:tc>
          <w:tcPr>
            <w:tcW w:w="2472" w:type="dxa"/>
          </w:tcPr>
          <w:p w14:paraId="735D6F06" w14:textId="77777777" w:rsidR="005A4E42" w:rsidRPr="000D21C0" w:rsidRDefault="005A4E42" w:rsidP="0043448C">
            <w:pPr>
              <w:rPr>
                <w:color w:val="000000" w:themeColor="text1"/>
              </w:rPr>
            </w:pPr>
          </w:p>
        </w:tc>
        <w:tc>
          <w:tcPr>
            <w:tcW w:w="2098" w:type="dxa"/>
          </w:tcPr>
          <w:p w14:paraId="62792D8B" w14:textId="77777777" w:rsidR="005A4E42" w:rsidRPr="000D21C0" w:rsidRDefault="005A4E42" w:rsidP="0043448C">
            <w:pPr>
              <w:rPr>
                <w:color w:val="000000" w:themeColor="text1"/>
              </w:rPr>
            </w:pPr>
          </w:p>
        </w:tc>
      </w:tr>
    </w:tbl>
    <w:p w14:paraId="510B79F7" w14:textId="77777777" w:rsidR="005A4E42" w:rsidRPr="000D21C0" w:rsidRDefault="005A4E42" w:rsidP="0043448C">
      <w:pPr>
        <w:spacing w:after="0"/>
        <w:rPr>
          <w:color w:val="000000" w:themeColor="text1"/>
        </w:rPr>
      </w:pPr>
      <w:r w:rsidRPr="000D21C0">
        <w:rPr>
          <w:color w:val="000000" w:themeColor="text1"/>
        </w:rPr>
        <w:t>Source: IDMC data.</w:t>
      </w:r>
    </w:p>
    <w:p w14:paraId="44A9F99B" w14:textId="36584D60" w:rsidR="005A4E42" w:rsidRPr="000D21C0" w:rsidRDefault="005A4E42" w:rsidP="0043448C">
      <w:pPr>
        <w:spacing w:after="0"/>
        <w:rPr>
          <w:color w:val="000000" w:themeColor="text1"/>
        </w:rPr>
      </w:pPr>
      <w:r w:rsidRPr="000D21C0">
        <w:rPr>
          <w:color w:val="000000" w:themeColor="text1"/>
        </w:rPr>
        <w:t>Notes: IDP figures (official) and internally-displaced persons figures (unofficial), both of which double-count individuals across years, should not be confused with these IDMC’s “new internal displacements” annual figures, which count events. Though they do not double-count events across years, they do potentially double-count individuals because of secondary, tertiary, etc. displacement.</w:t>
      </w:r>
    </w:p>
    <w:p w14:paraId="47D998E2" w14:textId="77777777" w:rsidR="005A4E42" w:rsidRPr="000D21C0" w:rsidRDefault="005A4E42" w:rsidP="0043448C">
      <w:pPr>
        <w:spacing w:after="0"/>
        <w:rPr>
          <w:color w:val="000000" w:themeColor="text1"/>
        </w:rPr>
      </w:pPr>
    </w:p>
    <w:p w14:paraId="2DB4E9D4" w14:textId="4C1D166E" w:rsidR="005A4E42" w:rsidRPr="000D21C0" w:rsidRDefault="005A4E42" w:rsidP="0043448C">
      <w:pPr>
        <w:spacing w:after="0"/>
        <w:rPr>
          <w:color w:val="000000" w:themeColor="text1"/>
        </w:rPr>
      </w:pPr>
    </w:p>
    <w:p w14:paraId="0D175774" w14:textId="59AA1085" w:rsidR="002B1C1F" w:rsidRDefault="002B1C1F" w:rsidP="00C07213">
      <w:pPr>
        <w:pStyle w:val="Heading3"/>
      </w:pPr>
      <w:r>
        <w:t>Force Factor Counts</w:t>
      </w:r>
    </w:p>
    <w:p w14:paraId="48E7D0EE" w14:textId="77777777" w:rsidR="002B1C1F" w:rsidRPr="002B1C1F" w:rsidRDefault="002B1C1F" w:rsidP="002B1C1F"/>
    <w:p w14:paraId="7820B6E0" w14:textId="2C42E584" w:rsidR="002B1C1F" w:rsidRPr="002B1C1F" w:rsidRDefault="002B1C1F" w:rsidP="002B1C1F">
      <w:r w:rsidRPr="002B1C1F">
        <w:t>For comparison of force factors</w:t>
      </w:r>
      <w:r>
        <w:t xml:space="preserve"> in Chapter 10</w:t>
      </w:r>
      <w:r w:rsidRPr="002B1C1F">
        <w:t>, the count was as follows:</w:t>
      </w:r>
    </w:p>
    <w:p w14:paraId="1A14997A" w14:textId="77777777" w:rsidR="002B1C1F" w:rsidRPr="002B1C1F" w:rsidRDefault="002B1C1F" w:rsidP="002B1C1F">
      <w:r w:rsidRPr="002B1C1F">
        <w:rPr>
          <w:u w:val="single"/>
        </w:rPr>
        <w:t>Global Refugee Ghetto:</w:t>
      </w:r>
      <w:r w:rsidRPr="002B1C1F">
        <w:t xml:space="preserve"> </w:t>
      </w:r>
    </w:p>
    <w:p w14:paraId="23509897" w14:textId="77777777" w:rsidR="002B1C1F" w:rsidRPr="002B1C1F" w:rsidRDefault="002B1C1F" w:rsidP="002B1C1F">
      <w:r w:rsidRPr="002B1C1F">
        <w:t xml:space="preserve">Chad: First Chad Civil War (1965–1979); Chad-Libya Conflict (over </w:t>
      </w:r>
      <w:proofErr w:type="spellStart"/>
      <w:r w:rsidRPr="002B1C1F">
        <w:t>Aouzou</w:t>
      </w:r>
      <w:proofErr w:type="spellEnd"/>
      <w:r w:rsidRPr="002B1C1F">
        <w:t xml:space="preserve"> Strip). (1978–1987); Second Chadian Civil War (2005–2010); Boko Haram Insurgency (2015–Present); Janjaweed &amp; Darfur Spillover (2000s–Present);</w:t>
      </w:r>
    </w:p>
    <w:p w14:paraId="65FAA654" w14:textId="77777777" w:rsidR="002B1C1F" w:rsidRPr="002B1C1F" w:rsidRDefault="002B1C1F" w:rsidP="002B1C1F">
      <w:r w:rsidRPr="002B1C1F">
        <w:t xml:space="preserve">CAR: First CAR Civil War (2004–2007); Bush War (2007–2011); Second CAR Civil War (2012–Present); Lord’s Resistance Army (LRA) attacks (2009–2015); </w:t>
      </w:r>
    </w:p>
    <w:p w14:paraId="5BCBDDAC" w14:textId="77777777" w:rsidR="002B1C1F" w:rsidRPr="002B1C1F" w:rsidRDefault="002B1C1F" w:rsidP="002B1C1F">
      <w:r w:rsidRPr="002B1C1F">
        <w:t>DRC: Post-Lumumba Crisis (1960–1965); First Congo War (1996–1997); Second Congo War (1998–2003); Kivu Conflict (2004–present); Allied Democratic Forces (ADF) Insurgency (1996–Present); M23 Rebellion (2012–2013, 2021–Present);</w:t>
      </w:r>
    </w:p>
    <w:p w14:paraId="370404AC" w14:textId="77777777" w:rsidR="002B1C1F" w:rsidRPr="002B1C1F" w:rsidRDefault="002B1C1F" w:rsidP="002B1C1F">
      <w:r w:rsidRPr="002B1C1F">
        <w:t>Sudan: First Sudanese Civil War (1955–1972); Second Sudanese Civil War (1983–2005); Darfur (2003–Present); anti-al-Bashir Revolution (2018–2019); Sudanese Armed Forces (SAF) vs. Rapid Support Forces (RSF) war (2023–Present);</w:t>
      </w:r>
    </w:p>
    <w:p w14:paraId="3034179F" w14:textId="77777777" w:rsidR="002B1C1F" w:rsidRPr="002B1C1F" w:rsidRDefault="002B1C1F" w:rsidP="002B1C1F">
      <w:r w:rsidRPr="002B1C1F">
        <w:lastRenderedPageBreak/>
        <w:t xml:space="preserve">South Sudan: South Sudanese Civil War (2013–2018); post-secession violence (2011–Present); Sudan border clashes (2012–Present); </w:t>
      </w:r>
    </w:p>
    <w:p w14:paraId="597B0022" w14:textId="77777777" w:rsidR="002B1C1F" w:rsidRPr="002B1C1F" w:rsidRDefault="002B1C1F" w:rsidP="002B1C1F">
      <w:pPr>
        <w:rPr>
          <w:u w:val="single"/>
        </w:rPr>
      </w:pPr>
      <w:r w:rsidRPr="002B1C1F">
        <w:rPr>
          <w:u w:val="single"/>
        </w:rPr>
        <w:t xml:space="preserve">Horn of Africa: </w:t>
      </w:r>
    </w:p>
    <w:p w14:paraId="5EC0FC3B" w14:textId="77777777" w:rsidR="002B1C1F" w:rsidRPr="002B1C1F" w:rsidRDefault="002B1C1F" w:rsidP="002B1C1F">
      <w:r w:rsidRPr="002B1C1F">
        <w:t>Somalia: Somali Civil War (1991–Present); Ethiopia Invasion (2006–2009); Al-Shabaab Insurgency (2006–Present); Piracy (2005–2012).</w:t>
      </w:r>
    </w:p>
    <w:p w14:paraId="2C994225" w14:textId="77777777" w:rsidR="002B1C1F" w:rsidRPr="002B1C1F" w:rsidRDefault="002B1C1F" w:rsidP="002B1C1F">
      <w:r w:rsidRPr="002B1C1F">
        <w:t>Ethiopia: Ethiopian Civil War (1974–1991); Eritrean War of Independence (1961–1991); Ethiopia-Eritrea War (1998–2000); Tigray War (2020–2022); Oromo and Amhara Conflicts (2018–Present).</w:t>
      </w:r>
    </w:p>
    <w:p w14:paraId="0E8B4FB3" w14:textId="77777777" w:rsidR="002B1C1F" w:rsidRPr="002B1C1F" w:rsidRDefault="002B1C1F" w:rsidP="002B1C1F">
      <w:r w:rsidRPr="002B1C1F">
        <w:t xml:space="preserve">Kenya: </w:t>
      </w:r>
      <w:proofErr w:type="spellStart"/>
      <w:r w:rsidRPr="002B1C1F">
        <w:t>Shifta</w:t>
      </w:r>
      <w:proofErr w:type="spellEnd"/>
      <w:r w:rsidRPr="002B1C1F">
        <w:t xml:space="preserve"> War (1963–1967); post-election violence (2007–2008); Al-Shabaab attacks (2011–Present); northern Kenya ethnic violence (2010s–Present).</w:t>
      </w:r>
    </w:p>
    <w:p w14:paraId="31ACF3D7" w14:textId="77777777" w:rsidR="002B1C1F" w:rsidRPr="002B1C1F" w:rsidRDefault="002B1C1F" w:rsidP="002B1C1F"/>
    <w:p w14:paraId="107B2FA1" w14:textId="76E367F0" w:rsidR="005A4E42" w:rsidRPr="002B1C1F" w:rsidRDefault="005A4E42" w:rsidP="00C07213">
      <w:pPr>
        <w:pStyle w:val="Heading3"/>
        <w:rPr>
          <w:i w:val="0"/>
          <w:iCs w:val="0"/>
        </w:rPr>
      </w:pPr>
      <w:r w:rsidRPr="002B1C1F">
        <w:rPr>
          <w:i w:val="0"/>
          <w:iCs w:val="0"/>
        </w:rPr>
        <w:t>Survey Neglect</w:t>
      </w:r>
    </w:p>
    <w:p w14:paraId="60DEDD26" w14:textId="77777777" w:rsidR="005A4E42" w:rsidRPr="000D21C0" w:rsidRDefault="005A4E42" w:rsidP="0043448C">
      <w:pPr>
        <w:spacing w:after="0"/>
        <w:rPr>
          <w:color w:val="000000" w:themeColor="text1"/>
        </w:rPr>
      </w:pPr>
    </w:p>
    <w:p w14:paraId="60D6D458" w14:textId="670CF12D" w:rsidR="005A4E42" w:rsidRPr="000D21C0" w:rsidRDefault="005A4E42" w:rsidP="0043448C">
      <w:pPr>
        <w:spacing w:after="0"/>
        <w:rPr>
          <w:color w:val="000000" w:themeColor="text1"/>
        </w:rPr>
      </w:pPr>
      <w:r w:rsidRPr="000D21C0">
        <w:rPr>
          <w:color w:val="000000" w:themeColor="text1"/>
        </w:rPr>
        <w:t xml:space="preserve">Table </w:t>
      </w:r>
      <w:r w:rsidR="00C07213">
        <w:rPr>
          <w:color w:val="000000" w:themeColor="text1"/>
        </w:rPr>
        <w:t>11. Post-2016 Survey Efforts</w:t>
      </w:r>
    </w:p>
    <w:tbl>
      <w:tblPr>
        <w:tblStyle w:val="TableGrid"/>
        <w:tblW w:w="0" w:type="auto"/>
        <w:tblLook w:val="04A0" w:firstRow="1" w:lastRow="0" w:firstColumn="1" w:lastColumn="0" w:noHBand="0" w:noVBand="1"/>
      </w:tblPr>
      <w:tblGrid>
        <w:gridCol w:w="2337"/>
        <w:gridCol w:w="2337"/>
      </w:tblGrid>
      <w:tr w:rsidR="005A4E42" w:rsidRPr="000D21C0" w14:paraId="034E0A04" w14:textId="77777777" w:rsidTr="0075722B">
        <w:tc>
          <w:tcPr>
            <w:tcW w:w="2337" w:type="dxa"/>
          </w:tcPr>
          <w:p w14:paraId="2C9D1022" w14:textId="77777777" w:rsidR="005A4E42" w:rsidRPr="000D21C0" w:rsidRDefault="005A4E42" w:rsidP="0043448C">
            <w:pPr>
              <w:rPr>
                <w:color w:val="000000" w:themeColor="text1"/>
              </w:rPr>
            </w:pPr>
          </w:p>
        </w:tc>
        <w:tc>
          <w:tcPr>
            <w:tcW w:w="2337" w:type="dxa"/>
          </w:tcPr>
          <w:p w14:paraId="2080ABDD" w14:textId="77777777" w:rsidR="005A4E42" w:rsidRPr="000D21C0" w:rsidRDefault="005A4E42" w:rsidP="0043448C">
            <w:pPr>
              <w:rPr>
                <w:color w:val="000000" w:themeColor="text1"/>
              </w:rPr>
            </w:pPr>
            <w:r w:rsidRPr="000D21C0">
              <w:rPr>
                <w:color w:val="000000" w:themeColor="text1"/>
              </w:rPr>
              <w:t>Displacement Surveys Efforts Since 2016</w:t>
            </w:r>
          </w:p>
        </w:tc>
      </w:tr>
      <w:tr w:rsidR="005A4E42" w:rsidRPr="000D21C0" w14:paraId="36F9F2BF" w14:textId="77777777" w:rsidTr="0075722B">
        <w:tc>
          <w:tcPr>
            <w:tcW w:w="2337" w:type="dxa"/>
          </w:tcPr>
          <w:p w14:paraId="63E2EEED" w14:textId="77777777" w:rsidR="005A4E42" w:rsidRPr="000D21C0" w:rsidRDefault="005A4E42" w:rsidP="0043448C">
            <w:pPr>
              <w:rPr>
                <w:color w:val="000000" w:themeColor="text1"/>
              </w:rPr>
            </w:pPr>
            <w:r w:rsidRPr="000D21C0">
              <w:rPr>
                <w:color w:val="000000" w:themeColor="text1"/>
              </w:rPr>
              <w:t>Afghanistan</w:t>
            </w:r>
          </w:p>
        </w:tc>
        <w:tc>
          <w:tcPr>
            <w:tcW w:w="2337" w:type="dxa"/>
          </w:tcPr>
          <w:p w14:paraId="13F4F223" w14:textId="77777777" w:rsidR="005A4E42" w:rsidRPr="000D21C0" w:rsidRDefault="005A4E42" w:rsidP="0043448C">
            <w:pPr>
              <w:rPr>
                <w:color w:val="000000" w:themeColor="text1"/>
              </w:rPr>
            </w:pPr>
            <w:r w:rsidRPr="000D21C0">
              <w:rPr>
                <w:color w:val="000000" w:themeColor="text1"/>
              </w:rPr>
              <w:t>4</w:t>
            </w:r>
          </w:p>
        </w:tc>
      </w:tr>
      <w:tr w:rsidR="005A4E42" w:rsidRPr="000D21C0" w14:paraId="46321D97" w14:textId="77777777" w:rsidTr="0075722B">
        <w:tc>
          <w:tcPr>
            <w:tcW w:w="2337" w:type="dxa"/>
          </w:tcPr>
          <w:p w14:paraId="2DE24E8C" w14:textId="77777777" w:rsidR="005A4E42" w:rsidRPr="000D21C0" w:rsidRDefault="005A4E42" w:rsidP="0043448C">
            <w:pPr>
              <w:rPr>
                <w:color w:val="000000" w:themeColor="text1"/>
              </w:rPr>
            </w:pPr>
            <w:r w:rsidRPr="000D21C0">
              <w:rPr>
                <w:color w:val="000000" w:themeColor="text1"/>
              </w:rPr>
              <w:t>Argentina</w:t>
            </w:r>
          </w:p>
        </w:tc>
        <w:tc>
          <w:tcPr>
            <w:tcW w:w="2337" w:type="dxa"/>
          </w:tcPr>
          <w:p w14:paraId="5DEC1D6F" w14:textId="77777777" w:rsidR="005A4E42" w:rsidRPr="000D21C0" w:rsidRDefault="005A4E42" w:rsidP="0043448C">
            <w:pPr>
              <w:rPr>
                <w:color w:val="000000" w:themeColor="text1"/>
              </w:rPr>
            </w:pPr>
            <w:r w:rsidRPr="000D21C0">
              <w:rPr>
                <w:color w:val="000000" w:themeColor="text1"/>
              </w:rPr>
              <w:t>3</w:t>
            </w:r>
          </w:p>
        </w:tc>
      </w:tr>
      <w:tr w:rsidR="005A4E42" w:rsidRPr="000D21C0" w14:paraId="35FC4786" w14:textId="77777777" w:rsidTr="0075722B">
        <w:trPr>
          <w:trHeight w:val="300"/>
        </w:trPr>
        <w:tc>
          <w:tcPr>
            <w:tcW w:w="2337" w:type="dxa"/>
            <w:noWrap/>
            <w:hideMark/>
          </w:tcPr>
          <w:p w14:paraId="0BA603C6" w14:textId="77777777" w:rsidR="005A4E42" w:rsidRPr="000D21C0" w:rsidRDefault="005A4E42" w:rsidP="0043448C">
            <w:pPr>
              <w:rPr>
                <w:color w:val="000000" w:themeColor="text1"/>
              </w:rPr>
            </w:pPr>
            <w:r w:rsidRPr="000D21C0">
              <w:rPr>
                <w:color w:val="000000" w:themeColor="text1"/>
              </w:rPr>
              <w:t>Burkina Faso</w:t>
            </w:r>
          </w:p>
        </w:tc>
        <w:tc>
          <w:tcPr>
            <w:tcW w:w="2337" w:type="dxa"/>
            <w:noWrap/>
            <w:hideMark/>
          </w:tcPr>
          <w:p w14:paraId="7AEB7534" w14:textId="77777777" w:rsidR="005A4E42" w:rsidRPr="000D21C0" w:rsidRDefault="005A4E42" w:rsidP="0043448C">
            <w:pPr>
              <w:rPr>
                <w:color w:val="000000" w:themeColor="text1"/>
              </w:rPr>
            </w:pPr>
            <w:r w:rsidRPr="000D21C0">
              <w:rPr>
                <w:color w:val="000000" w:themeColor="text1"/>
              </w:rPr>
              <w:t>5</w:t>
            </w:r>
          </w:p>
        </w:tc>
      </w:tr>
      <w:tr w:rsidR="005A4E42" w:rsidRPr="000D21C0" w14:paraId="6AB32F7B" w14:textId="77777777" w:rsidTr="0075722B">
        <w:trPr>
          <w:trHeight w:val="300"/>
        </w:trPr>
        <w:tc>
          <w:tcPr>
            <w:tcW w:w="2337" w:type="dxa"/>
            <w:noWrap/>
            <w:hideMark/>
          </w:tcPr>
          <w:p w14:paraId="2A50AE6E" w14:textId="77777777" w:rsidR="005A4E42" w:rsidRPr="000D21C0" w:rsidRDefault="005A4E42" w:rsidP="0043448C">
            <w:pPr>
              <w:rPr>
                <w:color w:val="000000" w:themeColor="text1"/>
              </w:rPr>
            </w:pPr>
            <w:r w:rsidRPr="000D21C0">
              <w:rPr>
                <w:color w:val="000000" w:themeColor="text1"/>
              </w:rPr>
              <w:t>Bangladesh</w:t>
            </w:r>
          </w:p>
        </w:tc>
        <w:tc>
          <w:tcPr>
            <w:tcW w:w="2337" w:type="dxa"/>
            <w:noWrap/>
            <w:hideMark/>
          </w:tcPr>
          <w:p w14:paraId="74408820" w14:textId="77777777" w:rsidR="005A4E42" w:rsidRPr="000D21C0" w:rsidRDefault="005A4E42" w:rsidP="0043448C">
            <w:pPr>
              <w:rPr>
                <w:color w:val="000000" w:themeColor="text1"/>
              </w:rPr>
            </w:pPr>
            <w:r w:rsidRPr="000D21C0">
              <w:rPr>
                <w:color w:val="000000" w:themeColor="text1"/>
              </w:rPr>
              <w:t>13</w:t>
            </w:r>
          </w:p>
        </w:tc>
      </w:tr>
      <w:tr w:rsidR="005A4E42" w:rsidRPr="000D21C0" w14:paraId="42E31CDF" w14:textId="77777777" w:rsidTr="0075722B">
        <w:trPr>
          <w:trHeight w:val="300"/>
        </w:trPr>
        <w:tc>
          <w:tcPr>
            <w:tcW w:w="2337" w:type="dxa"/>
            <w:noWrap/>
            <w:hideMark/>
          </w:tcPr>
          <w:p w14:paraId="77316543" w14:textId="77777777" w:rsidR="005A4E42" w:rsidRPr="000D21C0" w:rsidRDefault="005A4E42" w:rsidP="0043448C">
            <w:pPr>
              <w:rPr>
                <w:color w:val="000000" w:themeColor="text1"/>
              </w:rPr>
            </w:pPr>
            <w:r w:rsidRPr="000D21C0">
              <w:rPr>
                <w:color w:val="000000" w:themeColor="text1"/>
              </w:rPr>
              <w:t>Brazil</w:t>
            </w:r>
          </w:p>
        </w:tc>
        <w:tc>
          <w:tcPr>
            <w:tcW w:w="2337" w:type="dxa"/>
            <w:noWrap/>
            <w:hideMark/>
          </w:tcPr>
          <w:p w14:paraId="3D06A48A" w14:textId="77777777" w:rsidR="005A4E42" w:rsidRPr="000D21C0" w:rsidRDefault="005A4E42" w:rsidP="0043448C">
            <w:pPr>
              <w:rPr>
                <w:color w:val="000000" w:themeColor="text1"/>
              </w:rPr>
            </w:pPr>
            <w:r w:rsidRPr="000D21C0">
              <w:rPr>
                <w:color w:val="000000" w:themeColor="text1"/>
              </w:rPr>
              <w:t>8</w:t>
            </w:r>
          </w:p>
        </w:tc>
      </w:tr>
      <w:tr w:rsidR="005A4E42" w:rsidRPr="000D21C0" w14:paraId="744611E5" w14:textId="77777777" w:rsidTr="0075722B">
        <w:trPr>
          <w:trHeight w:val="300"/>
        </w:trPr>
        <w:tc>
          <w:tcPr>
            <w:tcW w:w="2337" w:type="dxa"/>
            <w:noWrap/>
            <w:hideMark/>
          </w:tcPr>
          <w:p w14:paraId="1DD76F94" w14:textId="77777777" w:rsidR="005A4E42" w:rsidRPr="000D21C0" w:rsidRDefault="005A4E42" w:rsidP="0043448C">
            <w:pPr>
              <w:rPr>
                <w:color w:val="000000" w:themeColor="text1"/>
              </w:rPr>
            </w:pPr>
            <w:r w:rsidRPr="000D21C0">
              <w:rPr>
                <w:color w:val="000000" w:themeColor="text1"/>
              </w:rPr>
              <w:t>Central African Republic</w:t>
            </w:r>
          </w:p>
        </w:tc>
        <w:tc>
          <w:tcPr>
            <w:tcW w:w="2337" w:type="dxa"/>
            <w:noWrap/>
            <w:hideMark/>
          </w:tcPr>
          <w:p w14:paraId="6CE04F10" w14:textId="77777777" w:rsidR="005A4E42" w:rsidRPr="000D21C0" w:rsidRDefault="005A4E42" w:rsidP="0043448C">
            <w:pPr>
              <w:rPr>
                <w:color w:val="000000" w:themeColor="text1"/>
              </w:rPr>
            </w:pPr>
            <w:r w:rsidRPr="000D21C0">
              <w:rPr>
                <w:color w:val="000000" w:themeColor="text1"/>
              </w:rPr>
              <w:t>1</w:t>
            </w:r>
          </w:p>
        </w:tc>
      </w:tr>
      <w:tr w:rsidR="005A4E42" w:rsidRPr="000D21C0" w14:paraId="7413F549" w14:textId="77777777" w:rsidTr="0075722B">
        <w:trPr>
          <w:trHeight w:val="300"/>
        </w:trPr>
        <w:tc>
          <w:tcPr>
            <w:tcW w:w="2337" w:type="dxa"/>
            <w:noWrap/>
            <w:hideMark/>
          </w:tcPr>
          <w:p w14:paraId="3F296C69" w14:textId="77777777" w:rsidR="005A4E42" w:rsidRPr="000D21C0" w:rsidRDefault="005A4E42" w:rsidP="0043448C">
            <w:pPr>
              <w:rPr>
                <w:color w:val="000000" w:themeColor="text1"/>
              </w:rPr>
            </w:pPr>
            <w:r w:rsidRPr="000D21C0">
              <w:rPr>
                <w:color w:val="000000" w:themeColor="text1"/>
              </w:rPr>
              <w:t>Cameroon</w:t>
            </w:r>
          </w:p>
        </w:tc>
        <w:tc>
          <w:tcPr>
            <w:tcW w:w="2337" w:type="dxa"/>
            <w:noWrap/>
            <w:hideMark/>
          </w:tcPr>
          <w:p w14:paraId="3330D97A" w14:textId="77777777" w:rsidR="005A4E42" w:rsidRPr="000D21C0" w:rsidRDefault="005A4E42" w:rsidP="0043448C">
            <w:pPr>
              <w:rPr>
                <w:color w:val="000000" w:themeColor="text1"/>
              </w:rPr>
            </w:pPr>
            <w:r w:rsidRPr="000D21C0">
              <w:rPr>
                <w:color w:val="000000" w:themeColor="text1"/>
              </w:rPr>
              <w:t>9</w:t>
            </w:r>
          </w:p>
        </w:tc>
      </w:tr>
      <w:tr w:rsidR="005A4E42" w:rsidRPr="000D21C0" w14:paraId="04032235" w14:textId="77777777" w:rsidTr="0075722B">
        <w:trPr>
          <w:trHeight w:val="300"/>
        </w:trPr>
        <w:tc>
          <w:tcPr>
            <w:tcW w:w="2337" w:type="dxa"/>
            <w:noWrap/>
            <w:hideMark/>
          </w:tcPr>
          <w:p w14:paraId="3CB5D4CD" w14:textId="77777777" w:rsidR="005A4E42" w:rsidRPr="000D21C0" w:rsidRDefault="005A4E42" w:rsidP="0043448C">
            <w:pPr>
              <w:rPr>
                <w:color w:val="000000" w:themeColor="text1"/>
              </w:rPr>
            </w:pPr>
            <w:r w:rsidRPr="000D21C0">
              <w:rPr>
                <w:color w:val="000000" w:themeColor="text1"/>
              </w:rPr>
              <w:t>Democratic Republic of the Congo</w:t>
            </w:r>
          </w:p>
        </w:tc>
        <w:tc>
          <w:tcPr>
            <w:tcW w:w="2337" w:type="dxa"/>
            <w:noWrap/>
            <w:hideMark/>
          </w:tcPr>
          <w:p w14:paraId="26B189E0" w14:textId="77777777" w:rsidR="005A4E42" w:rsidRPr="000D21C0" w:rsidRDefault="005A4E42" w:rsidP="0043448C">
            <w:pPr>
              <w:rPr>
                <w:color w:val="000000" w:themeColor="text1"/>
              </w:rPr>
            </w:pPr>
            <w:r w:rsidRPr="000D21C0">
              <w:rPr>
                <w:color w:val="000000" w:themeColor="text1"/>
              </w:rPr>
              <w:t>5</w:t>
            </w:r>
          </w:p>
        </w:tc>
      </w:tr>
      <w:tr w:rsidR="005A4E42" w:rsidRPr="000D21C0" w14:paraId="507E8EC2" w14:textId="77777777" w:rsidTr="0075722B">
        <w:trPr>
          <w:trHeight w:val="300"/>
        </w:trPr>
        <w:tc>
          <w:tcPr>
            <w:tcW w:w="2337" w:type="dxa"/>
            <w:noWrap/>
            <w:hideMark/>
          </w:tcPr>
          <w:p w14:paraId="0743F7D7" w14:textId="77777777" w:rsidR="005A4E42" w:rsidRPr="000D21C0" w:rsidRDefault="005A4E42" w:rsidP="0043448C">
            <w:pPr>
              <w:rPr>
                <w:color w:val="000000" w:themeColor="text1"/>
              </w:rPr>
            </w:pPr>
            <w:r w:rsidRPr="000D21C0">
              <w:rPr>
                <w:color w:val="000000" w:themeColor="text1"/>
              </w:rPr>
              <w:t>Colombia</w:t>
            </w:r>
          </w:p>
        </w:tc>
        <w:tc>
          <w:tcPr>
            <w:tcW w:w="2337" w:type="dxa"/>
            <w:noWrap/>
            <w:hideMark/>
          </w:tcPr>
          <w:p w14:paraId="5587A981" w14:textId="77777777" w:rsidR="005A4E42" w:rsidRPr="000D21C0" w:rsidRDefault="005A4E42" w:rsidP="0043448C">
            <w:pPr>
              <w:rPr>
                <w:color w:val="000000" w:themeColor="text1"/>
              </w:rPr>
            </w:pPr>
            <w:r w:rsidRPr="000D21C0">
              <w:rPr>
                <w:color w:val="000000" w:themeColor="text1"/>
              </w:rPr>
              <w:t>7</w:t>
            </w:r>
          </w:p>
        </w:tc>
      </w:tr>
      <w:tr w:rsidR="005A4E42" w:rsidRPr="000D21C0" w14:paraId="1FBA10BC" w14:textId="77777777" w:rsidTr="0075722B">
        <w:trPr>
          <w:trHeight w:val="300"/>
        </w:trPr>
        <w:tc>
          <w:tcPr>
            <w:tcW w:w="2337" w:type="dxa"/>
            <w:noWrap/>
            <w:hideMark/>
          </w:tcPr>
          <w:p w14:paraId="22377A9A" w14:textId="77777777" w:rsidR="005A4E42" w:rsidRPr="000D21C0" w:rsidRDefault="005A4E42" w:rsidP="0043448C">
            <w:pPr>
              <w:rPr>
                <w:color w:val="000000" w:themeColor="text1"/>
              </w:rPr>
            </w:pPr>
            <w:r w:rsidRPr="000D21C0">
              <w:rPr>
                <w:color w:val="000000" w:themeColor="text1"/>
              </w:rPr>
              <w:t>Dominican Republic</w:t>
            </w:r>
          </w:p>
        </w:tc>
        <w:tc>
          <w:tcPr>
            <w:tcW w:w="2337" w:type="dxa"/>
            <w:noWrap/>
            <w:hideMark/>
          </w:tcPr>
          <w:p w14:paraId="45671C6B" w14:textId="77777777" w:rsidR="005A4E42" w:rsidRPr="000D21C0" w:rsidRDefault="005A4E42" w:rsidP="0043448C">
            <w:pPr>
              <w:rPr>
                <w:color w:val="000000" w:themeColor="text1"/>
              </w:rPr>
            </w:pPr>
            <w:r w:rsidRPr="000D21C0">
              <w:rPr>
                <w:color w:val="000000" w:themeColor="text1"/>
              </w:rPr>
              <w:t>5</w:t>
            </w:r>
          </w:p>
        </w:tc>
      </w:tr>
      <w:tr w:rsidR="005A4E42" w:rsidRPr="000D21C0" w14:paraId="515C2AA1" w14:textId="77777777" w:rsidTr="0075722B">
        <w:trPr>
          <w:trHeight w:val="300"/>
        </w:trPr>
        <w:tc>
          <w:tcPr>
            <w:tcW w:w="2337" w:type="dxa"/>
            <w:noWrap/>
            <w:hideMark/>
          </w:tcPr>
          <w:p w14:paraId="4020CA4C" w14:textId="77777777" w:rsidR="005A4E42" w:rsidRPr="000D21C0" w:rsidRDefault="005A4E42" w:rsidP="0043448C">
            <w:pPr>
              <w:rPr>
                <w:color w:val="000000" w:themeColor="text1"/>
              </w:rPr>
            </w:pPr>
            <w:r w:rsidRPr="000D21C0">
              <w:rPr>
                <w:color w:val="000000" w:themeColor="text1"/>
              </w:rPr>
              <w:t>Ecuador</w:t>
            </w:r>
          </w:p>
        </w:tc>
        <w:tc>
          <w:tcPr>
            <w:tcW w:w="2337" w:type="dxa"/>
            <w:noWrap/>
            <w:hideMark/>
          </w:tcPr>
          <w:p w14:paraId="44FDA2D2" w14:textId="77777777" w:rsidR="005A4E42" w:rsidRPr="000D21C0" w:rsidRDefault="005A4E42" w:rsidP="0043448C">
            <w:pPr>
              <w:rPr>
                <w:color w:val="000000" w:themeColor="text1"/>
              </w:rPr>
            </w:pPr>
            <w:r w:rsidRPr="000D21C0">
              <w:rPr>
                <w:color w:val="000000" w:themeColor="text1"/>
              </w:rPr>
              <w:t>5</w:t>
            </w:r>
          </w:p>
        </w:tc>
      </w:tr>
      <w:tr w:rsidR="005A4E42" w:rsidRPr="000D21C0" w14:paraId="18B09C31" w14:textId="77777777" w:rsidTr="0075722B">
        <w:trPr>
          <w:trHeight w:val="300"/>
        </w:trPr>
        <w:tc>
          <w:tcPr>
            <w:tcW w:w="2337" w:type="dxa"/>
            <w:noWrap/>
            <w:hideMark/>
          </w:tcPr>
          <w:p w14:paraId="57DC423F" w14:textId="77777777" w:rsidR="005A4E42" w:rsidRPr="000D21C0" w:rsidRDefault="005A4E42" w:rsidP="0043448C">
            <w:pPr>
              <w:rPr>
                <w:color w:val="000000" w:themeColor="text1"/>
              </w:rPr>
            </w:pPr>
            <w:r w:rsidRPr="000D21C0">
              <w:rPr>
                <w:color w:val="000000" w:themeColor="text1"/>
              </w:rPr>
              <w:t>Ethiopia</w:t>
            </w:r>
          </w:p>
        </w:tc>
        <w:tc>
          <w:tcPr>
            <w:tcW w:w="2337" w:type="dxa"/>
            <w:noWrap/>
            <w:hideMark/>
          </w:tcPr>
          <w:p w14:paraId="37E649F9" w14:textId="77777777" w:rsidR="005A4E42" w:rsidRPr="000D21C0" w:rsidRDefault="005A4E42" w:rsidP="0043448C">
            <w:pPr>
              <w:rPr>
                <w:color w:val="000000" w:themeColor="text1"/>
              </w:rPr>
            </w:pPr>
            <w:r w:rsidRPr="000D21C0">
              <w:rPr>
                <w:color w:val="000000" w:themeColor="text1"/>
              </w:rPr>
              <w:t>12</w:t>
            </w:r>
          </w:p>
        </w:tc>
      </w:tr>
      <w:tr w:rsidR="005A4E42" w:rsidRPr="000D21C0" w14:paraId="1D342462" w14:textId="77777777" w:rsidTr="0075722B">
        <w:trPr>
          <w:trHeight w:val="300"/>
        </w:trPr>
        <w:tc>
          <w:tcPr>
            <w:tcW w:w="2337" w:type="dxa"/>
            <w:noWrap/>
            <w:hideMark/>
          </w:tcPr>
          <w:p w14:paraId="4A64C942" w14:textId="77777777" w:rsidR="005A4E42" w:rsidRPr="000D21C0" w:rsidRDefault="005A4E42" w:rsidP="0043448C">
            <w:pPr>
              <w:rPr>
                <w:color w:val="000000" w:themeColor="text1"/>
              </w:rPr>
            </w:pPr>
            <w:r w:rsidRPr="000D21C0">
              <w:rPr>
                <w:color w:val="000000" w:themeColor="text1"/>
              </w:rPr>
              <w:t>Guatemala</w:t>
            </w:r>
          </w:p>
        </w:tc>
        <w:tc>
          <w:tcPr>
            <w:tcW w:w="2337" w:type="dxa"/>
            <w:noWrap/>
            <w:hideMark/>
          </w:tcPr>
          <w:p w14:paraId="1789D16E" w14:textId="77777777" w:rsidR="005A4E42" w:rsidRPr="000D21C0" w:rsidRDefault="005A4E42" w:rsidP="0043448C">
            <w:pPr>
              <w:rPr>
                <w:color w:val="000000" w:themeColor="text1"/>
              </w:rPr>
            </w:pPr>
            <w:r w:rsidRPr="000D21C0">
              <w:rPr>
                <w:color w:val="000000" w:themeColor="text1"/>
              </w:rPr>
              <w:t>6</w:t>
            </w:r>
          </w:p>
        </w:tc>
      </w:tr>
      <w:tr w:rsidR="005A4E42" w:rsidRPr="000D21C0" w14:paraId="2C527F5B" w14:textId="77777777" w:rsidTr="0075722B">
        <w:trPr>
          <w:trHeight w:val="300"/>
        </w:trPr>
        <w:tc>
          <w:tcPr>
            <w:tcW w:w="2337" w:type="dxa"/>
            <w:noWrap/>
            <w:hideMark/>
          </w:tcPr>
          <w:p w14:paraId="746478A6" w14:textId="77777777" w:rsidR="005A4E42" w:rsidRPr="000D21C0" w:rsidRDefault="005A4E42" w:rsidP="0043448C">
            <w:pPr>
              <w:rPr>
                <w:color w:val="000000" w:themeColor="text1"/>
              </w:rPr>
            </w:pPr>
            <w:r w:rsidRPr="000D21C0">
              <w:rPr>
                <w:color w:val="000000" w:themeColor="text1"/>
              </w:rPr>
              <w:t>Honduras</w:t>
            </w:r>
          </w:p>
        </w:tc>
        <w:tc>
          <w:tcPr>
            <w:tcW w:w="2337" w:type="dxa"/>
            <w:noWrap/>
            <w:hideMark/>
          </w:tcPr>
          <w:p w14:paraId="4D756939" w14:textId="77777777" w:rsidR="005A4E42" w:rsidRPr="000D21C0" w:rsidRDefault="005A4E42" w:rsidP="0043448C">
            <w:pPr>
              <w:rPr>
                <w:color w:val="000000" w:themeColor="text1"/>
              </w:rPr>
            </w:pPr>
            <w:r w:rsidRPr="000D21C0">
              <w:rPr>
                <w:color w:val="000000" w:themeColor="text1"/>
              </w:rPr>
              <w:t>2</w:t>
            </w:r>
          </w:p>
        </w:tc>
      </w:tr>
      <w:tr w:rsidR="005A4E42" w:rsidRPr="000D21C0" w14:paraId="5D18AFD5" w14:textId="77777777" w:rsidTr="0075722B">
        <w:trPr>
          <w:trHeight w:val="300"/>
        </w:trPr>
        <w:tc>
          <w:tcPr>
            <w:tcW w:w="2337" w:type="dxa"/>
            <w:noWrap/>
            <w:hideMark/>
          </w:tcPr>
          <w:p w14:paraId="73ECA31E" w14:textId="77777777" w:rsidR="005A4E42" w:rsidRPr="000D21C0" w:rsidRDefault="005A4E42" w:rsidP="0043448C">
            <w:pPr>
              <w:rPr>
                <w:color w:val="000000" w:themeColor="text1"/>
              </w:rPr>
            </w:pPr>
            <w:r w:rsidRPr="000D21C0">
              <w:rPr>
                <w:color w:val="000000" w:themeColor="text1"/>
              </w:rPr>
              <w:t>Indonesia</w:t>
            </w:r>
          </w:p>
        </w:tc>
        <w:tc>
          <w:tcPr>
            <w:tcW w:w="2337" w:type="dxa"/>
            <w:noWrap/>
            <w:hideMark/>
          </w:tcPr>
          <w:p w14:paraId="583AA6AA" w14:textId="77777777" w:rsidR="005A4E42" w:rsidRPr="000D21C0" w:rsidRDefault="005A4E42" w:rsidP="0043448C">
            <w:pPr>
              <w:rPr>
                <w:color w:val="000000" w:themeColor="text1"/>
              </w:rPr>
            </w:pPr>
            <w:r w:rsidRPr="000D21C0">
              <w:rPr>
                <w:color w:val="000000" w:themeColor="text1"/>
              </w:rPr>
              <w:t>1</w:t>
            </w:r>
          </w:p>
        </w:tc>
      </w:tr>
      <w:tr w:rsidR="005A4E42" w:rsidRPr="000D21C0" w14:paraId="35A6721D" w14:textId="77777777" w:rsidTr="0075722B">
        <w:trPr>
          <w:trHeight w:val="300"/>
        </w:trPr>
        <w:tc>
          <w:tcPr>
            <w:tcW w:w="2337" w:type="dxa"/>
            <w:noWrap/>
            <w:hideMark/>
          </w:tcPr>
          <w:p w14:paraId="171E63AF" w14:textId="77777777" w:rsidR="005A4E42" w:rsidRPr="000D21C0" w:rsidRDefault="005A4E42" w:rsidP="0043448C">
            <w:pPr>
              <w:rPr>
                <w:color w:val="000000" w:themeColor="text1"/>
              </w:rPr>
            </w:pPr>
            <w:r w:rsidRPr="000D21C0">
              <w:rPr>
                <w:color w:val="000000" w:themeColor="text1"/>
              </w:rPr>
              <w:t>Iraq</w:t>
            </w:r>
          </w:p>
        </w:tc>
        <w:tc>
          <w:tcPr>
            <w:tcW w:w="2337" w:type="dxa"/>
            <w:noWrap/>
            <w:hideMark/>
          </w:tcPr>
          <w:p w14:paraId="03E2FA3C" w14:textId="77777777" w:rsidR="005A4E42" w:rsidRPr="000D21C0" w:rsidRDefault="005A4E42" w:rsidP="0043448C">
            <w:pPr>
              <w:rPr>
                <w:color w:val="000000" w:themeColor="text1"/>
              </w:rPr>
            </w:pPr>
            <w:r w:rsidRPr="000D21C0">
              <w:rPr>
                <w:color w:val="000000" w:themeColor="text1"/>
              </w:rPr>
              <w:t>6</w:t>
            </w:r>
          </w:p>
        </w:tc>
      </w:tr>
      <w:tr w:rsidR="005A4E42" w:rsidRPr="000D21C0" w14:paraId="006ABD8A" w14:textId="77777777" w:rsidTr="0075722B">
        <w:trPr>
          <w:trHeight w:val="300"/>
        </w:trPr>
        <w:tc>
          <w:tcPr>
            <w:tcW w:w="2337" w:type="dxa"/>
            <w:noWrap/>
            <w:hideMark/>
          </w:tcPr>
          <w:p w14:paraId="4D74A3B7" w14:textId="77777777" w:rsidR="005A4E42" w:rsidRPr="000D21C0" w:rsidRDefault="005A4E42" w:rsidP="0043448C">
            <w:pPr>
              <w:rPr>
                <w:color w:val="000000" w:themeColor="text1"/>
              </w:rPr>
            </w:pPr>
            <w:r w:rsidRPr="000D21C0">
              <w:rPr>
                <w:color w:val="000000" w:themeColor="text1"/>
              </w:rPr>
              <w:t>Jordan</w:t>
            </w:r>
          </w:p>
        </w:tc>
        <w:tc>
          <w:tcPr>
            <w:tcW w:w="2337" w:type="dxa"/>
            <w:noWrap/>
            <w:hideMark/>
          </w:tcPr>
          <w:p w14:paraId="0EB993E0" w14:textId="77777777" w:rsidR="005A4E42" w:rsidRPr="000D21C0" w:rsidRDefault="005A4E42" w:rsidP="0043448C">
            <w:pPr>
              <w:rPr>
                <w:color w:val="000000" w:themeColor="text1"/>
              </w:rPr>
            </w:pPr>
            <w:r w:rsidRPr="000D21C0">
              <w:rPr>
                <w:color w:val="000000" w:themeColor="text1"/>
              </w:rPr>
              <w:t>11</w:t>
            </w:r>
          </w:p>
        </w:tc>
      </w:tr>
      <w:tr w:rsidR="005A4E42" w:rsidRPr="000D21C0" w14:paraId="158CE237" w14:textId="77777777" w:rsidTr="0075722B">
        <w:trPr>
          <w:trHeight w:val="300"/>
        </w:trPr>
        <w:tc>
          <w:tcPr>
            <w:tcW w:w="2337" w:type="dxa"/>
            <w:noWrap/>
            <w:hideMark/>
          </w:tcPr>
          <w:p w14:paraId="19F5FD59" w14:textId="77777777" w:rsidR="005A4E42" w:rsidRPr="000D21C0" w:rsidRDefault="005A4E42" w:rsidP="0043448C">
            <w:pPr>
              <w:rPr>
                <w:color w:val="000000" w:themeColor="text1"/>
              </w:rPr>
            </w:pPr>
            <w:r w:rsidRPr="000D21C0">
              <w:rPr>
                <w:color w:val="000000" w:themeColor="text1"/>
              </w:rPr>
              <w:t>Kenya</w:t>
            </w:r>
          </w:p>
        </w:tc>
        <w:tc>
          <w:tcPr>
            <w:tcW w:w="2337" w:type="dxa"/>
            <w:noWrap/>
            <w:hideMark/>
          </w:tcPr>
          <w:p w14:paraId="0D050B3D" w14:textId="77777777" w:rsidR="005A4E42" w:rsidRPr="000D21C0" w:rsidRDefault="005A4E42" w:rsidP="0043448C">
            <w:pPr>
              <w:rPr>
                <w:color w:val="000000" w:themeColor="text1"/>
              </w:rPr>
            </w:pPr>
            <w:r w:rsidRPr="000D21C0">
              <w:rPr>
                <w:color w:val="000000" w:themeColor="text1"/>
              </w:rPr>
              <w:t>16</w:t>
            </w:r>
          </w:p>
        </w:tc>
      </w:tr>
      <w:tr w:rsidR="005A4E42" w:rsidRPr="000D21C0" w14:paraId="13842C14" w14:textId="77777777" w:rsidTr="0075722B">
        <w:trPr>
          <w:trHeight w:val="300"/>
        </w:trPr>
        <w:tc>
          <w:tcPr>
            <w:tcW w:w="2337" w:type="dxa"/>
            <w:noWrap/>
            <w:hideMark/>
          </w:tcPr>
          <w:p w14:paraId="58CF18E8" w14:textId="77777777" w:rsidR="005A4E42" w:rsidRPr="000D21C0" w:rsidRDefault="005A4E42" w:rsidP="0043448C">
            <w:pPr>
              <w:rPr>
                <w:color w:val="000000" w:themeColor="text1"/>
              </w:rPr>
            </w:pPr>
            <w:r w:rsidRPr="000D21C0">
              <w:rPr>
                <w:color w:val="000000" w:themeColor="text1"/>
              </w:rPr>
              <w:t>Lebanon</w:t>
            </w:r>
          </w:p>
        </w:tc>
        <w:tc>
          <w:tcPr>
            <w:tcW w:w="2337" w:type="dxa"/>
            <w:noWrap/>
            <w:hideMark/>
          </w:tcPr>
          <w:p w14:paraId="1BFB51F7" w14:textId="77777777" w:rsidR="005A4E42" w:rsidRPr="000D21C0" w:rsidRDefault="005A4E42" w:rsidP="0043448C">
            <w:pPr>
              <w:rPr>
                <w:color w:val="000000" w:themeColor="text1"/>
              </w:rPr>
            </w:pPr>
            <w:r w:rsidRPr="000D21C0">
              <w:rPr>
                <w:color w:val="000000" w:themeColor="text1"/>
              </w:rPr>
              <w:t>19</w:t>
            </w:r>
          </w:p>
        </w:tc>
      </w:tr>
      <w:tr w:rsidR="005A4E42" w:rsidRPr="000D21C0" w14:paraId="22073DEE" w14:textId="77777777" w:rsidTr="0075722B">
        <w:trPr>
          <w:trHeight w:val="300"/>
        </w:trPr>
        <w:tc>
          <w:tcPr>
            <w:tcW w:w="2337" w:type="dxa"/>
            <w:noWrap/>
            <w:hideMark/>
          </w:tcPr>
          <w:p w14:paraId="509BA959" w14:textId="77777777" w:rsidR="005A4E42" w:rsidRPr="000D21C0" w:rsidRDefault="005A4E42" w:rsidP="0043448C">
            <w:pPr>
              <w:rPr>
                <w:color w:val="000000" w:themeColor="text1"/>
              </w:rPr>
            </w:pPr>
            <w:r w:rsidRPr="000D21C0">
              <w:rPr>
                <w:color w:val="000000" w:themeColor="text1"/>
              </w:rPr>
              <w:t>Mexico</w:t>
            </w:r>
          </w:p>
        </w:tc>
        <w:tc>
          <w:tcPr>
            <w:tcW w:w="2337" w:type="dxa"/>
            <w:noWrap/>
            <w:hideMark/>
          </w:tcPr>
          <w:p w14:paraId="7EBC8A01" w14:textId="77777777" w:rsidR="005A4E42" w:rsidRPr="000D21C0" w:rsidRDefault="005A4E42" w:rsidP="0043448C">
            <w:pPr>
              <w:rPr>
                <w:color w:val="000000" w:themeColor="text1"/>
              </w:rPr>
            </w:pPr>
            <w:r w:rsidRPr="000D21C0">
              <w:rPr>
                <w:color w:val="000000" w:themeColor="text1"/>
              </w:rPr>
              <w:t>1</w:t>
            </w:r>
          </w:p>
        </w:tc>
      </w:tr>
      <w:tr w:rsidR="005A4E42" w:rsidRPr="000D21C0" w14:paraId="6677DB87" w14:textId="77777777" w:rsidTr="0075722B">
        <w:trPr>
          <w:trHeight w:val="300"/>
        </w:trPr>
        <w:tc>
          <w:tcPr>
            <w:tcW w:w="2337" w:type="dxa"/>
            <w:noWrap/>
            <w:hideMark/>
          </w:tcPr>
          <w:p w14:paraId="0ADF86CA" w14:textId="77777777" w:rsidR="005A4E42" w:rsidRPr="000D21C0" w:rsidRDefault="005A4E42" w:rsidP="0043448C">
            <w:pPr>
              <w:rPr>
                <w:color w:val="000000" w:themeColor="text1"/>
              </w:rPr>
            </w:pPr>
            <w:r w:rsidRPr="000D21C0">
              <w:rPr>
                <w:color w:val="000000" w:themeColor="text1"/>
              </w:rPr>
              <w:t>Mozambique</w:t>
            </w:r>
          </w:p>
        </w:tc>
        <w:tc>
          <w:tcPr>
            <w:tcW w:w="2337" w:type="dxa"/>
            <w:noWrap/>
            <w:hideMark/>
          </w:tcPr>
          <w:p w14:paraId="3C42B71E" w14:textId="77777777" w:rsidR="005A4E42" w:rsidRPr="000D21C0" w:rsidRDefault="005A4E42" w:rsidP="0043448C">
            <w:pPr>
              <w:rPr>
                <w:color w:val="000000" w:themeColor="text1"/>
              </w:rPr>
            </w:pPr>
            <w:r w:rsidRPr="000D21C0">
              <w:rPr>
                <w:color w:val="000000" w:themeColor="text1"/>
              </w:rPr>
              <w:t>4</w:t>
            </w:r>
          </w:p>
        </w:tc>
      </w:tr>
      <w:tr w:rsidR="005A4E42" w:rsidRPr="000D21C0" w14:paraId="2BB79B61" w14:textId="77777777" w:rsidTr="0075722B">
        <w:trPr>
          <w:trHeight w:val="300"/>
        </w:trPr>
        <w:tc>
          <w:tcPr>
            <w:tcW w:w="2337" w:type="dxa"/>
            <w:noWrap/>
            <w:hideMark/>
          </w:tcPr>
          <w:p w14:paraId="1F2DBDE2" w14:textId="77777777" w:rsidR="005A4E42" w:rsidRPr="000D21C0" w:rsidRDefault="005A4E42" w:rsidP="0043448C">
            <w:pPr>
              <w:rPr>
                <w:color w:val="000000" w:themeColor="text1"/>
              </w:rPr>
            </w:pPr>
            <w:r w:rsidRPr="000D21C0">
              <w:rPr>
                <w:color w:val="000000" w:themeColor="text1"/>
              </w:rPr>
              <w:t>Mauritania</w:t>
            </w:r>
          </w:p>
        </w:tc>
        <w:tc>
          <w:tcPr>
            <w:tcW w:w="2337" w:type="dxa"/>
            <w:noWrap/>
            <w:hideMark/>
          </w:tcPr>
          <w:p w14:paraId="38DA59E6" w14:textId="77777777" w:rsidR="005A4E42" w:rsidRPr="000D21C0" w:rsidRDefault="005A4E42" w:rsidP="0043448C">
            <w:pPr>
              <w:rPr>
                <w:color w:val="000000" w:themeColor="text1"/>
              </w:rPr>
            </w:pPr>
            <w:r w:rsidRPr="000D21C0">
              <w:rPr>
                <w:color w:val="000000" w:themeColor="text1"/>
              </w:rPr>
              <w:t>2</w:t>
            </w:r>
          </w:p>
        </w:tc>
      </w:tr>
      <w:tr w:rsidR="005A4E42" w:rsidRPr="000D21C0" w14:paraId="272F55C5" w14:textId="77777777" w:rsidTr="0075722B">
        <w:trPr>
          <w:trHeight w:val="300"/>
        </w:trPr>
        <w:tc>
          <w:tcPr>
            <w:tcW w:w="2337" w:type="dxa"/>
            <w:noWrap/>
            <w:hideMark/>
          </w:tcPr>
          <w:p w14:paraId="3DD0B560" w14:textId="77777777" w:rsidR="005A4E42" w:rsidRPr="000D21C0" w:rsidRDefault="005A4E42" w:rsidP="0043448C">
            <w:pPr>
              <w:rPr>
                <w:color w:val="000000" w:themeColor="text1"/>
              </w:rPr>
            </w:pPr>
            <w:r w:rsidRPr="000D21C0">
              <w:rPr>
                <w:color w:val="000000" w:themeColor="text1"/>
              </w:rPr>
              <w:t>Niger</w:t>
            </w:r>
          </w:p>
        </w:tc>
        <w:tc>
          <w:tcPr>
            <w:tcW w:w="2337" w:type="dxa"/>
            <w:noWrap/>
            <w:hideMark/>
          </w:tcPr>
          <w:p w14:paraId="0ACAF540" w14:textId="77777777" w:rsidR="005A4E42" w:rsidRPr="000D21C0" w:rsidRDefault="005A4E42" w:rsidP="0043448C">
            <w:pPr>
              <w:rPr>
                <w:color w:val="000000" w:themeColor="text1"/>
              </w:rPr>
            </w:pPr>
            <w:r w:rsidRPr="000D21C0">
              <w:rPr>
                <w:color w:val="000000" w:themeColor="text1"/>
              </w:rPr>
              <w:t>6</w:t>
            </w:r>
          </w:p>
        </w:tc>
      </w:tr>
      <w:tr w:rsidR="005A4E42" w:rsidRPr="000D21C0" w14:paraId="69830167" w14:textId="77777777" w:rsidTr="0075722B">
        <w:trPr>
          <w:trHeight w:val="300"/>
        </w:trPr>
        <w:tc>
          <w:tcPr>
            <w:tcW w:w="2337" w:type="dxa"/>
            <w:noWrap/>
            <w:hideMark/>
          </w:tcPr>
          <w:p w14:paraId="5DFA1EE9" w14:textId="77777777" w:rsidR="005A4E42" w:rsidRPr="000D21C0" w:rsidRDefault="005A4E42" w:rsidP="0043448C">
            <w:pPr>
              <w:rPr>
                <w:color w:val="000000" w:themeColor="text1"/>
              </w:rPr>
            </w:pPr>
            <w:r w:rsidRPr="000D21C0">
              <w:rPr>
                <w:color w:val="000000" w:themeColor="text1"/>
              </w:rPr>
              <w:t>Nigeria</w:t>
            </w:r>
          </w:p>
        </w:tc>
        <w:tc>
          <w:tcPr>
            <w:tcW w:w="2337" w:type="dxa"/>
            <w:noWrap/>
            <w:hideMark/>
          </w:tcPr>
          <w:p w14:paraId="5F80C143" w14:textId="77777777" w:rsidR="005A4E42" w:rsidRPr="000D21C0" w:rsidRDefault="005A4E42" w:rsidP="0043448C">
            <w:pPr>
              <w:rPr>
                <w:color w:val="000000" w:themeColor="text1"/>
              </w:rPr>
            </w:pPr>
            <w:r w:rsidRPr="000D21C0">
              <w:rPr>
                <w:color w:val="000000" w:themeColor="text1"/>
              </w:rPr>
              <w:t>2</w:t>
            </w:r>
          </w:p>
        </w:tc>
      </w:tr>
      <w:tr w:rsidR="005A4E42" w:rsidRPr="000D21C0" w14:paraId="6977221B" w14:textId="77777777" w:rsidTr="0075722B">
        <w:trPr>
          <w:trHeight w:val="300"/>
        </w:trPr>
        <w:tc>
          <w:tcPr>
            <w:tcW w:w="2337" w:type="dxa"/>
            <w:noWrap/>
            <w:hideMark/>
          </w:tcPr>
          <w:p w14:paraId="61D9B2FE" w14:textId="77777777" w:rsidR="005A4E42" w:rsidRPr="000D21C0" w:rsidRDefault="005A4E42" w:rsidP="0043448C">
            <w:pPr>
              <w:rPr>
                <w:color w:val="000000" w:themeColor="text1"/>
              </w:rPr>
            </w:pPr>
            <w:r w:rsidRPr="000D21C0">
              <w:rPr>
                <w:color w:val="000000" w:themeColor="text1"/>
              </w:rPr>
              <w:lastRenderedPageBreak/>
              <w:t>Peru</w:t>
            </w:r>
          </w:p>
        </w:tc>
        <w:tc>
          <w:tcPr>
            <w:tcW w:w="2337" w:type="dxa"/>
            <w:noWrap/>
            <w:hideMark/>
          </w:tcPr>
          <w:p w14:paraId="77B4ADA9" w14:textId="77777777" w:rsidR="005A4E42" w:rsidRPr="000D21C0" w:rsidRDefault="005A4E42" w:rsidP="0043448C">
            <w:pPr>
              <w:rPr>
                <w:color w:val="000000" w:themeColor="text1"/>
              </w:rPr>
            </w:pPr>
            <w:r w:rsidRPr="000D21C0">
              <w:rPr>
                <w:color w:val="000000" w:themeColor="text1"/>
              </w:rPr>
              <w:t>8</w:t>
            </w:r>
          </w:p>
        </w:tc>
      </w:tr>
      <w:tr w:rsidR="005A4E42" w:rsidRPr="000D21C0" w14:paraId="0EFE3018" w14:textId="77777777" w:rsidTr="0075722B">
        <w:trPr>
          <w:trHeight w:val="300"/>
        </w:trPr>
        <w:tc>
          <w:tcPr>
            <w:tcW w:w="2337" w:type="dxa"/>
            <w:noWrap/>
            <w:hideMark/>
          </w:tcPr>
          <w:p w14:paraId="1A644D70" w14:textId="77777777" w:rsidR="005A4E42" w:rsidRPr="000D21C0" w:rsidRDefault="005A4E42" w:rsidP="0043448C">
            <w:pPr>
              <w:rPr>
                <w:color w:val="000000" w:themeColor="text1"/>
              </w:rPr>
            </w:pPr>
            <w:r w:rsidRPr="000D21C0">
              <w:rPr>
                <w:color w:val="000000" w:themeColor="text1"/>
              </w:rPr>
              <w:t>Philippines</w:t>
            </w:r>
          </w:p>
        </w:tc>
        <w:tc>
          <w:tcPr>
            <w:tcW w:w="2337" w:type="dxa"/>
            <w:noWrap/>
            <w:hideMark/>
          </w:tcPr>
          <w:p w14:paraId="14FB7D2F" w14:textId="77777777" w:rsidR="005A4E42" w:rsidRPr="000D21C0" w:rsidRDefault="005A4E42" w:rsidP="0043448C">
            <w:pPr>
              <w:rPr>
                <w:color w:val="000000" w:themeColor="text1"/>
              </w:rPr>
            </w:pPr>
            <w:r w:rsidRPr="000D21C0">
              <w:rPr>
                <w:color w:val="000000" w:themeColor="text1"/>
              </w:rPr>
              <w:t>2</w:t>
            </w:r>
          </w:p>
        </w:tc>
      </w:tr>
      <w:tr w:rsidR="005A4E42" w:rsidRPr="000D21C0" w14:paraId="5D3CE078" w14:textId="77777777" w:rsidTr="0075722B">
        <w:trPr>
          <w:trHeight w:val="300"/>
        </w:trPr>
        <w:tc>
          <w:tcPr>
            <w:tcW w:w="2337" w:type="dxa"/>
            <w:noWrap/>
            <w:hideMark/>
          </w:tcPr>
          <w:p w14:paraId="4887CF27" w14:textId="77777777" w:rsidR="005A4E42" w:rsidRPr="000D21C0" w:rsidRDefault="005A4E42" w:rsidP="0043448C">
            <w:pPr>
              <w:rPr>
                <w:color w:val="000000" w:themeColor="text1"/>
              </w:rPr>
            </w:pPr>
            <w:r w:rsidRPr="000D21C0">
              <w:rPr>
                <w:color w:val="000000" w:themeColor="text1"/>
              </w:rPr>
              <w:t>West Bank and Gaza</w:t>
            </w:r>
          </w:p>
        </w:tc>
        <w:tc>
          <w:tcPr>
            <w:tcW w:w="2337" w:type="dxa"/>
            <w:noWrap/>
            <w:hideMark/>
          </w:tcPr>
          <w:p w14:paraId="1D22DB1E" w14:textId="77777777" w:rsidR="005A4E42" w:rsidRPr="000D21C0" w:rsidRDefault="005A4E42" w:rsidP="0043448C">
            <w:pPr>
              <w:rPr>
                <w:color w:val="000000" w:themeColor="text1"/>
              </w:rPr>
            </w:pPr>
            <w:r w:rsidRPr="000D21C0">
              <w:rPr>
                <w:color w:val="000000" w:themeColor="text1"/>
              </w:rPr>
              <w:t>3</w:t>
            </w:r>
          </w:p>
        </w:tc>
      </w:tr>
      <w:tr w:rsidR="005A4E42" w:rsidRPr="000D21C0" w14:paraId="5A46069F" w14:textId="77777777" w:rsidTr="0075722B">
        <w:trPr>
          <w:trHeight w:val="300"/>
        </w:trPr>
        <w:tc>
          <w:tcPr>
            <w:tcW w:w="2337" w:type="dxa"/>
            <w:noWrap/>
            <w:hideMark/>
          </w:tcPr>
          <w:p w14:paraId="037C3BE1" w14:textId="77777777" w:rsidR="005A4E42" w:rsidRPr="000D21C0" w:rsidRDefault="005A4E42" w:rsidP="0043448C">
            <w:pPr>
              <w:rPr>
                <w:color w:val="000000" w:themeColor="text1"/>
              </w:rPr>
            </w:pPr>
            <w:r w:rsidRPr="000D21C0">
              <w:rPr>
                <w:color w:val="000000" w:themeColor="text1"/>
              </w:rPr>
              <w:t>Rwanda</w:t>
            </w:r>
          </w:p>
        </w:tc>
        <w:tc>
          <w:tcPr>
            <w:tcW w:w="2337" w:type="dxa"/>
            <w:noWrap/>
            <w:hideMark/>
          </w:tcPr>
          <w:p w14:paraId="5011E9E0" w14:textId="77777777" w:rsidR="005A4E42" w:rsidRPr="000D21C0" w:rsidRDefault="005A4E42" w:rsidP="0043448C">
            <w:pPr>
              <w:rPr>
                <w:color w:val="000000" w:themeColor="text1"/>
              </w:rPr>
            </w:pPr>
            <w:r w:rsidRPr="000D21C0">
              <w:rPr>
                <w:color w:val="000000" w:themeColor="text1"/>
              </w:rPr>
              <w:t>8</w:t>
            </w:r>
          </w:p>
        </w:tc>
      </w:tr>
      <w:tr w:rsidR="005A4E42" w:rsidRPr="000D21C0" w14:paraId="21636AB9" w14:textId="77777777" w:rsidTr="0075722B">
        <w:trPr>
          <w:trHeight w:val="300"/>
        </w:trPr>
        <w:tc>
          <w:tcPr>
            <w:tcW w:w="2337" w:type="dxa"/>
            <w:noWrap/>
            <w:hideMark/>
          </w:tcPr>
          <w:p w14:paraId="4B78F035" w14:textId="77777777" w:rsidR="005A4E42" w:rsidRPr="000D21C0" w:rsidRDefault="005A4E42" w:rsidP="0043448C">
            <w:pPr>
              <w:rPr>
                <w:color w:val="000000" w:themeColor="text1"/>
              </w:rPr>
            </w:pPr>
            <w:r w:rsidRPr="000D21C0">
              <w:rPr>
                <w:color w:val="000000" w:themeColor="text1"/>
              </w:rPr>
              <w:t>Sudan</w:t>
            </w:r>
          </w:p>
        </w:tc>
        <w:tc>
          <w:tcPr>
            <w:tcW w:w="2337" w:type="dxa"/>
            <w:noWrap/>
            <w:hideMark/>
          </w:tcPr>
          <w:p w14:paraId="79A3F10D" w14:textId="77777777" w:rsidR="005A4E42" w:rsidRPr="000D21C0" w:rsidRDefault="005A4E42" w:rsidP="0043448C">
            <w:pPr>
              <w:rPr>
                <w:color w:val="000000" w:themeColor="text1"/>
              </w:rPr>
            </w:pPr>
            <w:r w:rsidRPr="000D21C0">
              <w:rPr>
                <w:color w:val="000000" w:themeColor="text1"/>
              </w:rPr>
              <w:t>7</w:t>
            </w:r>
          </w:p>
        </w:tc>
      </w:tr>
      <w:tr w:rsidR="005A4E42" w:rsidRPr="000D21C0" w14:paraId="200A3A00" w14:textId="77777777" w:rsidTr="0075722B">
        <w:trPr>
          <w:trHeight w:val="300"/>
        </w:trPr>
        <w:tc>
          <w:tcPr>
            <w:tcW w:w="2337" w:type="dxa"/>
            <w:noWrap/>
            <w:hideMark/>
          </w:tcPr>
          <w:p w14:paraId="7E01FD5E" w14:textId="77777777" w:rsidR="005A4E42" w:rsidRPr="000D21C0" w:rsidRDefault="005A4E42" w:rsidP="0043448C">
            <w:pPr>
              <w:rPr>
                <w:color w:val="000000" w:themeColor="text1"/>
              </w:rPr>
            </w:pPr>
            <w:r w:rsidRPr="000D21C0">
              <w:rPr>
                <w:color w:val="000000" w:themeColor="text1"/>
              </w:rPr>
              <w:t>Somalia</w:t>
            </w:r>
          </w:p>
        </w:tc>
        <w:tc>
          <w:tcPr>
            <w:tcW w:w="2337" w:type="dxa"/>
            <w:noWrap/>
            <w:hideMark/>
          </w:tcPr>
          <w:p w14:paraId="2D61E7E6" w14:textId="77777777" w:rsidR="005A4E42" w:rsidRPr="000D21C0" w:rsidRDefault="005A4E42" w:rsidP="0043448C">
            <w:pPr>
              <w:rPr>
                <w:color w:val="000000" w:themeColor="text1"/>
              </w:rPr>
            </w:pPr>
            <w:r w:rsidRPr="000D21C0">
              <w:rPr>
                <w:color w:val="000000" w:themeColor="text1"/>
              </w:rPr>
              <w:t>4</w:t>
            </w:r>
          </w:p>
        </w:tc>
      </w:tr>
      <w:tr w:rsidR="005A4E42" w:rsidRPr="000D21C0" w14:paraId="0F444B16" w14:textId="77777777" w:rsidTr="0075722B">
        <w:trPr>
          <w:trHeight w:val="300"/>
        </w:trPr>
        <w:tc>
          <w:tcPr>
            <w:tcW w:w="2337" w:type="dxa"/>
            <w:noWrap/>
            <w:hideMark/>
          </w:tcPr>
          <w:p w14:paraId="435FC480" w14:textId="77777777" w:rsidR="005A4E42" w:rsidRPr="000D21C0" w:rsidRDefault="005A4E42" w:rsidP="0043448C">
            <w:pPr>
              <w:rPr>
                <w:color w:val="000000" w:themeColor="text1"/>
              </w:rPr>
            </w:pPr>
            <w:r w:rsidRPr="000D21C0">
              <w:rPr>
                <w:color w:val="000000" w:themeColor="text1"/>
              </w:rPr>
              <w:t>South Sudan</w:t>
            </w:r>
          </w:p>
        </w:tc>
        <w:tc>
          <w:tcPr>
            <w:tcW w:w="2337" w:type="dxa"/>
            <w:noWrap/>
            <w:hideMark/>
          </w:tcPr>
          <w:p w14:paraId="4C024CAC" w14:textId="77777777" w:rsidR="005A4E42" w:rsidRPr="000D21C0" w:rsidRDefault="005A4E42" w:rsidP="0043448C">
            <w:pPr>
              <w:rPr>
                <w:color w:val="000000" w:themeColor="text1"/>
              </w:rPr>
            </w:pPr>
            <w:r w:rsidRPr="000D21C0">
              <w:rPr>
                <w:color w:val="000000" w:themeColor="text1"/>
              </w:rPr>
              <w:t>9</w:t>
            </w:r>
          </w:p>
        </w:tc>
      </w:tr>
      <w:tr w:rsidR="005A4E42" w:rsidRPr="000D21C0" w14:paraId="17C5F92B" w14:textId="77777777" w:rsidTr="0075722B">
        <w:trPr>
          <w:trHeight w:val="300"/>
        </w:trPr>
        <w:tc>
          <w:tcPr>
            <w:tcW w:w="2337" w:type="dxa"/>
            <w:noWrap/>
            <w:hideMark/>
          </w:tcPr>
          <w:p w14:paraId="4A015459" w14:textId="77777777" w:rsidR="005A4E42" w:rsidRPr="000D21C0" w:rsidRDefault="005A4E42" w:rsidP="0043448C">
            <w:pPr>
              <w:rPr>
                <w:color w:val="000000" w:themeColor="text1"/>
              </w:rPr>
            </w:pPr>
            <w:r w:rsidRPr="000D21C0">
              <w:rPr>
                <w:color w:val="000000" w:themeColor="text1"/>
              </w:rPr>
              <w:t>Chad</w:t>
            </w:r>
          </w:p>
        </w:tc>
        <w:tc>
          <w:tcPr>
            <w:tcW w:w="2337" w:type="dxa"/>
            <w:noWrap/>
            <w:hideMark/>
          </w:tcPr>
          <w:p w14:paraId="300DAD81" w14:textId="77777777" w:rsidR="005A4E42" w:rsidRPr="000D21C0" w:rsidRDefault="005A4E42" w:rsidP="0043448C">
            <w:pPr>
              <w:rPr>
                <w:color w:val="000000" w:themeColor="text1"/>
              </w:rPr>
            </w:pPr>
            <w:r w:rsidRPr="000D21C0">
              <w:rPr>
                <w:color w:val="000000" w:themeColor="text1"/>
              </w:rPr>
              <w:t>6</w:t>
            </w:r>
          </w:p>
        </w:tc>
      </w:tr>
      <w:tr w:rsidR="005A4E42" w:rsidRPr="000D21C0" w14:paraId="4C973AC7" w14:textId="77777777" w:rsidTr="0075722B">
        <w:trPr>
          <w:trHeight w:val="300"/>
        </w:trPr>
        <w:tc>
          <w:tcPr>
            <w:tcW w:w="2337" w:type="dxa"/>
            <w:noWrap/>
            <w:hideMark/>
          </w:tcPr>
          <w:p w14:paraId="20F4AF27" w14:textId="77777777" w:rsidR="005A4E42" w:rsidRPr="000D21C0" w:rsidRDefault="005A4E42" w:rsidP="0043448C">
            <w:pPr>
              <w:rPr>
                <w:color w:val="000000" w:themeColor="text1"/>
              </w:rPr>
            </w:pPr>
            <w:r w:rsidRPr="000D21C0">
              <w:rPr>
                <w:color w:val="000000" w:themeColor="text1"/>
              </w:rPr>
              <w:t>Tanzania</w:t>
            </w:r>
          </w:p>
        </w:tc>
        <w:tc>
          <w:tcPr>
            <w:tcW w:w="2337" w:type="dxa"/>
            <w:noWrap/>
            <w:hideMark/>
          </w:tcPr>
          <w:p w14:paraId="65F03E69" w14:textId="77777777" w:rsidR="005A4E42" w:rsidRPr="000D21C0" w:rsidRDefault="005A4E42" w:rsidP="0043448C">
            <w:pPr>
              <w:rPr>
                <w:color w:val="000000" w:themeColor="text1"/>
              </w:rPr>
            </w:pPr>
            <w:r w:rsidRPr="000D21C0">
              <w:rPr>
                <w:color w:val="000000" w:themeColor="text1"/>
              </w:rPr>
              <w:t>8</w:t>
            </w:r>
          </w:p>
        </w:tc>
      </w:tr>
      <w:tr w:rsidR="005A4E42" w:rsidRPr="000D21C0" w14:paraId="0F366ADD" w14:textId="77777777" w:rsidTr="0075722B">
        <w:trPr>
          <w:trHeight w:val="300"/>
        </w:trPr>
        <w:tc>
          <w:tcPr>
            <w:tcW w:w="2337" w:type="dxa"/>
            <w:noWrap/>
            <w:hideMark/>
          </w:tcPr>
          <w:p w14:paraId="60B6CF10" w14:textId="77777777" w:rsidR="005A4E42" w:rsidRPr="000D21C0" w:rsidRDefault="005A4E42" w:rsidP="0043448C">
            <w:pPr>
              <w:rPr>
                <w:color w:val="000000" w:themeColor="text1"/>
              </w:rPr>
            </w:pPr>
            <w:r w:rsidRPr="000D21C0">
              <w:rPr>
                <w:color w:val="000000" w:themeColor="text1"/>
              </w:rPr>
              <w:t>Uganda</w:t>
            </w:r>
          </w:p>
        </w:tc>
        <w:tc>
          <w:tcPr>
            <w:tcW w:w="2337" w:type="dxa"/>
            <w:noWrap/>
            <w:hideMark/>
          </w:tcPr>
          <w:p w14:paraId="603292CB" w14:textId="77777777" w:rsidR="005A4E42" w:rsidRPr="000D21C0" w:rsidRDefault="005A4E42" w:rsidP="0043448C">
            <w:pPr>
              <w:rPr>
                <w:color w:val="000000" w:themeColor="text1"/>
              </w:rPr>
            </w:pPr>
            <w:r w:rsidRPr="000D21C0">
              <w:rPr>
                <w:color w:val="000000" w:themeColor="text1"/>
              </w:rPr>
              <w:t>13</w:t>
            </w:r>
          </w:p>
        </w:tc>
      </w:tr>
    </w:tbl>
    <w:p w14:paraId="35AE5017" w14:textId="4677EDAA" w:rsidR="005A4E42" w:rsidRPr="000D21C0" w:rsidRDefault="005A4E42" w:rsidP="0043448C">
      <w:pPr>
        <w:spacing w:after="0"/>
        <w:rPr>
          <w:color w:val="000000" w:themeColor="text1"/>
        </w:rPr>
      </w:pPr>
      <w:r w:rsidRPr="000D21C0">
        <w:rPr>
          <w:color w:val="000000" w:themeColor="text1"/>
        </w:rPr>
        <w:t>Source: Forced Migration Microdata of the Joint Data Center on Forced Displacement.</w:t>
      </w:r>
    </w:p>
    <w:p w14:paraId="1C9DFEEF" w14:textId="77777777" w:rsidR="005A4E42" w:rsidRPr="000D21C0" w:rsidRDefault="005A4E42" w:rsidP="0043448C">
      <w:pPr>
        <w:spacing w:after="0"/>
        <w:rPr>
          <w:color w:val="000000" w:themeColor="text1"/>
        </w:rPr>
      </w:pPr>
    </w:p>
    <w:p w14:paraId="2C3583CE" w14:textId="77777777" w:rsidR="00C07213" w:rsidRPr="000D21C0" w:rsidRDefault="00C07213" w:rsidP="0043448C">
      <w:pPr>
        <w:spacing w:after="0"/>
        <w:ind w:firstLine="720"/>
        <w:rPr>
          <w:color w:val="000000" w:themeColor="text1"/>
        </w:rPr>
      </w:pPr>
    </w:p>
    <w:p w14:paraId="72356AF0" w14:textId="46EB03C0" w:rsidR="000356D1" w:rsidRPr="000D21C0" w:rsidRDefault="00011D04" w:rsidP="00011D04">
      <w:pPr>
        <w:pStyle w:val="Heading2"/>
      </w:pPr>
      <w:r>
        <w:t>Chapter 11. Refugee Antipathy Opinionated Press</w:t>
      </w:r>
      <w:r w:rsidR="00A64161">
        <w:t>:</w:t>
      </w:r>
      <w:r>
        <w:t xml:space="preserve"> </w:t>
      </w:r>
      <w:r w:rsidR="00A64161">
        <w:t>Full</w:t>
      </w:r>
      <w:r>
        <w:t xml:space="preserve"> Content Analysis</w:t>
      </w:r>
    </w:p>
    <w:p w14:paraId="065460F8" w14:textId="3EC3593C" w:rsidR="000356D1" w:rsidRDefault="000356D1" w:rsidP="0043448C">
      <w:pPr>
        <w:spacing w:after="0"/>
        <w:rPr>
          <w:color w:val="000000" w:themeColor="text1"/>
        </w:rPr>
      </w:pPr>
    </w:p>
    <w:p w14:paraId="450483B7" w14:textId="36D23D1F" w:rsidR="00011D04" w:rsidRPr="000D21C0" w:rsidRDefault="00011D04" w:rsidP="00011D04">
      <w:pPr>
        <w:spacing w:after="0"/>
        <w:ind w:firstLine="720"/>
        <w:rPr>
          <w:color w:val="000000" w:themeColor="text1"/>
        </w:rPr>
      </w:pPr>
      <w:r w:rsidRPr="000D21C0">
        <w:rPr>
          <w:color w:val="000000" w:themeColor="text1"/>
        </w:rPr>
        <w:t xml:space="preserve">Even though the dissenting, anti-refugee opinionated coverage </w:t>
      </w:r>
      <w:r>
        <w:rPr>
          <w:color w:val="000000" w:themeColor="text1"/>
        </w:rPr>
        <w:t>within the randomly-sampled opinionated pieces is</w:t>
      </w:r>
      <w:r w:rsidRPr="000D21C0">
        <w:rPr>
          <w:color w:val="000000" w:themeColor="text1"/>
        </w:rPr>
        <w:t xml:space="preserve"> miniscule </w:t>
      </w:r>
      <w:bookmarkStart w:id="16" w:name="_Hlk187399912"/>
      <w:r w:rsidRPr="000D21C0">
        <w:rPr>
          <w:color w:val="000000" w:themeColor="text1"/>
        </w:rPr>
        <w:t>(</w:t>
      </w:r>
      <w:bookmarkStart w:id="17" w:name="_Hlk185764528"/>
      <w:proofErr w:type="spellStart"/>
      <w:r w:rsidRPr="000D21C0">
        <w:rPr>
          <w:color w:val="000000" w:themeColor="text1"/>
        </w:rPr>
        <w:t>n</w:t>
      </w:r>
      <w:r w:rsidRPr="000D21C0">
        <w:rPr>
          <w:color w:val="000000" w:themeColor="text1"/>
          <w:vertAlign w:val="superscript"/>
        </w:rPr>
        <w:t>nop</w:t>
      </w:r>
      <w:bookmarkEnd w:id="17"/>
      <w:proofErr w:type="spellEnd"/>
      <w:r w:rsidRPr="000D21C0">
        <w:rPr>
          <w:color w:val="000000" w:themeColor="text1"/>
        </w:rPr>
        <w:t>=2</w:t>
      </w:r>
      <w:r>
        <w:rPr>
          <w:color w:val="000000" w:themeColor="text1"/>
        </w:rPr>
        <w:t>62</w:t>
      </w:r>
      <w:r w:rsidRPr="000D21C0">
        <w:rPr>
          <w:color w:val="000000" w:themeColor="text1"/>
        </w:rPr>
        <w:t xml:space="preserve">) </w:t>
      </w:r>
      <w:bookmarkEnd w:id="16"/>
      <w:r w:rsidRPr="000D21C0">
        <w:rPr>
          <w:color w:val="000000" w:themeColor="text1"/>
        </w:rPr>
        <w:t>compared to the rest, coding quickly reached saturation because the major themes were repetitive and unoriginal, with a handful of objections recurring in various combinations: (1) criminality, (2) violence, (3) volume, (4) costs, (5) burden to natives, and (6) fooling us/abusing hospitality. These were coded non-exclusively within the opinionated items, almost all of which had at least two of these objections. Almost the entire sample converged on one or another combination of these themes. Below are illustrations of coded text selections for the six themes. The first two themes – criminality and violence – were by-far the most dominant, in both substance and quantity. To illustrate their prevalence, their coded selections are organized into subthemes.</w:t>
      </w:r>
    </w:p>
    <w:p w14:paraId="593DDC7E" w14:textId="125EDB66" w:rsidR="00011D04" w:rsidRPr="000D21C0" w:rsidRDefault="00011D04" w:rsidP="00011D04">
      <w:pPr>
        <w:spacing w:after="0"/>
        <w:ind w:firstLine="720"/>
        <w:rPr>
          <w:color w:val="000000" w:themeColor="text1"/>
        </w:rPr>
      </w:pPr>
      <w:r w:rsidRPr="000D21C0">
        <w:rPr>
          <w:color w:val="000000" w:themeColor="text1"/>
        </w:rPr>
        <w:t xml:space="preserve">In </w:t>
      </w:r>
      <w:r>
        <w:rPr>
          <w:color w:val="000000" w:themeColor="text1"/>
        </w:rPr>
        <w:t>Tables 11.1 and 11.2</w:t>
      </w:r>
      <w:r w:rsidRPr="000D21C0">
        <w:rPr>
          <w:color w:val="000000" w:themeColor="text1"/>
        </w:rPr>
        <w:t xml:space="preserve">, objections were coded as </w:t>
      </w:r>
      <w:r w:rsidRPr="000D21C0">
        <w:rPr>
          <w:i/>
          <w:iCs/>
          <w:color w:val="000000" w:themeColor="text1"/>
        </w:rPr>
        <w:t>primary</w:t>
      </w:r>
      <w:r w:rsidRPr="000D21C0">
        <w:rPr>
          <w:color w:val="000000" w:themeColor="text1"/>
        </w:rPr>
        <w:t xml:space="preserve"> when critics stated them repeatedly, expanded on them at length, or emphasized/exaggerated them. </w:t>
      </w:r>
      <w:r w:rsidRPr="000D21C0">
        <w:rPr>
          <w:i/>
          <w:iCs/>
          <w:color w:val="000000" w:themeColor="text1"/>
        </w:rPr>
        <w:t>Secondary</w:t>
      </w:r>
      <w:r w:rsidRPr="000D21C0">
        <w:rPr>
          <w:color w:val="000000" w:themeColor="text1"/>
        </w:rPr>
        <w:t xml:space="preserve">, marginal and supplemental objections were appeared superficially, in passing, or hypothetically alongside substantiated concerns. As discussed </w:t>
      </w:r>
      <w:r>
        <w:rPr>
          <w:color w:val="000000" w:themeColor="text1"/>
        </w:rPr>
        <w:t>in Chapter 11</w:t>
      </w:r>
      <w:r w:rsidRPr="000D21C0">
        <w:rPr>
          <w:color w:val="000000" w:themeColor="text1"/>
        </w:rPr>
        <w:t xml:space="preserve">, one such secondary theme was the concern over refugees spreading disease, which is included below with a comprehensive list of all coded selections. </w:t>
      </w:r>
    </w:p>
    <w:p w14:paraId="3540C5E2" w14:textId="77777777" w:rsidR="00011D04" w:rsidRPr="000D21C0" w:rsidRDefault="00011D04" w:rsidP="00011D04">
      <w:pPr>
        <w:spacing w:after="0"/>
        <w:ind w:firstLine="720"/>
        <w:rPr>
          <w:color w:val="000000" w:themeColor="text1"/>
        </w:rPr>
      </w:pPr>
      <w:r w:rsidRPr="000D21C0">
        <w:rPr>
          <w:color w:val="000000" w:themeColor="text1"/>
        </w:rPr>
        <w:t xml:space="preserve">There are only a handful of outliers with imaginative objections to refugees which do not comfortably fit in the six major themes. For example, these two polar opposites offer unique racist and anti-racist, respectively, reasons: </w:t>
      </w:r>
    </w:p>
    <w:p w14:paraId="767D7F53" w14:textId="77777777" w:rsidR="00011D04" w:rsidRDefault="00011D04" w:rsidP="00011D04">
      <w:pPr>
        <w:spacing w:after="0"/>
        <w:rPr>
          <w:color w:val="000000" w:themeColor="text1"/>
        </w:rPr>
      </w:pPr>
    </w:p>
    <w:p w14:paraId="10F44F76" w14:textId="5C139665" w:rsidR="00011D04" w:rsidRPr="000D21C0" w:rsidRDefault="00011D04" w:rsidP="00011D04">
      <w:pPr>
        <w:spacing w:after="0"/>
        <w:ind w:left="1134" w:right="1537"/>
        <w:rPr>
          <w:color w:val="000000" w:themeColor="text1"/>
        </w:rPr>
      </w:pPr>
      <w:r w:rsidRPr="000D21C0">
        <w:rPr>
          <w:color w:val="000000" w:themeColor="text1"/>
        </w:rPr>
        <w:t>These people are filling up the place, diluting our racial character, and taking jobs away from our own, born-in-Canada peasant leaders [437100718]</w:t>
      </w:r>
    </w:p>
    <w:p w14:paraId="07992BFA" w14:textId="478A7CCD" w:rsidR="00011D04" w:rsidRPr="000D21C0" w:rsidRDefault="00011D04" w:rsidP="00011D04">
      <w:pPr>
        <w:spacing w:after="0"/>
        <w:ind w:left="1134" w:right="1537"/>
        <w:rPr>
          <w:color w:val="000000" w:themeColor="text1"/>
        </w:rPr>
      </w:pPr>
      <w:r w:rsidRPr="000D21C0">
        <w:rPr>
          <w:color w:val="000000" w:themeColor="text1"/>
        </w:rPr>
        <w:t>We are tired of Cubans being allowed to stay in the USA when 137 Haitians were recently sent back to Haiti. Both groups are trying to escape their countries for similar political and socioeconomic reasons, yet the Haitians, who are hard workers in the USA, are sent back because of the color of their skin. This stinks of bigotry and racism and is highly unacceptable. [387753770]</w:t>
      </w:r>
    </w:p>
    <w:p w14:paraId="32D4BB21" w14:textId="77777777" w:rsidR="00011D04" w:rsidRDefault="00011D04" w:rsidP="00011D04">
      <w:pPr>
        <w:spacing w:after="0"/>
        <w:rPr>
          <w:color w:val="000000" w:themeColor="text1"/>
        </w:rPr>
      </w:pPr>
    </w:p>
    <w:p w14:paraId="1A38BB96" w14:textId="5F8CACF9" w:rsidR="00011D04" w:rsidRPr="000D21C0" w:rsidRDefault="00011D04" w:rsidP="00011D04">
      <w:pPr>
        <w:spacing w:after="0"/>
        <w:rPr>
          <w:color w:val="000000" w:themeColor="text1"/>
        </w:rPr>
      </w:pPr>
      <w:r w:rsidRPr="000D21C0">
        <w:rPr>
          <w:color w:val="000000" w:themeColor="text1"/>
        </w:rPr>
        <w:lastRenderedPageBreak/>
        <w:t>Various viewpoints about technical or logistical matters – e.g. “Briefing: Can criminals be denied refugee status?” answers in the affirmative [2921126568], but the author does not in any way imply that most or even many refugees are criminal, nor that restrictionism of any kind is a good idea.</w:t>
      </w:r>
    </w:p>
    <w:p w14:paraId="0D8131F4" w14:textId="77777777" w:rsidR="00011D04" w:rsidRPr="000D21C0" w:rsidRDefault="00011D04" w:rsidP="00011D04">
      <w:pPr>
        <w:spacing w:after="0"/>
        <w:rPr>
          <w:color w:val="000000" w:themeColor="text1"/>
        </w:rPr>
      </w:pPr>
      <w:r w:rsidRPr="000D21C0">
        <w:rPr>
          <w:color w:val="000000" w:themeColor="text1"/>
        </w:rPr>
        <w:t xml:space="preserve">Pieces like “Refugee barges! Sewage! E coli!” [2847278948] are clearly antipathetic, but are excluded because they are primarily opinionated about other issues (the integrity of the British seaside), deploying forced migrants tangentially.   </w:t>
      </w:r>
    </w:p>
    <w:p w14:paraId="3066038E" w14:textId="77777777" w:rsidR="00011D04" w:rsidRPr="000D21C0" w:rsidRDefault="00011D04" w:rsidP="00011D04">
      <w:pPr>
        <w:spacing w:after="0"/>
        <w:rPr>
          <w:color w:val="000000" w:themeColor="text1"/>
        </w:rPr>
      </w:pPr>
    </w:p>
    <w:p w14:paraId="54A334FA" w14:textId="77777777" w:rsidR="00011D04" w:rsidRPr="00A64161" w:rsidRDefault="00011D04" w:rsidP="00011D04">
      <w:pPr>
        <w:pStyle w:val="Heading3"/>
        <w:rPr>
          <w:sz w:val="24"/>
          <w:szCs w:val="24"/>
        </w:rPr>
      </w:pPr>
      <w:r w:rsidRPr="00A64161">
        <w:rPr>
          <w:sz w:val="24"/>
          <w:szCs w:val="24"/>
        </w:rPr>
        <w:t>Theme 1. Criminality</w:t>
      </w:r>
    </w:p>
    <w:p w14:paraId="14344539" w14:textId="6928EF8F" w:rsidR="00011D04" w:rsidRPr="00A64161" w:rsidRDefault="00011D04" w:rsidP="00011D04">
      <w:pPr>
        <w:spacing w:after="0"/>
        <w:jc w:val="center"/>
        <w:rPr>
          <w:b/>
          <w:bCs/>
          <w:color w:val="000000" w:themeColor="text1"/>
          <w:sz w:val="24"/>
          <w:szCs w:val="24"/>
        </w:rPr>
      </w:pPr>
      <w:r w:rsidRPr="00A64161">
        <w:rPr>
          <w:b/>
          <w:bCs/>
          <w:color w:val="000000" w:themeColor="text1"/>
          <w:sz w:val="24"/>
          <w:szCs w:val="24"/>
        </w:rPr>
        <w:t>Refugees are murderers, rapists, narcotics dealers, gang members, or other offenders who belong in prison.</w:t>
      </w:r>
    </w:p>
    <w:p w14:paraId="627B3CE1" w14:textId="77777777" w:rsidR="00A64161" w:rsidRPr="00A64161" w:rsidRDefault="00A64161" w:rsidP="00011D04">
      <w:pPr>
        <w:spacing w:after="0"/>
        <w:jc w:val="center"/>
        <w:rPr>
          <w:b/>
          <w:bCs/>
          <w:color w:val="000000" w:themeColor="text1"/>
          <w:sz w:val="24"/>
          <w:szCs w:val="24"/>
        </w:rPr>
      </w:pPr>
    </w:p>
    <w:p w14:paraId="7584AFC6" w14:textId="77777777" w:rsidR="00A64161" w:rsidRPr="00A64161" w:rsidRDefault="00A64161" w:rsidP="00A64161">
      <w:pPr>
        <w:spacing w:after="0"/>
        <w:rPr>
          <w:color w:val="000000" w:themeColor="text1"/>
          <w:sz w:val="24"/>
          <w:szCs w:val="24"/>
        </w:rPr>
      </w:pPr>
      <w:r w:rsidRPr="00A64161">
        <w:rPr>
          <w:color w:val="000000" w:themeColor="text1"/>
          <w:sz w:val="24"/>
          <w:szCs w:val="24"/>
        </w:rPr>
        <w:t>We have enough locally bred criminals without encouraging the immigration of such persons. [2214810092]</w:t>
      </w:r>
    </w:p>
    <w:p w14:paraId="7E583F0E" w14:textId="77777777" w:rsidR="00A64161" w:rsidRPr="00A64161" w:rsidRDefault="00A64161" w:rsidP="00A64161">
      <w:pPr>
        <w:spacing w:after="0"/>
        <w:rPr>
          <w:color w:val="000000" w:themeColor="text1"/>
          <w:sz w:val="24"/>
          <w:szCs w:val="24"/>
        </w:rPr>
      </w:pPr>
      <w:r w:rsidRPr="00A64161">
        <w:rPr>
          <w:color w:val="000000" w:themeColor="text1"/>
          <w:sz w:val="24"/>
          <w:szCs w:val="24"/>
        </w:rPr>
        <w:t>These countries have unfortunately accepted murderers and rapists among the refugee population. [1020764115]</w:t>
      </w:r>
    </w:p>
    <w:p w14:paraId="1A77ED4E" w14:textId="77777777" w:rsidR="00A64161" w:rsidRPr="00A64161" w:rsidRDefault="00A64161" w:rsidP="00A64161">
      <w:pPr>
        <w:spacing w:after="0"/>
        <w:rPr>
          <w:color w:val="000000" w:themeColor="text1"/>
          <w:sz w:val="24"/>
          <w:szCs w:val="24"/>
        </w:rPr>
      </w:pPr>
      <w:r w:rsidRPr="00A64161">
        <w:rPr>
          <w:color w:val="000000" w:themeColor="text1"/>
          <w:sz w:val="24"/>
          <w:szCs w:val="24"/>
        </w:rPr>
        <w:t xml:space="preserve">But the Haitians, opportunists and economic refugees, prefer Miami. There they can loll in the Florida sun, get monthly checks and food stamps and, if they get bored, can do what they did a short time ago </w:t>
      </w:r>
      <w:proofErr w:type="gramStart"/>
      <w:r w:rsidRPr="00A64161">
        <w:rPr>
          <w:color w:val="000000" w:themeColor="text1"/>
          <w:sz w:val="24"/>
          <w:szCs w:val="24"/>
        </w:rPr>
        <w:t>–  riot</w:t>
      </w:r>
      <w:proofErr w:type="gramEnd"/>
      <w:r w:rsidRPr="00A64161">
        <w:rPr>
          <w:color w:val="000000" w:themeColor="text1"/>
          <w:sz w:val="24"/>
          <w:szCs w:val="24"/>
        </w:rPr>
        <w:t>, burn and loot in Miami. [303446489]</w:t>
      </w:r>
    </w:p>
    <w:p w14:paraId="05D78E80" w14:textId="2CDB6E36" w:rsidR="00A64161" w:rsidRPr="00A64161" w:rsidRDefault="00A64161" w:rsidP="00A64161">
      <w:pPr>
        <w:spacing w:after="0"/>
        <w:rPr>
          <w:color w:val="000000" w:themeColor="text1"/>
          <w:sz w:val="24"/>
          <w:szCs w:val="24"/>
        </w:rPr>
      </w:pPr>
      <w:r w:rsidRPr="00A64161">
        <w:rPr>
          <w:color w:val="000000" w:themeColor="text1"/>
          <w:sz w:val="24"/>
          <w:szCs w:val="24"/>
        </w:rPr>
        <w:t>Thus, despite occasional tweaking, our refugee determination process will continue to put the interests of Canadians and genuine refugees behind those of phony claimants, including criminals. [2193092888]</w:t>
      </w:r>
    </w:p>
    <w:p w14:paraId="791FEBB9" w14:textId="77777777" w:rsidR="00A64161" w:rsidRPr="00A64161" w:rsidRDefault="00A64161" w:rsidP="00A64161">
      <w:pPr>
        <w:spacing w:after="0"/>
        <w:rPr>
          <w:color w:val="000000" w:themeColor="text1"/>
          <w:sz w:val="24"/>
          <w:szCs w:val="24"/>
        </w:rPr>
      </w:pPr>
    </w:p>
    <w:p w14:paraId="39826AB7" w14:textId="58A31DCE" w:rsidR="00A64161" w:rsidRPr="00A64161" w:rsidRDefault="00A64161" w:rsidP="00A64161">
      <w:pPr>
        <w:pStyle w:val="Heading4"/>
        <w:rPr>
          <w:sz w:val="24"/>
          <w:szCs w:val="24"/>
        </w:rPr>
      </w:pPr>
      <w:r w:rsidRPr="00A64161">
        <w:rPr>
          <w:sz w:val="24"/>
          <w:szCs w:val="24"/>
        </w:rPr>
        <w:t>Subtheme 1.1. Rape-</w:t>
      </w:r>
      <w:proofErr w:type="spellStart"/>
      <w:r w:rsidRPr="00A64161">
        <w:rPr>
          <w:sz w:val="24"/>
          <w:szCs w:val="24"/>
        </w:rPr>
        <w:t>fugees</w:t>
      </w:r>
      <w:proofErr w:type="spellEnd"/>
    </w:p>
    <w:p w14:paraId="04BB3C95" w14:textId="77777777" w:rsidR="00A64161" w:rsidRPr="00A64161" w:rsidRDefault="00A64161" w:rsidP="00A64161">
      <w:pPr>
        <w:spacing w:after="0"/>
        <w:rPr>
          <w:color w:val="000000" w:themeColor="text1"/>
          <w:sz w:val="24"/>
          <w:szCs w:val="24"/>
        </w:rPr>
      </w:pPr>
    </w:p>
    <w:p w14:paraId="5B44BA62" w14:textId="77777777" w:rsidR="00A64161" w:rsidRPr="00A64161" w:rsidRDefault="00A64161" w:rsidP="00A64161">
      <w:pPr>
        <w:spacing w:after="0"/>
        <w:rPr>
          <w:color w:val="000000" w:themeColor="text1"/>
          <w:sz w:val="24"/>
          <w:szCs w:val="24"/>
        </w:rPr>
      </w:pPr>
      <w:r w:rsidRPr="00A64161">
        <w:rPr>
          <w:color w:val="000000" w:themeColor="text1"/>
          <w:sz w:val="24"/>
          <w:szCs w:val="24"/>
        </w:rPr>
        <w:t>I condemn Canadians who fight for the rights of convicted foreign pedophiles to remain in our country or to come and go at will. 243137575</w:t>
      </w:r>
    </w:p>
    <w:p w14:paraId="76AF1B83" w14:textId="77777777" w:rsidR="00A64161" w:rsidRPr="00A64161" w:rsidRDefault="00A64161" w:rsidP="00A64161">
      <w:pPr>
        <w:spacing w:after="0"/>
        <w:rPr>
          <w:color w:val="000000" w:themeColor="text1"/>
          <w:sz w:val="24"/>
          <w:szCs w:val="24"/>
        </w:rPr>
      </w:pPr>
      <w:r w:rsidRPr="00A64161">
        <w:rPr>
          <w:color w:val="000000" w:themeColor="text1"/>
          <w:sz w:val="24"/>
          <w:szCs w:val="24"/>
        </w:rPr>
        <w:t>A 1996 report from the same government body found that immigrant men were far likelier to commit rape than Swedish men. 1870724460</w:t>
      </w:r>
    </w:p>
    <w:p w14:paraId="34504C7D" w14:textId="36BF6F98" w:rsidR="00011D04" w:rsidRPr="00A64161" w:rsidRDefault="00A64161" w:rsidP="00A64161">
      <w:pPr>
        <w:spacing w:after="0"/>
        <w:rPr>
          <w:color w:val="000000" w:themeColor="text1"/>
          <w:sz w:val="24"/>
          <w:szCs w:val="24"/>
        </w:rPr>
      </w:pPr>
      <w:r w:rsidRPr="00A64161">
        <w:rPr>
          <w:color w:val="000000" w:themeColor="text1"/>
          <w:sz w:val="24"/>
          <w:szCs w:val="24"/>
        </w:rPr>
        <w:t>During New Year's Eve celebrations in Cologne, Germany, hundreds of women were assaulted, many sexually, by large groups of men, mainly immigrants, most from North African and Arab countries. 14 are from Morocco and Algeria; nine are asylum seekers who moved to Germany recently 1757664702</w:t>
      </w:r>
    </w:p>
    <w:p w14:paraId="6AD0E19B" w14:textId="77777777" w:rsidR="00011D04" w:rsidRPr="00A64161" w:rsidRDefault="00011D04" w:rsidP="00011D04">
      <w:pPr>
        <w:spacing w:after="0"/>
        <w:rPr>
          <w:color w:val="000000" w:themeColor="text1"/>
          <w:sz w:val="24"/>
          <w:szCs w:val="24"/>
        </w:rPr>
      </w:pPr>
    </w:p>
    <w:p w14:paraId="463205E4" w14:textId="2BFD5A5E" w:rsidR="00011D04" w:rsidRPr="00A64161" w:rsidRDefault="00011D04" w:rsidP="00A64161">
      <w:pPr>
        <w:pStyle w:val="Heading4"/>
        <w:rPr>
          <w:sz w:val="24"/>
          <w:szCs w:val="24"/>
        </w:rPr>
      </w:pPr>
      <w:r w:rsidRPr="00A64161">
        <w:rPr>
          <w:sz w:val="24"/>
          <w:szCs w:val="24"/>
        </w:rPr>
        <w:t>Subtheme 1.2. Narco-Dealers</w:t>
      </w:r>
    </w:p>
    <w:p w14:paraId="266FBDC4" w14:textId="77777777" w:rsidR="00011D04" w:rsidRPr="00A64161" w:rsidRDefault="00011D04" w:rsidP="00011D04">
      <w:pPr>
        <w:spacing w:after="0"/>
        <w:rPr>
          <w:color w:val="000000" w:themeColor="text1"/>
          <w:sz w:val="24"/>
          <w:szCs w:val="24"/>
        </w:rPr>
      </w:pPr>
      <w:r w:rsidRPr="00A64161">
        <w:rPr>
          <w:color w:val="000000" w:themeColor="text1"/>
          <w:sz w:val="24"/>
          <w:szCs w:val="24"/>
        </w:rPr>
        <w:t>In two years, the Hispanics who are all here under the refugee program have taken over the crack business 433558989</w:t>
      </w:r>
    </w:p>
    <w:p w14:paraId="27CFCC9D" w14:textId="77777777" w:rsidR="00011D04" w:rsidRPr="00A64161" w:rsidRDefault="00011D04" w:rsidP="00011D04">
      <w:pPr>
        <w:spacing w:after="0"/>
        <w:rPr>
          <w:color w:val="000000" w:themeColor="text1"/>
          <w:sz w:val="24"/>
          <w:szCs w:val="24"/>
        </w:rPr>
      </w:pPr>
      <w:r w:rsidRPr="00A64161">
        <w:rPr>
          <w:color w:val="000000" w:themeColor="text1"/>
          <w:sz w:val="24"/>
          <w:szCs w:val="24"/>
        </w:rPr>
        <w:t>There are also hundreds of Honduran teenagers in Vancouver who have been purposely smuggled into Canada as "refugees" by the Colombian cocaine/heroin cartel. On welfare and on the streets selling dope, their job is to addict as many Canadians as possible to a hellish existence. Their presence here is totally unjustifiable 348797471</w:t>
      </w:r>
    </w:p>
    <w:p w14:paraId="69E976A7" w14:textId="5A1852E6" w:rsidR="00011D04" w:rsidRPr="00A64161" w:rsidRDefault="00011D04" w:rsidP="00011D04">
      <w:pPr>
        <w:spacing w:after="0"/>
        <w:rPr>
          <w:color w:val="000000" w:themeColor="text1"/>
          <w:sz w:val="24"/>
          <w:szCs w:val="24"/>
        </w:rPr>
      </w:pPr>
      <w:r w:rsidRPr="00A64161">
        <w:rPr>
          <w:color w:val="000000" w:themeColor="text1"/>
          <w:sz w:val="24"/>
          <w:szCs w:val="24"/>
        </w:rPr>
        <w:lastRenderedPageBreak/>
        <w:t>They have discovered they can make wads of cash dealing drugs while their refugee claims are being processed or their deportation paperwork prepared. Lock up the punks while their refugee claims are being processed. 266826136</w:t>
      </w:r>
    </w:p>
    <w:p w14:paraId="72311D57" w14:textId="77777777" w:rsidR="00011D04" w:rsidRPr="00A64161" w:rsidRDefault="00011D04" w:rsidP="00011D04">
      <w:pPr>
        <w:spacing w:after="0"/>
        <w:rPr>
          <w:color w:val="000000" w:themeColor="text1"/>
          <w:sz w:val="24"/>
          <w:szCs w:val="24"/>
        </w:rPr>
      </w:pPr>
    </w:p>
    <w:p w14:paraId="5C1E6155" w14:textId="31808C2F" w:rsidR="00011D04" w:rsidRPr="00A64161" w:rsidRDefault="00011D04" w:rsidP="00A64161">
      <w:pPr>
        <w:pStyle w:val="Heading4"/>
        <w:rPr>
          <w:sz w:val="24"/>
          <w:szCs w:val="24"/>
        </w:rPr>
      </w:pPr>
      <w:r w:rsidRPr="00A64161">
        <w:rPr>
          <w:sz w:val="24"/>
          <w:szCs w:val="24"/>
        </w:rPr>
        <w:t>Subtheme 1.3. Convicted Offenders</w:t>
      </w:r>
    </w:p>
    <w:p w14:paraId="29A4A3D3" w14:textId="77777777" w:rsidR="00011D04" w:rsidRPr="00A64161" w:rsidRDefault="00011D04" w:rsidP="00011D04">
      <w:pPr>
        <w:spacing w:after="0"/>
        <w:rPr>
          <w:color w:val="000000" w:themeColor="text1"/>
          <w:sz w:val="24"/>
          <w:szCs w:val="24"/>
        </w:rPr>
      </w:pPr>
      <w:r w:rsidRPr="00A64161">
        <w:rPr>
          <w:color w:val="000000" w:themeColor="text1"/>
          <w:sz w:val="24"/>
          <w:szCs w:val="24"/>
        </w:rPr>
        <w:t>The new Wanted section started with 30 men and women who came to Canada through the immigration and refugee system and have permanent residence status with almost everyone having multiple convictions for serious crimes in Canada." Is it that our immigration people are enforcing the U.S. military's banned policy of don't ask, don't tell during refugee claimant hearings?</w:t>
      </w:r>
      <w:bookmarkStart w:id="18" w:name="_Hlk187325736"/>
      <w:r w:rsidRPr="00A64161">
        <w:rPr>
          <w:color w:val="000000" w:themeColor="text1"/>
          <w:sz w:val="24"/>
          <w:szCs w:val="24"/>
        </w:rPr>
        <w:t xml:space="preserve"> 887646088</w:t>
      </w:r>
      <w:bookmarkEnd w:id="18"/>
    </w:p>
    <w:p w14:paraId="2C2DAB26" w14:textId="77777777" w:rsidR="00011D04" w:rsidRPr="00A64161" w:rsidRDefault="00011D04" w:rsidP="00011D04">
      <w:pPr>
        <w:spacing w:after="0"/>
        <w:rPr>
          <w:color w:val="000000" w:themeColor="text1"/>
          <w:sz w:val="24"/>
          <w:szCs w:val="24"/>
        </w:rPr>
      </w:pPr>
      <w:r w:rsidRPr="00A64161">
        <w:rPr>
          <w:color w:val="000000" w:themeColor="text1"/>
          <w:sz w:val="24"/>
          <w:szCs w:val="24"/>
        </w:rPr>
        <w:t xml:space="preserve">the Rwandan refugee with 54 criminal convictions 1875034084 </w:t>
      </w:r>
    </w:p>
    <w:p w14:paraId="6F0B8DF2" w14:textId="42F94913" w:rsidR="00011D04" w:rsidRPr="00A64161" w:rsidRDefault="00011D04" w:rsidP="00011D04">
      <w:pPr>
        <w:spacing w:after="0"/>
        <w:rPr>
          <w:color w:val="000000" w:themeColor="text1"/>
          <w:sz w:val="24"/>
          <w:szCs w:val="24"/>
        </w:rPr>
      </w:pPr>
      <w:r w:rsidRPr="00A64161">
        <w:rPr>
          <w:color w:val="000000" w:themeColor="text1"/>
          <w:sz w:val="24"/>
          <w:szCs w:val="24"/>
        </w:rPr>
        <w:t xml:space="preserve">I was appalled that Canada granted founder </w:t>
      </w:r>
      <w:proofErr w:type="spellStart"/>
      <w:r w:rsidRPr="00A64161">
        <w:rPr>
          <w:color w:val="000000" w:themeColor="text1"/>
          <w:sz w:val="24"/>
          <w:szCs w:val="24"/>
        </w:rPr>
        <w:t>Shlomo</w:t>
      </w:r>
      <w:proofErr w:type="spellEnd"/>
      <w:r w:rsidRPr="00A64161">
        <w:rPr>
          <w:color w:val="000000" w:themeColor="text1"/>
          <w:sz w:val="24"/>
          <w:szCs w:val="24"/>
        </w:rPr>
        <w:t xml:space="preserve"> </w:t>
      </w:r>
      <w:proofErr w:type="spellStart"/>
      <w:r w:rsidRPr="00A64161">
        <w:rPr>
          <w:color w:val="000000" w:themeColor="text1"/>
          <w:sz w:val="24"/>
          <w:szCs w:val="24"/>
        </w:rPr>
        <w:t>Helbrans</w:t>
      </w:r>
      <w:proofErr w:type="spellEnd"/>
      <w:r w:rsidRPr="00A64161">
        <w:rPr>
          <w:color w:val="000000" w:themeColor="text1"/>
          <w:sz w:val="24"/>
          <w:szCs w:val="24"/>
        </w:rPr>
        <w:t xml:space="preserve"> refugee status. "This is a man who was convicted of kidnapping a teenage boy who had been brought to his yeshiva in Brooklyn for bar mitzvah lessons. In 2000 he was deported to Israel after serving his prison sentence. Is this whom we welcome into our country? 1462474802</w:t>
      </w:r>
    </w:p>
    <w:p w14:paraId="7075491F" w14:textId="77777777" w:rsidR="00011D04" w:rsidRPr="00A64161" w:rsidRDefault="00011D04" w:rsidP="00011D04">
      <w:pPr>
        <w:spacing w:after="0"/>
        <w:rPr>
          <w:color w:val="000000" w:themeColor="text1"/>
          <w:sz w:val="24"/>
          <w:szCs w:val="24"/>
        </w:rPr>
      </w:pPr>
    </w:p>
    <w:p w14:paraId="68968DD6" w14:textId="2B8EBE38" w:rsidR="00011D04" w:rsidRPr="00A64161" w:rsidRDefault="00011D04" w:rsidP="00A64161">
      <w:pPr>
        <w:pStyle w:val="Heading4"/>
        <w:rPr>
          <w:sz w:val="24"/>
          <w:szCs w:val="24"/>
        </w:rPr>
      </w:pPr>
      <w:r w:rsidRPr="00A64161">
        <w:rPr>
          <w:sz w:val="24"/>
          <w:szCs w:val="24"/>
        </w:rPr>
        <w:t>Subtheme 1.4. Organized Criminals and Smugglers</w:t>
      </w:r>
    </w:p>
    <w:p w14:paraId="31BBED60" w14:textId="77777777" w:rsidR="00011D04" w:rsidRPr="00A64161" w:rsidRDefault="00011D04" w:rsidP="00011D04">
      <w:pPr>
        <w:spacing w:after="0"/>
        <w:rPr>
          <w:color w:val="000000" w:themeColor="text1"/>
          <w:sz w:val="24"/>
          <w:szCs w:val="24"/>
        </w:rPr>
      </w:pPr>
      <w:r w:rsidRPr="00A64161">
        <w:rPr>
          <w:color w:val="000000" w:themeColor="text1"/>
          <w:sz w:val="24"/>
          <w:szCs w:val="24"/>
        </w:rPr>
        <w:t>This individual was convicted of a serious crime and is believed to be a member of a gang responsible for killings, assaults, extortion and drug trafficking, 434090085</w:t>
      </w:r>
    </w:p>
    <w:p w14:paraId="118E5B09" w14:textId="77777777" w:rsidR="00011D04" w:rsidRPr="00A64161" w:rsidRDefault="00011D04" w:rsidP="00011D04">
      <w:pPr>
        <w:spacing w:after="0"/>
        <w:rPr>
          <w:color w:val="000000" w:themeColor="text1"/>
          <w:sz w:val="24"/>
          <w:szCs w:val="24"/>
        </w:rPr>
      </w:pPr>
      <w:r w:rsidRPr="00A64161">
        <w:rPr>
          <w:color w:val="000000" w:themeColor="text1"/>
          <w:sz w:val="24"/>
          <w:szCs w:val="24"/>
        </w:rPr>
        <w:t>Ottawa was warned weeks ago that organized criminals in China were going to dump boatloads of opportunists on our shores, posing as "refugees." They were warned that virtually all of them are wanted crooks, indentured to crooks or are smugglers. […] That's why these arrivals should have been jailed, then immediately deported for defrauding our refugee system. 348682161</w:t>
      </w:r>
    </w:p>
    <w:p w14:paraId="1D4735F9" w14:textId="77777777" w:rsidR="00011D04" w:rsidRPr="00A64161" w:rsidRDefault="00011D04" w:rsidP="00011D04">
      <w:pPr>
        <w:spacing w:after="0"/>
        <w:rPr>
          <w:color w:val="000000" w:themeColor="text1"/>
          <w:sz w:val="24"/>
          <w:szCs w:val="24"/>
        </w:rPr>
      </w:pPr>
      <w:r w:rsidRPr="00A64161">
        <w:rPr>
          <w:color w:val="000000" w:themeColor="text1"/>
          <w:sz w:val="24"/>
          <w:szCs w:val="24"/>
        </w:rPr>
        <w:t>Labor and the Coalition disagreed not on refugees but on how to handle people smuggling. People smugglers have zero altruism, zero decency.</w:t>
      </w:r>
      <w:r w:rsidRPr="00A64161">
        <w:rPr>
          <w:b/>
          <w:bCs/>
          <w:color w:val="000000" w:themeColor="text1"/>
          <w:sz w:val="24"/>
          <w:szCs w:val="24"/>
        </w:rPr>
        <w:t xml:space="preserve"> </w:t>
      </w:r>
      <w:r w:rsidRPr="00A64161">
        <w:rPr>
          <w:color w:val="000000" w:themeColor="text1"/>
          <w:sz w:val="24"/>
          <w:szCs w:val="24"/>
        </w:rPr>
        <w:t>3082314871</w:t>
      </w:r>
    </w:p>
    <w:p w14:paraId="4FEE52CB" w14:textId="77777777" w:rsidR="00011D04" w:rsidRPr="00A64161" w:rsidRDefault="00011D04" w:rsidP="00011D04">
      <w:pPr>
        <w:spacing w:after="0"/>
        <w:rPr>
          <w:color w:val="000000" w:themeColor="text1"/>
          <w:sz w:val="24"/>
          <w:szCs w:val="24"/>
        </w:rPr>
      </w:pPr>
      <w:r w:rsidRPr="00A64161">
        <w:rPr>
          <w:color w:val="000000" w:themeColor="text1"/>
          <w:sz w:val="24"/>
          <w:szCs w:val="24"/>
        </w:rPr>
        <w:t>It is iniquitous that the judgments of immigration judges to allow appeals by convicted offenders should facilitate the abuse of the Human Rights Act ("Albanian crime boss avoids deportation after human rights claim" [2908969955]</w:t>
      </w:r>
    </w:p>
    <w:p w14:paraId="04EB1E93" w14:textId="72CC3117" w:rsidR="00011D04" w:rsidRPr="00A64161" w:rsidRDefault="00011D04" w:rsidP="00011D04">
      <w:pPr>
        <w:spacing w:after="0"/>
        <w:rPr>
          <w:color w:val="000000" w:themeColor="text1"/>
          <w:sz w:val="24"/>
          <w:szCs w:val="24"/>
        </w:rPr>
      </w:pPr>
      <w:r w:rsidRPr="00A64161">
        <w:rPr>
          <w:color w:val="000000" w:themeColor="text1"/>
          <w:sz w:val="24"/>
          <w:szCs w:val="24"/>
        </w:rPr>
        <w:t>Why can't you face the fact that the genuine refugees are being left in the camps, not flying from Iraq, Afghanistan and Iran to various countries, then paying people smugglers vast sums to get to Australian waters. And why are they also destroying their passports and ID papers if they are indeed genuine refugees? [1020764115]</w:t>
      </w:r>
    </w:p>
    <w:p w14:paraId="1E844435" w14:textId="77777777" w:rsidR="00011D04" w:rsidRPr="00A64161" w:rsidRDefault="00011D04" w:rsidP="00011D04">
      <w:pPr>
        <w:spacing w:after="0"/>
        <w:rPr>
          <w:color w:val="000000" w:themeColor="text1"/>
          <w:sz w:val="24"/>
          <w:szCs w:val="24"/>
        </w:rPr>
      </w:pPr>
    </w:p>
    <w:p w14:paraId="4B00A54C" w14:textId="77777777" w:rsidR="00011D04" w:rsidRPr="00A64161" w:rsidRDefault="00011D04" w:rsidP="00011D04">
      <w:pPr>
        <w:pStyle w:val="Heading3"/>
        <w:rPr>
          <w:sz w:val="24"/>
          <w:szCs w:val="24"/>
        </w:rPr>
      </w:pPr>
      <w:r w:rsidRPr="00A64161">
        <w:rPr>
          <w:sz w:val="24"/>
          <w:szCs w:val="24"/>
        </w:rPr>
        <w:t>Theme 2. Violence</w:t>
      </w:r>
    </w:p>
    <w:p w14:paraId="72D241C7" w14:textId="77777777" w:rsidR="00011D04" w:rsidRPr="00A64161" w:rsidRDefault="00011D04" w:rsidP="00011D04">
      <w:pPr>
        <w:spacing w:after="0"/>
        <w:jc w:val="center"/>
        <w:rPr>
          <w:b/>
          <w:bCs/>
          <w:color w:val="000000" w:themeColor="text1"/>
          <w:sz w:val="24"/>
          <w:szCs w:val="24"/>
        </w:rPr>
      </w:pPr>
      <w:r w:rsidRPr="00A64161">
        <w:rPr>
          <w:b/>
          <w:bCs/>
          <w:color w:val="000000" w:themeColor="text1"/>
          <w:sz w:val="24"/>
          <w:szCs w:val="24"/>
        </w:rPr>
        <w:t>Refugees are insurgents seeking to destroy the host society and its culture.</w:t>
      </w:r>
    </w:p>
    <w:p w14:paraId="07326216" w14:textId="77777777" w:rsidR="00011D04" w:rsidRPr="00A64161" w:rsidRDefault="00011D04" w:rsidP="00011D04">
      <w:pPr>
        <w:spacing w:after="0"/>
        <w:jc w:val="center"/>
        <w:rPr>
          <w:b/>
          <w:bCs/>
          <w:color w:val="000000" w:themeColor="text1"/>
          <w:sz w:val="24"/>
          <w:szCs w:val="24"/>
        </w:rPr>
      </w:pPr>
    </w:p>
    <w:p w14:paraId="32E9A3F6" w14:textId="77777777" w:rsidR="00011D04" w:rsidRPr="00A64161" w:rsidRDefault="00011D04" w:rsidP="00011D04">
      <w:pPr>
        <w:spacing w:after="0"/>
        <w:rPr>
          <w:color w:val="000000" w:themeColor="text1"/>
          <w:sz w:val="24"/>
          <w:szCs w:val="24"/>
        </w:rPr>
      </w:pPr>
      <w:r w:rsidRPr="00A64161">
        <w:rPr>
          <w:color w:val="000000" w:themeColor="text1"/>
          <w:sz w:val="24"/>
          <w:szCs w:val="24"/>
        </w:rPr>
        <w:t>Now I read in the paper where the United States government is going to let 7,000 Iraq refuges come to the United States. […] God only knows how many of them are terrorists. 432632345</w:t>
      </w:r>
    </w:p>
    <w:p w14:paraId="4843D029" w14:textId="77777777" w:rsidR="00011D04" w:rsidRPr="00A64161" w:rsidRDefault="00011D04" w:rsidP="00011D04">
      <w:pPr>
        <w:pStyle w:val="BodyTextIndent"/>
        <w:spacing w:after="0"/>
        <w:ind w:left="0"/>
        <w:rPr>
          <w:color w:val="000000" w:themeColor="text1"/>
          <w:sz w:val="24"/>
          <w:szCs w:val="24"/>
        </w:rPr>
      </w:pPr>
      <w:r w:rsidRPr="00A64161">
        <w:rPr>
          <w:color w:val="000000" w:themeColor="text1"/>
          <w:sz w:val="24"/>
          <w:szCs w:val="24"/>
        </w:rPr>
        <w:t>Since when did the Taliban insurgents captured by the Canadian soldiers and turned over to the Afghan authorities become "refugees?" 1545686517</w:t>
      </w:r>
    </w:p>
    <w:p w14:paraId="6C958CC8" w14:textId="77777777" w:rsidR="00011D04" w:rsidRPr="00A64161" w:rsidRDefault="00011D04" w:rsidP="00011D04">
      <w:pPr>
        <w:spacing w:after="0"/>
        <w:rPr>
          <w:color w:val="000000" w:themeColor="text1"/>
          <w:sz w:val="24"/>
          <w:szCs w:val="24"/>
        </w:rPr>
      </w:pPr>
      <w:r w:rsidRPr="00A64161">
        <w:rPr>
          <w:color w:val="000000" w:themeColor="text1"/>
          <w:sz w:val="24"/>
          <w:szCs w:val="24"/>
        </w:rPr>
        <w:lastRenderedPageBreak/>
        <w:t>Knowing what we know now, the United States shouldn’t import more potential threats as a goodwill humanitarian gesture. 2584876936</w:t>
      </w:r>
    </w:p>
    <w:p w14:paraId="4046D755" w14:textId="77777777" w:rsidR="00011D04" w:rsidRPr="00D10B71" w:rsidRDefault="00011D04" w:rsidP="00011D04">
      <w:pPr>
        <w:spacing w:after="0"/>
        <w:rPr>
          <w:color w:val="000000" w:themeColor="text1"/>
          <w:sz w:val="24"/>
          <w:szCs w:val="24"/>
        </w:rPr>
      </w:pPr>
      <w:r w:rsidRPr="00D10B71">
        <w:rPr>
          <w:color w:val="000000" w:themeColor="text1"/>
          <w:sz w:val="24"/>
          <w:szCs w:val="24"/>
        </w:rPr>
        <w:t>it should come as no surprise that Canada has traditionally been a "safe haven" for terrorists and criminals who exploit the shortcomings of our country's liberal immigration policies. 14868008</w:t>
      </w:r>
    </w:p>
    <w:p w14:paraId="78BFA953" w14:textId="4E0EDBF6" w:rsidR="00011D04" w:rsidRPr="00A64161" w:rsidRDefault="00011D04" w:rsidP="00011D04">
      <w:pPr>
        <w:spacing w:after="0"/>
        <w:rPr>
          <w:color w:val="000000" w:themeColor="text1"/>
          <w:sz w:val="24"/>
          <w:szCs w:val="24"/>
        </w:rPr>
      </w:pPr>
      <w:r w:rsidRPr="00A64161">
        <w:rPr>
          <w:color w:val="000000" w:themeColor="text1"/>
          <w:sz w:val="24"/>
          <w:szCs w:val="24"/>
        </w:rPr>
        <w:t>[M]any refugees carry knives they do not hesitate to use to communicate their demands. 251520240</w:t>
      </w:r>
    </w:p>
    <w:p w14:paraId="2B1939C5" w14:textId="77777777" w:rsidR="00011D04" w:rsidRPr="00A64161" w:rsidRDefault="00011D04" w:rsidP="00011D04">
      <w:pPr>
        <w:spacing w:after="0"/>
        <w:rPr>
          <w:color w:val="000000" w:themeColor="text1"/>
          <w:sz w:val="24"/>
          <w:szCs w:val="24"/>
        </w:rPr>
      </w:pPr>
    </w:p>
    <w:p w14:paraId="3E6423A3" w14:textId="1E242756" w:rsidR="00011D04" w:rsidRPr="00A64161" w:rsidRDefault="00011D04" w:rsidP="00A64161">
      <w:pPr>
        <w:pStyle w:val="Heading4"/>
        <w:rPr>
          <w:sz w:val="24"/>
          <w:szCs w:val="24"/>
        </w:rPr>
      </w:pPr>
      <w:r w:rsidRPr="00A64161">
        <w:rPr>
          <w:sz w:val="24"/>
          <w:szCs w:val="24"/>
        </w:rPr>
        <w:t>Subtheme 2.1. Terrorists in Disguise</w:t>
      </w:r>
    </w:p>
    <w:p w14:paraId="1C059ABE" w14:textId="77777777" w:rsidR="00011D04" w:rsidRPr="00A64161" w:rsidRDefault="00011D04" w:rsidP="00011D04">
      <w:pPr>
        <w:tabs>
          <w:tab w:val="left" w:pos="8505"/>
        </w:tabs>
        <w:spacing w:after="0"/>
        <w:rPr>
          <w:color w:val="000000" w:themeColor="text1"/>
          <w:sz w:val="24"/>
          <w:szCs w:val="24"/>
        </w:rPr>
      </w:pPr>
      <w:r w:rsidRPr="00A64161">
        <w:rPr>
          <w:color w:val="000000" w:themeColor="text1"/>
          <w:sz w:val="24"/>
          <w:szCs w:val="24"/>
        </w:rPr>
        <w:t>[A]</w:t>
      </w:r>
      <w:proofErr w:type="spellStart"/>
      <w:r w:rsidRPr="00A64161">
        <w:rPr>
          <w:color w:val="000000" w:themeColor="text1"/>
          <w:sz w:val="24"/>
          <w:szCs w:val="24"/>
        </w:rPr>
        <w:t>nother</w:t>
      </w:r>
      <w:proofErr w:type="spellEnd"/>
      <w:r w:rsidRPr="00A64161">
        <w:rPr>
          <w:color w:val="000000" w:themeColor="text1"/>
          <w:sz w:val="24"/>
          <w:szCs w:val="24"/>
        </w:rPr>
        <w:t xml:space="preserve"> Algerian terrorist from Montreal had been granted refugee status 433558989</w:t>
      </w:r>
    </w:p>
    <w:p w14:paraId="1E0E1D4D" w14:textId="77777777" w:rsidR="00011D04" w:rsidRPr="00A64161" w:rsidRDefault="00011D04" w:rsidP="00011D04">
      <w:pPr>
        <w:tabs>
          <w:tab w:val="left" w:pos="8505"/>
        </w:tabs>
        <w:spacing w:after="0"/>
        <w:rPr>
          <w:color w:val="000000" w:themeColor="text1"/>
          <w:sz w:val="24"/>
          <w:szCs w:val="24"/>
        </w:rPr>
      </w:pPr>
      <w:r w:rsidRPr="00A64161">
        <w:rPr>
          <w:color w:val="000000" w:themeColor="text1"/>
          <w:sz w:val="24"/>
          <w:szCs w:val="24"/>
        </w:rPr>
        <w:t>The risk of infiltration of a refugee population by terrorists obligates you to stop any refugees from being admitted into the U.S. ISIS has told us they want to infiltrate and has infiltrated refugee populations in Europe. 1735640945</w:t>
      </w:r>
    </w:p>
    <w:p w14:paraId="1E86E83E" w14:textId="77777777" w:rsidR="00011D04" w:rsidRPr="00A64161" w:rsidRDefault="00011D04" w:rsidP="00011D04">
      <w:pPr>
        <w:tabs>
          <w:tab w:val="left" w:pos="8505"/>
        </w:tabs>
        <w:spacing w:after="0"/>
        <w:rPr>
          <w:color w:val="000000" w:themeColor="text1"/>
          <w:sz w:val="24"/>
          <w:szCs w:val="24"/>
        </w:rPr>
      </w:pPr>
      <w:r w:rsidRPr="00A64161">
        <w:rPr>
          <w:color w:val="000000" w:themeColor="text1"/>
          <w:sz w:val="24"/>
          <w:szCs w:val="24"/>
        </w:rPr>
        <w:t xml:space="preserve">But does he not stop to think that maybe ISIL is planting terrorists among the </w:t>
      </w:r>
      <w:proofErr w:type="gramStart"/>
      <w:r w:rsidRPr="00A64161">
        <w:rPr>
          <w:color w:val="000000" w:themeColor="text1"/>
          <w:sz w:val="24"/>
          <w:szCs w:val="24"/>
        </w:rPr>
        <w:t>refugees ,and</w:t>
      </w:r>
      <w:proofErr w:type="gramEnd"/>
      <w:r w:rsidRPr="00A64161">
        <w:rPr>
          <w:color w:val="000000" w:themeColor="text1"/>
          <w:sz w:val="24"/>
          <w:szCs w:val="24"/>
        </w:rPr>
        <w:t xml:space="preserve"> with the refugees spread all over Europe and Canada, what a terrorist network this could be? 1710642693</w:t>
      </w:r>
    </w:p>
    <w:p w14:paraId="38886120" w14:textId="77777777" w:rsidR="00011D04" w:rsidRPr="00A64161" w:rsidRDefault="00011D04" w:rsidP="00011D04">
      <w:pPr>
        <w:tabs>
          <w:tab w:val="left" w:pos="8505"/>
        </w:tabs>
        <w:spacing w:after="0"/>
        <w:rPr>
          <w:color w:val="000000" w:themeColor="text1"/>
          <w:sz w:val="24"/>
          <w:szCs w:val="24"/>
        </w:rPr>
      </w:pPr>
      <w:r w:rsidRPr="00A64161">
        <w:rPr>
          <w:color w:val="000000" w:themeColor="text1"/>
          <w:sz w:val="24"/>
          <w:szCs w:val="24"/>
        </w:rPr>
        <w:t>Syrian refugees are a liability and are foreign combatants because there is no real way to verify their identities as civilians. 1738103129</w:t>
      </w:r>
    </w:p>
    <w:p w14:paraId="6302D0DB" w14:textId="77777777" w:rsidR="00011D04" w:rsidRPr="00A64161" w:rsidRDefault="00011D04" w:rsidP="00011D04">
      <w:pPr>
        <w:tabs>
          <w:tab w:val="left" w:pos="8505"/>
        </w:tabs>
        <w:spacing w:after="0"/>
        <w:rPr>
          <w:color w:val="000000" w:themeColor="text1"/>
          <w:sz w:val="24"/>
          <w:szCs w:val="24"/>
        </w:rPr>
      </w:pPr>
      <w:r w:rsidRPr="00A64161">
        <w:rPr>
          <w:color w:val="000000" w:themeColor="text1"/>
          <w:sz w:val="24"/>
          <w:szCs w:val="24"/>
        </w:rPr>
        <w:t>I cannot believe you still argue we should accept 25,000 of these refugees now that we know ISIL will hide its terrorists in their midst. The right thing is to not do it at all. 1734105790</w:t>
      </w:r>
    </w:p>
    <w:p w14:paraId="7E133F4A" w14:textId="77777777" w:rsidR="00011D04" w:rsidRPr="00A64161" w:rsidRDefault="00011D04" w:rsidP="00011D04">
      <w:pPr>
        <w:tabs>
          <w:tab w:val="left" w:pos="8505"/>
        </w:tabs>
        <w:spacing w:after="0"/>
        <w:ind w:right="855"/>
        <w:rPr>
          <w:color w:val="000000" w:themeColor="text1"/>
          <w:sz w:val="24"/>
          <w:szCs w:val="24"/>
        </w:rPr>
      </w:pPr>
      <w:r w:rsidRPr="00A64161">
        <w:rPr>
          <w:color w:val="000000" w:themeColor="text1"/>
          <w:sz w:val="24"/>
          <w:szCs w:val="24"/>
        </w:rPr>
        <w:t>We can look forward to terrorism in our own country if this influx of bogus refugees is not stopped. 269317663</w:t>
      </w:r>
    </w:p>
    <w:p w14:paraId="43700300" w14:textId="77777777" w:rsidR="00011D04" w:rsidRPr="00A64161" w:rsidRDefault="00011D04" w:rsidP="00011D04">
      <w:pPr>
        <w:tabs>
          <w:tab w:val="left" w:pos="8505"/>
        </w:tabs>
        <w:spacing w:after="0"/>
        <w:ind w:right="855"/>
        <w:rPr>
          <w:color w:val="000000" w:themeColor="text1"/>
          <w:sz w:val="24"/>
          <w:szCs w:val="24"/>
        </w:rPr>
      </w:pPr>
      <w:r w:rsidRPr="00A64161">
        <w:rPr>
          <w:color w:val="000000" w:themeColor="text1"/>
          <w:sz w:val="24"/>
          <w:szCs w:val="24"/>
        </w:rPr>
        <w:t>In 1994, Ahmed Ressam, an Algerian-born al-Qaida terrorist, entered Canada under false pretext and claimed refugee status [14868008]</w:t>
      </w:r>
    </w:p>
    <w:p w14:paraId="3B30006D" w14:textId="77777777" w:rsidR="00011D04" w:rsidRPr="00A64161" w:rsidRDefault="00011D04" w:rsidP="00011D04">
      <w:pPr>
        <w:tabs>
          <w:tab w:val="left" w:pos="8505"/>
        </w:tabs>
        <w:spacing w:after="0"/>
        <w:ind w:right="855"/>
        <w:rPr>
          <w:color w:val="000000" w:themeColor="text1"/>
          <w:sz w:val="24"/>
          <w:szCs w:val="24"/>
        </w:rPr>
      </w:pPr>
      <w:r w:rsidRPr="00A64161">
        <w:rPr>
          <w:color w:val="000000" w:themeColor="text1"/>
          <w:sz w:val="24"/>
          <w:szCs w:val="24"/>
        </w:rPr>
        <w:t>An Iranian refugee who, according to MI5, holds an Islamist extremist mindset and is supportive of ISIL (Islamic State of Iraq and the Levant), has won his appeal against revocation of his refugee status. 2886842351</w:t>
      </w:r>
    </w:p>
    <w:p w14:paraId="3B8D1EE1" w14:textId="77777777" w:rsidR="00011D04" w:rsidRPr="00A64161" w:rsidRDefault="00011D04" w:rsidP="00011D04">
      <w:pPr>
        <w:tabs>
          <w:tab w:val="left" w:pos="8505"/>
        </w:tabs>
        <w:spacing w:after="0"/>
        <w:ind w:right="855"/>
        <w:rPr>
          <w:color w:val="000000" w:themeColor="text1"/>
          <w:sz w:val="24"/>
          <w:szCs w:val="24"/>
        </w:rPr>
      </w:pPr>
      <w:r w:rsidRPr="00A64161">
        <w:rPr>
          <w:color w:val="000000" w:themeColor="text1"/>
          <w:sz w:val="24"/>
          <w:szCs w:val="24"/>
        </w:rPr>
        <w:t>Put a pause on Syrian refugees. It's not just about people who are already here, but there is concern that supporters of the Assad regime, including "terrorist fighters," could now seek to escape. 3143458957</w:t>
      </w:r>
    </w:p>
    <w:p w14:paraId="2FE669F1" w14:textId="77777777" w:rsidR="00011D04" w:rsidRPr="00A64161" w:rsidRDefault="00011D04" w:rsidP="00011D04">
      <w:pPr>
        <w:tabs>
          <w:tab w:val="left" w:pos="8505"/>
        </w:tabs>
        <w:spacing w:after="0"/>
        <w:ind w:right="855"/>
        <w:rPr>
          <w:color w:val="000000" w:themeColor="text1"/>
          <w:sz w:val="24"/>
          <w:szCs w:val="24"/>
        </w:rPr>
      </w:pPr>
      <w:r w:rsidRPr="00A64161">
        <w:rPr>
          <w:color w:val="000000" w:themeColor="text1"/>
          <w:sz w:val="24"/>
          <w:szCs w:val="24"/>
        </w:rPr>
        <w:t xml:space="preserve">[N]one of the previous waves of refuge/immigrant settlers to Canada </w:t>
      </w:r>
      <w:proofErr w:type="spellStart"/>
      <w:r w:rsidRPr="00A64161">
        <w:rPr>
          <w:color w:val="000000" w:themeColor="text1"/>
          <w:sz w:val="24"/>
          <w:szCs w:val="24"/>
        </w:rPr>
        <w:t>harboured</w:t>
      </w:r>
      <w:proofErr w:type="spellEnd"/>
      <w:r w:rsidRPr="00A64161">
        <w:rPr>
          <w:color w:val="000000" w:themeColor="text1"/>
          <w:sz w:val="24"/>
          <w:szCs w:val="24"/>
        </w:rPr>
        <w:t xml:space="preserve"> amongst them those coming here with the express purpose of promoting terrorism [1900557177]</w:t>
      </w:r>
    </w:p>
    <w:p w14:paraId="357B11FA" w14:textId="1179F5E7" w:rsidR="00011D04" w:rsidRPr="00A64161" w:rsidRDefault="00011D04" w:rsidP="00011D04">
      <w:pPr>
        <w:tabs>
          <w:tab w:val="left" w:pos="8505"/>
        </w:tabs>
        <w:spacing w:after="0"/>
        <w:ind w:right="855"/>
        <w:rPr>
          <w:color w:val="000000" w:themeColor="text1"/>
          <w:sz w:val="24"/>
          <w:szCs w:val="24"/>
        </w:rPr>
      </w:pPr>
      <w:r w:rsidRPr="00A64161">
        <w:rPr>
          <w:color w:val="000000" w:themeColor="text1"/>
          <w:sz w:val="24"/>
          <w:szCs w:val="24"/>
        </w:rPr>
        <w:t>We should not be allowing more refugees, as they could be terrorists in disguise. 1734105250</w:t>
      </w:r>
    </w:p>
    <w:p w14:paraId="0EDB5638" w14:textId="77777777" w:rsidR="00011D04" w:rsidRPr="00A64161" w:rsidRDefault="00011D04" w:rsidP="00011D04">
      <w:pPr>
        <w:tabs>
          <w:tab w:val="left" w:pos="8505"/>
        </w:tabs>
        <w:spacing w:after="0"/>
        <w:ind w:right="855"/>
        <w:rPr>
          <w:color w:val="000000" w:themeColor="text1"/>
          <w:sz w:val="24"/>
          <w:szCs w:val="24"/>
        </w:rPr>
      </w:pPr>
    </w:p>
    <w:p w14:paraId="4D6D6BFA" w14:textId="0F8757C5" w:rsidR="00011D04" w:rsidRPr="00A64161" w:rsidRDefault="00011D04" w:rsidP="00011D04">
      <w:pPr>
        <w:pStyle w:val="Heading4"/>
        <w:rPr>
          <w:sz w:val="24"/>
          <w:szCs w:val="24"/>
        </w:rPr>
      </w:pPr>
      <w:r w:rsidRPr="00A64161">
        <w:rPr>
          <w:sz w:val="24"/>
          <w:szCs w:val="24"/>
        </w:rPr>
        <w:t>Subtheme 2.2. Importing Violence from Abroad</w:t>
      </w:r>
    </w:p>
    <w:p w14:paraId="563EE799" w14:textId="77777777" w:rsidR="00011D04" w:rsidRPr="00A64161" w:rsidRDefault="00011D04" w:rsidP="00011D04">
      <w:pPr>
        <w:spacing w:after="0"/>
        <w:rPr>
          <w:i/>
          <w:iCs/>
          <w:color w:val="000000" w:themeColor="text1"/>
          <w:sz w:val="24"/>
          <w:szCs w:val="24"/>
        </w:rPr>
      </w:pPr>
    </w:p>
    <w:p w14:paraId="79D42C96"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Furthermore, the brutalities they witness in their home countries become the norm and are considered a part of daily life. These memories, ideologies, societal views and gender inequality form the foundations of a life here. Not in my Canada.</w:t>
      </w:r>
      <w:r w:rsidRPr="00A64161">
        <w:rPr>
          <w:rFonts w:eastAsia="Calibri"/>
          <w:color w:val="000000" w:themeColor="text1"/>
          <w:sz w:val="24"/>
          <w:szCs w:val="24"/>
        </w:rPr>
        <w:t xml:space="preserve"> </w:t>
      </w:r>
      <w:r w:rsidRPr="00A64161">
        <w:rPr>
          <w:color w:val="000000" w:themeColor="text1"/>
          <w:sz w:val="24"/>
          <w:szCs w:val="24"/>
        </w:rPr>
        <w:t>1644083445</w:t>
      </w:r>
    </w:p>
    <w:p w14:paraId="5BBF5D5E"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lastRenderedPageBreak/>
        <w:t xml:space="preserve">[W]e </w:t>
      </w:r>
      <w:proofErr w:type="gramStart"/>
      <w:r w:rsidRPr="00A64161">
        <w:rPr>
          <w:color w:val="000000" w:themeColor="text1"/>
          <w:sz w:val="24"/>
          <w:szCs w:val="24"/>
        </w:rPr>
        <w:t>are</w:t>
      </w:r>
      <w:proofErr w:type="gramEnd"/>
      <w:r w:rsidRPr="00A64161">
        <w:rPr>
          <w:color w:val="000000" w:themeColor="text1"/>
          <w:sz w:val="24"/>
          <w:szCs w:val="24"/>
        </w:rPr>
        <w:t xml:space="preserve"> in no position to accept additional refugees, especially from a region with as high a risk of terrorism </w:t>
      </w:r>
      <w:bookmarkStart w:id="19" w:name="_Hlk187919768"/>
      <w:r w:rsidRPr="00A64161">
        <w:rPr>
          <w:color w:val="000000" w:themeColor="text1"/>
          <w:sz w:val="24"/>
          <w:szCs w:val="24"/>
        </w:rPr>
        <w:t>2877042984</w:t>
      </w:r>
      <w:bookmarkEnd w:id="19"/>
    </w:p>
    <w:p w14:paraId="576DC81F"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But I am sorry to say that I am apprehensive about bringing in large numbers of Islamic immigrants into this country. France did that. Belgium did that. The UK did that. And what do we see as the result of their humanity and generosity? We see terrorism. 1771968386</w:t>
      </w:r>
    </w:p>
    <w:p w14:paraId="29A33976"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 xml:space="preserve">And given that one or more of the terrorists who carried out these attacks was a Syrian </w:t>
      </w:r>
      <w:proofErr w:type="gramStart"/>
      <w:r w:rsidRPr="00A64161">
        <w:rPr>
          <w:color w:val="000000" w:themeColor="text1"/>
          <w:sz w:val="24"/>
          <w:szCs w:val="24"/>
        </w:rPr>
        <w:t>refugee,</w:t>
      </w:r>
      <w:proofErr w:type="gramEnd"/>
      <w:r w:rsidRPr="00A64161">
        <w:rPr>
          <w:color w:val="000000" w:themeColor="text1"/>
          <w:sz w:val="24"/>
          <w:szCs w:val="24"/>
        </w:rPr>
        <w:t xml:space="preserve"> our newly elected Canadian government has a duty to guarantee that not one of the 25,000 refugees is planning on repaying our hospitality by killing as many of us as possible. 1733475793</w:t>
      </w:r>
    </w:p>
    <w:p w14:paraId="75E0226E"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Syria is yet another Middle Eastern hotbed of Islamic terrorism. The U.S. doesn't need more of the world's needy [from such places] 1715707243</w:t>
      </w:r>
    </w:p>
    <w:p w14:paraId="3295C980" w14:textId="77777777" w:rsidR="00011D04" w:rsidRPr="00A64161" w:rsidRDefault="00011D04" w:rsidP="00011D04">
      <w:pPr>
        <w:tabs>
          <w:tab w:val="left" w:pos="1134"/>
        </w:tabs>
        <w:spacing w:after="0" w:line="276" w:lineRule="auto"/>
        <w:ind w:right="4"/>
        <w:rPr>
          <w:rFonts w:eastAsia="Calibri"/>
          <w:color w:val="000000" w:themeColor="text1"/>
          <w:sz w:val="24"/>
          <w:szCs w:val="24"/>
        </w:rPr>
      </w:pPr>
      <w:r w:rsidRPr="00A64161">
        <w:rPr>
          <w:rFonts w:eastAsia="Calibri"/>
          <w:color w:val="000000" w:themeColor="text1"/>
          <w:sz w:val="24"/>
          <w:szCs w:val="24"/>
        </w:rPr>
        <w:t>It is not the fault of our Government that refugees leave their countries and apply in other countries to be protected. There are a few "little things" - like wars, revolutions, genocide, torture, persecution and other atrocities - in places like Iraq, Iran, Afghanistan and Sri Lanka. 1019520139</w:t>
      </w:r>
    </w:p>
    <w:p w14:paraId="376010F0"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 xml:space="preserve">It is no coincidence that every country in Europe that has been attacked by terrorists or who are now under a high state of alert since the bombings in Brussels are the same ones that took in the bulk of Middle Eastern refugees - Greece, France, Germany, Italy, Belgium and Spain. Tell me that there is no connection. If caught alive, they should be shot by firing squad in a very public manner. An eye for an eye. Better still, blow them up </w:t>
      </w:r>
      <w:proofErr w:type="gramStart"/>
      <w:r w:rsidRPr="00A64161">
        <w:rPr>
          <w:color w:val="000000" w:themeColor="text1"/>
          <w:sz w:val="24"/>
          <w:szCs w:val="24"/>
        </w:rPr>
        <w:t>real</w:t>
      </w:r>
      <w:proofErr w:type="gramEnd"/>
      <w:r w:rsidRPr="00A64161">
        <w:rPr>
          <w:color w:val="000000" w:themeColor="text1"/>
          <w:sz w:val="24"/>
          <w:szCs w:val="24"/>
        </w:rPr>
        <w:t xml:space="preserve"> good 1776775040</w:t>
      </w:r>
    </w:p>
    <w:p w14:paraId="7B768E11" w14:textId="4647B9EA" w:rsidR="00011D04" w:rsidRPr="00A64161" w:rsidRDefault="00011D04" w:rsidP="00011D04">
      <w:pPr>
        <w:pStyle w:val="BodyText2"/>
        <w:spacing w:after="0"/>
        <w:rPr>
          <w:color w:val="000000" w:themeColor="text1"/>
          <w:sz w:val="24"/>
          <w:szCs w:val="24"/>
        </w:rPr>
      </w:pPr>
      <w:r w:rsidRPr="00A64161">
        <w:rPr>
          <w:color w:val="000000" w:themeColor="text1"/>
          <w:sz w:val="24"/>
          <w:szCs w:val="24"/>
        </w:rPr>
        <w:t xml:space="preserve">[Stop] those coming from a region where Hamas, a genocidal Islamic terrorist group, has a firm grip on power. Given the </w:t>
      </w:r>
      <w:proofErr w:type="spellStart"/>
      <w:r w:rsidRPr="00A64161">
        <w:rPr>
          <w:color w:val="000000" w:themeColor="text1"/>
          <w:sz w:val="24"/>
          <w:szCs w:val="24"/>
        </w:rPr>
        <w:t>ubiquitousness</w:t>
      </w:r>
      <w:proofErr w:type="spellEnd"/>
      <w:r w:rsidRPr="00A64161">
        <w:rPr>
          <w:color w:val="000000" w:themeColor="text1"/>
          <w:sz w:val="24"/>
          <w:szCs w:val="24"/>
        </w:rPr>
        <w:t xml:space="preserve"> of Hamas in Gaza, […] it hardly seems unreasonable to take precautions to ensure that those who come to Canada are not involved with the Islamic terrorist group [2925317198]</w:t>
      </w:r>
    </w:p>
    <w:p w14:paraId="48B41DF9" w14:textId="77777777" w:rsidR="00011D04" w:rsidRPr="00A64161" w:rsidRDefault="00011D04" w:rsidP="00011D04">
      <w:pPr>
        <w:pStyle w:val="BodyText2"/>
        <w:spacing w:after="0"/>
        <w:rPr>
          <w:color w:val="000000" w:themeColor="text1"/>
          <w:sz w:val="24"/>
          <w:szCs w:val="24"/>
        </w:rPr>
      </w:pPr>
    </w:p>
    <w:p w14:paraId="21CB6BFD" w14:textId="6C05E289" w:rsidR="00011D04" w:rsidRPr="00A64161" w:rsidRDefault="00011D04" w:rsidP="00A64161">
      <w:pPr>
        <w:pStyle w:val="Heading4"/>
        <w:rPr>
          <w:sz w:val="24"/>
          <w:szCs w:val="24"/>
        </w:rPr>
      </w:pPr>
      <w:r w:rsidRPr="00A64161">
        <w:rPr>
          <w:sz w:val="24"/>
          <w:szCs w:val="24"/>
        </w:rPr>
        <w:t xml:space="preserve">Subtheme 2.3. Inadequate Vetting </w:t>
      </w:r>
    </w:p>
    <w:p w14:paraId="267D801C"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Admitting even a few terrorists by mistake could cost many innocent American lives. The stakes are too high to take such a risk. 1738469471</w:t>
      </w:r>
    </w:p>
    <w:p w14:paraId="37A8754F"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[Refugee] man who was admitted to the U.S. as a refugee pled guilty recently to attempting to bomb two Texas malls. Ramping up refugee admissions while reducing vetting is a recipe for disaster. We don't want what nearly happened in Texas to have a repeat performance here in the Palmetto State.</w:t>
      </w:r>
      <w:bookmarkStart w:id="20" w:name="_Hlk187325917"/>
      <w:r w:rsidRPr="00A64161">
        <w:rPr>
          <w:color w:val="000000" w:themeColor="text1"/>
          <w:sz w:val="24"/>
          <w:szCs w:val="24"/>
        </w:rPr>
        <w:t xml:space="preserve"> 1844602924</w:t>
      </w:r>
      <w:bookmarkEnd w:id="20"/>
    </w:p>
    <w:p w14:paraId="54A927F2"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A suspicious majority of Nigerian claimants base their claims on sexual orientation, which is difficult to disprove. False and inadequately screened claims from unstable countries, such as Somalia and Syria, are also a concern.</w:t>
      </w:r>
      <w:r w:rsidRPr="00A64161">
        <w:rPr>
          <w:b/>
          <w:bCs/>
          <w:color w:val="000000" w:themeColor="text1"/>
          <w:sz w:val="24"/>
          <w:szCs w:val="24"/>
        </w:rPr>
        <w:t xml:space="preserve"> </w:t>
      </w:r>
      <w:r w:rsidRPr="00A64161">
        <w:rPr>
          <w:color w:val="000000" w:themeColor="text1"/>
          <w:sz w:val="24"/>
          <w:szCs w:val="24"/>
        </w:rPr>
        <w:t>08216983</w:t>
      </w:r>
    </w:p>
    <w:p w14:paraId="786E5D5B"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 xml:space="preserve">In the wake of the attacks in Paris by ISIS, I am very concerned about the plan by the president of the United States allowing Syrian refugees to immigrate to the United States without having a competent means by which to vet them. We are living in turbulent times, and </w:t>
      </w:r>
      <w:bookmarkStart w:id="21" w:name="_Hlk187579973"/>
      <w:r w:rsidRPr="00A64161">
        <w:rPr>
          <w:color w:val="000000" w:themeColor="text1"/>
          <w:sz w:val="24"/>
          <w:szCs w:val="24"/>
        </w:rPr>
        <w:t xml:space="preserve">I question why it is that the majority of these refugees are young males without children or a wife. </w:t>
      </w:r>
      <w:bookmarkEnd w:id="21"/>
      <w:r w:rsidRPr="00A64161">
        <w:rPr>
          <w:color w:val="000000" w:themeColor="text1"/>
          <w:sz w:val="24"/>
          <w:szCs w:val="24"/>
        </w:rPr>
        <w:t xml:space="preserve">What happened in France ... it's coming to America, again. Those who trust in Homeland Security ... you are fools. </w:t>
      </w:r>
      <w:bookmarkStart w:id="22" w:name="_Hlk187579982"/>
      <w:r w:rsidRPr="00A64161">
        <w:rPr>
          <w:color w:val="000000" w:themeColor="text1"/>
          <w:sz w:val="24"/>
          <w:szCs w:val="24"/>
        </w:rPr>
        <w:t>1734684142</w:t>
      </w:r>
      <w:bookmarkEnd w:id="22"/>
    </w:p>
    <w:p w14:paraId="3D006239" w14:textId="13FA8DC6" w:rsidR="00011D04" w:rsidRPr="00A64161" w:rsidRDefault="00011D04" w:rsidP="00011D04">
      <w:pPr>
        <w:spacing w:after="0"/>
        <w:ind w:right="4"/>
        <w:rPr>
          <w:color w:val="000000" w:themeColor="text1"/>
          <w:sz w:val="24"/>
          <w:szCs w:val="24"/>
        </w:rPr>
      </w:pPr>
      <w:r w:rsidRPr="00A64161">
        <w:rPr>
          <w:color w:val="000000" w:themeColor="text1"/>
          <w:sz w:val="24"/>
          <w:szCs w:val="24"/>
        </w:rPr>
        <w:lastRenderedPageBreak/>
        <w:t>But the fact is, we simply cannot determine who among them is a refugee and who may slip into our country to do us harm. There is no way to perform any background checks, no way to see if their passport is valid or fake. Terrorists have overrun government institutions where passports are made, they have access to genuine documents and the equipment to print them just as a legitimate government would do. 1734872948</w:t>
      </w:r>
    </w:p>
    <w:p w14:paraId="0E1D95A3" w14:textId="77777777" w:rsidR="00011D04" w:rsidRPr="00A64161" w:rsidRDefault="00011D04" w:rsidP="00011D04">
      <w:pPr>
        <w:spacing w:after="0"/>
        <w:ind w:right="4"/>
        <w:rPr>
          <w:color w:val="000000" w:themeColor="text1"/>
          <w:sz w:val="24"/>
          <w:szCs w:val="24"/>
        </w:rPr>
      </w:pPr>
    </w:p>
    <w:p w14:paraId="1200B094" w14:textId="38D088DF" w:rsidR="00011D04" w:rsidRPr="00A64161" w:rsidRDefault="00011D04" w:rsidP="00A64161">
      <w:pPr>
        <w:pStyle w:val="Heading4"/>
        <w:rPr>
          <w:sz w:val="24"/>
          <w:szCs w:val="24"/>
        </w:rPr>
      </w:pPr>
      <w:r w:rsidRPr="00A64161">
        <w:rPr>
          <w:sz w:val="24"/>
          <w:szCs w:val="24"/>
        </w:rPr>
        <w:t>Subtheme 2.4. They hate us.</w:t>
      </w:r>
    </w:p>
    <w:p w14:paraId="673B7700"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If they bring in that many immigrants from the war zones, I guarantee you at least 1,000 will wind up as radicals against our homeland. 2226850035</w:t>
      </w:r>
    </w:p>
    <w:p w14:paraId="6F511FA0" w14:textId="77777777" w:rsidR="00011D04" w:rsidRPr="00A64161" w:rsidRDefault="00011D04" w:rsidP="00011D04">
      <w:pPr>
        <w:pStyle w:val="BodyText2"/>
        <w:spacing w:after="0"/>
        <w:rPr>
          <w:color w:val="000000" w:themeColor="text1"/>
          <w:sz w:val="24"/>
          <w:szCs w:val="24"/>
        </w:rPr>
      </w:pPr>
      <w:r w:rsidRPr="00A64161">
        <w:rPr>
          <w:color w:val="000000" w:themeColor="text1"/>
          <w:sz w:val="24"/>
          <w:szCs w:val="24"/>
        </w:rPr>
        <w:t>Canada has good reason to be cautious about refugees from Gaza. […] Would they leave their hateful views at the door once they entered Canada, or would they - as has happened at a chilling number of public rallies expressing violent extremist opinions - simply funnel that hatred onto Canadian soil? [2925423207]</w:t>
      </w:r>
    </w:p>
    <w:p w14:paraId="16373B28"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If they carry criminal records or are members of groups dedicated to the overthrow of the United States, they will live among us, […] and the last thing we need is an influx of people shouting "Death to America." 1724332462</w:t>
      </w:r>
    </w:p>
    <w:p w14:paraId="5FE53516"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Meanwhile, my principle is one of survival and therefore I want no refugees here who believe that killing infidels like me and mine is a fundamental principle of their religion. 1739327683</w:t>
      </w:r>
    </w:p>
    <w:p w14:paraId="773278BC"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We have seen from the ethnic violence in the city that these people do not assimilate well into society and are dismissive of Australian laws and customs. 759019096</w:t>
      </w:r>
    </w:p>
    <w:p w14:paraId="664ECC24" w14:textId="77777777" w:rsidR="00011D04" w:rsidRPr="00A64161" w:rsidRDefault="00011D04" w:rsidP="00011D04">
      <w:pPr>
        <w:spacing w:after="0" w:line="276" w:lineRule="auto"/>
        <w:ind w:right="4"/>
        <w:rPr>
          <w:rFonts w:eastAsia="Calibri"/>
          <w:color w:val="000000" w:themeColor="text1"/>
          <w:sz w:val="24"/>
          <w:szCs w:val="24"/>
        </w:rPr>
      </w:pPr>
      <w:bookmarkStart w:id="23" w:name="_Hlk187580101"/>
      <w:r w:rsidRPr="00A64161">
        <w:rPr>
          <w:rFonts w:eastAsia="Calibri"/>
          <w:color w:val="000000" w:themeColor="text1"/>
          <w:sz w:val="24"/>
          <w:szCs w:val="24"/>
        </w:rPr>
        <w:t>[Refugees] plot for 16,000 hours to commit the terrorist act of blowing up Australians,</w:t>
      </w:r>
      <w:r w:rsidRPr="00A64161">
        <w:rPr>
          <w:color w:val="000000" w:themeColor="text1"/>
          <w:sz w:val="24"/>
          <w:szCs w:val="24"/>
        </w:rPr>
        <w:t xml:space="preserve"> </w:t>
      </w:r>
      <w:r w:rsidRPr="00A64161">
        <w:rPr>
          <w:rFonts w:eastAsia="Calibri"/>
          <w:color w:val="000000" w:themeColor="text1"/>
          <w:sz w:val="24"/>
          <w:szCs w:val="24"/>
        </w:rPr>
        <w:t>893080044</w:t>
      </w:r>
    </w:p>
    <w:p w14:paraId="77FA670D" w14:textId="77777777" w:rsidR="00011D04" w:rsidRPr="00A64161" w:rsidRDefault="00011D04" w:rsidP="00011D04">
      <w:pPr>
        <w:spacing w:after="0" w:line="276" w:lineRule="auto"/>
        <w:ind w:right="4"/>
        <w:rPr>
          <w:rFonts w:eastAsia="Calibri"/>
          <w:color w:val="000000" w:themeColor="text1"/>
          <w:sz w:val="24"/>
          <w:szCs w:val="24"/>
        </w:rPr>
      </w:pPr>
      <w:r w:rsidRPr="00A64161">
        <w:rPr>
          <w:rFonts w:eastAsia="Calibri"/>
          <w:color w:val="000000" w:themeColor="text1"/>
          <w:sz w:val="24"/>
          <w:szCs w:val="24"/>
        </w:rPr>
        <w:t>[E]</w:t>
      </w:r>
      <w:proofErr w:type="spellStart"/>
      <w:r w:rsidRPr="00A64161">
        <w:rPr>
          <w:rFonts w:eastAsia="Calibri"/>
          <w:color w:val="000000" w:themeColor="text1"/>
          <w:sz w:val="24"/>
          <w:szCs w:val="24"/>
        </w:rPr>
        <w:t>ven</w:t>
      </w:r>
      <w:proofErr w:type="spellEnd"/>
      <w:r w:rsidRPr="00A64161">
        <w:rPr>
          <w:rFonts w:eastAsia="Calibri"/>
          <w:color w:val="000000" w:themeColor="text1"/>
          <w:sz w:val="24"/>
          <w:szCs w:val="24"/>
        </w:rPr>
        <w:t xml:space="preserve"> though the Palestinian [refugees] may have cleared the security process, there is no way of really knowing "</w:t>
      </w:r>
      <w:r w:rsidRPr="00A64161">
        <w:rPr>
          <w:rFonts w:eastAsia="Calibri"/>
          <w:color w:val="000000" w:themeColor="text1"/>
          <w:sz w:val="24"/>
          <w:szCs w:val="24"/>
          <w:u w:val="single"/>
        </w:rPr>
        <w:t>what is in their hearts,"</w:t>
      </w:r>
      <w:r w:rsidRPr="00A64161">
        <w:rPr>
          <w:rFonts w:eastAsia="Calibri"/>
          <w:color w:val="000000" w:themeColor="text1"/>
          <w:sz w:val="24"/>
          <w:szCs w:val="24"/>
        </w:rPr>
        <w:t xml:space="preserve"> and whether they will end up being potential threats to Canada or its allies.</w:t>
      </w:r>
      <w:bookmarkStart w:id="24" w:name="_Hlk187919353"/>
      <w:r w:rsidRPr="00A64161">
        <w:rPr>
          <w:color w:val="000000" w:themeColor="text1"/>
          <w:sz w:val="24"/>
          <w:szCs w:val="24"/>
        </w:rPr>
        <w:t xml:space="preserve"> </w:t>
      </w:r>
      <w:r w:rsidRPr="00A64161">
        <w:rPr>
          <w:rFonts w:eastAsia="Calibri"/>
          <w:color w:val="000000" w:themeColor="text1"/>
          <w:sz w:val="24"/>
          <w:szCs w:val="24"/>
        </w:rPr>
        <w:t>14868008</w:t>
      </w:r>
      <w:bookmarkEnd w:id="24"/>
    </w:p>
    <w:p w14:paraId="5C506617"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 xml:space="preserve">I disagree with your opinion that Syrian refugees could not pose a potential security problem. In Europe, the "open borders" started in the '80s and </w:t>
      </w:r>
      <w:bookmarkStart w:id="25" w:name="_Hlk187580000"/>
      <w:r w:rsidRPr="00A64161">
        <w:rPr>
          <w:color w:val="000000" w:themeColor="text1"/>
          <w:sz w:val="24"/>
          <w:szCs w:val="24"/>
        </w:rPr>
        <w:t>now the children and grandchildren of these former refugees in France and many other European countries take up jihad. 1736674897</w:t>
      </w:r>
    </w:p>
    <w:bookmarkEnd w:id="23"/>
    <w:bookmarkEnd w:id="25"/>
    <w:p w14:paraId="136970AD"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The Syrian government even says that 1 in 10 of the "refugees" are ISIS. […] These Syrian "refugees" are ignorant, stone-age Muslims who do not respect us and refuse to obey any law but their own. As you can plainly see in Europe, the Muslim "refugees" will not integrate into our society. 1813974105</w:t>
      </w:r>
    </w:p>
    <w:p w14:paraId="4F145B0A"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For any Western nation to welcome in people who follow a religion that is dedicated to destroying that nation is a foolish thing to do. 1714013644</w:t>
      </w:r>
    </w:p>
    <w:p w14:paraId="5AF55F54"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 xml:space="preserve">We can never be 100 per cent sure the refugees we take are all peaceful or will grow up to be tolerant, multicultural, law-abiding, democracy-loving Canadians. […] But why would we </w:t>
      </w:r>
      <w:proofErr w:type="spellStart"/>
      <w:r w:rsidRPr="00A64161">
        <w:rPr>
          <w:color w:val="000000" w:themeColor="text1"/>
          <w:sz w:val="24"/>
          <w:szCs w:val="24"/>
        </w:rPr>
        <w:t>wilfully</w:t>
      </w:r>
      <w:proofErr w:type="spellEnd"/>
      <w:r w:rsidRPr="00A64161">
        <w:rPr>
          <w:color w:val="000000" w:themeColor="text1"/>
          <w:sz w:val="24"/>
          <w:szCs w:val="24"/>
        </w:rPr>
        <w:t xml:space="preserve"> increase the risk of a terror attack in Canada? Why would we make it easier for ISIS, which has vowed to attack us? 2171318487</w:t>
      </w:r>
    </w:p>
    <w:p w14:paraId="305D7238" w14:textId="77777777" w:rsidR="00011D04" w:rsidRPr="00A64161" w:rsidRDefault="00011D04" w:rsidP="00011D04">
      <w:pPr>
        <w:spacing w:after="0"/>
        <w:ind w:right="4"/>
        <w:rPr>
          <w:color w:val="000000" w:themeColor="text1"/>
          <w:sz w:val="24"/>
          <w:szCs w:val="24"/>
        </w:rPr>
      </w:pPr>
    </w:p>
    <w:p w14:paraId="55FA274F" w14:textId="331FAA74" w:rsidR="00011D04" w:rsidRPr="00A64161" w:rsidRDefault="00011D04" w:rsidP="00A64161">
      <w:pPr>
        <w:pStyle w:val="Heading4"/>
        <w:rPr>
          <w:sz w:val="24"/>
          <w:szCs w:val="24"/>
        </w:rPr>
      </w:pPr>
      <w:r w:rsidRPr="00A64161">
        <w:rPr>
          <w:sz w:val="24"/>
          <w:szCs w:val="24"/>
        </w:rPr>
        <w:t>Subtheme 2.5. Public Safety</w:t>
      </w:r>
    </w:p>
    <w:p w14:paraId="1AB0A578"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[Refugees are an] obvious security risk 1719205955</w:t>
      </w:r>
    </w:p>
    <w:p w14:paraId="05C8A671"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lastRenderedPageBreak/>
        <w:t>A Somali refugee deemed by a federal judge to be too dangerous to stay in Canada and slated for deportation is free in Winnipeg. Canadians should have their public safety put at risk? 2193193603</w:t>
      </w:r>
    </w:p>
    <w:p w14:paraId="7DA5F937"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Ottawa allows people at the border to declare refugee status, then lets them loose for months or years […] Ottawa has failed abysmally for years to protect its citizens from dangerous and disruptive people. 433439149</w:t>
      </w:r>
    </w:p>
    <w:p w14:paraId="6356ADB6"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 xml:space="preserve">What's known is that the allegedly 18-year-old </w:t>
      </w:r>
      <w:proofErr w:type="spellStart"/>
      <w:r w:rsidRPr="00A64161">
        <w:rPr>
          <w:color w:val="000000" w:themeColor="text1"/>
          <w:sz w:val="24"/>
          <w:szCs w:val="24"/>
        </w:rPr>
        <w:t>Artan</w:t>
      </w:r>
      <w:proofErr w:type="spellEnd"/>
      <w:r w:rsidRPr="00A64161">
        <w:rPr>
          <w:color w:val="000000" w:themeColor="text1"/>
          <w:sz w:val="24"/>
          <w:szCs w:val="24"/>
        </w:rPr>
        <w:t xml:space="preserve"> unleashed a vicious, unprovoked attack on his fellow Ohio State classmates, first with his car, and then with a butcher's knife. Because </w:t>
      </w:r>
      <w:proofErr w:type="spellStart"/>
      <w:r w:rsidRPr="00A64161">
        <w:rPr>
          <w:color w:val="000000" w:themeColor="text1"/>
          <w:sz w:val="24"/>
          <w:szCs w:val="24"/>
        </w:rPr>
        <w:t>Artan</w:t>
      </w:r>
      <w:proofErr w:type="spellEnd"/>
      <w:r w:rsidRPr="00A64161">
        <w:rPr>
          <w:color w:val="000000" w:themeColor="text1"/>
          <w:sz w:val="24"/>
          <w:szCs w:val="24"/>
        </w:rPr>
        <w:t xml:space="preserve"> was angry about not knowing where to pray on campus and afraid of what he perceived as anti-Muslim sentiment on campus, he victimized 13 bystanders. 1846841128</w:t>
      </w:r>
    </w:p>
    <w:p w14:paraId="0F530D57"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Regardless of the remarks from these one-sided groups which think everybody who objects to refugees is racist. I'm concerned about my safety. 887646088</w:t>
      </w:r>
    </w:p>
    <w:p w14:paraId="00337D81" w14:textId="77777777" w:rsidR="00011D04" w:rsidRPr="00A64161" w:rsidRDefault="00011D04" w:rsidP="00011D04">
      <w:pPr>
        <w:pStyle w:val="BodyText2"/>
        <w:spacing w:after="0"/>
        <w:rPr>
          <w:color w:val="000000" w:themeColor="text1"/>
          <w:sz w:val="24"/>
          <w:szCs w:val="24"/>
        </w:rPr>
      </w:pPr>
      <w:bookmarkStart w:id="26" w:name="_Hlk187919059"/>
      <w:r w:rsidRPr="00A64161">
        <w:rPr>
          <w:color w:val="000000" w:themeColor="text1"/>
          <w:sz w:val="24"/>
          <w:szCs w:val="24"/>
        </w:rPr>
        <w:t xml:space="preserve">Are race riots an inevitable consequence of the </w:t>
      </w:r>
      <w:proofErr w:type="spellStart"/>
      <w:r w:rsidRPr="00A64161">
        <w:rPr>
          <w:color w:val="000000" w:themeColor="text1"/>
          <w:sz w:val="24"/>
          <w:szCs w:val="24"/>
        </w:rPr>
        <w:t>politicisation</w:t>
      </w:r>
      <w:proofErr w:type="spellEnd"/>
      <w:r w:rsidRPr="00A64161">
        <w:rPr>
          <w:color w:val="000000" w:themeColor="text1"/>
          <w:sz w:val="24"/>
          <w:szCs w:val="24"/>
        </w:rPr>
        <w:t xml:space="preserve"> of asylum seekers?</w:t>
      </w:r>
      <w:bookmarkEnd w:id="26"/>
      <w:r w:rsidRPr="00A64161">
        <w:rPr>
          <w:color w:val="000000" w:themeColor="text1"/>
          <w:sz w:val="24"/>
          <w:szCs w:val="24"/>
        </w:rPr>
        <w:t xml:space="preserve"> </w:t>
      </w:r>
      <w:bookmarkStart w:id="27" w:name="_Hlk187919078"/>
      <w:r w:rsidRPr="00A64161">
        <w:rPr>
          <w:color w:val="000000" w:themeColor="text1"/>
          <w:sz w:val="24"/>
          <w:szCs w:val="24"/>
        </w:rPr>
        <w:t>[…] It would be foolhardy to assume we are immune from such race riots.</w:t>
      </w:r>
      <w:bookmarkStart w:id="28" w:name="_Hlk187919064"/>
      <w:r w:rsidRPr="00A64161">
        <w:rPr>
          <w:color w:val="000000" w:themeColor="text1"/>
          <w:sz w:val="24"/>
          <w:szCs w:val="24"/>
        </w:rPr>
        <w:t xml:space="preserve"> 3091192490</w:t>
      </w:r>
      <w:bookmarkEnd w:id="27"/>
      <w:bookmarkEnd w:id="28"/>
    </w:p>
    <w:p w14:paraId="5262687F" w14:textId="78C2F1DD" w:rsidR="00011D04" w:rsidRPr="00A64161" w:rsidRDefault="00011D04" w:rsidP="00011D04">
      <w:pPr>
        <w:pStyle w:val="BodyText2"/>
        <w:spacing w:after="0"/>
        <w:rPr>
          <w:color w:val="000000" w:themeColor="text1"/>
          <w:sz w:val="24"/>
          <w:szCs w:val="24"/>
        </w:rPr>
      </w:pPr>
      <w:r w:rsidRPr="00A64161">
        <w:rPr>
          <w:color w:val="000000" w:themeColor="text1"/>
          <w:sz w:val="24"/>
          <w:szCs w:val="24"/>
        </w:rPr>
        <w:t>Security is an eminently reasonable concern when considering any immigrant wanting to live in Canada, let alone those coming from a region where Hamas, a genocidal Islamic terrorist group, has a firm grip on power and boasts tens of thousands of fighters. 2925317198</w:t>
      </w:r>
    </w:p>
    <w:p w14:paraId="69C5A843" w14:textId="77777777" w:rsidR="00011D04" w:rsidRPr="00A64161" w:rsidRDefault="00011D04" w:rsidP="00011D04">
      <w:pPr>
        <w:pStyle w:val="BodyText2"/>
        <w:spacing w:after="0"/>
        <w:rPr>
          <w:color w:val="000000" w:themeColor="text1"/>
          <w:sz w:val="24"/>
          <w:szCs w:val="24"/>
        </w:rPr>
      </w:pPr>
    </w:p>
    <w:p w14:paraId="244FB78B" w14:textId="77777777" w:rsidR="00011D04" w:rsidRPr="00A64161" w:rsidRDefault="00011D04" w:rsidP="00011D04">
      <w:pPr>
        <w:pStyle w:val="Heading3"/>
        <w:rPr>
          <w:sz w:val="24"/>
          <w:szCs w:val="24"/>
        </w:rPr>
      </w:pPr>
      <w:r w:rsidRPr="00A64161">
        <w:rPr>
          <w:sz w:val="24"/>
          <w:szCs w:val="24"/>
        </w:rPr>
        <w:t>Theme 3. Volume</w:t>
      </w:r>
    </w:p>
    <w:p w14:paraId="21410479" w14:textId="77777777" w:rsidR="00011D04" w:rsidRPr="00A64161" w:rsidRDefault="00011D04" w:rsidP="00011D04">
      <w:pPr>
        <w:pStyle w:val="BodyText"/>
        <w:spacing w:after="0"/>
        <w:jc w:val="center"/>
        <w:rPr>
          <w:b w:val="0"/>
          <w:bCs w:val="0"/>
          <w:i/>
          <w:iCs/>
          <w:color w:val="000000" w:themeColor="text1"/>
          <w:sz w:val="24"/>
          <w:szCs w:val="24"/>
        </w:rPr>
      </w:pPr>
      <w:r w:rsidRPr="00A64161">
        <w:rPr>
          <w:b w:val="0"/>
          <w:bCs w:val="0"/>
          <w:i/>
          <w:iCs/>
          <w:color w:val="000000" w:themeColor="text1"/>
          <w:sz w:val="24"/>
          <w:szCs w:val="24"/>
        </w:rPr>
        <w:t>We are taking too many refugees.</w:t>
      </w:r>
    </w:p>
    <w:p w14:paraId="5655598B" w14:textId="77777777" w:rsidR="00011D04" w:rsidRPr="00A64161" w:rsidRDefault="00011D04" w:rsidP="00011D04">
      <w:pPr>
        <w:pStyle w:val="BlockText"/>
        <w:spacing w:after="0"/>
        <w:ind w:left="0" w:right="4"/>
        <w:rPr>
          <w:color w:val="000000" w:themeColor="text1"/>
          <w:sz w:val="24"/>
          <w:szCs w:val="24"/>
        </w:rPr>
      </w:pPr>
      <w:r w:rsidRPr="00A64161">
        <w:rPr>
          <w:color w:val="000000" w:themeColor="text1"/>
          <w:sz w:val="24"/>
          <w:szCs w:val="24"/>
        </w:rPr>
        <w:t>When it comes to refugees, the issue is not whether we welcome them, but whether we can handle the numbers [2068887386]</w:t>
      </w:r>
    </w:p>
    <w:p w14:paraId="2358FD31"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 xml:space="preserve">This is no longer a </w:t>
      </w:r>
      <w:proofErr w:type="gramStart"/>
      <w:r w:rsidRPr="00A64161">
        <w:rPr>
          <w:color w:val="000000" w:themeColor="text1"/>
          <w:sz w:val="24"/>
          <w:szCs w:val="24"/>
        </w:rPr>
        <w:t>country,</w:t>
      </w:r>
      <w:proofErr w:type="gramEnd"/>
      <w:r w:rsidRPr="00A64161">
        <w:rPr>
          <w:color w:val="000000" w:themeColor="text1"/>
          <w:sz w:val="24"/>
          <w:szCs w:val="24"/>
        </w:rPr>
        <w:t xml:space="preserve"> it has become one huge refugee camp [431377331]</w:t>
      </w:r>
    </w:p>
    <w:p w14:paraId="27F61685"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Letting in 10,000 refugees could spell trouble [1646359135]</w:t>
      </w:r>
    </w:p>
    <w:p w14:paraId="26CABE5D"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Canada must stem refugee tide […] before the migration tsunami hits.</w:t>
      </w:r>
      <w:r w:rsidRPr="00A64161">
        <w:rPr>
          <w:b/>
          <w:bCs/>
          <w:color w:val="000000" w:themeColor="text1"/>
          <w:sz w:val="24"/>
          <w:szCs w:val="24"/>
        </w:rPr>
        <w:t xml:space="preserve"> </w:t>
      </w:r>
      <w:r w:rsidRPr="00A64161">
        <w:rPr>
          <w:color w:val="000000" w:themeColor="text1"/>
          <w:sz w:val="24"/>
          <w:szCs w:val="24"/>
        </w:rPr>
        <w:t>3128017241</w:t>
      </w:r>
    </w:p>
    <w:p w14:paraId="4AF5CBA7" w14:textId="77777777" w:rsidR="00011D04" w:rsidRPr="00A64161" w:rsidRDefault="00011D04" w:rsidP="00011D04">
      <w:pPr>
        <w:spacing w:after="0"/>
        <w:ind w:right="4"/>
        <w:rPr>
          <w:color w:val="000000" w:themeColor="text1"/>
          <w:sz w:val="24"/>
          <w:szCs w:val="24"/>
        </w:rPr>
      </w:pPr>
      <w:r w:rsidRPr="00A64161">
        <w:rPr>
          <w:b/>
          <w:bCs/>
          <w:color w:val="000000" w:themeColor="text1"/>
          <w:sz w:val="24"/>
          <w:szCs w:val="24"/>
        </w:rPr>
        <w:t>The U.S. is the most generous nation in the world, but we are in no position to accept additional refugees 2877042984</w:t>
      </w:r>
    </w:p>
    <w:p w14:paraId="5292A5A6" w14:textId="5D510B07" w:rsidR="00011D04" w:rsidRPr="00A64161" w:rsidRDefault="00011D04" w:rsidP="00011D04">
      <w:pPr>
        <w:spacing w:after="0"/>
        <w:ind w:right="4"/>
        <w:rPr>
          <w:color w:val="000000" w:themeColor="text1"/>
          <w:sz w:val="24"/>
          <w:szCs w:val="24"/>
        </w:rPr>
      </w:pPr>
      <w:r w:rsidRPr="00A64161">
        <w:rPr>
          <w:color w:val="000000" w:themeColor="text1"/>
          <w:sz w:val="24"/>
          <w:szCs w:val="24"/>
        </w:rPr>
        <w:t>Thanks to our "family reunification" laws, this first wave of 20,000 will produce another 100,000 or more extended family members. (Note that the approved 250,000 Vietnamese refugees after the Vietnam War is still resulting in millions of more immigrants.) [412697640]</w:t>
      </w:r>
    </w:p>
    <w:p w14:paraId="092105AE" w14:textId="77777777" w:rsidR="00A64161" w:rsidRPr="00A64161" w:rsidRDefault="00A64161" w:rsidP="00011D04">
      <w:pPr>
        <w:spacing w:after="0"/>
        <w:ind w:right="4"/>
        <w:rPr>
          <w:color w:val="000000" w:themeColor="text1"/>
          <w:sz w:val="24"/>
          <w:szCs w:val="24"/>
        </w:rPr>
      </w:pPr>
    </w:p>
    <w:p w14:paraId="00AC47B3" w14:textId="592C1177" w:rsidR="00A64161" w:rsidRPr="00A64161" w:rsidRDefault="00011D04" w:rsidP="00A64161">
      <w:pPr>
        <w:pStyle w:val="Heading3"/>
        <w:rPr>
          <w:sz w:val="24"/>
          <w:szCs w:val="24"/>
        </w:rPr>
      </w:pPr>
      <w:r w:rsidRPr="00A64161">
        <w:rPr>
          <w:sz w:val="24"/>
          <w:szCs w:val="24"/>
        </w:rPr>
        <w:t>Theme 4. Costs</w:t>
      </w:r>
    </w:p>
    <w:p w14:paraId="4942AEFA" w14:textId="77777777" w:rsidR="00011D04" w:rsidRPr="00A64161" w:rsidRDefault="00011D04" w:rsidP="00011D04">
      <w:pPr>
        <w:pStyle w:val="BodyText"/>
        <w:spacing w:after="0"/>
        <w:jc w:val="center"/>
        <w:rPr>
          <w:b w:val="0"/>
          <w:bCs w:val="0"/>
          <w:i/>
          <w:iCs/>
          <w:color w:val="000000" w:themeColor="text1"/>
          <w:sz w:val="24"/>
          <w:szCs w:val="24"/>
        </w:rPr>
      </w:pPr>
      <w:r w:rsidRPr="00A64161">
        <w:rPr>
          <w:b w:val="0"/>
          <w:bCs w:val="0"/>
          <w:i/>
          <w:iCs/>
          <w:color w:val="000000" w:themeColor="text1"/>
          <w:sz w:val="24"/>
          <w:szCs w:val="24"/>
        </w:rPr>
        <w:t>Refugee-related expenses are too high.</w:t>
      </w:r>
    </w:p>
    <w:p w14:paraId="1E3F99C5" w14:textId="77777777" w:rsidR="00011D04" w:rsidRPr="00A64161" w:rsidRDefault="00011D04" w:rsidP="00011D04">
      <w:pPr>
        <w:pStyle w:val="BodyText"/>
        <w:spacing w:after="0"/>
        <w:jc w:val="center"/>
        <w:rPr>
          <w:color w:val="000000" w:themeColor="text1"/>
          <w:sz w:val="24"/>
          <w:szCs w:val="24"/>
        </w:rPr>
      </w:pPr>
    </w:p>
    <w:p w14:paraId="08FAD218" w14:textId="77777777" w:rsidR="00011D04" w:rsidRPr="00A64161" w:rsidRDefault="00011D04" w:rsidP="00011D04">
      <w:pPr>
        <w:spacing w:after="0"/>
        <w:rPr>
          <w:color w:val="000000" w:themeColor="text1"/>
          <w:sz w:val="24"/>
          <w:szCs w:val="24"/>
        </w:rPr>
      </w:pPr>
      <w:r w:rsidRPr="00A64161">
        <w:rPr>
          <w:color w:val="000000" w:themeColor="text1"/>
          <w:sz w:val="24"/>
          <w:szCs w:val="24"/>
        </w:rPr>
        <w:t xml:space="preserve">Now, all of a </w:t>
      </w:r>
      <w:proofErr w:type="gramStart"/>
      <w:r w:rsidRPr="00A64161">
        <w:rPr>
          <w:color w:val="000000" w:themeColor="text1"/>
          <w:sz w:val="24"/>
          <w:szCs w:val="24"/>
        </w:rPr>
        <w:t>sudden</w:t>
      </w:r>
      <w:proofErr w:type="gramEnd"/>
      <w:r w:rsidRPr="00A64161">
        <w:rPr>
          <w:color w:val="000000" w:themeColor="text1"/>
          <w:sz w:val="24"/>
          <w:szCs w:val="24"/>
        </w:rPr>
        <w:t xml:space="preserve"> the governor has $25 million to spend on people who are not supposed to be in the United States [2176746127]</w:t>
      </w:r>
    </w:p>
    <w:p w14:paraId="195A86B0" w14:textId="77777777" w:rsidR="00011D04" w:rsidRPr="00A64161" w:rsidRDefault="00011D04" w:rsidP="00011D04">
      <w:pPr>
        <w:spacing w:after="0"/>
        <w:rPr>
          <w:color w:val="000000" w:themeColor="text1"/>
          <w:sz w:val="24"/>
          <w:szCs w:val="24"/>
        </w:rPr>
      </w:pPr>
      <w:r w:rsidRPr="00A64161">
        <w:rPr>
          <w:color w:val="000000" w:themeColor="text1"/>
          <w:sz w:val="24"/>
          <w:szCs w:val="24"/>
        </w:rPr>
        <w:t>Approximately $800 million of taxpayer money to bring in Syrian refugees to Canada in the first year alone is ludicrous. 1747536521</w:t>
      </w:r>
    </w:p>
    <w:p w14:paraId="40EDC89B" w14:textId="77777777" w:rsidR="00011D04" w:rsidRPr="00A64161" w:rsidRDefault="00011D04" w:rsidP="00011D04">
      <w:pPr>
        <w:spacing w:after="0"/>
        <w:rPr>
          <w:color w:val="000000" w:themeColor="text1"/>
          <w:sz w:val="24"/>
          <w:szCs w:val="24"/>
        </w:rPr>
      </w:pPr>
      <w:r w:rsidRPr="00A64161">
        <w:rPr>
          <w:color w:val="000000" w:themeColor="text1"/>
          <w:sz w:val="24"/>
          <w:szCs w:val="24"/>
        </w:rPr>
        <w:t>Canada cannot afford to bring in 25,000 new immigrants. Spending $1.2 billion for 25,000 refugees? Hello, we have a huge shortage of money 1736669645</w:t>
      </w:r>
    </w:p>
    <w:p w14:paraId="7D35C4C3" w14:textId="77777777" w:rsidR="00011D04" w:rsidRPr="00A64161" w:rsidRDefault="00011D04" w:rsidP="00011D04">
      <w:pPr>
        <w:spacing w:after="0"/>
        <w:rPr>
          <w:color w:val="000000" w:themeColor="text1"/>
          <w:sz w:val="24"/>
          <w:szCs w:val="24"/>
        </w:rPr>
      </w:pPr>
      <w:r w:rsidRPr="00A64161">
        <w:rPr>
          <w:color w:val="000000" w:themeColor="text1"/>
          <w:sz w:val="24"/>
          <w:szCs w:val="24"/>
        </w:rPr>
        <w:t>CBC wrote an article that said that the government expects the 25,000 refugees to cost Canadian taxpayers $1.2 billion. 1739312132</w:t>
      </w:r>
    </w:p>
    <w:p w14:paraId="12CA609B" w14:textId="77777777" w:rsidR="00011D04" w:rsidRPr="00A64161" w:rsidRDefault="00011D04" w:rsidP="00011D04">
      <w:pPr>
        <w:spacing w:after="0"/>
        <w:rPr>
          <w:color w:val="000000" w:themeColor="text1"/>
          <w:sz w:val="24"/>
          <w:szCs w:val="24"/>
        </w:rPr>
      </w:pPr>
      <w:r w:rsidRPr="00A64161">
        <w:rPr>
          <w:color w:val="000000" w:themeColor="text1"/>
          <w:sz w:val="24"/>
          <w:szCs w:val="24"/>
        </w:rPr>
        <w:lastRenderedPageBreak/>
        <w:t>We are spending directly euro 300 million per annum on people who should not be here [309565254].</w:t>
      </w:r>
    </w:p>
    <w:p w14:paraId="78E8E635" w14:textId="77777777" w:rsidR="00011D04" w:rsidRPr="00A64161" w:rsidRDefault="00011D04" w:rsidP="00011D04">
      <w:pPr>
        <w:spacing w:after="0"/>
        <w:rPr>
          <w:color w:val="000000" w:themeColor="text1"/>
          <w:sz w:val="24"/>
          <w:szCs w:val="24"/>
        </w:rPr>
      </w:pPr>
      <w:r w:rsidRPr="00A64161">
        <w:rPr>
          <w:color w:val="000000" w:themeColor="text1"/>
          <w:sz w:val="24"/>
          <w:szCs w:val="24"/>
        </w:rPr>
        <w:t>The total bill for welfare, housing, schooling, and medical care for these illegal refugees could be spent to search for all the illegal and bogus refugees and visitors from other countries who have overstayed their visit limits. 243810071</w:t>
      </w:r>
    </w:p>
    <w:p w14:paraId="19D47F89" w14:textId="77777777" w:rsidR="00011D04" w:rsidRPr="00A64161" w:rsidRDefault="00011D04" w:rsidP="00A64161">
      <w:pPr>
        <w:spacing w:after="0" w:line="240" w:lineRule="auto"/>
        <w:rPr>
          <w:color w:val="000000" w:themeColor="text1"/>
          <w:sz w:val="24"/>
          <w:szCs w:val="24"/>
        </w:rPr>
      </w:pPr>
      <w:r w:rsidRPr="00A64161">
        <w:rPr>
          <w:color w:val="000000" w:themeColor="text1"/>
          <w:sz w:val="24"/>
          <w:szCs w:val="24"/>
        </w:rPr>
        <w:t xml:space="preserve">If he wants more refugees in Canada with the way the economy is, we Canadian taxpayers should ship him and his cabinet ministers to Croatia or </w:t>
      </w:r>
      <w:proofErr w:type="spellStart"/>
      <w:r w:rsidRPr="00A64161">
        <w:rPr>
          <w:color w:val="000000" w:themeColor="text1"/>
          <w:sz w:val="24"/>
          <w:szCs w:val="24"/>
        </w:rPr>
        <w:t>Yugolsavia</w:t>
      </w:r>
      <w:proofErr w:type="spellEnd"/>
      <w:r w:rsidRPr="00A64161">
        <w:rPr>
          <w:color w:val="000000" w:themeColor="text1"/>
          <w:sz w:val="24"/>
          <w:szCs w:val="24"/>
        </w:rPr>
        <w:t xml:space="preserve"> or Liberia. Let him pay out of his own pocket for their upkeep. They will be on welfare and medical expenses. 275294408</w:t>
      </w:r>
    </w:p>
    <w:p w14:paraId="082D5D0D" w14:textId="77777777" w:rsidR="00011D04" w:rsidRPr="00A64161" w:rsidRDefault="00011D04" w:rsidP="00A64161">
      <w:pPr>
        <w:spacing w:after="0" w:line="240" w:lineRule="auto"/>
        <w:rPr>
          <w:color w:val="000000" w:themeColor="text1"/>
          <w:sz w:val="24"/>
          <w:szCs w:val="24"/>
        </w:rPr>
      </w:pPr>
      <w:r w:rsidRPr="00A64161">
        <w:rPr>
          <w:color w:val="000000" w:themeColor="text1"/>
          <w:sz w:val="24"/>
          <w:szCs w:val="24"/>
        </w:rPr>
        <w:t>While I feel for refugees who flee their countries due to persecution, I don't feel we should pay for them</w:t>
      </w:r>
      <w:r w:rsidRPr="00A64161">
        <w:rPr>
          <w:i/>
          <w:iCs/>
          <w:color w:val="000000" w:themeColor="text1"/>
          <w:sz w:val="24"/>
          <w:szCs w:val="24"/>
        </w:rPr>
        <w:t xml:space="preserve"> </w:t>
      </w:r>
      <w:r w:rsidRPr="00A64161">
        <w:rPr>
          <w:color w:val="000000" w:themeColor="text1"/>
          <w:sz w:val="24"/>
          <w:szCs w:val="24"/>
        </w:rPr>
        <w:t>254709084</w:t>
      </w:r>
    </w:p>
    <w:p w14:paraId="4F576AA1" w14:textId="77777777" w:rsidR="00011D04" w:rsidRPr="00A64161" w:rsidRDefault="00011D04" w:rsidP="00A64161">
      <w:pPr>
        <w:spacing w:after="0" w:line="240" w:lineRule="auto"/>
        <w:rPr>
          <w:color w:val="000000" w:themeColor="text1"/>
          <w:sz w:val="24"/>
          <w:szCs w:val="24"/>
        </w:rPr>
      </w:pPr>
      <w:r w:rsidRPr="00A64161">
        <w:rPr>
          <w:color w:val="000000" w:themeColor="text1"/>
          <w:sz w:val="24"/>
          <w:szCs w:val="24"/>
        </w:rPr>
        <w:t>Did you know the government was giving our money away? Refugees to Canada can earn up to $1,800 a month from good old Canadian taxpayers and apply for another $500. Wow, what a deal. 254629120</w:t>
      </w:r>
    </w:p>
    <w:p w14:paraId="67A27116" w14:textId="77777777" w:rsidR="00011D04" w:rsidRPr="00A64161" w:rsidRDefault="00011D04" w:rsidP="00A64161">
      <w:pPr>
        <w:spacing w:after="0" w:line="240" w:lineRule="auto"/>
        <w:rPr>
          <w:sz w:val="24"/>
          <w:szCs w:val="24"/>
        </w:rPr>
      </w:pPr>
      <w:r w:rsidRPr="00A64161">
        <w:rPr>
          <w:sz w:val="24"/>
          <w:szCs w:val="24"/>
        </w:rPr>
        <w:t>I keep reading letter after letter about how we, as a country, are doing fine and we should give more money to poorer countries and let more people cross the borders. Wake up Canada, the last time I heard, we were $460 billion in debt. 254763133</w:t>
      </w:r>
    </w:p>
    <w:p w14:paraId="5DD94796" w14:textId="77777777" w:rsidR="00011D04" w:rsidRPr="00A64161" w:rsidRDefault="00011D04" w:rsidP="00A64161">
      <w:pPr>
        <w:spacing w:after="0" w:line="240" w:lineRule="auto"/>
        <w:rPr>
          <w:sz w:val="24"/>
          <w:szCs w:val="24"/>
        </w:rPr>
      </w:pPr>
      <w:r w:rsidRPr="00A64161">
        <w:rPr>
          <w:sz w:val="24"/>
          <w:szCs w:val="24"/>
        </w:rPr>
        <w:t>there are lawyers who defend these undesirables at huge cost to the Canadian taxpayer.</w:t>
      </w:r>
      <w:r w:rsidRPr="00A64161">
        <w:rPr>
          <w:i/>
          <w:iCs/>
          <w:sz w:val="24"/>
          <w:szCs w:val="24"/>
        </w:rPr>
        <w:t xml:space="preserve"> </w:t>
      </w:r>
      <w:r w:rsidRPr="00A64161">
        <w:rPr>
          <w:sz w:val="24"/>
          <w:szCs w:val="24"/>
        </w:rPr>
        <w:t>254573331</w:t>
      </w:r>
    </w:p>
    <w:p w14:paraId="739C233A" w14:textId="77777777" w:rsidR="00011D04" w:rsidRPr="00A64161" w:rsidRDefault="00011D04" w:rsidP="00A64161">
      <w:pPr>
        <w:spacing w:after="0" w:line="240" w:lineRule="auto"/>
        <w:rPr>
          <w:i/>
          <w:iCs/>
          <w:sz w:val="24"/>
          <w:szCs w:val="24"/>
        </w:rPr>
      </w:pPr>
      <w:r w:rsidRPr="00A64161">
        <w:rPr>
          <w:i/>
          <w:iCs/>
          <w:sz w:val="24"/>
          <w:szCs w:val="24"/>
        </w:rPr>
        <w:t>The longer asylum seekers are here, the greater the expense 1021576774</w:t>
      </w:r>
    </w:p>
    <w:p w14:paraId="48004AD3" w14:textId="77777777" w:rsidR="00011D04" w:rsidRPr="00A64161" w:rsidRDefault="00011D04" w:rsidP="00A64161">
      <w:pPr>
        <w:spacing w:after="0" w:line="240" w:lineRule="auto"/>
        <w:rPr>
          <w:sz w:val="24"/>
          <w:szCs w:val="24"/>
        </w:rPr>
      </w:pPr>
      <w:r w:rsidRPr="00A64161">
        <w:rPr>
          <w:sz w:val="24"/>
          <w:szCs w:val="24"/>
        </w:rPr>
        <w:t>Oh, your part is to fork out billions of your hard-earned dollars to pay for all this nonsense. 887784186</w:t>
      </w:r>
    </w:p>
    <w:p w14:paraId="4E436A13" w14:textId="77777777" w:rsidR="00011D04" w:rsidRPr="00A64161" w:rsidRDefault="00011D04" w:rsidP="00A64161">
      <w:pPr>
        <w:spacing w:after="0" w:line="240" w:lineRule="auto"/>
        <w:rPr>
          <w:sz w:val="24"/>
          <w:szCs w:val="24"/>
        </w:rPr>
      </w:pPr>
      <w:r w:rsidRPr="00A64161">
        <w:rPr>
          <w:sz w:val="24"/>
          <w:szCs w:val="24"/>
        </w:rPr>
        <w:t>We don't want refugees. Who pays for the lawyers, social workers, medical, police, immigration, food and lodgings? 763498420</w:t>
      </w:r>
    </w:p>
    <w:p w14:paraId="0B494A8D" w14:textId="77777777" w:rsidR="00011D04" w:rsidRPr="00A64161" w:rsidRDefault="00011D04" w:rsidP="00A64161">
      <w:pPr>
        <w:spacing w:after="0" w:line="240" w:lineRule="auto"/>
        <w:rPr>
          <w:sz w:val="24"/>
          <w:szCs w:val="24"/>
        </w:rPr>
      </w:pPr>
      <w:r w:rsidRPr="00A64161">
        <w:rPr>
          <w:sz w:val="24"/>
          <w:szCs w:val="24"/>
        </w:rPr>
        <w:t>The Heritage Foundation estimates the net cost of resettling 10,000 refugees averages out to $6.5 billion over the lifespan of those mostly young migrants. Obama's commitment to resettle 85,000 refugees in the last fiscal year will, according to Heritage, eventually create a net $55 billion taxpayer cost. 1844602924</w:t>
      </w:r>
    </w:p>
    <w:p w14:paraId="15BDA910" w14:textId="0AA6D927" w:rsidR="00011D04" w:rsidRPr="00A64161" w:rsidRDefault="00011D04" w:rsidP="00011D04">
      <w:pPr>
        <w:spacing w:after="0"/>
        <w:rPr>
          <w:color w:val="000000" w:themeColor="text1"/>
          <w:sz w:val="24"/>
          <w:szCs w:val="24"/>
        </w:rPr>
      </w:pPr>
      <w:r w:rsidRPr="00A64161">
        <w:rPr>
          <w:color w:val="000000" w:themeColor="text1"/>
          <w:sz w:val="24"/>
          <w:szCs w:val="24"/>
        </w:rPr>
        <w:t xml:space="preserve">We are running out of money […]  </w:t>
      </w:r>
      <w:proofErr w:type="gramStart"/>
      <w:r w:rsidRPr="00A64161">
        <w:rPr>
          <w:color w:val="000000" w:themeColor="text1"/>
          <w:sz w:val="24"/>
          <w:szCs w:val="24"/>
        </w:rPr>
        <w:t>BUT,</w:t>
      </w:r>
      <w:proofErr w:type="gramEnd"/>
      <w:r w:rsidRPr="00A64161">
        <w:rPr>
          <w:color w:val="000000" w:themeColor="text1"/>
          <w:sz w:val="24"/>
          <w:szCs w:val="24"/>
        </w:rPr>
        <w:t xml:space="preserve"> we do have enough money to bring in 25,000 people to a country they have not invested a nickel in and give them everything free 2221561076</w:t>
      </w:r>
    </w:p>
    <w:p w14:paraId="3DE55541" w14:textId="77777777" w:rsidR="00A64161" w:rsidRPr="00A64161" w:rsidRDefault="00A64161" w:rsidP="00011D04">
      <w:pPr>
        <w:spacing w:after="0"/>
        <w:rPr>
          <w:color w:val="000000" w:themeColor="text1"/>
          <w:sz w:val="24"/>
          <w:szCs w:val="24"/>
        </w:rPr>
      </w:pPr>
    </w:p>
    <w:p w14:paraId="280B9A3D" w14:textId="77777777" w:rsidR="00011D04" w:rsidRPr="00A64161" w:rsidRDefault="00011D04" w:rsidP="00A64161">
      <w:pPr>
        <w:pStyle w:val="Heading3"/>
        <w:rPr>
          <w:sz w:val="24"/>
          <w:szCs w:val="24"/>
        </w:rPr>
      </w:pPr>
      <w:r w:rsidRPr="00A64161">
        <w:rPr>
          <w:sz w:val="24"/>
          <w:szCs w:val="24"/>
        </w:rPr>
        <w:t>Theme 5. Burden to natives</w:t>
      </w:r>
    </w:p>
    <w:p w14:paraId="6028DE51" w14:textId="77777777" w:rsidR="00011D04" w:rsidRPr="00A64161" w:rsidRDefault="00011D04" w:rsidP="00011D04">
      <w:pPr>
        <w:pStyle w:val="BodyText"/>
        <w:spacing w:after="0"/>
        <w:jc w:val="center"/>
        <w:rPr>
          <w:b w:val="0"/>
          <w:bCs w:val="0"/>
          <w:i/>
          <w:iCs/>
          <w:color w:val="000000" w:themeColor="text1"/>
          <w:sz w:val="24"/>
          <w:szCs w:val="24"/>
        </w:rPr>
      </w:pPr>
      <w:r w:rsidRPr="00A64161">
        <w:rPr>
          <w:b w:val="0"/>
          <w:bCs w:val="0"/>
          <w:i/>
          <w:iCs/>
          <w:color w:val="000000" w:themeColor="text1"/>
          <w:sz w:val="24"/>
          <w:szCs w:val="24"/>
        </w:rPr>
        <w:t>The citizenry of the host society is neglected at the expense of refugees, who are getting as much or more than vulnerable natives.</w:t>
      </w:r>
    </w:p>
    <w:p w14:paraId="1AE5A032" w14:textId="77777777" w:rsidR="00011D04" w:rsidRPr="00A64161" w:rsidRDefault="00011D04" w:rsidP="00011D04">
      <w:pPr>
        <w:pStyle w:val="BodyText"/>
        <w:spacing w:after="0"/>
        <w:jc w:val="center"/>
        <w:rPr>
          <w:color w:val="000000" w:themeColor="text1"/>
          <w:sz w:val="24"/>
          <w:szCs w:val="24"/>
        </w:rPr>
      </w:pPr>
    </w:p>
    <w:p w14:paraId="763F5EAD" w14:textId="77777777" w:rsidR="00011D04" w:rsidRPr="00A64161" w:rsidRDefault="00011D04" w:rsidP="00011D04">
      <w:pPr>
        <w:spacing w:after="0"/>
        <w:rPr>
          <w:color w:val="000000" w:themeColor="text1"/>
          <w:sz w:val="24"/>
          <w:szCs w:val="24"/>
        </w:rPr>
      </w:pPr>
      <w:r w:rsidRPr="00A64161">
        <w:rPr>
          <w:color w:val="000000" w:themeColor="text1"/>
          <w:sz w:val="24"/>
          <w:szCs w:val="24"/>
        </w:rPr>
        <w:t>I get the feeling that I'm not treated as well as the refugees. 2199526338</w:t>
      </w:r>
    </w:p>
    <w:p w14:paraId="781FFBBF" w14:textId="77777777" w:rsidR="00011D04" w:rsidRPr="00A64161" w:rsidRDefault="00011D04" w:rsidP="00011D04">
      <w:pPr>
        <w:spacing w:after="0"/>
        <w:rPr>
          <w:color w:val="000000" w:themeColor="text1"/>
          <w:sz w:val="24"/>
          <w:szCs w:val="24"/>
        </w:rPr>
      </w:pPr>
      <w:r w:rsidRPr="00A64161">
        <w:rPr>
          <w:color w:val="000000" w:themeColor="text1"/>
          <w:sz w:val="24"/>
          <w:szCs w:val="24"/>
        </w:rPr>
        <w:t>We, the baddies, object to the unmitigated throng of these arrivals receiving many benefits not afforded to our own citizens. We just believe that charity should begin at home. [1020764115]</w:t>
      </w:r>
    </w:p>
    <w:p w14:paraId="7E09B39D" w14:textId="77777777" w:rsidR="00011D04" w:rsidRPr="00A64161" w:rsidRDefault="00011D04" w:rsidP="00011D04">
      <w:pPr>
        <w:spacing w:after="0"/>
        <w:rPr>
          <w:color w:val="000000" w:themeColor="text1"/>
          <w:sz w:val="24"/>
          <w:szCs w:val="24"/>
        </w:rPr>
      </w:pPr>
      <w:r w:rsidRPr="00A64161">
        <w:rPr>
          <w:color w:val="000000" w:themeColor="text1"/>
          <w:sz w:val="24"/>
          <w:szCs w:val="24"/>
        </w:rPr>
        <w:t>Are the lives of our mentally ill, drug addicted, homeless, and those with other chronic health issues, less important, than those who have at least the energy to paddle a raft across the Mediterranean? 1749583909</w:t>
      </w:r>
    </w:p>
    <w:p w14:paraId="553C7729" w14:textId="77777777" w:rsidR="00011D04" w:rsidRPr="00A64161" w:rsidRDefault="00011D04" w:rsidP="00011D04">
      <w:pPr>
        <w:spacing w:after="0"/>
        <w:rPr>
          <w:color w:val="000000" w:themeColor="text1"/>
          <w:sz w:val="24"/>
          <w:szCs w:val="24"/>
        </w:rPr>
      </w:pPr>
      <w:r w:rsidRPr="00A64161">
        <w:rPr>
          <w:color w:val="000000" w:themeColor="text1"/>
          <w:sz w:val="24"/>
          <w:szCs w:val="24"/>
        </w:rPr>
        <w:t>Refugees and illegal aliens (whatever their status) should not be allowed to get free medical care, food stamps, subsistence for housing and other benefits when U.S. citizens cannot get them. It's a wholesale giveaway that the taxpayers of the United States have put up with long enough. 327071329</w:t>
      </w:r>
    </w:p>
    <w:p w14:paraId="0BB433BE" w14:textId="77777777" w:rsidR="00011D04" w:rsidRPr="00A64161" w:rsidRDefault="00011D04" w:rsidP="00011D04">
      <w:pPr>
        <w:spacing w:after="0"/>
        <w:rPr>
          <w:color w:val="000000" w:themeColor="text1"/>
          <w:sz w:val="24"/>
          <w:szCs w:val="24"/>
        </w:rPr>
      </w:pPr>
      <w:r w:rsidRPr="00A64161">
        <w:rPr>
          <w:color w:val="000000" w:themeColor="text1"/>
          <w:sz w:val="24"/>
          <w:szCs w:val="24"/>
        </w:rPr>
        <w:lastRenderedPageBreak/>
        <w:t>Perhaps President Bush could help our other refugee problem. They're called "street people." 283033720</w:t>
      </w:r>
    </w:p>
    <w:p w14:paraId="1B31BD51" w14:textId="77777777" w:rsidR="00011D04" w:rsidRPr="00A64161" w:rsidRDefault="00011D04" w:rsidP="00011D04">
      <w:pPr>
        <w:spacing w:after="0"/>
        <w:rPr>
          <w:color w:val="000000" w:themeColor="text1"/>
          <w:sz w:val="24"/>
          <w:szCs w:val="24"/>
        </w:rPr>
      </w:pPr>
      <w:r w:rsidRPr="00A64161">
        <w:rPr>
          <w:color w:val="000000" w:themeColor="text1"/>
          <w:sz w:val="24"/>
          <w:szCs w:val="24"/>
        </w:rPr>
        <w:t>Do you not feel that Canadians should help other Canadians before looking to Turkey, Portugal, Chile or Sri Lanka? I would like to suggest to all Canadian citizens who are unfortunate enough to be homeless or on welfare to go to the nearest immigration office and apply for refugee status. 431446222</w:t>
      </w:r>
    </w:p>
    <w:p w14:paraId="5E38963B" w14:textId="77777777" w:rsidR="00011D04" w:rsidRPr="00A64161" w:rsidRDefault="00011D04" w:rsidP="00011D04">
      <w:pPr>
        <w:spacing w:after="0"/>
        <w:rPr>
          <w:color w:val="000000" w:themeColor="text1"/>
          <w:sz w:val="24"/>
          <w:szCs w:val="24"/>
        </w:rPr>
      </w:pPr>
      <w:r w:rsidRPr="00A64161">
        <w:rPr>
          <w:color w:val="000000" w:themeColor="text1"/>
          <w:sz w:val="24"/>
          <w:szCs w:val="24"/>
        </w:rPr>
        <w:t xml:space="preserve">Why are our politicians spending so much time and effort on asylum seekers? We have more than 3 million Australians, including 279,000 children, who are living in poverty. Australian politicians are elected by the people, for the people - those people being Australians </w:t>
      </w:r>
      <w:bookmarkStart w:id="29" w:name="_Hlk187580198"/>
      <w:r w:rsidRPr="00A64161">
        <w:rPr>
          <w:color w:val="000000" w:themeColor="text1"/>
          <w:sz w:val="24"/>
          <w:szCs w:val="24"/>
        </w:rPr>
        <w:t>2178944705</w:t>
      </w:r>
      <w:bookmarkEnd w:id="29"/>
    </w:p>
    <w:p w14:paraId="3BE82C0D" w14:textId="77777777" w:rsidR="00011D04" w:rsidRPr="00A64161" w:rsidRDefault="00011D04" w:rsidP="00011D04">
      <w:pPr>
        <w:spacing w:after="0"/>
        <w:rPr>
          <w:color w:val="000000" w:themeColor="text1"/>
          <w:sz w:val="24"/>
          <w:szCs w:val="24"/>
        </w:rPr>
      </w:pPr>
      <w:r w:rsidRPr="00A64161">
        <w:rPr>
          <w:color w:val="000000" w:themeColor="text1"/>
          <w:sz w:val="24"/>
          <w:szCs w:val="24"/>
        </w:rPr>
        <w:t>I cannot even buy travel insurance if I have diabetes. Why should a refugee claimant get free medical care for pre-existing conditions? 1543604732</w:t>
      </w:r>
    </w:p>
    <w:p w14:paraId="54EEC7A9" w14:textId="77777777" w:rsidR="00011D04" w:rsidRPr="00A64161" w:rsidRDefault="00011D04" w:rsidP="00011D04">
      <w:pPr>
        <w:spacing w:after="0" w:line="276" w:lineRule="auto"/>
        <w:rPr>
          <w:rFonts w:eastAsia="Calibri"/>
          <w:color w:val="000000" w:themeColor="text1"/>
          <w:sz w:val="24"/>
          <w:szCs w:val="24"/>
        </w:rPr>
      </w:pPr>
      <w:r w:rsidRPr="00A64161">
        <w:rPr>
          <w:rFonts w:eastAsia="Calibri"/>
          <w:color w:val="000000" w:themeColor="text1"/>
          <w:sz w:val="24"/>
          <w:szCs w:val="24"/>
        </w:rPr>
        <w:t xml:space="preserve">Refugees do not deserve more than Canadian citizens [1021853301] </w:t>
      </w:r>
    </w:p>
    <w:p w14:paraId="676E8F89" w14:textId="77777777" w:rsidR="00011D04" w:rsidRPr="00A64161" w:rsidRDefault="00011D04" w:rsidP="00011D04">
      <w:pPr>
        <w:spacing w:after="0" w:line="276" w:lineRule="auto"/>
        <w:rPr>
          <w:rFonts w:eastAsia="Calibri"/>
          <w:color w:val="000000" w:themeColor="text1"/>
          <w:sz w:val="24"/>
          <w:szCs w:val="24"/>
        </w:rPr>
      </w:pPr>
      <w:r w:rsidRPr="00A64161">
        <w:rPr>
          <w:rFonts w:eastAsia="Calibri"/>
          <w:color w:val="000000" w:themeColor="text1"/>
          <w:sz w:val="24"/>
          <w:szCs w:val="24"/>
        </w:rPr>
        <w:t xml:space="preserve">It's awful about the plight of the Syrian refugees, and I hope </w:t>
      </w:r>
      <w:proofErr w:type="gramStart"/>
      <w:r w:rsidRPr="00A64161">
        <w:rPr>
          <w:rFonts w:eastAsia="Calibri"/>
          <w:color w:val="000000" w:themeColor="text1"/>
          <w:sz w:val="24"/>
          <w:szCs w:val="24"/>
        </w:rPr>
        <w:t>somehow</w:t>
      </w:r>
      <w:proofErr w:type="gramEnd"/>
      <w:r w:rsidRPr="00A64161">
        <w:rPr>
          <w:rFonts w:eastAsia="Calibri"/>
          <w:color w:val="000000" w:themeColor="text1"/>
          <w:sz w:val="24"/>
          <w:szCs w:val="24"/>
        </w:rPr>
        <w:t xml:space="preserve"> they will be taken care of, but right now the American people are angry. How about taking care of us first and then maybe help somebody else? Is that too much to ask? [1750398699]</w:t>
      </w:r>
    </w:p>
    <w:p w14:paraId="17855F40" w14:textId="77777777" w:rsidR="00011D04" w:rsidRPr="00A64161" w:rsidRDefault="00011D04" w:rsidP="00011D04">
      <w:pPr>
        <w:spacing w:after="0"/>
        <w:rPr>
          <w:color w:val="000000" w:themeColor="text1"/>
          <w:sz w:val="24"/>
          <w:szCs w:val="24"/>
        </w:rPr>
      </w:pPr>
      <w:r w:rsidRPr="00A64161">
        <w:rPr>
          <w:color w:val="000000" w:themeColor="text1"/>
          <w:sz w:val="24"/>
          <w:szCs w:val="24"/>
        </w:rPr>
        <w:t>Wouldn't we rather hear our mayor actually take a real stand and say something like: "as long as we have children going to bed hungry, going to school without breakfast, not able to wear proper clothing in the cold ... as long as we have homeless people sleeping under bridges ... people on waiting lists for affordable housing ... people living in bug infested apartments and some seniors just barely surviving, ... until we fix our own problems, there will be no refugees coming 1734857221</w:t>
      </w:r>
    </w:p>
    <w:p w14:paraId="72A3E3FA" w14:textId="77777777" w:rsidR="00011D04" w:rsidRPr="00A64161" w:rsidRDefault="00011D04" w:rsidP="00011D04">
      <w:pPr>
        <w:spacing w:after="0"/>
        <w:rPr>
          <w:color w:val="000000" w:themeColor="text1"/>
          <w:sz w:val="24"/>
          <w:szCs w:val="24"/>
        </w:rPr>
      </w:pPr>
      <w:r w:rsidRPr="00A64161">
        <w:rPr>
          <w:color w:val="000000" w:themeColor="text1"/>
          <w:sz w:val="24"/>
          <w:szCs w:val="24"/>
        </w:rPr>
        <w:t xml:space="preserve">The recent decision to give 5,000 Kosovars refuge in Canada at a cost of $100 million…On the day the announcement was made, a report was released that Canadian children in Calgary are starving and going to bed hungry. What are we doing spending money we don't </w:t>
      </w:r>
      <w:proofErr w:type="spellStart"/>
      <w:r w:rsidRPr="00A64161">
        <w:rPr>
          <w:color w:val="000000" w:themeColor="text1"/>
          <w:sz w:val="24"/>
          <w:szCs w:val="24"/>
        </w:rPr>
        <w:t>haveon</w:t>
      </w:r>
      <w:proofErr w:type="spellEnd"/>
      <w:r w:rsidRPr="00A64161">
        <w:rPr>
          <w:color w:val="000000" w:themeColor="text1"/>
          <w:sz w:val="24"/>
          <w:szCs w:val="24"/>
        </w:rPr>
        <w:t xml:space="preserve"> 5,000 people who are not even citizens of this country? </w:t>
      </w:r>
      <w:bookmarkStart w:id="30" w:name="_Hlk187580158"/>
      <w:r w:rsidRPr="00A64161">
        <w:rPr>
          <w:color w:val="000000" w:themeColor="text1"/>
          <w:sz w:val="24"/>
          <w:szCs w:val="24"/>
        </w:rPr>
        <w:t>345718410</w:t>
      </w:r>
      <w:bookmarkEnd w:id="30"/>
    </w:p>
    <w:p w14:paraId="146DE3D6" w14:textId="77777777" w:rsidR="00011D04" w:rsidRPr="00A64161" w:rsidRDefault="00011D04" w:rsidP="00011D04">
      <w:pPr>
        <w:spacing w:after="0"/>
        <w:rPr>
          <w:color w:val="000000" w:themeColor="text1"/>
          <w:sz w:val="24"/>
          <w:szCs w:val="24"/>
        </w:rPr>
      </w:pPr>
      <w:r w:rsidRPr="00A64161">
        <w:rPr>
          <w:color w:val="000000" w:themeColor="text1"/>
          <w:sz w:val="24"/>
          <w:szCs w:val="24"/>
        </w:rPr>
        <w:t xml:space="preserve">But the Albanians are coming from Kosovo by the planeloads. </w:t>
      </w:r>
      <w:proofErr w:type="gramStart"/>
      <w:r w:rsidRPr="00A64161">
        <w:rPr>
          <w:color w:val="000000" w:themeColor="text1"/>
          <w:sz w:val="24"/>
          <w:szCs w:val="24"/>
        </w:rPr>
        <w:t>It</w:t>
      </w:r>
      <w:proofErr w:type="gramEnd"/>
      <w:r w:rsidRPr="00A64161">
        <w:rPr>
          <w:color w:val="000000" w:themeColor="text1"/>
          <w:sz w:val="24"/>
          <w:szCs w:val="24"/>
        </w:rPr>
        <w:t xml:space="preserve"> kind of makes you wonder if our political outlook to foreign countries is more important than our taxpaying citizens. 421390318</w:t>
      </w:r>
    </w:p>
    <w:p w14:paraId="56CA3F84" w14:textId="77777777" w:rsidR="00011D04" w:rsidRPr="00A64161" w:rsidRDefault="00011D04" w:rsidP="00011D04">
      <w:pPr>
        <w:spacing w:after="0"/>
        <w:rPr>
          <w:color w:val="000000" w:themeColor="text1"/>
          <w:sz w:val="24"/>
          <w:szCs w:val="24"/>
        </w:rPr>
      </w:pPr>
      <w:r w:rsidRPr="00A64161">
        <w:rPr>
          <w:color w:val="000000" w:themeColor="text1"/>
          <w:sz w:val="24"/>
          <w:szCs w:val="24"/>
        </w:rPr>
        <w:t>Please, spare us, we have enough cases of people who need help here without opening up the flood gates. 243005549</w:t>
      </w:r>
    </w:p>
    <w:p w14:paraId="27F37C54" w14:textId="77777777" w:rsidR="00011D04" w:rsidRPr="00A64161" w:rsidRDefault="00011D04" w:rsidP="00011D04">
      <w:pPr>
        <w:spacing w:after="0" w:line="276" w:lineRule="auto"/>
        <w:rPr>
          <w:rFonts w:eastAsia="Calibri"/>
          <w:color w:val="000000" w:themeColor="text1"/>
          <w:sz w:val="24"/>
          <w:szCs w:val="24"/>
        </w:rPr>
      </w:pPr>
      <w:r w:rsidRPr="00A64161">
        <w:rPr>
          <w:rFonts w:eastAsia="Calibri"/>
          <w:color w:val="000000" w:themeColor="text1"/>
          <w:sz w:val="24"/>
          <w:szCs w:val="24"/>
        </w:rPr>
        <w:t>An op-ed entitled “Disgusted by refugee aid” asks the Canadian Minister Justin Trudeau to “take a bow” for “allow[</w:t>
      </w:r>
      <w:proofErr w:type="spellStart"/>
      <w:r w:rsidRPr="00A64161">
        <w:rPr>
          <w:rFonts w:eastAsia="Calibri"/>
          <w:color w:val="000000" w:themeColor="text1"/>
          <w:sz w:val="24"/>
          <w:szCs w:val="24"/>
        </w:rPr>
        <w:t>ing</w:t>
      </w:r>
      <w:proofErr w:type="spellEnd"/>
      <w:r w:rsidRPr="00A64161">
        <w:rPr>
          <w:rFonts w:eastAsia="Calibri"/>
          <w:color w:val="000000" w:themeColor="text1"/>
          <w:sz w:val="24"/>
          <w:szCs w:val="24"/>
        </w:rPr>
        <w:t>] so-called refugees to pour in to Canada. Why would you help Canadians when you can help the rest of the world? I'm disgusted.” [2092637875]</w:t>
      </w:r>
    </w:p>
    <w:p w14:paraId="42F56008" w14:textId="77777777" w:rsidR="00011D04" w:rsidRPr="00A64161" w:rsidRDefault="00011D04" w:rsidP="00011D04">
      <w:pPr>
        <w:tabs>
          <w:tab w:val="left" w:pos="8080"/>
        </w:tabs>
        <w:spacing w:after="0" w:line="276" w:lineRule="auto"/>
        <w:rPr>
          <w:rFonts w:eastAsia="Calibri"/>
          <w:color w:val="000000" w:themeColor="text1"/>
          <w:sz w:val="24"/>
          <w:szCs w:val="24"/>
        </w:rPr>
      </w:pPr>
      <w:r w:rsidRPr="00A64161">
        <w:rPr>
          <w:rFonts w:eastAsia="Calibri"/>
          <w:color w:val="000000" w:themeColor="text1"/>
          <w:sz w:val="24"/>
          <w:szCs w:val="24"/>
        </w:rPr>
        <w:t>We can't help our own homeless with this available accommodation, but how quickly we can spend millions of taxpayers' money to upgrade and use this same accommodation for boat people. Where is the compassion for our own people first? [760275762]</w:t>
      </w:r>
    </w:p>
    <w:p w14:paraId="5A71F19D" w14:textId="77777777" w:rsidR="00011D04" w:rsidRPr="00A64161" w:rsidRDefault="00011D04" w:rsidP="00011D04">
      <w:pPr>
        <w:tabs>
          <w:tab w:val="left" w:pos="8080"/>
        </w:tabs>
        <w:spacing w:after="0" w:line="276" w:lineRule="auto"/>
        <w:rPr>
          <w:rFonts w:eastAsia="Calibri"/>
          <w:color w:val="000000" w:themeColor="text1"/>
          <w:sz w:val="24"/>
          <w:szCs w:val="24"/>
        </w:rPr>
      </w:pPr>
      <w:r w:rsidRPr="00A64161">
        <w:rPr>
          <w:rFonts w:eastAsia="Calibri"/>
          <w:color w:val="000000" w:themeColor="text1"/>
          <w:sz w:val="24"/>
          <w:szCs w:val="24"/>
        </w:rPr>
        <w:t>Why is it necessary to feed and house these asylum seekers flooding across our southern border in hotels? Many Canadian homeless people and those living beneath the poverty line never experience this luxury, let alone at taxpayers' expense! Why are these migrants not housed in unused army barracks, Nissen huts or tents in a displaced persons camp as was done in Europe after the Second World War? [2083051122]</w:t>
      </w:r>
    </w:p>
    <w:p w14:paraId="604F04A7" w14:textId="77777777" w:rsidR="00011D04" w:rsidRPr="00A64161" w:rsidRDefault="00011D04" w:rsidP="00011D04">
      <w:pPr>
        <w:spacing w:after="0"/>
        <w:rPr>
          <w:color w:val="000000" w:themeColor="text1"/>
          <w:sz w:val="24"/>
          <w:szCs w:val="24"/>
        </w:rPr>
      </w:pPr>
      <w:r w:rsidRPr="00A64161">
        <w:rPr>
          <w:color w:val="000000" w:themeColor="text1"/>
          <w:sz w:val="24"/>
          <w:szCs w:val="24"/>
        </w:rPr>
        <w:lastRenderedPageBreak/>
        <w:t>It is interesting that the federal government provides a single refugee with a monthly allowance of $1,890 and each can get an additional $580 in social assistance for a total of $2,470. This compares very well to a single pensioner who, after contributing to the growth and development of Canada for 40 or 50 years, can only receive a monthly maximum of $1,012 in old age pension and guaranteed income supplement. Maybe our pensioners should apply as refugees. 254651255</w:t>
      </w:r>
    </w:p>
    <w:p w14:paraId="527254BB" w14:textId="77777777" w:rsidR="00011D04" w:rsidRPr="00A64161" w:rsidRDefault="00011D04" w:rsidP="00011D04">
      <w:pPr>
        <w:spacing w:after="0"/>
        <w:rPr>
          <w:color w:val="000000" w:themeColor="text1"/>
          <w:sz w:val="24"/>
          <w:szCs w:val="24"/>
        </w:rPr>
      </w:pPr>
      <w:r w:rsidRPr="00A64161">
        <w:rPr>
          <w:color w:val="000000" w:themeColor="text1"/>
          <w:sz w:val="24"/>
          <w:szCs w:val="24"/>
        </w:rPr>
        <w:t>Our true American sisters and brothers are suffering tremendously. They are paying the ultimate price in health-care premiums and pharmacy items. Being a pharmacy technician, I have often seen refugees receive free health care and pharmaceuticals. This is unfair treatment of our own poor and senior citizens. 387791445</w:t>
      </w:r>
    </w:p>
    <w:p w14:paraId="07297084" w14:textId="77777777" w:rsidR="00011D04" w:rsidRPr="00A64161" w:rsidRDefault="00011D04" w:rsidP="00011D04">
      <w:pPr>
        <w:spacing w:after="0"/>
        <w:rPr>
          <w:color w:val="000000" w:themeColor="text1"/>
          <w:sz w:val="24"/>
          <w:szCs w:val="24"/>
        </w:rPr>
      </w:pPr>
      <w:r w:rsidRPr="00A64161">
        <w:rPr>
          <w:color w:val="000000" w:themeColor="text1"/>
          <w:sz w:val="24"/>
          <w:szCs w:val="24"/>
        </w:rPr>
        <w:t>Where is the dignity for our seniors? Where is the dignity for our veterans? Perhaps we should have all our pensioners apply for refugee status. 345622837</w:t>
      </w:r>
    </w:p>
    <w:p w14:paraId="5BCE1E9D" w14:textId="77777777" w:rsidR="00011D04" w:rsidRPr="00A64161" w:rsidRDefault="00011D04" w:rsidP="00011D04">
      <w:pPr>
        <w:spacing w:after="0"/>
        <w:rPr>
          <w:color w:val="000000" w:themeColor="text1"/>
          <w:sz w:val="24"/>
          <w:szCs w:val="24"/>
        </w:rPr>
      </w:pPr>
      <w:r w:rsidRPr="00A64161">
        <w:rPr>
          <w:color w:val="000000" w:themeColor="text1"/>
          <w:sz w:val="24"/>
          <w:szCs w:val="24"/>
        </w:rPr>
        <w:t>They are squatting wherever they find shelter and already benefiting from our schooling, health and social systems. They, too, need houses and service delivery. South Africa has millions of its own people striving for a better life. 430853442</w:t>
      </w:r>
    </w:p>
    <w:p w14:paraId="0D7962C0" w14:textId="556D325F" w:rsidR="00011D04" w:rsidRPr="00A64161" w:rsidRDefault="00011D04" w:rsidP="00011D04">
      <w:pPr>
        <w:spacing w:after="0"/>
        <w:rPr>
          <w:color w:val="000000" w:themeColor="text1"/>
          <w:sz w:val="24"/>
          <w:szCs w:val="24"/>
        </w:rPr>
      </w:pPr>
      <w:r w:rsidRPr="00A64161">
        <w:rPr>
          <w:color w:val="000000" w:themeColor="text1"/>
          <w:sz w:val="24"/>
          <w:szCs w:val="24"/>
        </w:rPr>
        <w:t>These so-called refugees are treated royally here compared to the country they left. Our government agencies supply them with homes, furniture, clothes, food, education, free medical and drugs, plus a substantial monthly allowance through tax dollars which come from some of our poorest pensioners. Our Canadian government is very lax when it comes to refugees. Very little is required from those who receive more than my personal and government pensions combined. 354656824</w:t>
      </w:r>
    </w:p>
    <w:p w14:paraId="5932546E" w14:textId="77777777" w:rsidR="00A64161" w:rsidRPr="00A64161" w:rsidRDefault="00A64161" w:rsidP="00011D04">
      <w:pPr>
        <w:spacing w:after="0"/>
        <w:rPr>
          <w:color w:val="000000" w:themeColor="text1"/>
          <w:sz w:val="24"/>
          <w:szCs w:val="24"/>
        </w:rPr>
      </w:pPr>
    </w:p>
    <w:p w14:paraId="04CE20F1" w14:textId="77777777" w:rsidR="00011D04" w:rsidRPr="00A64161" w:rsidRDefault="00011D04" w:rsidP="00A64161">
      <w:pPr>
        <w:pStyle w:val="Heading3"/>
        <w:rPr>
          <w:sz w:val="24"/>
          <w:szCs w:val="24"/>
        </w:rPr>
      </w:pPr>
      <w:r w:rsidRPr="00A64161">
        <w:rPr>
          <w:sz w:val="24"/>
          <w:szCs w:val="24"/>
        </w:rPr>
        <w:t>Theme 6. Fooling us/abusing hospitality</w:t>
      </w:r>
    </w:p>
    <w:p w14:paraId="72D27213" w14:textId="77777777" w:rsidR="00011D04" w:rsidRPr="00A64161" w:rsidRDefault="00011D04" w:rsidP="00011D04">
      <w:pPr>
        <w:pStyle w:val="BodyText"/>
        <w:spacing w:after="0"/>
        <w:jc w:val="center"/>
        <w:rPr>
          <w:b w:val="0"/>
          <w:bCs w:val="0"/>
          <w:i/>
          <w:iCs/>
          <w:color w:val="000000" w:themeColor="text1"/>
          <w:sz w:val="24"/>
          <w:szCs w:val="24"/>
        </w:rPr>
      </w:pPr>
      <w:r w:rsidRPr="00A64161">
        <w:rPr>
          <w:b w:val="0"/>
          <w:bCs w:val="0"/>
          <w:i/>
          <w:iCs/>
          <w:color w:val="000000" w:themeColor="text1"/>
          <w:sz w:val="24"/>
          <w:szCs w:val="24"/>
        </w:rPr>
        <w:t>Refugees are cheaters and queue-jumpers who misrepresent themselves and exploit the host society’s magnanimity and naivety.</w:t>
      </w:r>
    </w:p>
    <w:p w14:paraId="0E6F2968" w14:textId="77777777" w:rsidR="00011D04" w:rsidRPr="00A64161" w:rsidRDefault="00011D04" w:rsidP="00011D04">
      <w:pPr>
        <w:pStyle w:val="BodyText"/>
        <w:spacing w:after="0"/>
        <w:jc w:val="center"/>
        <w:rPr>
          <w:color w:val="000000" w:themeColor="text1"/>
          <w:sz w:val="24"/>
          <w:szCs w:val="24"/>
        </w:rPr>
      </w:pPr>
    </w:p>
    <w:p w14:paraId="599440D7" w14:textId="77777777" w:rsidR="00011D04" w:rsidRPr="00A64161" w:rsidRDefault="00011D04" w:rsidP="00011D04">
      <w:pPr>
        <w:spacing w:after="0"/>
        <w:rPr>
          <w:color w:val="000000" w:themeColor="text1"/>
          <w:sz w:val="24"/>
          <w:szCs w:val="24"/>
        </w:rPr>
      </w:pPr>
      <w:r w:rsidRPr="00A64161">
        <w:rPr>
          <w:color w:val="000000" w:themeColor="text1"/>
          <w:sz w:val="24"/>
          <w:szCs w:val="24"/>
        </w:rPr>
        <w:t xml:space="preserve">Perhaps the reason refugees are tolerated less than immigrants </w:t>
      </w:r>
      <w:proofErr w:type="gramStart"/>
      <w:r w:rsidRPr="00A64161">
        <w:rPr>
          <w:color w:val="000000" w:themeColor="text1"/>
          <w:sz w:val="24"/>
          <w:szCs w:val="24"/>
        </w:rPr>
        <w:t>is</w:t>
      </w:r>
      <w:proofErr w:type="gramEnd"/>
      <w:r w:rsidRPr="00A64161">
        <w:rPr>
          <w:color w:val="000000" w:themeColor="text1"/>
          <w:sz w:val="24"/>
          <w:szCs w:val="24"/>
        </w:rPr>
        <w:t xml:space="preserve"> their behavior, and the often blatant abuse of the good nature of a country's citizens. 251520240</w:t>
      </w:r>
    </w:p>
    <w:p w14:paraId="27884B94" w14:textId="77777777" w:rsidR="00011D04" w:rsidRPr="00A64161" w:rsidRDefault="00011D04" w:rsidP="00011D04">
      <w:pPr>
        <w:spacing w:after="0"/>
        <w:rPr>
          <w:color w:val="000000" w:themeColor="text1"/>
          <w:sz w:val="24"/>
          <w:szCs w:val="24"/>
        </w:rPr>
      </w:pPr>
      <w:r w:rsidRPr="00A64161">
        <w:rPr>
          <w:color w:val="000000" w:themeColor="text1"/>
          <w:sz w:val="24"/>
          <w:szCs w:val="24"/>
        </w:rPr>
        <w:t>Many of these people are not refugees. They are just trying to take advantage of the system. It’s a disgrace. [2208673469]</w:t>
      </w:r>
    </w:p>
    <w:p w14:paraId="32C82D94" w14:textId="77777777" w:rsidR="00011D04" w:rsidRPr="00A64161" w:rsidRDefault="00011D04" w:rsidP="00011D04">
      <w:pPr>
        <w:spacing w:after="0"/>
        <w:rPr>
          <w:color w:val="000000" w:themeColor="text1"/>
          <w:sz w:val="24"/>
          <w:szCs w:val="24"/>
        </w:rPr>
      </w:pPr>
      <w:r w:rsidRPr="00A64161">
        <w:rPr>
          <w:color w:val="000000" w:themeColor="text1"/>
          <w:sz w:val="24"/>
          <w:szCs w:val="24"/>
        </w:rPr>
        <w:t>What we desperately need, however, is some justice and fairness in the system, not to mention some respect for the much-abused Canadian taxpayer -- who's in serious need of protection from the phony refugee industry. 269258600</w:t>
      </w:r>
    </w:p>
    <w:p w14:paraId="4489652D" w14:textId="77777777" w:rsidR="00011D04" w:rsidRPr="00A64161" w:rsidRDefault="00011D04" w:rsidP="00011D04">
      <w:pPr>
        <w:spacing w:after="0"/>
        <w:rPr>
          <w:color w:val="000000" w:themeColor="text1"/>
          <w:sz w:val="24"/>
          <w:szCs w:val="24"/>
        </w:rPr>
      </w:pPr>
      <w:r w:rsidRPr="00A64161">
        <w:rPr>
          <w:color w:val="000000" w:themeColor="text1"/>
          <w:sz w:val="24"/>
          <w:szCs w:val="24"/>
        </w:rPr>
        <w:t>The pitfalls of granting asylum on the basis of conversion to Christianity 2922295070</w:t>
      </w:r>
    </w:p>
    <w:p w14:paraId="65FB4417" w14:textId="77777777" w:rsidR="00011D04" w:rsidRPr="00A64161" w:rsidRDefault="00011D04" w:rsidP="00011D04">
      <w:pPr>
        <w:spacing w:after="0"/>
        <w:rPr>
          <w:color w:val="000000" w:themeColor="text1"/>
          <w:sz w:val="24"/>
          <w:szCs w:val="24"/>
        </w:rPr>
      </w:pPr>
      <w:r w:rsidRPr="00A64161">
        <w:rPr>
          <w:color w:val="000000" w:themeColor="text1"/>
          <w:sz w:val="24"/>
          <w:szCs w:val="24"/>
        </w:rPr>
        <w:t>It is about time that we taxpayers start raising our voices and say enough is enough. If they want to come as immigrants, let them go through the regular channels. The Turks and others are not refugees; many have come from other countries than their original ones. 431443698</w:t>
      </w:r>
    </w:p>
    <w:p w14:paraId="737010E7" w14:textId="77777777" w:rsidR="00011D04" w:rsidRPr="00A64161" w:rsidRDefault="00011D04" w:rsidP="00011D04">
      <w:pPr>
        <w:spacing w:after="0"/>
        <w:rPr>
          <w:color w:val="000000" w:themeColor="text1"/>
          <w:sz w:val="24"/>
          <w:szCs w:val="24"/>
        </w:rPr>
      </w:pPr>
      <w:r w:rsidRPr="00A64161">
        <w:rPr>
          <w:color w:val="000000" w:themeColor="text1"/>
          <w:sz w:val="24"/>
          <w:szCs w:val="24"/>
        </w:rPr>
        <w:t>[Refugees are] unscreened and undocumented border jumpers [who] go to the front of the queue 2226480007</w:t>
      </w:r>
    </w:p>
    <w:p w14:paraId="2D4552FF" w14:textId="77777777" w:rsidR="00011D04" w:rsidRPr="00A64161" w:rsidRDefault="00011D04" w:rsidP="00011D04">
      <w:pPr>
        <w:spacing w:after="0"/>
        <w:rPr>
          <w:color w:val="000000" w:themeColor="text1"/>
          <w:sz w:val="24"/>
          <w:szCs w:val="24"/>
        </w:rPr>
      </w:pPr>
      <w:r w:rsidRPr="00A64161">
        <w:rPr>
          <w:color w:val="000000" w:themeColor="text1"/>
          <w:sz w:val="24"/>
          <w:szCs w:val="24"/>
        </w:rPr>
        <w:t xml:space="preserve">[Title:] Hammer the refugee scammers. […] Canada needs to help real refugees and take the hammer to the scammers. It is also significant that the majority of people in that survey who were refugees were found to be playing the system. They received refugee status by claiming they were in danger of death, torture </w:t>
      </w:r>
      <w:proofErr w:type="spellStart"/>
      <w:r w:rsidRPr="00A64161">
        <w:rPr>
          <w:color w:val="000000" w:themeColor="text1"/>
          <w:sz w:val="24"/>
          <w:szCs w:val="24"/>
        </w:rPr>
        <w:t>orpersecution</w:t>
      </w:r>
      <w:proofErr w:type="spellEnd"/>
      <w:r w:rsidRPr="00A64161">
        <w:rPr>
          <w:color w:val="000000" w:themeColor="text1"/>
          <w:sz w:val="24"/>
          <w:szCs w:val="24"/>
        </w:rPr>
        <w:t xml:space="preserve"> if they went home. Then they turned around </w:t>
      </w:r>
      <w:r w:rsidRPr="00A64161">
        <w:rPr>
          <w:color w:val="000000" w:themeColor="text1"/>
          <w:sz w:val="24"/>
          <w:szCs w:val="24"/>
        </w:rPr>
        <w:lastRenderedPageBreak/>
        <w:t xml:space="preserve">and </w:t>
      </w:r>
      <w:proofErr w:type="spellStart"/>
      <w:proofErr w:type="gramStart"/>
      <w:r w:rsidRPr="00A64161">
        <w:rPr>
          <w:color w:val="000000" w:themeColor="text1"/>
          <w:sz w:val="24"/>
          <w:szCs w:val="24"/>
        </w:rPr>
        <w:t>wenthome.It</w:t>
      </w:r>
      <w:proofErr w:type="spellEnd"/>
      <w:proofErr w:type="gramEnd"/>
      <w:r w:rsidRPr="00A64161">
        <w:rPr>
          <w:color w:val="000000" w:themeColor="text1"/>
          <w:sz w:val="24"/>
          <w:szCs w:val="24"/>
        </w:rPr>
        <w:t xml:space="preserve"> boggles the mind. Unless the government that threatened you with death is out of power and there is no more threat, your travels back to the homeland, any homeland, make a mockery of your refugee case and of Canadian hospitality. [2206766045]</w:t>
      </w:r>
    </w:p>
    <w:p w14:paraId="578DDBD3" w14:textId="77777777" w:rsidR="00011D04" w:rsidRPr="00A64161" w:rsidRDefault="00011D04" w:rsidP="00011D04">
      <w:pPr>
        <w:spacing w:after="0"/>
        <w:rPr>
          <w:color w:val="000000" w:themeColor="text1"/>
          <w:sz w:val="24"/>
          <w:szCs w:val="24"/>
        </w:rPr>
      </w:pPr>
      <w:r w:rsidRPr="00A64161">
        <w:rPr>
          <w:color w:val="000000" w:themeColor="text1"/>
          <w:sz w:val="24"/>
          <w:szCs w:val="24"/>
        </w:rPr>
        <w:t>I know we are supposed to feel sorry for these people, but I cannot help but worry that we are being abused [2413959049]</w:t>
      </w:r>
    </w:p>
    <w:p w14:paraId="783709A9" w14:textId="77777777" w:rsidR="00011D04" w:rsidRPr="00A64161" w:rsidRDefault="00011D04" w:rsidP="00011D04">
      <w:pPr>
        <w:spacing w:after="0"/>
        <w:rPr>
          <w:color w:val="000000" w:themeColor="text1"/>
          <w:sz w:val="24"/>
          <w:szCs w:val="24"/>
        </w:rPr>
      </w:pPr>
      <w:r w:rsidRPr="00A64161">
        <w:rPr>
          <w:color w:val="000000" w:themeColor="text1"/>
          <w:sz w:val="24"/>
          <w:szCs w:val="24"/>
        </w:rPr>
        <w:t>They are not refugees - they are economic migrants, jumping the immigration lineup. 243341764</w:t>
      </w:r>
    </w:p>
    <w:p w14:paraId="727A9AB1" w14:textId="77777777" w:rsidR="00011D04" w:rsidRPr="00A64161" w:rsidRDefault="00011D04" w:rsidP="00011D04">
      <w:pPr>
        <w:spacing w:after="0"/>
        <w:rPr>
          <w:color w:val="000000" w:themeColor="text1"/>
          <w:sz w:val="24"/>
          <w:szCs w:val="24"/>
        </w:rPr>
      </w:pPr>
      <w:r w:rsidRPr="00A64161">
        <w:rPr>
          <w:color w:val="000000" w:themeColor="text1"/>
          <w:sz w:val="24"/>
          <w:szCs w:val="24"/>
        </w:rPr>
        <w:t>Canadians are in danger of losing their traditional compassion for refugees when their country's generosity is exploited by people merely shopping for a better life. 243344706</w:t>
      </w:r>
    </w:p>
    <w:p w14:paraId="648D73B5" w14:textId="77777777" w:rsidR="00011D04" w:rsidRPr="00A64161" w:rsidRDefault="00011D04" w:rsidP="00011D04">
      <w:pPr>
        <w:spacing w:after="0"/>
        <w:rPr>
          <w:color w:val="000000" w:themeColor="text1"/>
          <w:sz w:val="24"/>
          <w:szCs w:val="24"/>
        </w:rPr>
      </w:pPr>
      <w:r w:rsidRPr="00A64161">
        <w:rPr>
          <w:color w:val="000000" w:themeColor="text1"/>
          <w:sz w:val="24"/>
          <w:szCs w:val="24"/>
        </w:rPr>
        <w:t xml:space="preserve">[By accepting refugees] Ottawa has made us a </w:t>
      </w:r>
      <w:r w:rsidRPr="00A64161">
        <w:rPr>
          <w:b/>
          <w:bCs/>
          <w:color w:val="000000" w:themeColor="text1"/>
          <w:sz w:val="24"/>
          <w:szCs w:val="24"/>
        </w:rPr>
        <w:t>nation of suckers</w:t>
      </w:r>
      <w:r w:rsidRPr="00A64161">
        <w:rPr>
          <w:color w:val="000000" w:themeColor="text1"/>
          <w:sz w:val="24"/>
          <w:szCs w:val="24"/>
        </w:rPr>
        <w:t>. 433467684</w:t>
      </w:r>
    </w:p>
    <w:p w14:paraId="219CC6E4" w14:textId="77777777" w:rsidR="00011D04" w:rsidRPr="00A64161" w:rsidRDefault="00011D04" w:rsidP="00011D04">
      <w:pPr>
        <w:spacing w:after="0"/>
        <w:rPr>
          <w:color w:val="000000" w:themeColor="text1"/>
          <w:sz w:val="24"/>
          <w:szCs w:val="24"/>
        </w:rPr>
      </w:pPr>
      <w:r w:rsidRPr="00A64161">
        <w:rPr>
          <w:color w:val="000000" w:themeColor="text1"/>
          <w:sz w:val="24"/>
          <w:szCs w:val="24"/>
        </w:rPr>
        <w:t>These people can easily claim to have stowed away from Nigeria with no passport and identification papers. The majority of these people are not Nigerian citizens but people from other black African countries who have crossed over from Britain and other European countries to exploit the generous Irish system [310237242]</w:t>
      </w:r>
    </w:p>
    <w:p w14:paraId="1686CE08" w14:textId="77777777" w:rsidR="00011D04" w:rsidRPr="00A64161" w:rsidRDefault="00011D04" w:rsidP="00011D04">
      <w:pPr>
        <w:spacing w:after="0"/>
        <w:rPr>
          <w:color w:val="000000" w:themeColor="text1"/>
          <w:sz w:val="24"/>
          <w:szCs w:val="24"/>
        </w:rPr>
      </w:pPr>
      <w:bookmarkStart w:id="31" w:name="_Hlk187580764"/>
      <w:r w:rsidRPr="00A64161">
        <w:rPr>
          <w:color w:val="000000" w:themeColor="text1"/>
          <w:sz w:val="24"/>
          <w:szCs w:val="24"/>
        </w:rPr>
        <w:t>Chinese couple wanted to avoid having to pay taxes for their second child so they wanted to escape to USA claiming she is forced to have an abortion in China. Asylum is for those who are singled out in their home country for political reasons and therefore have a reasonable fear for their lives. I do not see that Wang Sai Zhen is in this danger. Why should we reward her? [307298901]</w:t>
      </w:r>
    </w:p>
    <w:bookmarkEnd w:id="31"/>
    <w:p w14:paraId="4C9ABB08" w14:textId="77777777" w:rsidR="00011D04" w:rsidRPr="00A64161" w:rsidRDefault="00011D04" w:rsidP="00011D04">
      <w:pPr>
        <w:spacing w:after="0"/>
        <w:rPr>
          <w:color w:val="000000" w:themeColor="text1"/>
          <w:sz w:val="24"/>
          <w:szCs w:val="24"/>
        </w:rPr>
      </w:pPr>
      <w:r w:rsidRPr="00A64161">
        <w:rPr>
          <w:color w:val="000000" w:themeColor="text1"/>
          <w:sz w:val="24"/>
          <w:szCs w:val="24"/>
        </w:rPr>
        <w:t>Who decided to take, and who funded, such a frivolous case all the way to the Supreme Court? What fundamental human right was regarded as threatened by the attitude of the Department of Justice in this case? Surely the case wasn't fought all the way in support of the proposition that refugees, who have already reached a safe haven, should thereafter have a right to move to another country of their choice, which country should be obliged to take them in and consider their applications for asylum in that country 310304804</w:t>
      </w:r>
    </w:p>
    <w:p w14:paraId="67060F99" w14:textId="77777777" w:rsidR="00011D04" w:rsidRPr="00A64161" w:rsidRDefault="00011D04" w:rsidP="00011D04">
      <w:pPr>
        <w:spacing w:after="0" w:line="276" w:lineRule="auto"/>
        <w:rPr>
          <w:rFonts w:eastAsia="Calibri"/>
          <w:color w:val="000000" w:themeColor="text1"/>
          <w:sz w:val="24"/>
          <w:szCs w:val="24"/>
        </w:rPr>
      </w:pPr>
      <w:r w:rsidRPr="00A64161">
        <w:rPr>
          <w:rFonts w:eastAsia="Calibri"/>
          <w:color w:val="000000" w:themeColor="text1"/>
          <w:sz w:val="24"/>
          <w:szCs w:val="24"/>
        </w:rPr>
        <w:t>[1930767089] These people are simply taking advantage of Canada's inability to quickly weed out and dispose of queue-jumpers and economic migrants in the hopes of extending their stay in North America. The tragedy is that real refugees - who are in unimaginable dire straits - are left to wait in line in squalid refugee camps even longer.</w:t>
      </w:r>
    </w:p>
    <w:p w14:paraId="6E915DC9" w14:textId="77777777" w:rsidR="00011D04" w:rsidRPr="00A64161" w:rsidRDefault="00011D04" w:rsidP="00011D04">
      <w:pPr>
        <w:spacing w:after="0"/>
        <w:rPr>
          <w:color w:val="000000" w:themeColor="text1"/>
          <w:sz w:val="24"/>
          <w:szCs w:val="24"/>
        </w:rPr>
      </w:pPr>
      <w:r w:rsidRPr="00A64161">
        <w:rPr>
          <w:color w:val="000000" w:themeColor="text1"/>
          <w:sz w:val="24"/>
          <w:szCs w:val="24"/>
        </w:rPr>
        <w:t xml:space="preserve">If 90 per cent of the Mexicans seeking refugee status here are trying to get into the country on false </w:t>
      </w:r>
      <w:proofErr w:type="spellStart"/>
      <w:r w:rsidRPr="00A64161">
        <w:rPr>
          <w:color w:val="000000" w:themeColor="text1"/>
          <w:sz w:val="24"/>
          <w:szCs w:val="24"/>
        </w:rPr>
        <w:t>pretences</w:t>
      </w:r>
      <w:proofErr w:type="spellEnd"/>
      <w:r w:rsidRPr="00A64161">
        <w:rPr>
          <w:color w:val="000000" w:themeColor="text1"/>
          <w:sz w:val="24"/>
          <w:szCs w:val="24"/>
        </w:rPr>
        <w:t>, […]  we have every right to put a stop to bogus claims. 1788166589</w:t>
      </w:r>
    </w:p>
    <w:p w14:paraId="59C7D5DD" w14:textId="77777777" w:rsidR="00011D04" w:rsidRPr="00A64161" w:rsidRDefault="00011D04" w:rsidP="00011D04">
      <w:pPr>
        <w:spacing w:after="0"/>
        <w:rPr>
          <w:i/>
          <w:iCs/>
          <w:color w:val="000000" w:themeColor="text1"/>
          <w:sz w:val="24"/>
          <w:szCs w:val="24"/>
        </w:rPr>
      </w:pPr>
    </w:p>
    <w:p w14:paraId="62646436" w14:textId="0595F866" w:rsidR="00011D04" w:rsidRPr="00A64161" w:rsidRDefault="00011D04" w:rsidP="00A64161">
      <w:pPr>
        <w:pStyle w:val="Heading3"/>
        <w:rPr>
          <w:sz w:val="24"/>
          <w:szCs w:val="24"/>
        </w:rPr>
      </w:pPr>
      <w:r w:rsidRPr="00A64161">
        <w:rPr>
          <w:sz w:val="24"/>
          <w:szCs w:val="24"/>
        </w:rPr>
        <w:t>Marginal Theme: Refugees Spread Disease</w:t>
      </w:r>
    </w:p>
    <w:p w14:paraId="6567150E" w14:textId="77777777" w:rsidR="00A64161" w:rsidRPr="00A64161" w:rsidRDefault="00A64161" w:rsidP="00A64161">
      <w:pPr>
        <w:rPr>
          <w:sz w:val="24"/>
          <w:szCs w:val="24"/>
        </w:rPr>
      </w:pPr>
    </w:p>
    <w:p w14:paraId="40655F28" w14:textId="77777777" w:rsidR="00011D04" w:rsidRPr="00A64161" w:rsidRDefault="00011D04" w:rsidP="00011D04">
      <w:pPr>
        <w:spacing w:after="0"/>
        <w:ind w:right="4"/>
        <w:rPr>
          <w:i/>
          <w:iCs/>
          <w:color w:val="000000" w:themeColor="text1"/>
          <w:sz w:val="24"/>
          <w:szCs w:val="24"/>
        </w:rPr>
      </w:pPr>
      <w:r w:rsidRPr="00A64161">
        <w:rPr>
          <w:color w:val="000000" w:themeColor="text1"/>
          <w:sz w:val="24"/>
          <w:szCs w:val="24"/>
        </w:rPr>
        <w:t>How many more Canadians have to be injured, die, get diseases or be mugged, defrauded or otherwise harmed by bogus refugees or illegals? [254341570]</w:t>
      </w:r>
    </w:p>
    <w:p w14:paraId="0C005ED2"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Also, how many millions of dollars will it cost to treat the AIDS they [Haitian refugees] are bringing into the country? [388863934]</w:t>
      </w:r>
    </w:p>
    <w:p w14:paraId="0542573D"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Plus, what kind of diseases will they bring to Canada? [275294408]</w:t>
      </w:r>
    </w:p>
    <w:p w14:paraId="5D19746F" w14:textId="77777777" w:rsidR="00011D04" w:rsidRPr="00A64161" w:rsidRDefault="00011D04" w:rsidP="00011D04">
      <w:pPr>
        <w:spacing w:after="0"/>
        <w:ind w:right="4"/>
        <w:rPr>
          <w:color w:val="000000" w:themeColor="text1"/>
          <w:sz w:val="24"/>
          <w:szCs w:val="24"/>
        </w:rPr>
      </w:pPr>
      <w:r w:rsidRPr="00A64161">
        <w:rPr>
          <w:color w:val="000000" w:themeColor="text1"/>
          <w:sz w:val="24"/>
          <w:szCs w:val="24"/>
        </w:rPr>
        <w:t>I am currently sweating out a major tuberculosis exposure from a refugee claimant. He ended up in our hospital extremely ill with what subsequently (after we were all exposed) turned out to be AIDS and tuberculosis. [242869271]</w:t>
      </w:r>
    </w:p>
    <w:p w14:paraId="3494A5C9" w14:textId="77777777" w:rsidR="00011D04" w:rsidRPr="00546C0C" w:rsidRDefault="00011D04" w:rsidP="00011D04">
      <w:pPr>
        <w:spacing w:after="0"/>
        <w:ind w:right="4"/>
        <w:rPr>
          <w:color w:val="000000" w:themeColor="text1"/>
          <w:sz w:val="24"/>
          <w:szCs w:val="24"/>
        </w:rPr>
      </w:pPr>
      <w:r w:rsidRPr="00A64161">
        <w:rPr>
          <w:color w:val="000000" w:themeColor="text1"/>
          <w:sz w:val="24"/>
          <w:szCs w:val="24"/>
        </w:rPr>
        <w:lastRenderedPageBreak/>
        <w:t xml:space="preserve">May I suggest that what is irrational here is that the same government that apparently has the resources to register every gun owner in this country, ostensibly to protect Canadians from Canadians, does not have the wherewithal to protect Canadians from deadly viruses carried by individuals arriving at </w:t>
      </w:r>
      <w:r w:rsidRPr="00546C0C">
        <w:rPr>
          <w:color w:val="000000" w:themeColor="text1"/>
          <w:sz w:val="24"/>
          <w:szCs w:val="24"/>
        </w:rPr>
        <w:t>airports claiming refugee status. [432822793]</w:t>
      </w:r>
    </w:p>
    <w:p w14:paraId="45A8D33B" w14:textId="77777777" w:rsidR="00011D04" w:rsidRPr="00546C0C" w:rsidRDefault="00011D04" w:rsidP="00011D04">
      <w:pPr>
        <w:spacing w:after="0"/>
        <w:ind w:right="4"/>
        <w:rPr>
          <w:color w:val="000000" w:themeColor="text1"/>
          <w:sz w:val="24"/>
          <w:szCs w:val="24"/>
        </w:rPr>
      </w:pPr>
      <w:r w:rsidRPr="00546C0C">
        <w:rPr>
          <w:color w:val="000000" w:themeColor="text1"/>
          <w:sz w:val="24"/>
          <w:szCs w:val="24"/>
        </w:rPr>
        <w:t>Still others [of the refugees] will host diseases, such as cholera and dysentery, not seen in Canada for over a century, in addition to tuberculosis, AIDS and syphilis. [2215167866]</w:t>
      </w:r>
    </w:p>
    <w:p w14:paraId="67433B2B" w14:textId="1941E1CD" w:rsidR="00011D04" w:rsidRPr="00546C0C" w:rsidRDefault="00011D04" w:rsidP="0043448C">
      <w:pPr>
        <w:spacing w:after="0"/>
        <w:rPr>
          <w:color w:val="000000" w:themeColor="text1"/>
          <w:sz w:val="24"/>
          <w:szCs w:val="24"/>
        </w:rPr>
      </w:pPr>
    </w:p>
    <w:p w14:paraId="083B4824" w14:textId="77777777" w:rsidR="000356D1" w:rsidRPr="00546C0C" w:rsidRDefault="000356D1" w:rsidP="0043448C">
      <w:pPr>
        <w:spacing w:after="0"/>
        <w:rPr>
          <w:color w:val="000000" w:themeColor="text1"/>
          <w:sz w:val="24"/>
          <w:szCs w:val="24"/>
        </w:rPr>
      </w:pPr>
    </w:p>
    <w:p w14:paraId="1D83CB29" w14:textId="46897604" w:rsidR="00546C0C" w:rsidRPr="00546C0C" w:rsidRDefault="00546C0C" w:rsidP="00546C0C">
      <w:pPr>
        <w:pStyle w:val="Heading3"/>
        <w:rPr>
          <w:sz w:val="24"/>
          <w:szCs w:val="24"/>
        </w:rPr>
      </w:pPr>
      <w:r w:rsidRPr="00546C0C">
        <w:rPr>
          <w:sz w:val="24"/>
          <w:szCs w:val="24"/>
        </w:rPr>
        <w:t>Chart 11.1 Derived Figures Explained</w:t>
      </w:r>
    </w:p>
    <w:p w14:paraId="6415A5D4" w14:textId="77777777" w:rsidR="00546C0C" w:rsidRPr="00546C0C" w:rsidRDefault="00546C0C" w:rsidP="00546C0C">
      <w:pPr>
        <w:spacing w:after="0"/>
        <w:rPr>
          <w:color w:val="000000" w:themeColor="text1"/>
          <w:sz w:val="24"/>
          <w:szCs w:val="24"/>
        </w:rPr>
      </w:pPr>
    </w:p>
    <w:p w14:paraId="2D87B03A" w14:textId="77777777" w:rsidR="00546C0C" w:rsidRPr="00546C0C" w:rsidRDefault="00546C0C" w:rsidP="00546C0C">
      <w:pPr>
        <w:spacing w:after="0"/>
        <w:ind w:firstLine="720"/>
        <w:rPr>
          <w:color w:val="000000" w:themeColor="text1"/>
          <w:sz w:val="24"/>
          <w:szCs w:val="24"/>
        </w:rPr>
      </w:pPr>
      <w:r w:rsidRPr="00546C0C">
        <w:rPr>
          <w:color w:val="000000" w:themeColor="text1"/>
          <w:sz w:val="24"/>
          <w:szCs w:val="24"/>
        </w:rPr>
        <w:t xml:space="preserve">Global refugee share for particularized refugees (upper half of Chart 11.1) is estimated in two steps. First, I take three best estimates for peak-year displacement from reliable sources – UNHCR/UNWRA and scholarly: one minimal/conservative, one maximal/alarmist, and the consensus estimate. Second, I take the UNHCR global displacement statistic for the peak displacement year, or nearest available to it, as the denominator. </w:t>
      </w:r>
    </w:p>
    <w:p w14:paraId="49805E5D" w14:textId="77777777" w:rsidR="00546C0C" w:rsidRPr="00546C0C" w:rsidRDefault="00546C0C" w:rsidP="00546C0C">
      <w:pPr>
        <w:spacing w:after="0"/>
        <w:ind w:firstLine="720"/>
        <w:rPr>
          <w:color w:val="000000" w:themeColor="text1"/>
          <w:sz w:val="24"/>
          <w:szCs w:val="24"/>
        </w:rPr>
      </w:pPr>
      <w:r w:rsidRPr="00546C0C">
        <w:rPr>
          <w:color w:val="000000" w:themeColor="text1"/>
          <w:sz w:val="24"/>
          <w:szCs w:val="24"/>
        </w:rPr>
        <w:t>Global refugee share for regionalized refugees (bottom half of Chart 1) is simple 2024 UNHCR estimates from Operational Data Portal (</w:t>
      </w:r>
      <w:hyperlink r:id="rId312" w:history="1">
        <w:r w:rsidRPr="00546C0C">
          <w:rPr>
            <w:rStyle w:val="Hyperlink"/>
            <w:color w:val="000000" w:themeColor="text1"/>
            <w:sz w:val="24"/>
            <w:szCs w:val="24"/>
          </w:rPr>
          <w:t>https://data.unhcr.org/en/regions</w:t>
        </w:r>
      </w:hyperlink>
      <w:r w:rsidRPr="00546C0C">
        <w:rPr>
          <w:color w:val="000000" w:themeColor="text1"/>
          <w:sz w:val="24"/>
          <w:szCs w:val="24"/>
        </w:rPr>
        <w:t>) and Refugee Data Finder (</w:t>
      </w:r>
      <w:hyperlink r:id="rId313" w:history="1">
        <w:r w:rsidRPr="00546C0C">
          <w:rPr>
            <w:rStyle w:val="Hyperlink"/>
            <w:color w:val="000000" w:themeColor="text1"/>
            <w:sz w:val="24"/>
            <w:szCs w:val="24"/>
          </w:rPr>
          <w:t>https://www.unhcr.org/refugee-statistics</w:t>
        </w:r>
      </w:hyperlink>
      <w:r w:rsidRPr="00546C0C">
        <w:rPr>
          <w:color w:val="000000" w:themeColor="text1"/>
          <w:sz w:val="24"/>
          <w:szCs w:val="24"/>
        </w:rPr>
        <w:t xml:space="preserve">) databases, dividing the aggregated countries’ displacement figures (minus particularized refugee countries, if applicable; e.g. Asia without Pakistan and Europe without ex-Yugoslav republics) by the total global displacement figure, 117.3 million. Source: UNHCR Global Trends 2023, 13 June </w:t>
      </w:r>
      <w:proofErr w:type="gramStart"/>
      <w:r w:rsidRPr="00546C0C">
        <w:rPr>
          <w:color w:val="000000" w:themeColor="text1"/>
          <w:sz w:val="24"/>
          <w:szCs w:val="24"/>
        </w:rPr>
        <w:t>2024 .</w:t>
      </w:r>
      <w:proofErr w:type="gramEnd"/>
      <w:r w:rsidRPr="00546C0C">
        <w:rPr>
          <w:color w:val="000000" w:themeColor="text1"/>
          <w:sz w:val="24"/>
          <w:szCs w:val="24"/>
        </w:rPr>
        <w:t xml:space="preserve"> For example, sub-Saharan African Global Refugee Share = [“Southern Africa” (9,870,431) + “West Africa” (2,676,118) + “East and Horn of Africa / Great Lakes Region” (5,615,572)] / 117,300,000 = 15.5% and Caribbean Global Refugee Share = [Aruba (35) + Anguilla (0) + Antigua and Barbuda (143) + Barbados (753) + Bermuda (99) + Bahamas (2,742) + Cuba (378,038) + Curacao (8) + Dominica (659) + Dominican Republic (16,473) + Guadeloupe (98) + Grenada (194) + Guyana (1,871) + Haiti (996,552) + Jamaica (11,453) + Saint Lucia (442) + Martinique (5) + Puerto Rico (5) + St. Kitts and Nevis (94) + Turks and </w:t>
      </w:r>
      <w:proofErr w:type="spellStart"/>
      <w:r w:rsidRPr="00546C0C">
        <w:rPr>
          <w:color w:val="000000" w:themeColor="text1"/>
          <w:sz w:val="24"/>
          <w:szCs w:val="24"/>
        </w:rPr>
        <w:t>Calcos</w:t>
      </w:r>
      <w:proofErr w:type="spellEnd"/>
      <w:r w:rsidRPr="00546C0C">
        <w:rPr>
          <w:color w:val="000000" w:themeColor="text1"/>
          <w:sz w:val="24"/>
          <w:szCs w:val="24"/>
        </w:rPr>
        <w:t xml:space="preserve"> Islands (24) + Trinidad and Tobago (2,523) + St. Vincent and the Grenadines (337)] / 117,300,000 = 1.2%. </w:t>
      </w:r>
    </w:p>
    <w:p w14:paraId="5CB0DF97" w14:textId="77777777" w:rsidR="00546C0C" w:rsidRPr="00546C0C" w:rsidRDefault="00546C0C" w:rsidP="00546C0C">
      <w:pPr>
        <w:spacing w:after="0"/>
        <w:ind w:firstLine="720"/>
        <w:rPr>
          <w:color w:val="000000" w:themeColor="text1"/>
          <w:sz w:val="24"/>
          <w:szCs w:val="24"/>
        </w:rPr>
      </w:pPr>
      <w:r w:rsidRPr="00546C0C">
        <w:rPr>
          <w:color w:val="000000" w:themeColor="text1"/>
          <w:sz w:val="24"/>
          <w:szCs w:val="24"/>
        </w:rPr>
        <w:t>We must ignore UNHCR’s annual “Global Focus”</w:t>
      </w:r>
      <w:proofErr w:type="gramStart"/>
      <w:r w:rsidRPr="00546C0C">
        <w:rPr>
          <w:color w:val="000000" w:themeColor="text1"/>
          <w:sz w:val="24"/>
          <w:szCs w:val="24"/>
        </w:rPr>
        <w:t>/”Global</w:t>
      </w:r>
      <w:proofErr w:type="gramEnd"/>
      <w:r w:rsidRPr="00546C0C">
        <w:rPr>
          <w:color w:val="000000" w:themeColor="text1"/>
          <w:sz w:val="24"/>
          <w:szCs w:val="24"/>
        </w:rPr>
        <w:t xml:space="preserve"> Appeal” snapshots of regional displacement, both because they are tendentious fundraising tools and because the data is opaque and sometimes blatantly incorrect. For example, the 2024 “Middle East and North Africa” Global Appeal estimate is 15.8 million forcibly displaced (https://reporting.unhcr.org/global-appeal-2024/middle-east-and-north-africa). Yet the sum of their country-level figures significantly exceeds this figure. 2024 figures for Syria </w:t>
      </w:r>
      <w:r w:rsidRPr="00546C0C">
        <w:rPr>
          <w:i/>
          <w:iCs/>
          <w:color w:val="000000" w:themeColor="text1"/>
          <w:sz w:val="24"/>
          <w:szCs w:val="24"/>
        </w:rPr>
        <w:t xml:space="preserve">alone </w:t>
      </w:r>
      <w:r w:rsidRPr="00546C0C">
        <w:rPr>
          <w:color w:val="000000" w:themeColor="text1"/>
          <w:sz w:val="24"/>
          <w:szCs w:val="24"/>
        </w:rPr>
        <w:t xml:space="preserve">are 5.3 million Convention refugees and 7.3 million IDPs, or 12.6 million </w:t>
      </w:r>
      <w:proofErr w:type="gramStart"/>
      <w:r w:rsidRPr="00546C0C">
        <w:rPr>
          <w:color w:val="000000" w:themeColor="text1"/>
          <w:sz w:val="24"/>
          <w:szCs w:val="24"/>
        </w:rPr>
        <w:t>total</w:t>
      </w:r>
      <w:proofErr w:type="gramEnd"/>
      <w:r w:rsidRPr="00546C0C">
        <w:rPr>
          <w:color w:val="000000" w:themeColor="text1"/>
          <w:sz w:val="24"/>
          <w:szCs w:val="24"/>
        </w:rPr>
        <w:t xml:space="preserve">. We need only add the 2024 estimate for Afghan IDPs – 3.2 million – to arrive at the total for Middle East and North Africa. </w:t>
      </w:r>
    </w:p>
    <w:p w14:paraId="087E7A7A" w14:textId="77777777" w:rsidR="00546C0C" w:rsidRPr="00546C0C" w:rsidRDefault="00546C0C" w:rsidP="00546C0C">
      <w:pPr>
        <w:spacing w:after="0"/>
        <w:ind w:firstLine="720"/>
        <w:rPr>
          <w:color w:val="000000" w:themeColor="text1"/>
          <w:sz w:val="24"/>
          <w:szCs w:val="24"/>
        </w:rPr>
      </w:pPr>
      <w:r w:rsidRPr="00546C0C">
        <w:rPr>
          <w:color w:val="000000" w:themeColor="text1"/>
          <w:sz w:val="24"/>
          <w:szCs w:val="24"/>
        </w:rPr>
        <w:t xml:space="preserve">The reason for both estimates is to correct, at least a little, for the </w:t>
      </w:r>
      <w:proofErr w:type="spellStart"/>
      <w:r w:rsidRPr="00546C0C">
        <w:rPr>
          <w:color w:val="000000" w:themeColor="text1"/>
          <w:sz w:val="24"/>
          <w:szCs w:val="24"/>
        </w:rPr>
        <w:t>presentist</w:t>
      </w:r>
      <w:proofErr w:type="spellEnd"/>
      <w:r w:rsidRPr="00546C0C">
        <w:rPr>
          <w:color w:val="000000" w:themeColor="text1"/>
          <w:sz w:val="24"/>
          <w:szCs w:val="24"/>
        </w:rPr>
        <w:t xml:space="preserve"> bias of the sample, most of which consists of post-2014 items.  </w:t>
      </w:r>
    </w:p>
    <w:p w14:paraId="772D4CE5" w14:textId="77777777" w:rsidR="00546C0C" w:rsidRPr="000D21C0" w:rsidRDefault="00546C0C" w:rsidP="00546C0C">
      <w:pPr>
        <w:spacing w:after="0"/>
        <w:rPr>
          <w:color w:val="000000" w:themeColor="text1"/>
        </w:rPr>
      </w:pPr>
    </w:p>
    <w:p w14:paraId="36BD4782" w14:textId="77777777" w:rsidR="00546C0C" w:rsidRPr="000D21C0" w:rsidRDefault="00546C0C" w:rsidP="00546C0C">
      <w:pPr>
        <w:spacing w:after="0" w:line="276" w:lineRule="auto"/>
        <w:rPr>
          <w:rFonts w:eastAsia="Calibri"/>
          <w:color w:val="000000" w:themeColor="text1"/>
          <w:sz w:val="24"/>
        </w:rPr>
      </w:pPr>
    </w:p>
    <w:p w14:paraId="46A423C4" w14:textId="3DDB283B" w:rsidR="00A64161" w:rsidRPr="00A64161" w:rsidRDefault="00A64161" w:rsidP="00546C0C">
      <w:pPr>
        <w:pStyle w:val="Heading2"/>
      </w:pPr>
      <w:r w:rsidRPr="00A64161">
        <w:lastRenderedPageBreak/>
        <w:t>Chapter 12:</w:t>
      </w:r>
      <w:r>
        <w:t xml:space="preserve"> Sampling and Coding</w:t>
      </w:r>
      <w:r w:rsidRPr="00A64161">
        <w:t xml:space="preserve"> Anti-Refugee Books</w:t>
      </w:r>
    </w:p>
    <w:p w14:paraId="21FD0194" w14:textId="77777777" w:rsidR="00A64161" w:rsidRPr="000D21C0" w:rsidRDefault="00A64161" w:rsidP="00A64161">
      <w:pPr>
        <w:spacing w:after="0" w:line="276" w:lineRule="auto"/>
        <w:rPr>
          <w:rFonts w:eastAsia="Calibri"/>
          <w:color w:val="000000" w:themeColor="text1"/>
          <w:sz w:val="24"/>
        </w:rPr>
      </w:pPr>
    </w:p>
    <w:p w14:paraId="02324969" w14:textId="77777777" w:rsidR="00A64161" w:rsidRDefault="00A64161" w:rsidP="00A64161">
      <w:pPr>
        <w:spacing w:after="0" w:line="276" w:lineRule="auto"/>
        <w:ind w:firstLine="720"/>
        <w:rPr>
          <w:rFonts w:eastAsia="Calibri"/>
          <w:color w:val="000000" w:themeColor="text1"/>
          <w:sz w:val="24"/>
        </w:rPr>
      </w:pPr>
      <w:r w:rsidRPr="000D21C0">
        <w:rPr>
          <w:rFonts w:eastAsia="Calibri"/>
          <w:color w:val="000000" w:themeColor="text1"/>
          <w:sz w:val="24"/>
        </w:rPr>
        <w:t xml:space="preserve">Fifteen prominent anti-refugee books were sampled (n=15), published between 1995 and 2023. Some of the authors – like Ann Coulter or – are hyperbolic pundits associated with fringe social movements. Others – like political scientist Ivan Krastev and Victor Davis Hansen– are sober, eminent scholars at prestigious academic institutions. </w:t>
      </w:r>
      <w:r>
        <w:rPr>
          <w:rFonts w:eastAsia="Calibri"/>
          <w:color w:val="000000" w:themeColor="text1"/>
          <w:sz w:val="24"/>
        </w:rPr>
        <w:t>Others, like</w:t>
      </w:r>
      <w:r w:rsidRPr="00A64161">
        <w:rPr>
          <w:rFonts w:eastAsia="Calibri"/>
          <w:color w:val="000000" w:themeColor="text1"/>
          <w:sz w:val="24"/>
        </w:rPr>
        <w:t xml:space="preserve"> </w:t>
      </w:r>
      <w:proofErr w:type="spellStart"/>
      <w:r w:rsidRPr="00A64161">
        <w:rPr>
          <w:rFonts w:eastAsia="Calibri"/>
          <w:color w:val="000000" w:themeColor="text1"/>
          <w:sz w:val="24"/>
        </w:rPr>
        <w:t>Ayan</w:t>
      </w:r>
      <w:proofErr w:type="spellEnd"/>
      <w:r w:rsidRPr="00A64161">
        <w:rPr>
          <w:rFonts w:eastAsia="Calibri"/>
          <w:color w:val="000000" w:themeColor="text1"/>
          <w:sz w:val="24"/>
        </w:rPr>
        <w:t xml:space="preserve"> Hirsi Ali and Patrick </w:t>
      </w:r>
      <w:proofErr w:type="spellStart"/>
      <w:r w:rsidRPr="00A64161">
        <w:rPr>
          <w:rFonts w:eastAsia="Calibri"/>
          <w:color w:val="000000" w:themeColor="text1"/>
          <w:sz w:val="24"/>
        </w:rPr>
        <w:t>Buchanon</w:t>
      </w:r>
      <w:proofErr w:type="spellEnd"/>
      <w:r>
        <w:rPr>
          <w:rFonts w:eastAsia="Calibri"/>
          <w:color w:val="000000" w:themeColor="text1"/>
          <w:sz w:val="24"/>
        </w:rPr>
        <w:t xml:space="preserve">, are also politicians. </w:t>
      </w:r>
      <w:r w:rsidRPr="00A64161">
        <w:rPr>
          <w:rFonts w:eastAsia="Calibri"/>
          <w:color w:val="000000" w:themeColor="text1"/>
          <w:sz w:val="24"/>
        </w:rPr>
        <w:t xml:space="preserve">Though some of these books are not predominantly or even primarily about forced migrants -preferring, naturally, to subsume them under broader “umbrella” categories of Islamization, </w:t>
      </w:r>
      <w:proofErr w:type="spellStart"/>
      <w:r w:rsidRPr="00A64161">
        <w:rPr>
          <w:rFonts w:eastAsia="Calibri"/>
          <w:color w:val="000000" w:themeColor="text1"/>
          <w:sz w:val="24"/>
        </w:rPr>
        <w:t>Hispanization</w:t>
      </w:r>
      <w:proofErr w:type="spellEnd"/>
      <w:r w:rsidRPr="00A64161">
        <w:rPr>
          <w:rFonts w:eastAsia="Calibri"/>
          <w:color w:val="000000" w:themeColor="text1"/>
          <w:sz w:val="24"/>
        </w:rPr>
        <w:t xml:space="preserve">, globalism, invasion, or collective suicide – they all deliver explicit arguments directed against refugees or their consequences, as well as colorful, illustrations, anecdotes or purported statistics that concretize whom exactly they seek to exclude. In that concretization, we are able to observe refugee stigmatization very effectively.  </w:t>
      </w:r>
      <w:r>
        <w:rPr>
          <w:rFonts w:eastAsia="Calibri"/>
          <w:color w:val="000000" w:themeColor="text1"/>
          <w:sz w:val="24"/>
        </w:rPr>
        <w:t>The books are as follows:</w:t>
      </w:r>
    </w:p>
    <w:p w14:paraId="5E36EEED" w14:textId="77777777" w:rsidR="00A64161" w:rsidRPr="00A64161" w:rsidRDefault="00A64161" w:rsidP="00A64161">
      <w:pPr>
        <w:spacing w:after="0" w:line="276" w:lineRule="auto"/>
        <w:ind w:firstLine="720"/>
        <w:rPr>
          <w:rFonts w:eastAsia="Calibri"/>
          <w:color w:val="000000" w:themeColor="text1"/>
          <w:sz w:val="24"/>
        </w:rPr>
      </w:pPr>
    </w:p>
    <w:p w14:paraId="7C78D343"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t xml:space="preserve">Ann Coulter (2015) </w:t>
      </w:r>
      <w:r w:rsidRPr="00A64161">
        <w:rPr>
          <w:rFonts w:eastAsia="Calibri"/>
          <w:b/>
          <w:bCs/>
          <w:i/>
          <w:iCs/>
          <w:color w:val="000000" w:themeColor="text1"/>
          <w:sz w:val="24"/>
        </w:rPr>
        <w:t xml:space="preserve">Adios America! The left's plan to turn our country into a third world hellhole. </w:t>
      </w:r>
      <w:r w:rsidRPr="00A64161">
        <w:rPr>
          <w:rFonts w:eastAsia="Calibri"/>
          <w:b/>
          <w:bCs/>
          <w:color w:val="000000" w:themeColor="text1"/>
          <w:sz w:val="24"/>
        </w:rPr>
        <w:t>Simon and Schuster. Pundit.</w:t>
      </w:r>
    </w:p>
    <w:p w14:paraId="424DA807" w14:textId="77777777" w:rsidR="00A64161" w:rsidRPr="00A64161" w:rsidRDefault="00A64161" w:rsidP="00A64161">
      <w:pPr>
        <w:spacing w:after="0" w:line="276" w:lineRule="auto"/>
        <w:rPr>
          <w:rFonts w:eastAsia="Calibri"/>
          <w:b/>
          <w:bCs/>
          <w:color w:val="000000" w:themeColor="text1"/>
          <w:sz w:val="24"/>
        </w:rPr>
      </w:pPr>
      <w:bookmarkStart w:id="32" w:name="_Hlk190541247"/>
      <w:r w:rsidRPr="00A64161">
        <w:rPr>
          <w:rFonts w:eastAsia="Calibri"/>
          <w:b/>
          <w:bCs/>
          <w:color w:val="000000" w:themeColor="text1"/>
          <w:sz w:val="24"/>
        </w:rPr>
        <w:t xml:space="preserve">Samuel Huntington, (2004). </w:t>
      </w:r>
      <w:r w:rsidRPr="00A64161">
        <w:rPr>
          <w:rFonts w:eastAsia="Calibri"/>
          <w:b/>
          <w:bCs/>
          <w:i/>
          <w:iCs/>
          <w:color w:val="000000" w:themeColor="text1"/>
          <w:sz w:val="24"/>
        </w:rPr>
        <w:t xml:space="preserve">Who are </w:t>
      </w:r>
      <w:proofErr w:type="gramStart"/>
      <w:r w:rsidRPr="00A64161">
        <w:rPr>
          <w:rFonts w:eastAsia="Calibri"/>
          <w:b/>
          <w:bCs/>
          <w:i/>
          <w:iCs/>
          <w:color w:val="000000" w:themeColor="text1"/>
          <w:sz w:val="24"/>
        </w:rPr>
        <w:t>we?:</w:t>
      </w:r>
      <w:proofErr w:type="gramEnd"/>
      <w:r w:rsidRPr="00A64161">
        <w:rPr>
          <w:rFonts w:eastAsia="Calibri"/>
          <w:b/>
          <w:bCs/>
          <w:i/>
          <w:iCs/>
          <w:color w:val="000000" w:themeColor="text1"/>
          <w:sz w:val="24"/>
        </w:rPr>
        <w:t xml:space="preserve"> The challenges to America's national identity</w:t>
      </w:r>
      <w:r w:rsidRPr="00A64161">
        <w:rPr>
          <w:rFonts w:eastAsia="Calibri"/>
          <w:b/>
          <w:bCs/>
          <w:color w:val="000000" w:themeColor="text1"/>
          <w:sz w:val="24"/>
        </w:rPr>
        <w:t>. Simon and Schuster.</w:t>
      </w:r>
    </w:p>
    <w:bookmarkEnd w:id="32"/>
    <w:p w14:paraId="3833E398"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t>Krastev, Ivan. (2020). </w:t>
      </w:r>
      <w:r w:rsidRPr="00A64161">
        <w:rPr>
          <w:rFonts w:eastAsia="Calibri"/>
          <w:b/>
          <w:bCs/>
          <w:i/>
          <w:iCs/>
          <w:color w:val="000000" w:themeColor="text1"/>
          <w:sz w:val="24"/>
        </w:rPr>
        <w:t>After Europe</w:t>
      </w:r>
      <w:r w:rsidRPr="00A64161">
        <w:rPr>
          <w:rFonts w:eastAsia="Calibri"/>
          <w:b/>
          <w:bCs/>
          <w:color w:val="000000" w:themeColor="text1"/>
          <w:sz w:val="24"/>
        </w:rPr>
        <w:t xml:space="preserve">. University of Pennsylvania Press. </w:t>
      </w:r>
    </w:p>
    <w:p w14:paraId="39AF09E6"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t xml:space="preserve">Simpson, James. (2015). </w:t>
      </w:r>
      <w:r w:rsidRPr="00A64161">
        <w:rPr>
          <w:rFonts w:eastAsia="Calibri"/>
          <w:b/>
          <w:bCs/>
          <w:i/>
          <w:iCs/>
          <w:color w:val="000000" w:themeColor="text1"/>
          <w:sz w:val="24"/>
        </w:rPr>
        <w:t xml:space="preserve">The Red-Green Axis: Refugees, Immigration and the Agenda to Erase America. </w:t>
      </w:r>
      <w:r w:rsidRPr="00A64161">
        <w:rPr>
          <w:rFonts w:eastAsia="Calibri"/>
          <w:b/>
          <w:bCs/>
          <w:color w:val="000000" w:themeColor="text1"/>
          <w:sz w:val="24"/>
        </w:rPr>
        <w:t>Center for Security Policy Press.</w:t>
      </w:r>
    </w:p>
    <w:p w14:paraId="0B1B8191"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t xml:space="preserve">Corcoran, Ann (2015). </w:t>
      </w:r>
      <w:r w:rsidRPr="00A64161">
        <w:rPr>
          <w:rFonts w:eastAsia="Calibri"/>
          <w:b/>
          <w:bCs/>
          <w:i/>
          <w:iCs/>
          <w:color w:val="000000" w:themeColor="text1"/>
          <w:sz w:val="24"/>
        </w:rPr>
        <w:t>Refugee Resettlement and the Hijra to America</w:t>
      </w:r>
      <w:r w:rsidRPr="00A64161">
        <w:rPr>
          <w:rFonts w:eastAsia="Calibri"/>
          <w:b/>
          <w:bCs/>
          <w:color w:val="000000" w:themeColor="text1"/>
          <w:sz w:val="24"/>
        </w:rPr>
        <w:t>. Center for Security Policy Press. Journalist.</w:t>
      </w:r>
    </w:p>
    <w:p w14:paraId="39465651"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t xml:space="preserve">Malkin, Michelle. (2002). </w:t>
      </w:r>
      <w:r w:rsidRPr="00A64161">
        <w:rPr>
          <w:rFonts w:eastAsia="Calibri"/>
          <w:b/>
          <w:bCs/>
          <w:i/>
          <w:iCs/>
          <w:color w:val="000000" w:themeColor="text1"/>
          <w:sz w:val="24"/>
        </w:rPr>
        <w:t xml:space="preserve">Invasion. How America Still Welcomes </w:t>
      </w:r>
      <w:proofErr w:type="spellStart"/>
      <w:r w:rsidRPr="00A64161">
        <w:rPr>
          <w:rFonts w:eastAsia="Calibri"/>
          <w:b/>
          <w:bCs/>
          <w:i/>
          <w:iCs/>
          <w:color w:val="000000" w:themeColor="text1"/>
          <w:sz w:val="24"/>
        </w:rPr>
        <w:t>Terorrists</w:t>
      </w:r>
      <w:proofErr w:type="spellEnd"/>
      <w:r w:rsidRPr="00A64161">
        <w:rPr>
          <w:rFonts w:eastAsia="Calibri"/>
          <w:b/>
          <w:bCs/>
          <w:i/>
          <w:iCs/>
          <w:color w:val="000000" w:themeColor="text1"/>
          <w:sz w:val="24"/>
        </w:rPr>
        <w:t>, Criminals, and Other Foreign Menaces to Our Shores.</w:t>
      </w:r>
      <w:r w:rsidRPr="00A64161">
        <w:rPr>
          <w:rFonts w:eastAsia="Calibri"/>
          <w:b/>
          <w:bCs/>
          <w:color w:val="000000" w:themeColor="text1"/>
          <w:sz w:val="24"/>
        </w:rPr>
        <w:t xml:space="preserve"> Regnery Publishing.</w:t>
      </w:r>
    </w:p>
    <w:p w14:paraId="5A6A3592" w14:textId="77777777" w:rsidR="00A64161" w:rsidRPr="00A64161" w:rsidRDefault="00A64161" w:rsidP="00A64161">
      <w:pPr>
        <w:spacing w:after="0" w:line="276" w:lineRule="auto"/>
        <w:rPr>
          <w:rFonts w:eastAsia="Calibri"/>
          <w:b/>
          <w:bCs/>
          <w:color w:val="000000" w:themeColor="text1"/>
          <w:sz w:val="24"/>
        </w:rPr>
      </w:pPr>
      <w:proofErr w:type="spellStart"/>
      <w:r w:rsidRPr="00A64161">
        <w:rPr>
          <w:rFonts w:eastAsia="Calibri"/>
          <w:b/>
          <w:bCs/>
          <w:color w:val="000000" w:themeColor="text1"/>
          <w:sz w:val="24"/>
        </w:rPr>
        <w:t>Lutton</w:t>
      </w:r>
      <w:proofErr w:type="spellEnd"/>
      <w:r w:rsidRPr="00A64161">
        <w:rPr>
          <w:rFonts w:eastAsia="Calibri"/>
          <w:b/>
          <w:bCs/>
          <w:color w:val="000000" w:themeColor="text1"/>
          <w:sz w:val="24"/>
        </w:rPr>
        <w:t xml:space="preserve">, Wayne &amp; </w:t>
      </w:r>
      <w:proofErr w:type="spellStart"/>
      <w:r w:rsidRPr="00A64161">
        <w:rPr>
          <w:rFonts w:eastAsia="Calibri"/>
          <w:b/>
          <w:bCs/>
          <w:color w:val="000000" w:themeColor="text1"/>
          <w:sz w:val="24"/>
        </w:rPr>
        <w:t>Tanton</w:t>
      </w:r>
      <w:proofErr w:type="spellEnd"/>
      <w:r w:rsidRPr="00A64161">
        <w:rPr>
          <w:rFonts w:eastAsia="Calibri"/>
          <w:b/>
          <w:bCs/>
          <w:color w:val="000000" w:themeColor="text1"/>
          <w:sz w:val="24"/>
        </w:rPr>
        <w:t xml:space="preserve">, John. (1994) </w:t>
      </w:r>
      <w:r w:rsidRPr="00A64161">
        <w:rPr>
          <w:rFonts w:eastAsia="Calibri"/>
          <w:b/>
          <w:bCs/>
          <w:i/>
          <w:iCs/>
          <w:color w:val="000000" w:themeColor="text1"/>
          <w:sz w:val="24"/>
        </w:rPr>
        <w:t xml:space="preserve">The Immigration Invasion. </w:t>
      </w:r>
      <w:r w:rsidRPr="00A64161">
        <w:rPr>
          <w:rFonts w:eastAsia="Calibri"/>
          <w:b/>
          <w:bCs/>
          <w:color w:val="000000" w:themeColor="text1"/>
          <w:sz w:val="24"/>
        </w:rPr>
        <w:t>Social Contract Press.</w:t>
      </w:r>
    </w:p>
    <w:p w14:paraId="3795FB34" w14:textId="77777777" w:rsidR="00A64161" w:rsidRPr="00A64161" w:rsidRDefault="00A64161" w:rsidP="00A64161">
      <w:pPr>
        <w:spacing w:after="0" w:line="276" w:lineRule="auto"/>
        <w:rPr>
          <w:rFonts w:eastAsia="Calibri"/>
          <w:b/>
          <w:bCs/>
          <w:color w:val="000000" w:themeColor="text1"/>
          <w:sz w:val="24"/>
        </w:rPr>
      </w:pPr>
      <w:proofErr w:type="spellStart"/>
      <w:r w:rsidRPr="00A64161">
        <w:rPr>
          <w:rFonts w:eastAsia="Calibri"/>
          <w:b/>
          <w:bCs/>
          <w:color w:val="000000" w:themeColor="text1"/>
          <w:sz w:val="24"/>
        </w:rPr>
        <w:t>Ayan</w:t>
      </w:r>
      <w:proofErr w:type="spellEnd"/>
      <w:r w:rsidRPr="00A64161">
        <w:rPr>
          <w:rFonts w:eastAsia="Calibri"/>
          <w:b/>
          <w:bCs/>
          <w:color w:val="000000" w:themeColor="text1"/>
          <w:sz w:val="24"/>
        </w:rPr>
        <w:t xml:space="preserve"> Hirsi Ali (2021). </w:t>
      </w:r>
      <w:r w:rsidRPr="00A64161">
        <w:rPr>
          <w:rFonts w:eastAsia="Calibri"/>
          <w:b/>
          <w:bCs/>
          <w:i/>
          <w:iCs/>
          <w:color w:val="000000" w:themeColor="text1"/>
          <w:sz w:val="24"/>
        </w:rPr>
        <w:t>Prey: Immigration, Islam and the Erosion of Women’s Rights.</w:t>
      </w:r>
      <w:r w:rsidRPr="00A64161">
        <w:rPr>
          <w:rFonts w:eastAsia="Calibri"/>
          <w:b/>
          <w:bCs/>
          <w:color w:val="000000" w:themeColor="text1"/>
          <w:sz w:val="24"/>
        </w:rPr>
        <w:t xml:space="preserve"> Harper.</w:t>
      </w:r>
    </w:p>
    <w:p w14:paraId="0FD2D994"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t xml:space="preserve">Patrick </w:t>
      </w:r>
      <w:proofErr w:type="spellStart"/>
      <w:r w:rsidRPr="00A64161">
        <w:rPr>
          <w:rFonts w:eastAsia="Calibri"/>
          <w:b/>
          <w:bCs/>
          <w:color w:val="000000" w:themeColor="text1"/>
          <w:sz w:val="24"/>
        </w:rPr>
        <w:t>Buchanon</w:t>
      </w:r>
      <w:proofErr w:type="spellEnd"/>
      <w:r w:rsidRPr="00A64161">
        <w:rPr>
          <w:rFonts w:eastAsia="Calibri"/>
          <w:b/>
          <w:bCs/>
          <w:color w:val="000000" w:themeColor="text1"/>
          <w:sz w:val="24"/>
        </w:rPr>
        <w:t xml:space="preserve"> (2002), </w:t>
      </w:r>
      <w:r w:rsidRPr="00A64161">
        <w:rPr>
          <w:rFonts w:eastAsia="Calibri"/>
          <w:b/>
          <w:bCs/>
          <w:i/>
          <w:iCs/>
          <w:color w:val="000000" w:themeColor="text1"/>
          <w:sz w:val="24"/>
        </w:rPr>
        <w:t>The Death of the West: How Dying Populations and Immigrant Invasion Imperil Our Country and Civilization.</w:t>
      </w:r>
      <w:r w:rsidRPr="00A64161">
        <w:rPr>
          <w:rFonts w:eastAsia="Calibri"/>
          <w:b/>
          <w:bCs/>
          <w:color w:val="000000" w:themeColor="text1"/>
          <w:sz w:val="24"/>
        </w:rPr>
        <w:t xml:space="preserve"> St. Martin’s Press.</w:t>
      </w:r>
    </w:p>
    <w:p w14:paraId="26F1B485" w14:textId="77777777" w:rsidR="00A64161" w:rsidRPr="00A64161" w:rsidRDefault="00A64161" w:rsidP="00A64161">
      <w:pPr>
        <w:spacing w:after="0" w:line="276" w:lineRule="auto"/>
        <w:rPr>
          <w:rFonts w:eastAsia="Calibri"/>
          <w:b/>
          <w:bCs/>
          <w:color w:val="000000" w:themeColor="text1"/>
          <w:sz w:val="24"/>
        </w:rPr>
      </w:pPr>
      <w:proofErr w:type="spellStart"/>
      <w:r w:rsidRPr="00A64161">
        <w:rPr>
          <w:rFonts w:eastAsia="Calibri"/>
          <w:b/>
          <w:bCs/>
          <w:color w:val="000000" w:themeColor="text1"/>
          <w:sz w:val="24"/>
        </w:rPr>
        <w:t>Ye'Or</w:t>
      </w:r>
      <w:proofErr w:type="spellEnd"/>
      <w:r w:rsidRPr="00A64161">
        <w:rPr>
          <w:rFonts w:eastAsia="Calibri"/>
          <w:b/>
          <w:bCs/>
          <w:color w:val="000000" w:themeColor="text1"/>
          <w:sz w:val="24"/>
        </w:rPr>
        <w:t xml:space="preserve">, Bat. 2005. </w:t>
      </w:r>
      <w:proofErr w:type="spellStart"/>
      <w:r w:rsidRPr="00A64161">
        <w:rPr>
          <w:rFonts w:eastAsia="Calibri"/>
          <w:b/>
          <w:bCs/>
          <w:i/>
          <w:iCs/>
          <w:color w:val="000000" w:themeColor="text1"/>
          <w:sz w:val="24"/>
        </w:rPr>
        <w:t>Eurabia</w:t>
      </w:r>
      <w:proofErr w:type="spellEnd"/>
      <w:r w:rsidRPr="00A64161">
        <w:rPr>
          <w:rFonts w:eastAsia="Calibri"/>
          <w:b/>
          <w:bCs/>
          <w:i/>
          <w:iCs/>
          <w:color w:val="000000" w:themeColor="text1"/>
          <w:sz w:val="24"/>
        </w:rPr>
        <w:t>: The Euro-Arab Axis</w:t>
      </w:r>
      <w:r w:rsidRPr="00A64161">
        <w:rPr>
          <w:rFonts w:eastAsia="Calibri"/>
          <w:b/>
          <w:bCs/>
          <w:color w:val="000000" w:themeColor="text1"/>
          <w:sz w:val="24"/>
        </w:rPr>
        <w:t>. Madison, NJ: Fairleigh Dickinson University Press.</w:t>
      </w:r>
    </w:p>
    <w:p w14:paraId="21A71D2C"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t xml:space="preserve">James K. Hoffmeier. 2009. </w:t>
      </w:r>
      <w:r w:rsidRPr="00A64161">
        <w:rPr>
          <w:rFonts w:eastAsia="Calibri"/>
          <w:b/>
          <w:bCs/>
          <w:i/>
          <w:iCs/>
          <w:color w:val="000000" w:themeColor="text1"/>
          <w:sz w:val="24"/>
        </w:rPr>
        <w:t>The Immigration Crisis: Immigrants, Aliens and the Bible</w:t>
      </w:r>
      <w:r w:rsidRPr="00A64161">
        <w:rPr>
          <w:rFonts w:eastAsia="Calibri"/>
          <w:b/>
          <w:bCs/>
          <w:color w:val="000000" w:themeColor="text1"/>
          <w:sz w:val="24"/>
        </w:rPr>
        <w:t xml:space="preserve">. Crossway Books. </w:t>
      </w:r>
    </w:p>
    <w:p w14:paraId="2316E612"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t xml:space="preserve">Douglas Murray. 2018. </w:t>
      </w:r>
      <w:r w:rsidRPr="00A64161">
        <w:rPr>
          <w:rFonts w:eastAsia="Calibri"/>
          <w:b/>
          <w:bCs/>
          <w:i/>
          <w:iCs/>
          <w:color w:val="000000" w:themeColor="text1"/>
          <w:sz w:val="24"/>
        </w:rPr>
        <w:t xml:space="preserve">The Strange Death of Europe: Immigration, Identity, Islam. </w:t>
      </w:r>
      <w:r w:rsidRPr="00A64161">
        <w:rPr>
          <w:rFonts w:eastAsia="Calibri"/>
          <w:b/>
          <w:bCs/>
          <w:color w:val="000000" w:themeColor="text1"/>
          <w:sz w:val="24"/>
        </w:rPr>
        <w:t xml:space="preserve">Bloomsbury. </w:t>
      </w:r>
      <w:proofErr w:type="spellStart"/>
      <w:r w:rsidRPr="00A64161">
        <w:rPr>
          <w:rFonts w:eastAsia="Calibri"/>
          <w:b/>
          <w:bCs/>
          <w:color w:val="000000" w:themeColor="text1"/>
          <w:sz w:val="24"/>
        </w:rPr>
        <w:t>Jouralist</w:t>
      </w:r>
      <w:proofErr w:type="spellEnd"/>
      <w:r w:rsidRPr="00A64161">
        <w:rPr>
          <w:rFonts w:eastAsia="Calibri"/>
          <w:b/>
          <w:bCs/>
          <w:color w:val="000000" w:themeColor="text1"/>
          <w:sz w:val="24"/>
        </w:rPr>
        <w:t xml:space="preserve">, pundit. </w:t>
      </w:r>
    </w:p>
    <w:p w14:paraId="40850626"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t xml:space="preserve">Christopher Caldwell, 2009. </w:t>
      </w:r>
      <w:r w:rsidRPr="00A64161">
        <w:rPr>
          <w:rFonts w:eastAsia="Calibri"/>
          <w:b/>
          <w:bCs/>
          <w:i/>
          <w:iCs/>
          <w:color w:val="000000" w:themeColor="text1"/>
          <w:sz w:val="24"/>
        </w:rPr>
        <w:t xml:space="preserve">Reflections on the Revolution in Europe immigration, Islam and the West. </w:t>
      </w:r>
      <w:r w:rsidRPr="00A64161">
        <w:rPr>
          <w:rFonts w:eastAsia="Calibri"/>
          <w:b/>
          <w:bCs/>
          <w:color w:val="000000" w:themeColor="text1"/>
          <w:sz w:val="24"/>
        </w:rPr>
        <w:t xml:space="preserve">Random House. Journalist, editor. </w:t>
      </w:r>
    </w:p>
    <w:p w14:paraId="4A49AFD4"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t xml:space="preserve">Peter Brimelow, 1996. </w:t>
      </w:r>
      <w:r w:rsidRPr="00A64161">
        <w:rPr>
          <w:rFonts w:eastAsia="Calibri"/>
          <w:b/>
          <w:bCs/>
          <w:i/>
          <w:iCs/>
          <w:color w:val="000000" w:themeColor="text1"/>
          <w:sz w:val="24"/>
        </w:rPr>
        <w:t xml:space="preserve">Alien Nation: Common Sense about America’s Immigration. </w:t>
      </w:r>
      <w:proofErr w:type="spellStart"/>
      <w:r w:rsidRPr="00A64161">
        <w:rPr>
          <w:rFonts w:eastAsia="Calibri"/>
          <w:b/>
          <w:bCs/>
          <w:color w:val="000000" w:themeColor="text1"/>
          <w:sz w:val="24"/>
        </w:rPr>
        <w:t>VDare</w:t>
      </w:r>
      <w:proofErr w:type="spellEnd"/>
      <w:r w:rsidRPr="00A64161">
        <w:rPr>
          <w:rFonts w:eastAsia="Calibri"/>
          <w:b/>
          <w:bCs/>
          <w:color w:val="000000" w:themeColor="text1"/>
          <w:sz w:val="24"/>
        </w:rPr>
        <w:t xml:space="preserve"> Foundation. Journalist, white nationalist campaigner.</w:t>
      </w:r>
    </w:p>
    <w:p w14:paraId="07EB318F" w14:textId="77777777" w:rsidR="00A64161" w:rsidRPr="00A64161" w:rsidRDefault="00A64161" w:rsidP="00A64161">
      <w:pPr>
        <w:spacing w:after="0" w:line="276" w:lineRule="auto"/>
        <w:rPr>
          <w:rFonts w:eastAsia="Calibri"/>
          <w:b/>
          <w:bCs/>
          <w:color w:val="000000" w:themeColor="text1"/>
          <w:sz w:val="24"/>
        </w:rPr>
      </w:pPr>
      <w:r w:rsidRPr="00A64161">
        <w:rPr>
          <w:rFonts w:eastAsia="Calibri"/>
          <w:b/>
          <w:bCs/>
          <w:color w:val="000000" w:themeColor="text1"/>
          <w:sz w:val="24"/>
        </w:rPr>
        <w:lastRenderedPageBreak/>
        <w:t xml:space="preserve">Victor Davis Hansen, 2003, </w:t>
      </w:r>
      <w:proofErr w:type="spellStart"/>
      <w:r w:rsidRPr="00A64161">
        <w:rPr>
          <w:rFonts w:eastAsia="Calibri"/>
          <w:b/>
          <w:bCs/>
          <w:i/>
          <w:iCs/>
          <w:color w:val="000000" w:themeColor="text1"/>
          <w:sz w:val="24"/>
        </w:rPr>
        <w:t>Mexifornia</w:t>
      </w:r>
      <w:proofErr w:type="spellEnd"/>
      <w:r w:rsidRPr="00A64161">
        <w:rPr>
          <w:rFonts w:eastAsia="Calibri"/>
          <w:b/>
          <w:bCs/>
          <w:i/>
          <w:iCs/>
          <w:color w:val="000000" w:themeColor="text1"/>
          <w:sz w:val="24"/>
        </w:rPr>
        <w:t>: A State of Becoming</w:t>
      </w:r>
      <w:r w:rsidRPr="00A64161">
        <w:rPr>
          <w:rFonts w:eastAsia="Calibri"/>
          <w:b/>
          <w:bCs/>
          <w:color w:val="000000" w:themeColor="text1"/>
          <w:sz w:val="24"/>
        </w:rPr>
        <w:t>. Encounter Books. Classicist, historian.</w:t>
      </w:r>
    </w:p>
    <w:p w14:paraId="64D8F0BF" w14:textId="77777777" w:rsidR="00A64161" w:rsidRDefault="00A64161" w:rsidP="00A64161">
      <w:pPr>
        <w:spacing w:after="0" w:line="276" w:lineRule="auto"/>
        <w:rPr>
          <w:rFonts w:eastAsia="Calibri"/>
          <w:color w:val="000000" w:themeColor="text1"/>
          <w:sz w:val="24"/>
        </w:rPr>
      </w:pPr>
    </w:p>
    <w:p w14:paraId="17FA375F" w14:textId="534F4C15" w:rsidR="00546C0C" w:rsidRPr="000D21C0" w:rsidRDefault="00546C0C" w:rsidP="00546C0C">
      <w:pPr>
        <w:spacing w:after="0" w:line="276" w:lineRule="auto"/>
        <w:ind w:firstLine="720"/>
        <w:rPr>
          <w:rFonts w:eastAsia="Calibri"/>
          <w:color w:val="000000" w:themeColor="text1"/>
          <w:sz w:val="24"/>
        </w:rPr>
      </w:pPr>
      <w:r w:rsidRPr="000D21C0">
        <w:rPr>
          <w:rFonts w:eastAsia="Calibri"/>
          <w:color w:val="000000" w:themeColor="text1"/>
          <w:sz w:val="24"/>
        </w:rPr>
        <w:t xml:space="preserve">These books were selected not only for being bestsellers – most of them appearing highly on the </w:t>
      </w:r>
      <w:r w:rsidRPr="000D21C0">
        <w:rPr>
          <w:rFonts w:eastAsia="Calibri"/>
          <w:i/>
          <w:iCs/>
          <w:color w:val="000000" w:themeColor="text1"/>
          <w:sz w:val="24"/>
        </w:rPr>
        <w:t xml:space="preserve">New York Times </w:t>
      </w:r>
      <w:r w:rsidRPr="000D21C0">
        <w:rPr>
          <w:rFonts w:eastAsia="Calibri"/>
          <w:color w:val="000000" w:themeColor="text1"/>
          <w:sz w:val="24"/>
        </w:rPr>
        <w:t>or</w:t>
      </w:r>
      <w:r w:rsidRPr="000D21C0">
        <w:rPr>
          <w:rFonts w:eastAsia="Calibri"/>
          <w:i/>
          <w:iCs/>
          <w:color w:val="000000" w:themeColor="text1"/>
          <w:sz w:val="24"/>
        </w:rPr>
        <w:t xml:space="preserve"> Sunday Times </w:t>
      </w:r>
      <w:r w:rsidRPr="000D21C0">
        <w:rPr>
          <w:rFonts w:eastAsia="Calibri"/>
          <w:color w:val="000000" w:themeColor="text1"/>
          <w:sz w:val="24"/>
        </w:rPr>
        <w:t xml:space="preserve">bestseller lists, or national equivalents – but for their high citation rates among prominent right-wing, nativist or conservative political party; these books are widely and commonly cited, for example, in online propaganda materials of major European right-leaning and extreme right political parties, as well as Trump-affiliated publications and organizations in the US. While most were printed by major publishing houses or reputable University Presses, many achieved wide circulation and notoriety </w:t>
      </w:r>
      <w:proofErr w:type="spellStart"/>
      <w:r w:rsidRPr="000D21C0">
        <w:rPr>
          <w:rFonts w:eastAsia="Calibri"/>
          <w:color w:val="000000" w:themeColor="text1"/>
          <w:sz w:val="24"/>
        </w:rPr>
        <w:t>despute</w:t>
      </w:r>
      <w:proofErr w:type="spellEnd"/>
      <w:r w:rsidRPr="000D21C0">
        <w:rPr>
          <w:rFonts w:eastAsia="Calibri"/>
          <w:color w:val="000000" w:themeColor="text1"/>
          <w:sz w:val="24"/>
        </w:rPr>
        <w:t xml:space="preserve"> their obscure publishers. Some are </w:t>
      </w:r>
      <w:r>
        <w:rPr>
          <w:rFonts w:eastAsia="Calibri"/>
          <w:color w:val="000000" w:themeColor="text1"/>
          <w:sz w:val="24"/>
        </w:rPr>
        <w:t>blurred</w:t>
      </w:r>
      <w:r w:rsidRPr="000D21C0">
        <w:rPr>
          <w:rFonts w:eastAsia="Calibri"/>
          <w:color w:val="000000" w:themeColor="text1"/>
          <w:sz w:val="24"/>
        </w:rPr>
        <w:t xml:space="preserve"> by luminaries such as Henry Kissinger (Ali), Thomas Sowell (Brimelow), Some authors – such as Simpson and Corcoran, </w:t>
      </w:r>
      <w:proofErr w:type="spellStart"/>
      <w:r w:rsidRPr="000D21C0">
        <w:rPr>
          <w:rFonts w:eastAsia="Calibri"/>
          <w:color w:val="000000" w:themeColor="text1"/>
          <w:sz w:val="24"/>
        </w:rPr>
        <w:t>Buchanon</w:t>
      </w:r>
      <w:proofErr w:type="spellEnd"/>
      <w:r w:rsidRPr="000D21C0">
        <w:rPr>
          <w:rFonts w:eastAsia="Calibri"/>
          <w:color w:val="000000" w:themeColor="text1"/>
          <w:sz w:val="24"/>
        </w:rPr>
        <w:t xml:space="preserve"> and Brimelow, or Ali and Murray – these authors cite each other </w:t>
      </w:r>
      <w:r>
        <w:rPr>
          <w:rFonts w:eastAsia="Calibri"/>
          <w:color w:val="000000" w:themeColor="text1"/>
          <w:sz w:val="24"/>
        </w:rPr>
        <w:t>approvingly</w:t>
      </w:r>
      <w:r w:rsidRPr="000D21C0">
        <w:rPr>
          <w:rFonts w:eastAsia="Calibri"/>
          <w:color w:val="000000" w:themeColor="text1"/>
          <w:sz w:val="24"/>
        </w:rPr>
        <w:t xml:space="preserve">, though not converging entirely on their anti-refugee logic.  </w:t>
      </w:r>
    </w:p>
    <w:p w14:paraId="752AF64C" w14:textId="77777777" w:rsidR="00546C0C" w:rsidRPr="000D21C0" w:rsidRDefault="00546C0C" w:rsidP="00546C0C">
      <w:pPr>
        <w:spacing w:after="0" w:line="276" w:lineRule="auto"/>
        <w:ind w:firstLine="720"/>
        <w:rPr>
          <w:rFonts w:eastAsia="Calibri"/>
          <w:color w:val="000000" w:themeColor="text1"/>
          <w:sz w:val="24"/>
        </w:rPr>
      </w:pPr>
      <w:r w:rsidRPr="000D21C0">
        <w:rPr>
          <w:rFonts w:eastAsia="Calibri"/>
          <w:color w:val="000000" w:themeColor="text1"/>
          <w:sz w:val="24"/>
        </w:rPr>
        <w:t xml:space="preserve">Many of these authors have also featured prominently in leading anti-refugee reports, policy memos, or edited volumes by </w:t>
      </w:r>
      <w:proofErr w:type="spellStart"/>
      <w:r w:rsidRPr="000D21C0">
        <w:rPr>
          <w:rFonts w:eastAsia="Calibri"/>
          <w:color w:val="000000" w:themeColor="text1"/>
          <w:sz w:val="24"/>
        </w:rPr>
        <w:t>restrictionist</w:t>
      </w:r>
      <w:proofErr w:type="spellEnd"/>
      <w:r w:rsidRPr="000D21C0">
        <w:rPr>
          <w:rFonts w:eastAsia="Calibri"/>
          <w:color w:val="000000" w:themeColor="text1"/>
          <w:sz w:val="24"/>
        </w:rPr>
        <w:t xml:space="preserve"> foundations and think tanks (such as Washington’s Center for Immigration Studies, which propelled </w:t>
      </w:r>
      <w:proofErr w:type="spellStart"/>
      <w:r w:rsidRPr="000D21C0">
        <w:rPr>
          <w:rFonts w:eastAsia="Calibri"/>
          <w:color w:val="000000" w:themeColor="text1"/>
          <w:sz w:val="24"/>
        </w:rPr>
        <w:t>Tanton</w:t>
      </w:r>
      <w:proofErr w:type="spellEnd"/>
      <w:r w:rsidRPr="000D21C0">
        <w:rPr>
          <w:rFonts w:eastAsia="Calibri"/>
          <w:color w:val="000000" w:themeColor="text1"/>
          <w:sz w:val="24"/>
        </w:rPr>
        <w:t xml:space="preserve"> et al.’s</w:t>
      </w:r>
      <w:r w:rsidRPr="000D21C0">
        <w:rPr>
          <w:rFonts w:eastAsia="Calibri"/>
          <w:i/>
          <w:iCs/>
          <w:color w:val="000000" w:themeColor="text1"/>
          <w:sz w:val="24"/>
        </w:rPr>
        <w:t xml:space="preserve"> Immigration and the </w:t>
      </w:r>
      <w:r w:rsidRPr="000D21C0">
        <w:rPr>
          <w:rFonts w:eastAsia="Calibri"/>
          <w:color w:val="000000" w:themeColor="text1"/>
          <w:sz w:val="24"/>
        </w:rPr>
        <w:t>S</w:t>
      </w:r>
      <w:r w:rsidRPr="000D21C0">
        <w:rPr>
          <w:rFonts w:eastAsia="Calibri"/>
          <w:i/>
          <w:iCs/>
          <w:color w:val="000000" w:themeColor="text1"/>
          <w:sz w:val="24"/>
        </w:rPr>
        <w:t>ocial contract: the implosion of Western societies [1996]</w:t>
      </w:r>
      <w:r w:rsidRPr="000D21C0">
        <w:rPr>
          <w:rFonts w:eastAsia="Calibri"/>
          <w:color w:val="000000" w:themeColor="text1"/>
          <w:sz w:val="24"/>
        </w:rPr>
        <w:t xml:space="preserve">) or online communities (such as Breitbart or the London Forum). </w:t>
      </w:r>
    </w:p>
    <w:p w14:paraId="3AB93F04" w14:textId="77777777" w:rsidR="00546C0C" w:rsidRPr="000D21C0" w:rsidRDefault="00546C0C" w:rsidP="00546C0C">
      <w:pPr>
        <w:spacing w:after="0" w:line="276" w:lineRule="auto"/>
        <w:ind w:firstLine="720"/>
        <w:rPr>
          <w:rFonts w:eastAsia="Calibri"/>
          <w:color w:val="000000" w:themeColor="text1"/>
          <w:sz w:val="24"/>
        </w:rPr>
      </w:pPr>
      <w:r w:rsidRPr="00A64161">
        <w:rPr>
          <w:rFonts w:eastAsia="Calibri"/>
          <w:color w:val="000000" w:themeColor="text1"/>
          <w:sz w:val="24"/>
        </w:rPr>
        <w:t xml:space="preserve">There are many fictional books that have become “canonized” classics of anti-refugee bigotry and restrictionism – notably, Jean </w:t>
      </w:r>
      <w:proofErr w:type="spellStart"/>
      <w:r w:rsidRPr="00A64161">
        <w:rPr>
          <w:rFonts w:eastAsia="Calibri"/>
          <w:color w:val="000000" w:themeColor="text1"/>
          <w:sz w:val="24"/>
        </w:rPr>
        <w:t>Raspail’s</w:t>
      </w:r>
      <w:proofErr w:type="spellEnd"/>
      <w:r w:rsidRPr="00A64161">
        <w:rPr>
          <w:rFonts w:eastAsia="Calibri"/>
          <w:color w:val="000000" w:themeColor="text1"/>
          <w:sz w:val="24"/>
        </w:rPr>
        <w:t xml:space="preserve"> 1973 dystopia </w:t>
      </w:r>
      <w:r w:rsidRPr="00A64161">
        <w:rPr>
          <w:rFonts w:eastAsia="Calibri"/>
          <w:i/>
          <w:iCs/>
          <w:color w:val="000000" w:themeColor="text1"/>
          <w:sz w:val="24"/>
        </w:rPr>
        <w:t>Le Camp des Saints</w:t>
      </w:r>
      <w:r w:rsidRPr="00A64161">
        <w:rPr>
          <w:rFonts w:eastAsia="Calibri"/>
          <w:color w:val="000000" w:themeColor="text1"/>
          <w:sz w:val="24"/>
        </w:rPr>
        <w:t xml:space="preserve">, whose portrayal of migrants as a genocidal apocalypse is a bestseller to this day. But I restricted myself to non-fiction advocacy.   </w:t>
      </w:r>
    </w:p>
    <w:p w14:paraId="0E2B3E43" w14:textId="77777777" w:rsidR="00546C0C" w:rsidRPr="000D21C0" w:rsidRDefault="00546C0C" w:rsidP="00546C0C">
      <w:pPr>
        <w:spacing w:after="0" w:line="276" w:lineRule="auto"/>
        <w:ind w:firstLine="720"/>
        <w:rPr>
          <w:rFonts w:eastAsia="Calibri"/>
          <w:color w:val="000000" w:themeColor="text1"/>
          <w:sz w:val="24"/>
        </w:rPr>
      </w:pPr>
      <w:r w:rsidRPr="000D21C0">
        <w:rPr>
          <w:rFonts w:eastAsia="Calibri"/>
          <w:color w:val="000000" w:themeColor="text1"/>
          <w:sz w:val="24"/>
        </w:rPr>
        <w:t xml:space="preserve">I comprehensively analyzed all mentions of refugee, asylum, and forced migration-specific content, as well as broader contextual examples, evidence, or claims that pertain to migration and sanctuary policies more broadly. Most of them – conveniently – fail to distinguish forced from unforced migration entirely. Some make the distinction, but then proceed to ignore it in their refugee </w:t>
      </w:r>
      <w:proofErr w:type="spellStart"/>
      <w:r w:rsidRPr="000D21C0">
        <w:rPr>
          <w:rFonts w:eastAsia="Calibri"/>
          <w:color w:val="000000" w:themeColor="text1"/>
          <w:sz w:val="24"/>
        </w:rPr>
        <w:t>restrictionist</w:t>
      </w:r>
      <w:proofErr w:type="spellEnd"/>
      <w:r w:rsidRPr="000D21C0">
        <w:rPr>
          <w:rFonts w:eastAsia="Calibri"/>
          <w:color w:val="000000" w:themeColor="text1"/>
          <w:sz w:val="24"/>
        </w:rPr>
        <w:t xml:space="preserve"> arguments by sweeping refugees under migrants in general. Still others make the distinction – always to argue that refugees are, in one way or another, “worse” than other migrant, ethnic, sectarian, or “alien” categories. </w:t>
      </w:r>
    </w:p>
    <w:p w14:paraId="68DF25AD" w14:textId="2C004DB5" w:rsidR="00A64161" w:rsidRPr="000D21C0" w:rsidRDefault="00A64161" w:rsidP="00546C0C">
      <w:pPr>
        <w:spacing w:after="0" w:line="276" w:lineRule="auto"/>
        <w:ind w:firstLine="720"/>
        <w:rPr>
          <w:rFonts w:eastAsia="Calibri"/>
          <w:color w:val="000000" w:themeColor="text1"/>
          <w:sz w:val="24"/>
        </w:rPr>
      </w:pPr>
      <w:r w:rsidRPr="000D21C0">
        <w:rPr>
          <w:rFonts w:eastAsia="Calibri"/>
          <w:color w:val="000000" w:themeColor="text1"/>
          <w:sz w:val="24"/>
        </w:rPr>
        <w:t xml:space="preserve">The arguments against refugees are </w:t>
      </w:r>
      <w:r w:rsidRPr="000D21C0">
        <w:rPr>
          <w:rFonts w:eastAsia="Calibri"/>
          <w:i/>
          <w:iCs/>
          <w:color w:val="000000" w:themeColor="text1"/>
          <w:sz w:val="24"/>
        </w:rPr>
        <w:t>not</w:t>
      </w:r>
      <w:r w:rsidRPr="000D21C0">
        <w:rPr>
          <w:rFonts w:eastAsia="Calibri"/>
          <w:color w:val="000000" w:themeColor="text1"/>
          <w:sz w:val="24"/>
        </w:rPr>
        <w:t xml:space="preserve"> – like </w:t>
      </w:r>
      <w:proofErr w:type="spellStart"/>
      <w:r w:rsidRPr="000D21C0">
        <w:rPr>
          <w:rFonts w:eastAsia="Calibri"/>
          <w:color w:val="000000" w:themeColor="text1"/>
          <w:sz w:val="24"/>
        </w:rPr>
        <w:t>Borjas</w:t>
      </w:r>
      <w:proofErr w:type="spellEnd"/>
      <w:r w:rsidRPr="000D21C0">
        <w:rPr>
          <w:rFonts w:eastAsia="Calibri"/>
          <w:color w:val="000000" w:themeColor="text1"/>
          <w:sz w:val="24"/>
        </w:rPr>
        <w:t xml:space="preserve">’ (1999) claim about refugees as an economic burden, or Chambers (1986) evidence that refugees hurt the poor in host societies – empirical. Instead, they are primarily deploying insinuation, decontextualized factoids, anecdotal evidence, and – frequently – simple falsehood and slander. In the chapter, I try to balance typical examples of each. I use the term “argument” loosely, as many of these books cannot be said to fit their anti-refugee </w:t>
      </w:r>
      <w:proofErr w:type="spellStart"/>
      <w:r w:rsidRPr="000D21C0">
        <w:rPr>
          <w:rFonts w:eastAsia="Calibri"/>
          <w:color w:val="000000" w:themeColor="text1"/>
          <w:sz w:val="24"/>
        </w:rPr>
        <w:t>clais</w:t>
      </w:r>
      <w:proofErr w:type="spellEnd"/>
      <w:r w:rsidRPr="000D21C0">
        <w:rPr>
          <w:rFonts w:eastAsia="Calibri"/>
          <w:color w:val="000000" w:themeColor="text1"/>
          <w:sz w:val="24"/>
        </w:rPr>
        <w:t xml:space="preserve"> coherently. While some of them oppose refugee acceptance or integration in principle, others merely attribute disastrous – not merely detrimental – effects to host societies or “civilization” as such.</w:t>
      </w:r>
      <w:r>
        <w:rPr>
          <w:rFonts w:eastAsia="Calibri"/>
          <w:color w:val="000000" w:themeColor="text1"/>
          <w:sz w:val="24"/>
        </w:rPr>
        <w:t xml:space="preserve"> </w:t>
      </w:r>
      <w:r w:rsidRPr="000D21C0">
        <w:rPr>
          <w:rFonts w:eastAsia="Calibri"/>
          <w:color w:val="000000" w:themeColor="text1"/>
          <w:sz w:val="24"/>
        </w:rPr>
        <w:t xml:space="preserve">With the exception of Brimelow (1996), who endorses racial purity on the grounds that multiracial societies “don’t work” (pp.123-147), none of the other books can be accused of overt racism. </w:t>
      </w:r>
    </w:p>
    <w:p w14:paraId="53B54FF6" w14:textId="77777777" w:rsidR="00A64161" w:rsidRPr="000D21C0" w:rsidRDefault="00A64161" w:rsidP="00A64161">
      <w:pPr>
        <w:spacing w:after="0" w:line="276" w:lineRule="auto"/>
        <w:rPr>
          <w:rFonts w:eastAsia="Calibri"/>
          <w:color w:val="000000" w:themeColor="text1"/>
          <w:sz w:val="24"/>
        </w:rPr>
      </w:pPr>
    </w:p>
    <w:p w14:paraId="6DC982B5" w14:textId="1F93F87C" w:rsidR="00A64161" w:rsidRDefault="00546C0C" w:rsidP="00546C0C">
      <w:pPr>
        <w:pStyle w:val="Heading3"/>
      </w:pPr>
      <w:r>
        <w:t>Flaws of</w:t>
      </w:r>
      <w:r w:rsidR="00A64161" w:rsidRPr="000D21C0">
        <w:t xml:space="preserve"> Prey “</w:t>
      </w:r>
      <w:proofErr w:type="spellStart"/>
      <w:r w:rsidR="00A64161" w:rsidRPr="000D21C0">
        <w:t>Rapefugee</w:t>
      </w:r>
      <w:proofErr w:type="spellEnd"/>
      <w:r w:rsidR="00A64161" w:rsidRPr="000D21C0">
        <w:t>” Argument: Flaws</w:t>
      </w:r>
    </w:p>
    <w:p w14:paraId="66A83AA2" w14:textId="77777777" w:rsidR="00A64161" w:rsidRPr="000D21C0" w:rsidRDefault="00A64161" w:rsidP="00A64161">
      <w:pPr>
        <w:spacing w:after="0" w:line="276" w:lineRule="auto"/>
        <w:rPr>
          <w:rFonts w:eastAsia="Calibri"/>
          <w:color w:val="000000" w:themeColor="text1"/>
          <w:sz w:val="24"/>
        </w:rPr>
      </w:pPr>
    </w:p>
    <w:p w14:paraId="5EDE53CF" w14:textId="1E10A1AE" w:rsidR="00A64161" w:rsidRPr="000D21C0" w:rsidRDefault="00546C0C" w:rsidP="00A64161">
      <w:pPr>
        <w:spacing w:after="0" w:line="276" w:lineRule="auto"/>
        <w:rPr>
          <w:rFonts w:eastAsia="Calibri"/>
          <w:color w:val="000000" w:themeColor="text1"/>
          <w:sz w:val="24"/>
        </w:rPr>
      </w:pPr>
      <w:r>
        <w:rPr>
          <w:rFonts w:eastAsia="Calibri"/>
          <w:color w:val="000000" w:themeColor="text1"/>
          <w:sz w:val="24"/>
        </w:rPr>
        <w:t xml:space="preserve">Regarding the special attention to Ali’s </w:t>
      </w:r>
      <w:r>
        <w:rPr>
          <w:rFonts w:eastAsia="Calibri"/>
          <w:i/>
          <w:iCs/>
          <w:color w:val="000000" w:themeColor="text1"/>
          <w:sz w:val="24"/>
        </w:rPr>
        <w:t xml:space="preserve">Prey </w:t>
      </w:r>
      <w:r>
        <w:rPr>
          <w:rFonts w:eastAsia="Calibri"/>
          <w:color w:val="000000" w:themeColor="text1"/>
          <w:sz w:val="24"/>
        </w:rPr>
        <w:t xml:space="preserve">in particular, it is worth buttressing the characterizations of her argument as fundamentally flawed. </w:t>
      </w:r>
      <w:r w:rsidR="00A64161" w:rsidRPr="000D21C0">
        <w:rPr>
          <w:rFonts w:eastAsia="Calibri"/>
          <w:color w:val="000000" w:themeColor="text1"/>
          <w:sz w:val="24"/>
        </w:rPr>
        <w:t>Ali’s conclusion that “we do see evidence of a causal relationship between increased migration and increased sexual violence” (p.48) is only possible because she:</w:t>
      </w:r>
    </w:p>
    <w:p w14:paraId="124208D0" w14:textId="77777777" w:rsidR="00A64161" w:rsidRPr="000D21C0" w:rsidRDefault="00A64161" w:rsidP="00A64161">
      <w:pPr>
        <w:numPr>
          <w:ilvl w:val="0"/>
          <w:numId w:val="3"/>
        </w:numPr>
        <w:spacing w:after="0" w:line="276" w:lineRule="auto"/>
        <w:rPr>
          <w:rFonts w:eastAsia="Calibri"/>
          <w:color w:val="000000" w:themeColor="text1"/>
          <w:sz w:val="24"/>
        </w:rPr>
      </w:pPr>
      <w:r w:rsidRPr="000D21C0">
        <w:rPr>
          <w:rFonts w:eastAsia="Calibri"/>
          <w:color w:val="000000" w:themeColor="text1"/>
          <w:sz w:val="24"/>
        </w:rPr>
        <w:t xml:space="preserve">uses obviously-skewed data partially and selectively, ignoring or denying better sources and more comprehensive scopes. Even after herself </w:t>
      </w:r>
      <w:r w:rsidRPr="000D21C0">
        <w:rPr>
          <w:rFonts w:eastAsia="Calibri"/>
          <w:i/>
          <w:iCs/>
          <w:color w:val="000000" w:themeColor="text1"/>
          <w:sz w:val="24"/>
        </w:rPr>
        <w:t>acknowledging</w:t>
      </w:r>
      <w:r w:rsidRPr="000D21C0">
        <w:rPr>
          <w:rFonts w:eastAsia="Calibri"/>
          <w:color w:val="000000" w:themeColor="text1"/>
          <w:sz w:val="24"/>
        </w:rPr>
        <w:t xml:space="preserve"> the partiality and poverty of her selected data, she proceeds to treat them as definitive evidence without any consideration of alternatives. Thus she eagerly isolates forced migrants for disproportionate contribution to the rape rate: they are 1% of Austrian population, but doing 11% of the rapes (p.48), they are 1-2% of the German population, but are 12% of rape suspects (p.50) and 9% of sex crime suspects (p.51); they are 41% of the gang rapists in Sweden (p.49); they are most of the sex-assaulters at a 2015 music festival (ibid); they quintupled the rape rate but only doubled the population in Lower Saxony (p.52), etc. Naturally, for each of these particular indicators there is base-rate neglect: </w:t>
      </w:r>
    </w:p>
    <w:p w14:paraId="0A58DA86" w14:textId="77777777" w:rsidR="00A64161" w:rsidRPr="000D21C0" w:rsidRDefault="00A64161" w:rsidP="00A64161">
      <w:pPr>
        <w:numPr>
          <w:ilvl w:val="0"/>
          <w:numId w:val="3"/>
        </w:numPr>
        <w:spacing w:after="0" w:line="276" w:lineRule="auto"/>
        <w:rPr>
          <w:rFonts w:eastAsia="Calibri"/>
          <w:color w:val="000000" w:themeColor="text1"/>
          <w:sz w:val="24"/>
        </w:rPr>
      </w:pPr>
      <w:r w:rsidRPr="000D21C0">
        <w:rPr>
          <w:rFonts w:eastAsia="Calibri"/>
          <w:color w:val="000000" w:themeColor="text1"/>
          <w:sz w:val="24"/>
        </w:rPr>
        <w:t xml:space="preserve">indulges in ecological fallacies, including by frequently insinuating the connection between individual refugees and collective changes in crime rates. Consider one typical factoid: asylum seekers are suggested to be responsible for a 10.4% increase in violent crimes in the “fourth highest receiver of asylum seekers,” Lower Saxony, between 2014-6 (p.52).  </w:t>
      </w:r>
    </w:p>
    <w:p w14:paraId="0DC3FAAF" w14:textId="77777777" w:rsidR="00A64161" w:rsidRPr="000D21C0" w:rsidRDefault="00A64161" w:rsidP="00A64161">
      <w:pPr>
        <w:numPr>
          <w:ilvl w:val="0"/>
          <w:numId w:val="3"/>
        </w:numPr>
        <w:spacing w:after="0" w:line="276" w:lineRule="auto"/>
        <w:rPr>
          <w:rFonts w:eastAsia="Calibri"/>
          <w:color w:val="000000" w:themeColor="text1"/>
          <w:sz w:val="24"/>
        </w:rPr>
      </w:pPr>
      <w:r w:rsidRPr="000D21C0">
        <w:rPr>
          <w:rFonts w:eastAsia="Calibri"/>
          <w:color w:val="000000" w:themeColor="text1"/>
          <w:sz w:val="24"/>
        </w:rPr>
        <w:t xml:space="preserve">ignores selection bias of victim reporting and police repression that may </w:t>
      </w:r>
      <w:r w:rsidRPr="000D21C0">
        <w:rPr>
          <w:rFonts w:eastAsia="Calibri"/>
          <w:i/>
          <w:iCs/>
          <w:color w:val="000000" w:themeColor="text1"/>
          <w:sz w:val="24"/>
        </w:rPr>
        <w:t>over</w:t>
      </w:r>
      <w:r w:rsidRPr="000D21C0">
        <w:rPr>
          <w:rFonts w:eastAsia="Calibri"/>
          <w:color w:val="000000" w:themeColor="text1"/>
          <w:sz w:val="24"/>
        </w:rPr>
        <w:t xml:space="preserve">count refugees. The most curious example is when she conjectures that “Migrants might be more likely to be reported because their sex crimes are more violent” (p.119). In criminology, meanwhile, migrants have widely been found to be </w:t>
      </w:r>
      <w:r w:rsidRPr="000D21C0">
        <w:rPr>
          <w:rFonts w:eastAsia="Calibri"/>
          <w:i/>
          <w:iCs/>
          <w:color w:val="000000" w:themeColor="text1"/>
          <w:sz w:val="24"/>
        </w:rPr>
        <w:t>over</w:t>
      </w:r>
      <w:r w:rsidRPr="000D21C0">
        <w:rPr>
          <w:rFonts w:eastAsia="Calibri"/>
          <w:color w:val="000000" w:themeColor="text1"/>
          <w:sz w:val="24"/>
        </w:rPr>
        <w:t>reported as criminals because of their ethno-racial salience. But Ali prefers to suspect – without evidence – that the reason “might” be that they are simply more violent.</w:t>
      </w:r>
    </w:p>
    <w:p w14:paraId="3274C14D" w14:textId="77777777" w:rsidR="00A64161" w:rsidRPr="000D21C0" w:rsidRDefault="00A64161" w:rsidP="00A64161">
      <w:pPr>
        <w:numPr>
          <w:ilvl w:val="0"/>
          <w:numId w:val="3"/>
        </w:numPr>
        <w:spacing w:after="0" w:line="276" w:lineRule="auto"/>
        <w:rPr>
          <w:rFonts w:eastAsia="Calibri"/>
          <w:color w:val="000000" w:themeColor="text1"/>
          <w:sz w:val="24"/>
        </w:rPr>
      </w:pPr>
      <w:r w:rsidRPr="000D21C0">
        <w:rPr>
          <w:rFonts w:eastAsia="Calibri"/>
          <w:color w:val="000000" w:themeColor="text1"/>
          <w:sz w:val="24"/>
        </w:rPr>
        <w:t xml:space="preserve">arbitrarily suspects selection bias in the direction of </w:t>
      </w:r>
      <w:r w:rsidRPr="000D21C0">
        <w:rPr>
          <w:rFonts w:eastAsia="Calibri"/>
          <w:i/>
          <w:iCs/>
          <w:color w:val="000000" w:themeColor="text1"/>
          <w:sz w:val="24"/>
        </w:rPr>
        <w:t>under</w:t>
      </w:r>
      <w:r w:rsidRPr="000D21C0">
        <w:rPr>
          <w:rFonts w:eastAsia="Calibri"/>
          <w:color w:val="000000" w:themeColor="text1"/>
          <w:sz w:val="24"/>
        </w:rPr>
        <w:t xml:space="preserve">counting, for example, refugee criminals. One of many striking examples is on Ali 2021, p.52, when she ponders the ethno-national background of violent crime suspects. After noting the perpetrators to be Moroccan, Algerian and Tunisian (i.e. </w:t>
      </w:r>
      <w:r w:rsidRPr="000D21C0">
        <w:rPr>
          <w:rFonts w:eastAsia="Calibri"/>
          <w:i/>
          <w:iCs/>
          <w:color w:val="000000" w:themeColor="text1"/>
          <w:sz w:val="24"/>
        </w:rPr>
        <w:t xml:space="preserve">not </w:t>
      </w:r>
      <w:r w:rsidRPr="000D21C0">
        <w:rPr>
          <w:rFonts w:eastAsia="Calibri"/>
          <w:color w:val="000000" w:themeColor="text1"/>
          <w:sz w:val="24"/>
        </w:rPr>
        <w:t xml:space="preserve">the major refugee categories in Germany), she hastens to add that “Afghans, Iraqis and Syrians [i.e. the major refugee categories] were underrepresented […] because their chances of being granted asylum were perceived to be higher” (p.52). This conclusion is not only preposterous at face-value (if anything, asylum-seekers would be </w:t>
      </w:r>
      <w:r w:rsidRPr="000D21C0">
        <w:rPr>
          <w:rFonts w:eastAsia="Calibri"/>
          <w:i/>
          <w:iCs/>
          <w:color w:val="000000" w:themeColor="text1"/>
          <w:sz w:val="24"/>
        </w:rPr>
        <w:t>over</w:t>
      </w:r>
      <w:r w:rsidRPr="000D21C0">
        <w:rPr>
          <w:rFonts w:eastAsia="Calibri"/>
          <w:color w:val="000000" w:themeColor="text1"/>
          <w:sz w:val="24"/>
        </w:rPr>
        <w:t xml:space="preserve">represented as ethno-racial minorities typically are), it is also misattributed to “the authors.” Namely, this claim is nowhere to be found in the original study. (The authors note, instead, that Syrian, Iraqi and Afghan refugees are less likely than </w:t>
      </w:r>
      <w:r w:rsidRPr="000D21C0">
        <w:rPr>
          <w:rFonts w:eastAsia="Calibri"/>
          <w:color w:val="000000" w:themeColor="text1"/>
          <w:sz w:val="24"/>
        </w:rPr>
        <w:lastRenderedPageBreak/>
        <w:t xml:space="preserve">others </w:t>
      </w:r>
      <w:r w:rsidRPr="000D21C0">
        <w:rPr>
          <w:rFonts w:eastAsia="Calibri"/>
          <w:i/>
          <w:iCs/>
          <w:color w:val="000000" w:themeColor="text1"/>
          <w:sz w:val="24"/>
        </w:rPr>
        <w:t>to live without legal status</w:t>
      </w:r>
      <w:r w:rsidRPr="000D21C0">
        <w:rPr>
          <w:rFonts w:eastAsia="Calibri"/>
          <w:color w:val="000000" w:themeColor="text1"/>
          <w:sz w:val="24"/>
        </w:rPr>
        <w:t xml:space="preserve"> because of their perceived prospects – </w:t>
      </w:r>
      <w:r w:rsidRPr="000D21C0">
        <w:rPr>
          <w:rFonts w:eastAsia="Calibri"/>
          <w:i/>
          <w:iCs/>
          <w:color w:val="000000" w:themeColor="text1"/>
          <w:sz w:val="24"/>
        </w:rPr>
        <w:t xml:space="preserve">not </w:t>
      </w:r>
      <w:r w:rsidRPr="000D21C0">
        <w:rPr>
          <w:rFonts w:eastAsia="Calibri"/>
          <w:color w:val="000000" w:themeColor="text1"/>
          <w:sz w:val="24"/>
        </w:rPr>
        <w:t xml:space="preserve">that they are undercounted in crime statistics. If anything, this is a potential reason that they be </w:t>
      </w:r>
      <w:r w:rsidRPr="000D21C0">
        <w:rPr>
          <w:rFonts w:eastAsia="Calibri"/>
          <w:i/>
          <w:iCs/>
          <w:color w:val="000000" w:themeColor="text1"/>
          <w:sz w:val="24"/>
        </w:rPr>
        <w:t>over</w:t>
      </w:r>
      <w:r w:rsidRPr="000D21C0">
        <w:rPr>
          <w:rFonts w:eastAsia="Calibri"/>
          <w:color w:val="000000" w:themeColor="text1"/>
          <w:sz w:val="24"/>
        </w:rPr>
        <w:t xml:space="preserve">counted, because of their identifiability by state organs. I thank Jonathan </w:t>
      </w:r>
      <w:proofErr w:type="spellStart"/>
      <w:r w:rsidRPr="000D21C0">
        <w:rPr>
          <w:rFonts w:eastAsia="Calibri"/>
          <w:color w:val="000000" w:themeColor="text1"/>
          <w:sz w:val="24"/>
        </w:rPr>
        <w:t>Mijs</w:t>
      </w:r>
      <w:proofErr w:type="spellEnd"/>
      <w:r w:rsidRPr="000D21C0">
        <w:rPr>
          <w:rFonts w:eastAsia="Calibri"/>
          <w:color w:val="000000" w:themeColor="text1"/>
          <w:sz w:val="24"/>
        </w:rPr>
        <w:t xml:space="preserve"> for translating from German to clarify this glaring misattribution).</w:t>
      </w:r>
      <w:r w:rsidRPr="000D21C0">
        <w:rPr>
          <w:rFonts w:eastAsia="Calibri"/>
          <w:i/>
          <w:iCs/>
          <w:color w:val="000000" w:themeColor="text1"/>
          <w:sz w:val="24"/>
        </w:rPr>
        <w:t xml:space="preserve"> </w:t>
      </w:r>
      <w:r w:rsidRPr="000D21C0">
        <w:rPr>
          <w:rFonts w:eastAsia="Calibri"/>
          <w:color w:val="000000" w:themeColor="text1"/>
          <w:sz w:val="24"/>
        </w:rPr>
        <w:t xml:space="preserve">Such confirmation bias – the author simply </w:t>
      </w:r>
      <w:r w:rsidRPr="000D21C0">
        <w:rPr>
          <w:rFonts w:eastAsia="Calibri"/>
          <w:i/>
          <w:iCs/>
          <w:color w:val="000000" w:themeColor="text1"/>
          <w:sz w:val="24"/>
        </w:rPr>
        <w:t xml:space="preserve">wishes </w:t>
      </w:r>
      <w:r w:rsidRPr="000D21C0">
        <w:rPr>
          <w:rFonts w:eastAsia="Calibri"/>
          <w:color w:val="000000" w:themeColor="text1"/>
          <w:sz w:val="24"/>
        </w:rPr>
        <w:t xml:space="preserve">to believe in </w:t>
      </w:r>
      <w:proofErr w:type="spellStart"/>
      <w:r w:rsidRPr="000D21C0">
        <w:rPr>
          <w:rFonts w:eastAsia="Calibri"/>
          <w:color w:val="000000" w:themeColor="text1"/>
          <w:sz w:val="24"/>
        </w:rPr>
        <w:t>rapefugees</w:t>
      </w:r>
      <w:proofErr w:type="spellEnd"/>
      <w:r w:rsidRPr="000D21C0">
        <w:rPr>
          <w:rFonts w:eastAsia="Calibri"/>
          <w:color w:val="000000" w:themeColor="text1"/>
          <w:sz w:val="24"/>
        </w:rPr>
        <w:t xml:space="preserve"> – is ubiquitous in </w:t>
      </w:r>
      <w:r w:rsidRPr="000D21C0">
        <w:rPr>
          <w:rFonts w:eastAsia="Calibri"/>
          <w:i/>
          <w:iCs/>
          <w:color w:val="000000" w:themeColor="text1"/>
          <w:sz w:val="24"/>
        </w:rPr>
        <w:t>Prey</w:t>
      </w:r>
      <w:r w:rsidRPr="000D21C0">
        <w:rPr>
          <w:rFonts w:eastAsia="Calibri"/>
          <w:color w:val="000000" w:themeColor="text1"/>
          <w:sz w:val="24"/>
        </w:rPr>
        <w:t>, though never remarked on in reviews of it.</w:t>
      </w:r>
    </w:p>
    <w:p w14:paraId="44286384" w14:textId="77777777" w:rsidR="00A64161" w:rsidRPr="000D21C0" w:rsidRDefault="00A64161" w:rsidP="00A64161">
      <w:pPr>
        <w:numPr>
          <w:ilvl w:val="0"/>
          <w:numId w:val="3"/>
        </w:numPr>
        <w:spacing w:after="0" w:line="276" w:lineRule="auto"/>
        <w:rPr>
          <w:rFonts w:eastAsia="Calibri"/>
          <w:color w:val="000000" w:themeColor="text1"/>
          <w:sz w:val="24"/>
        </w:rPr>
      </w:pPr>
      <w:r w:rsidRPr="000D21C0">
        <w:rPr>
          <w:rFonts w:eastAsia="Calibri"/>
          <w:color w:val="000000" w:themeColor="text1"/>
          <w:sz w:val="24"/>
        </w:rPr>
        <w:t xml:space="preserve">ignores or (in the case of one authoritative study) haphazardly dismisses extant, authoritative statistical analyses which unanimously reject the refugee-crime-spike hypothesis. After correctly summarizing Huang and </w:t>
      </w:r>
      <w:proofErr w:type="spellStart"/>
      <w:r w:rsidRPr="000D21C0">
        <w:rPr>
          <w:rFonts w:eastAsia="Calibri"/>
          <w:color w:val="000000" w:themeColor="text1"/>
          <w:sz w:val="24"/>
        </w:rPr>
        <w:t>Kvasnicka’s</w:t>
      </w:r>
      <w:proofErr w:type="spellEnd"/>
      <w:r w:rsidRPr="000D21C0">
        <w:rPr>
          <w:rFonts w:eastAsia="Calibri"/>
          <w:color w:val="000000" w:themeColor="text1"/>
          <w:sz w:val="24"/>
        </w:rPr>
        <w:t xml:space="preserve"> conclusion that refugees were </w:t>
      </w:r>
      <w:r w:rsidRPr="000D21C0">
        <w:rPr>
          <w:rFonts w:eastAsia="Calibri"/>
          <w:i/>
          <w:iCs/>
          <w:color w:val="000000" w:themeColor="text1"/>
          <w:sz w:val="24"/>
        </w:rPr>
        <w:t xml:space="preserve">not </w:t>
      </w:r>
      <w:r w:rsidRPr="000D21C0">
        <w:rPr>
          <w:rFonts w:eastAsia="Calibri"/>
          <w:color w:val="000000" w:themeColor="text1"/>
          <w:sz w:val="24"/>
        </w:rPr>
        <w:t>a cause of a surge in sexual violence, she stipulates that, while they might be right for 2015-6, refugees became such a cause in 2017-8 (p.53). No evidence is presented, while the suggestion “as we have seen, the real jump in sexual violence came in 2017” is contested by Ali’s colleague and ally Murray (2018), who insists that the rape-</w:t>
      </w:r>
      <w:proofErr w:type="spellStart"/>
      <w:r w:rsidRPr="000D21C0">
        <w:rPr>
          <w:rFonts w:eastAsia="Calibri"/>
          <w:color w:val="000000" w:themeColor="text1"/>
          <w:sz w:val="24"/>
        </w:rPr>
        <w:t>fugee</w:t>
      </w:r>
      <w:proofErr w:type="spellEnd"/>
      <w:r w:rsidRPr="000D21C0">
        <w:rPr>
          <w:rFonts w:eastAsia="Calibri"/>
          <w:color w:val="000000" w:themeColor="text1"/>
          <w:sz w:val="24"/>
        </w:rPr>
        <w:t xml:space="preserve"> wave began already in 2014 in Germany (p.159) and ridicules the documented fact that “refugees are less criminal than the average German inhabitant” as an “opinion” that an MP is “unloading himself of” (p.232). Huang and </w:t>
      </w:r>
      <w:proofErr w:type="spellStart"/>
      <w:r w:rsidRPr="000D21C0">
        <w:rPr>
          <w:rFonts w:eastAsia="Calibri"/>
          <w:color w:val="000000" w:themeColor="text1"/>
          <w:sz w:val="24"/>
        </w:rPr>
        <w:t>Kvasnicka</w:t>
      </w:r>
      <w:proofErr w:type="spellEnd"/>
      <w:r w:rsidRPr="000D21C0">
        <w:rPr>
          <w:rFonts w:eastAsia="Calibri"/>
          <w:color w:val="000000" w:themeColor="text1"/>
          <w:sz w:val="24"/>
        </w:rPr>
        <w:t>, meanwhile, focus solely on short-term effects of refugee inflows on crime rates in Germany for reasons of data availability. The distribution of refugees during the period they analyze is quasi-exogenous, allowing them to establish a causal relationship. In later periods, such as 2017 and 2018, refugees may relocate based on personal preferences, making regional exposure to refugees no longer exogenous. I thank the authors for clarifying this issue in private correspondence.</w:t>
      </w:r>
    </w:p>
    <w:p w14:paraId="5C7E8FCD" w14:textId="7F174C3A" w:rsidR="00A64161" w:rsidRDefault="00A64161" w:rsidP="00A64161">
      <w:pPr>
        <w:spacing w:after="0" w:line="276" w:lineRule="auto"/>
        <w:rPr>
          <w:rFonts w:eastAsia="Calibri"/>
          <w:color w:val="000000" w:themeColor="text1"/>
          <w:sz w:val="24"/>
        </w:rPr>
      </w:pPr>
      <w:r w:rsidRPr="000D21C0">
        <w:rPr>
          <w:rFonts w:eastAsia="Calibri"/>
          <w:color w:val="000000" w:themeColor="text1"/>
          <w:sz w:val="24"/>
        </w:rPr>
        <w:t>Indeed, Ali is so wedded to the “</w:t>
      </w:r>
      <w:proofErr w:type="spellStart"/>
      <w:r w:rsidRPr="000D21C0">
        <w:rPr>
          <w:rFonts w:eastAsia="Calibri"/>
          <w:color w:val="000000" w:themeColor="text1"/>
          <w:sz w:val="24"/>
        </w:rPr>
        <w:t>rapefugee</w:t>
      </w:r>
      <w:proofErr w:type="spellEnd"/>
      <w:r w:rsidRPr="000D21C0">
        <w:rPr>
          <w:rFonts w:eastAsia="Calibri"/>
          <w:color w:val="000000" w:themeColor="text1"/>
          <w:sz w:val="24"/>
        </w:rPr>
        <w:t xml:space="preserve">” thesis that she miscites her own Table 12 (which has the figure 14.3% </w:t>
      </w:r>
      <w:proofErr w:type="spellStart"/>
      <w:r w:rsidRPr="000D21C0">
        <w:rPr>
          <w:rFonts w:eastAsia="Calibri"/>
          <w:i/>
          <w:iCs/>
          <w:color w:val="000000" w:themeColor="text1"/>
          <w:sz w:val="24"/>
        </w:rPr>
        <w:t>Zuwanderer</w:t>
      </w:r>
      <w:proofErr w:type="spellEnd"/>
      <w:r w:rsidRPr="000D21C0">
        <w:rPr>
          <w:rFonts w:eastAsia="Calibri"/>
          <w:color w:val="000000" w:themeColor="text1"/>
          <w:sz w:val="24"/>
        </w:rPr>
        <w:t xml:space="preserve"> doing “grievous sex crimes, such as rape”) to state that “16.3 percent [sic!] perpetrated by </w:t>
      </w:r>
      <w:proofErr w:type="spellStart"/>
      <w:r w:rsidRPr="000D21C0">
        <w:rPr>
          <w:rFonts w:eastAsia="Calibri"/>
          <w:i/>
          <w:iCs/>
          <w:color w:val="000000" w:themeColor="text1"/>
          <w:sz w:val="24"/>
        </w:rPr>
        <w:t>Zuwanderer</w:t>
      </w:r>
      <w:proofErr w:type="spellEnd"/>
      <w:r w:rsidRPr="000D21C0">
        <w:rPr>
          <w:rFonts w:eastAsia="Calibri"/>
          <w:color w:val="000000" w:themeColor="text1"/>
          <w:sz w:val="24"/>
        </w:rPr>
        <w:t xml:space="preserve">” (p.51) – a convenient typo. </w:t>
      </w:r>
    </w:p>
    <w:p w14:paraId="3BD439DE" w14:textId="77777777" w:rsidR="00546C0C" w:rsidRPr="000D21C0" w:rsidRDefault="00546C0C" w:rsidP="00A64161">
      <w:pPr>
        <w:spacing w:after="0" w:line="276" w:lineRule="auto"/>
        <w:rPr>
          <w:rFonts w:eastAsia="Calibri"/>
          <w:color w:val="000000" w:themeColor="text1"/>
          <w:sz w:val="24"/>
        </w:rPr>
      </w:pPr>
    </w:p>
    <w:p w14:paraId="3EF3C73E" w14:textId="77777777" w:rsidR="00A64161" w:rsidRPr="000D21C0" w:rsidRDefault="00A64161" w:rsidP="00A64161">
      <w:pPr>
        <w:spacing w:after="0"/>
        <w:rPr>
          <w:color w:val="000000" w:themeColor="text1"/>
        </w:rPr>
      </w:pPr>
    </w:p>
    <w:p w14:paraId="77883292" w14:textId="6905AACE" w:rsidR="003B5689" w:rsidRPr="000D21C0" w:rsidRDefault="003B5689" w:rsidP="00546C0C">
      <w:pPr>
        <w:pStyle w:val="Heading2"/>
      </w:pPr>
      <w:r w:rsidRPr="000D21C0">
        <w:t xml:space="preserve">Chapter 13 </w:t>
      </w:r>
      <w:r w:rsidR="00546C0C">
        <w:t>R</w:t>
      </w:r>
      <w:r w:rsidRPr="000D21C0">
        <w:t xml:space="preserve">epatriation </w:t>
      </w:r>
      <w:r w:rsidR="00546C0C">
        <w:t>and Treaty Data and Indicators</w:t>
      </w:r>
    </w:p>
    <w:p w14:paraId="50A0C19A" w14:textId="559B8148" w:rsidR="0039708C" w:rsidRDefault="0039708C" w:rsidP="0039708C">
      <w:pPr>
        <w:spacing w:after="0"/>
        <w:rPr>
          <w:color w:val="000000" w:themeColor="text1"/>
          <w:sz w:val="20"/>
          <w:szCs w:val="20"/>
        </w:rPr>
      </w:pPr>
    </w:p>
    <w:p w14:paraId="49BB7D53" w14:textId="07933889" w:rsidR="0039708C" w:rsidRPr="0039708C" w:rsidRDefault="0039708C" w:rsidP="0039708C">
      <w:pPr>
        <w:pStyle w:val="Heading3"/>
        <w:rPr>
          <w:sz w:val="24"/>
          <w:szCs w:val="24"/>
        </w:rPr>
      </w:pPr>
      <w:r w:rsidRPr="0039708C">
        <w:rPr>
          <w:sz w:val="24"/>
          <w:szCs w:val="24"/>
        </w:rPr>
        <w:t>Substantive vs. Rhetorical Clause Coding</w:t>
      </w:r>
    </w:p>
    <w:p w14:paraId="35EC8C21" w14:textId="77777777" w:rsidR="0039708C" w:rsidRPr="0039708C" w:rsidRDefault="0039708C" w:rsidP="0039708C">
      <w:pPr>
        <w:spacing w:after="0"/>
        <w:rPr>
          <w:color w:val="000000" w:themeColor="text1"/>
          <w:sz w:val="24"/>
          <w:szCs w:val="24"/>
        </w:rPr>
      </w:pPr>
    </w:p>
    <w:p w14:paraId="23FF9174" w14:textId="5E1E6F4D" w:rsidR="0039708C" w:rsidRPr="0039708C" w:rsidRDefault="0039708C" w:rsidP="0039708C">
      <w:pPr>
        <w:spacing w:after="0"/>
        <w:ind w:firstLine="720"/>
        <w:rPr>
          <w:color w:val="000000" w:themeColor="text1"/>
          <w:sz w:val="24"/>
          <w:szCs w:val="24"/>
        </w:rPr>
      </w:pPr>
      <w:r w:rsidRPr="0039708C">
        <w:rPr>
          <w:color w:val="000000" w:themeColor="text1"/>
          <w:sz w:val="24"/>
          <w:szCs w:val="24"/>
        </w:rPr>
        <w:t xml:space="preserve">Distinction between </w:t>
      </w:r>
      <w:r w:rsidRPr="0039708C">
        <w:rPr>
          <w:i/>
          <w:iCs/>
          <w:color w:val="000000" w:themeColor="text1"/>
          <w:sz w:val="24"/>
          <w:szCs w:val="24"/>
        </w:rPr>
        <w:t>substantive</w:t>
      </w:r>
      <w:r w:rsidRPr="0039708C">
        <w:rPr>
          <w:color w:val="000000" w:themeColor="text1"/>
          <w:sz w:val="24"/>
          <w:szCs w:val="24"/>
        </w:rPr>
        <w:t xml:space="preserve"> and </w:t>
      </w:r>
      <w:r w:rsidRPr="0039708C">
        <w:rPr>
          <w:i/>
          <w:iCs/>
          <w:color w:val="000000" w:themeColor="text1"/>
          <w:sz w:val="24"/>
          <w:szCs w:val="24"/>
        </w:rPr>
        <w:t>rhetorical</w:t>
      </w:r>
      <w:r w:rsidRPr="0039708C">
        <w:rPr>
          <w:color w:val="000000" w:themeColor="text1"/>
          <w:sz w:val="24"/>
          <w:szCs w:val="24"/>
        </w:rPr>
        <w:t xml:space="preserve"> clauses excludes regional treaties with non-case-specific clauses. For example, 2004 and 2006 Great Lakes treaties have eleven signatories, all abstracting agreeing to IDP aid without specifics. For example: </w:t>
      </w:r>
    </w:p>
    <w:p w14:paraId="518AB6AB" w14:textId="77777777" w:rsidR="0039708C" w:rsidRPr="0039708C" w:rsidRDefault="0039708C" w:rsidP="0039708C">
      <w:pPr>
        <w:spacing w:after="0"/>
        <w:rPr>
          <w:color w:val="000000" w:themeColor="text1"/>
          <w:sz w:val="24"/>
          <w:szCs w:val="24"/>
        </w:rPr>
      </w:pPr>
    </w:p>
    <w:p w14:paraId="0F2C408B" w14:textId="77777777" w:rsidR="0039708C" w:rsidRPr="0039708C" w:rsidRDefault="0039708C" w:rsidP="0039708C">
      <w:pPr>
        <w:spacing w:after="0"/>
        <w:rPr>
          <w:color w:val="000000" w:themeColor="text1"/>
          <w:sz w:val="24"/>
          <w:szCs w:val="24"/>
        </w:rPr>
      </w:pPr>
      <w:r w:rsidRPr="0039708C">
        <w:rPr>
          <w:color w:val="000000" w:themeColor="text1"/>
          <w:sz w:val="24"/>
          <w:szCs w:val="24"/>
        </w:rPr>
        <w:t xml:space="preserve">“Page 15, Chapter III, Article 20, </w:t>
      </w:r>
      <w:proofErr w:type="spellStart"/>
      <w:r w:rsidRPr="0039708C">
        <w:rPr>
          <w:color w:val="000000" w:themeColor="text1"/>
          <w:sz w:val="24"/>
          <w:szCs w:val="24"/>
        </w:rPr>
        <w:t>Programme</w:t>
      </w:r>
      <w:proofErr w:type="spellEnd"/>
      <w:r w:rsidRPr="0039708C">
        <w:rPr>
          <w:color w:val="000000" w:themeColor="text1"/>
          <w:sz w:val="24"/>
          <w:szCs w:val="24"/>
        </w:rPr>
        <w:t xml:space="preserve"> of Action on Humanitarian, Social and Environmental Issues</w:t>
      </w:r>
    </w:p>
    <w:p w14:paraId="46262498" w14:textId="77777777" w:rsidR="0039708C" w:rsidRPr="0039708C" w:rsidRDefault="0039708C" w:rsidP="0039708C">
      <w:pPr>
        <w:spacing w:after="0"/>
        <w:ind w:left="1134" w:right="1280"/>
        <w:rPr>
          <w:color w:val="000000" w:themeColor="text1"/>
          <w:sz w:val="24"/>
          <w:szCs w:val="24"/>
        </w:rPr>
      </w:pPr>
      <w:r w:rsidRPr="0039708C">
        <w:rPr>
          <w:color w:val="000000" w:themeColor="text1"/>
          <w:sz w:val="24"/>
          <w:szCs w:val="24"/>
        </w:rPr>
        <w:t xml:space="preserve">1. The Member States undertake to find lasting solutions to guarantee protection and assistance to populations affected by political conflicts in the Great Lakes Region, as well as by humanitarian, social, and </w:t>
      </w:r>
      <w:r w:rsidRPr="0039708C">
        <w:rPr>
          <w:color w:val="000000" w:themeColor="text1"/>
          <w:sz w:val="24"/>
          <w:szCs w:val="24"/>
        </w:rPr>
        <w:lastRenderedPageBreak/>
        <w:t xml:space="preserve">environmental catastrophes, by implementing a </w:t>
      </w:r>
      <w:proofErr w:type="spellStart"/>
      <w:r w:rsidRPr="0039708C">
        <w:rPr>
          <w:color w:val="000000" w:themeColor="text1"/>
          <w:sz w:val="24"/>
          <w:szCs w:val="24"/>
        </w:rPr>
        <w:t>Programme</w:t>
      </w:r>
      <w:proofErr w:type="spellEnd"/>
      <w:r w:rsidRPr="0039708C">
        <w:rPr>
          <w:color w:val="000000" w:themeColor="text1"/>
          <w:sz w:val="24"/>
          <w:szCs w:val="24"/>
        </w:rPr>
        <w:t xml:space="preserve"> of Action on Humanitarian, Social and Environmental Issues, which is aimed at:</w:t>
      </w:r>
    </w:p>
    <w:p w14:paraId="4056B129" w14:textId="0E46797C" w:rsidR="0039708C" w:rsidRPr="0039708C" w:rsidRDefault="0039708C" w:rsidP="0039708C">
      <w:pPr>
        <w:spacing w:after="0"/>
        <w:ind w:left="1134" w:right="1280"/>
        <w:rPr>
          <w:color w:val="000000" w:themeColor="text1"/>
          <w:sz w:val="24"/>
          <w:szCs w:val="24"/>
        </w:rPr>
      </w:pPr>
      <w:r w:rsidRPr="0039708C">
        <w:rPr>
          <w:color w:val="000000" w:themeColor="text1"/>
          <w:sz w:val="24"/>
          <w:szCs w:val="24"/>
        </w:rPr>
        <w:t>... a) Promoting policies aimed at disaster prevention, protection, assistance, and the search for durable solutions for refugees and internally displaced persons, as well as their environment;</w:t>
      </w:r>
    </w:p>
    <w:p w14:paraId="40AF5101" w14:textId="77777777" w:rsidR="0039708C" w:rsidRPr="0039708C" w:rsidRDefault="0039708C" w:rsidP="0039708C">
      <w:pPr>
        <w:spacing w:after="0"/>
        <w:ind w:left="1134" w:right="1280"/>
        <w:rPr>
          <w:color w:val="000000" w:themeColor="text1"/>
          <w:sz w:val="24"/>
          <w:szCs w:val="24"/>
        </w:rPr>
      </w:pPr>
    </w:p>
    <w:p w14:paraId="58D758D8" w14:textId="20C36DBB" w:rsidR="0039708C" w:rsidRPr="0039708C" w:rsidRDefault="0039708C" w:rsidP="0039708C">
      <w:pPr>
        <w:spacing w:after="0"/>
        <w:rPr>
          <w:color w:val="000000" w:themeColor="text1"/>
          <w:sz w:val="24"/>
          <w:szCs w:val="24"/>
        </w:rPr>
      </w:pPr>
      <w:r w:rsidRPr="0039708C">
        <w:rPr>
          <w:color w:val="000000" w:themeColor="text1"/>
          <w:sz w:val="24"/>
          <w:szCs w:val="24"/>
        </w:rPr>
        <w:t xml:space="preserve">While technically substantive, this clause is in effect merely rhetorical because of the high multilateralism, so it </w:t>
      </w:r>
      <w:proofErr w:type="spellStart"/>
      <w:r w:rsidRPr="0039708C">
        <w:rPr>
          <w:color w:val="000000" w:themeColor="text1"/>
          <w:sz w:val="24"/>
          <w:szCs w:val="24"/>
        </w:rPr>
        <w:t>musn’t</w:t>
      </w:r>
      <w:proofErr w:type="spellEnd"/>
      <w:r w:rsidRPr="0039708C">
        <w:rPr>
          <w:color w:val="000000" w:themeColor="text1"/>
          <w:sz w:val="24"/>
          <w:szCs w:val="24"/>
        </w:rPr>
        <w:t xml:space="preserve"> be coded as a DRC- or Sudan-related such as this example, from a 2008 DRC agreement:</w:t>
      </w:r>
    </w:p>
    <w:p w14:paraId="045554A9" w14:textId="77777777" w:rsidR="0039708C" w:rsidRPr="0039708C" w:rsidRDefault="0039708C" w:rsidP="0039708C">
      <w:pPr>
        <w:spacing w:after="0"/>
        <w:rPr>
          <w:color w:val="000000" w:themeColor="text1"/>
          <w:sz w:val="24"/>
          <w:szCs w:val="24"/>
        </w:rPr>
      </w:pPr>
    </w:p>
    <w:p w14:paraId="58784656" w14:textId="77777777" w:rsidR="0039708C" w:rsidRPr="0039708C" w:rsidRDefault="0039708C" w:rsidP="0039708C">
      <w:pPr>
        <w:spacing w:after="0" w:line="240" w:lineRule="auto"/>
        <w:ind w:left="1134" w:right="1138"/>
        <w:rPr>
          <w:color w:val="000000" w:themeColor="text1"/>
          <w:sz w:val="24"/>
          <w:szCs w:val="24"/>
        </w:rPr>
      </w:pPr>
      <w:r w:rsidRPr="0039708C">
        <w:rPr>
          <w:color w:val="000000" w:themeColor="text1"/>
          <w:sz w:val="24"/>
          <w:szCs w:val="24"/>
        </w:rPr>
        <w:t>Page 5, ARTICLE IV: POLITICAL AND JUDICIAL GUARANTEE MEASURES:</w:t>
      </w:r>
    </w:p>
    <w:p w14:paraId="192F325A" w14:textId="77777777" w:rsidR="0039708C" w:rsidRPr="0039708C" w:rsidRDefault="0039708C" w:rsidP="0039708C">
      <w:pPr>
        <w:spacing w:after="0" w:line="240" w:lineRule="auto"/>
        <w:ind w:left="1134" w:right="1138"/>
        <w:rPr>
          <w:color w:val="000000" w:themeColor="text1"/>
          <w:sz w:val="24"/>
          <w:szCs w:val="24"/>
        </w:rPr>
      </w:pPr>
      <w:r w:rsidRPr="0039708C">
        <w:rPr>
          <w:color w:val="000000" w:themeColor="text1"/>
          <w:sz w:val="24"/>
          <w:szCs w:val="24"/>
        </w:rPr>
        <w:t xml:space="preserve">The DRC Government, enacting this engagement and at the request of the CNDP, the PARECO/N-K, the Mai-Mai </w:t>
      </w:r>
      <w:proofErr w:type="spellStart"/>
      <w:r w:rsidRPr="0039708C">
        <w:rPr>
          <w:color w:val="000000" w:themeColor="text1"/>
          <w:sz w:val="24"/>
          <w:szCs w:val="24"/>
        </w:rPr>
        <w:t>Kasindien</w:t>
      </w:r>
      <w:proofErr w:type="spellEnd"/>
      <w:r w:rsidRPr="0039708C">
        <w:rPr>
          <w:color w:val="000000" w:themeColor="text1"/>
          <w:sz w:val="24"/>
          <w:szCs w:val="24"/>
        </w:rPr>
        <w:t xml:space="preserve">, the Mai-Mai </w:t>
      </w:r>
      <w:proofErr w:type="spellStart"/>
      <w:r w:rsidRPr="0039708C">
        <w:rPr>
          <w:color w:val="000000" w:themeColor="text1"/>
          <w:sz w:val="24"/>
          <w:szCs w:val="24"/>
        </w:rPr>
        <w:t>Kifuafua</w:t>
      </w:r>
      <w:proofErr w:type="spellEnd"/>
      <w:r w:rsidRPr="0039708C">
        <w:rPr>
          <w:color w:val="000000" w:themeColor="text1"/>
          <w:sz w:val="24"/>
          <w:szCs w:val="24"/>
        </w:rPr>
        <w:t xml:space="preserve">, the Mai-Mai </w:t>
      </w:r>
      <w:proofErr w:type="spellStart"/>
      <w:r w:rsidRPr="0039708C">
        <w:rPr>
          <w:color w:val="000000" w:themeColor="text1"/>
          <w:sz w:val="24"/>
          <w:szCs w:val="24"/>
        </w:rPr>
        <w:t>Vurondo</w:t>
      </w:r>
      <w:proofErr w:type="spellEnd"/>
      <w:r w:rsidRPr="0039708C">
        <w:rPr>
          <w:color w:val="000000" w:themeColor="text1"/>
          <w:sz w:val="24"/>
          <w:szCs w:val="24"/>
        </w:rPr>
        <w:t>, the Mai-Mai Mongol, the UJPS, the Mai-Mai Rwenzori, and the Simba; undertakes, in accordance with the relevant recommendation of the Conference on Peace, Security and Development of the Provinces of North and South Kivu:</w:t>
      </w:r>
    </w:p>
    <w:p w14:paraId="42AB69C2" w14:textId="77777777" w:rsidR="0039708C" w:rsidRPr="0039708C" w:rsidRDefault="0039708C" w:rsidP="0039708C">
      <w:pPr>
        <w:spacing w:after="0" w:line="240" w:lineRule="auto"/>
        <w:ind w:left="1134" w:right="1138"/>
        <w:rPr>
          <w:color w:val="000000" w:themeColor="text1"/>
          <w:sz w:val="24"/>
          <w:szCs w:val="24"/>
        </w:rPr>
      </w:pPr>
      <w:r w:rsidRPr="0039708C">
        <w:rPr>
          <w:color w:val="000000" w:themeColor="text1"/>
          <w:sz w:val="24"/>
          <w:szCs w:val="24"/>
        </w:rPr>
        <w:t>...</w:t>
      </w:r>
    </w:p>
    <w:p w14:paraId="450500C2" w14:textId="6E15481E" w:rsidR="0039708C" w:rsidRPr="0039708C" w:rsidRDefault="0039708C" w:rsidP="0039708C">
      <w:pPr>
        <w:spacing w:after="0"/>
        <w:ind w:left="1134" w:right="1138"/>
        <w:rPr>
          <w:color w:val="000000" w:themeColor="text1"/>
          <w:sz w:val="24"/>
          <w:szCs w:val="24"/>
        </w:rPr>
      </w:pPr>
      <w:r w:rsidRPr="0039708C">
        <w:rPr>
          <w:color w:val="000000" w:themeColor="text1"/>
          <w:sz w:val="24"/>
          <w:szCs w:val="24"/>
        </w:rPr>
        <w:t xml:space="preserve">4. To create a </w:t>
      </w:r>
      <w:proofErr w:type="spellStart"/>
      <w:r w:rsidRPr="0039708C">
        <w:rPr>
          <w:color w:val="000000" w:themeColor="text1"/>
          <w:sz w:val="24"/>
          <w:szCs w:val="24"/>
        </w:rPr>
        <w:t>demilitarised</w:t>
      </w:r>
      <w:proofErr w:type="spellEnd"/>
      <w:r w:rsidRPr="0039708C">
        <w:rPr>
          <w:color w:val="000000" w:themeColor="text1"/>
          <w:sz w:val="24"/>
          <w:szCs w:val="24"/>
        </w:rPr>
        <w:t xml:space="preserve"> zone to enable, in particular, the deployment of MONUC observers and the safety and return of displaced persons;</w:t>
      </w:r>
    </w:p>
    <w:p w14:paraId="417CA321" w14:textId="77777777" w:rsidR="0039708C" w:rsidRPr="0039708C" w:rsidRDefault="0039708C" w:rsidP="0039708C">
      <w:pPr>
        <w:spacing w:after="0"/>
        <w:ind w:left="1134" w:right="1138"/>
        <w:rPr>
          <w:color w:val="000000" w:themeColor="text1"/>
          <w:sz w:val="24"/>
          <w:szCs w:val="24"/>
        </w:rPr>
      </w:pPr>
    </w:p>
    <w:p w14:paraId="6BFADEAD" w14:textId="77777777" w:rsidR="0039708C" w:rsidRPr="0039708C" w:rsidRDefault="0039708C" w:rsidP="0039708C">
      <w:pPr>
        <w:spacing w:after="0"/>
        <w:ind w:right="-22"/>
        <w:rPr>
          <w:color w:val="000000" w:themeColor="text1"/>
          <w:sz w:val="24"/>
          <w:szCs w:val="24"/>
        </w:rPr>
      </w:pPr>
      <w:r w:rsidRPr="0039708C">
        <w:rPr>
          <w:color w:val="000000" w:themeColor="text1"/>
          <w:sz w:val="24"/>
          <w:szCs w:val="24"/>
        </w:rPr>
        <w:t>While this agreement’s substantive clause was, unfortunately, just as un-implemented as the preceding multilateral one, this one at least signifies the forced migrants in detail as well as who was meant to facilitate their return. Among Table GAMA cases, CAR has three such regional treaties; Sudan, DRC, Burundi and Rwanda have two; and South Sudan has one.</w:t>
      </w:r>
    </w:p>
    <w:p w14:paraId="0CF7384C" w14:textId="77777777" w:rsidR="0039708C" w:rsidRPr="0039708C" w:rsidRDefault="0039708C" w:rsidP="0039708C">
      <w:pPr>
        <w:spacing w:after="0"/>
        <w:rPr>
          <w:b/>
          <w:bCs/>
          <w:color w:val="000000" w:themeColor="text1"/>
          <w:sz w:val="24"/>
          <w:szCs w:val="24"/>
        </w:rPr>
      </w:pPr>
    </w:p>
    <w:p w14:paraId="6E9D5B91" w14:textId="3D04041C" w:rsidR="005A3E29" w:rsidRPr="000D21C0" w:rsidRDefault="0039708C" w:rsidP="0043448C">
      <w:pPr>
        <w:spacing w:after="0"/>
        <w:rPr>
          <w:color w:val="000000" w:themeColor="text1"/>
          <w:sz w:val="20"/>
          <w:szCs w:val="20"/>
        </w:rPr>
      </w:pPr>
      <w:r>
        <w:rPr>
          <w:color w:val="000000" w:themeColor="text1"/>
          <w:sz w:val="20"/>
          <w:szCs w:val="20"/>
        </w:rPr>
        <w:t xml:space="preserve">Table 12. </w:t>
      </w:r>
      <w:r w:rsidR="005A3E29" w:rsidRPr="000D21C0">
        <w:rPr>
          <w:color w:val="000000" w:themeColor="text1"/>
          <w:sz w:val="20"/>
          <w:szCs w:val="20"/>
        </w:rPr>
        <w:t>Refugee-Related Treaties, 1990-2024</w:t>
      </w:r>
      <w:r>
        <w:rPr>
          <w:color w:val="000000" w:themeColor="text1"/>
          <w:sz w:val="20"/>
          <w:szCs w:val="20"/>
        </w:rPr>
        <w:t>, by Substantive and Rhetorical Clause Prevalence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1811"/>
        <w:gridCol w:w="1818"/>
        <w:gridCol w:w="1814"/>
        <w:gridCol w:w="1807"/>
      </w:tblGrid>
      <w:tr w:rsidR="005A3E29" w:rsidRPr="000D21C0" w14:paraId="2F3E1D58" w14:textId="77777777" w:rsidTr="0039708C">
        <w:tc>
          <w:tcPr>
            <w:tcW w:w="1962" w:type="dxa"/>
          </w:tcPr>
          <w:p w14:paraId="25CEAA1C" w14:textId="77777777" w:rsidR="005A3E29" w:rsidRPr="000D21C0" w:rsidRDefault="005A3E29" w:rsidP="0043448C">
            <w:pPr>
              <w:spacing w:after="0"/>
              <w:rPr>
                <w:b/>
                <w:bCs/>
                <w:color w:val="000000" w:themeColor="text1"/>
                <w:sz w:val="16"/>
                <w:szCs w:val="16"/>
              </w:rPr>
            </w:pPr>
          </w:p>
        </w:tc>
        <w:tc>
          <w:tcPr>
            <w:tcW w:w="3694" w:type="dxa"/>
            <w:gridSpan w:val="2"/>
          </w:tcPr>
          <w:p w14:paraId="0460C553" w14:textId="77777777" w:rsidR="005A3E29" w:rsidRPr="000D21C0" w:rsidRDefault="005A3E29" w:rsidP="0043448C">
            <w:pPr>
              <w:spacing w:after="0"/>
              <w:jc w:val="center"/>
              <w:rPr>
                <w:b/>
                <w:bCs/>
                <w:color w:val="000000" w:themeColor="text1"/>
                <w:sz w:val="16"/>
                <w:szCs w:val="16"/>
              </w:rPr>
            </w:pPr>
            <w:r w:rsidRPr="000D21C0">
              <w:rPr>
                <w:b/>
                <w:bCs/>
                <w:color w:val="000000" w:themeColor="text1"/>
                <w:sz w:val="16"/>
                <w:szCs w:val="16"/>
              </w:rPr>
              <w:t>Treaties Between States</w:t>
            </w:r>
          </w:p>
          <w:p w14:paraId="0F7EA9C4" w14:textId="77777777" w:rsidR="005A3E29" w:rsidRPr="000D21C0" w:rsidRDefault="005A3E29" w:rsidP="0043448C">
            <w:pPr>
              <w:spacing w:after="0"/>
              <w:jc w:val="center"/>
              <w:rPr>
                <w:b/>
                <w:bCs/>
                <w:color w:val="000000" w:themeColor="text1"/>
                <w:sz w:val="16"/>
                <w:szCs w:val="16"/>
              </w:rPr>
            </w:pPr>
            <w:r w:rsidRPr="000D21C0">
              <w:rPr>
                <w:b/>
                <w:bCs/>
                <w:color w:val="000000" w:themeColor="text1"/>
                <w:sz w:val="16"/>
                <w:szCs w:val="16"/>
              </w:rPr>
              <w:t>Regarding:</w:t>
            </w:r>
          </w:p>
        </w:tc>
        <w:tc>
          <w:tcPr>
            <w:tcW w:w="3694" w:type="dxa"/>
            <w:gridSpan w:val="2"/>
          </w:tcPr>
          <w:p w14:paraId="094388EB" w14:textId="77777777" w:rsidR="005A3E29" w:rsidRPr="000D21C0" w:rsidRDefault="005A3E29" w:rsidP="0043448C">
            <w:pPr>
              <w:spacing w:after="0"/>
              <w:jc w:val="center"/>
              <w:rPr>
                <w:b/>
                <w:bCs/>
                <w:color w:val="000000" w:themeColor="text1"/>
                <w:sz w:val="16"/>
                <w:szCs w:val="16"/>
              </w:rPr>
            </w:pPr>
            <w:r w:rsidRPr="000D21C0">
              <w:rPr>
                <w:b/>
                <w:bCs/>
                <w:color w:val="000000" w:themeColor="text1"/>
                <w:sz w:val="16"/>
                <w:szCs w:val="16"/>
              </w:rPr>
              <w:t>Treaties between Intra-State Parties</w:t>
            </w:r>
          </w:p>
          <w:p w14:paraId="7EE84222" w14:textId="77777777" w:rsidR="005A3E29" w:rsidRPr="000D21C0" w:rsidRDefault="005A3E29" w:rsidP="0043448C">
            <w:pPr>
              <w:spacing w:after="0"/>
              <w:jc w:val="center"/>
              <w:rPr>
                <w:b/>
                <w:bCs/>
                <w:color w:val="000000" w:themeColor="text1"/>
                <w:sz w:val="16"/>
                <w:szCs w:val="16"/>
              </w:rPr>
            </w:pPr>
            <w:r w:rsidRPr="000D21C0">
              <w:rPr>
                <w:b/>
                <w:bCs/>
                <w:color w:val="000000" w:themeColor="text1"/>
                <w:sz w:val="16"/>
                <w:szCs w:val="16"/>
              </w:rPr>
              <w:t>Regarding</w:t>
            </w:r>
          </w:p>
        </w:tc>
      </w:tr>
      <w:tr w:rsidR="005A3E29" w:rsidRPr="000D21C0" w14:paraId="0E6CF169" w14:textId="77777777" w:rsidTr="0039708C">
        <w:tc>
          <w:tcPr>
            <w:tcW w:w="1962" w:type="dxa"/>
          </w:tcPr>
          <w:p w14:paraId="7CF890B5" w14:textId="77777777" w:rsidR="005A3E29" w:rsidRPr="000D21C0" w:rsidRDefault="005A3E29" w:rsidP="0043448C">
            <w:pPr>
              <w:spacing w:after="0"/>
              <w:rPr>
                <w:b/>
                <w:bCs/>
                <w:color w:val="000000" w:themeColor="text1"/>
                <w:sz w:val="16"/>
                <w:szCs w:val="16"/>
              </w:rPr>
            </w:pPr>
          </w:p>
        </w:tc>
        <w:tc>
          <w:tcPr>
            <w:tcW w:w="1847" w:type="dxa"/>
          </w:tcPr>
          <w:p w14:paraId="66D4647D" w14:textId="77777777" w:rsidR="005A3E29" w:rsidRPr="000D21C0" w:rsidRDefault="005A3E29" w:rsidP="0043448C">
            <w:pPr>
              <w:spacing w:after="0"/>
              <w:rPr>
                <w:b/>
                <w:bCs/>
                <w:color w:val="000000" w:themeColor="text1"/>
                <w:sz w:val="16"/>
                <w:szCs w:val="16"/>
              </w:rPr>
            </w:pPr>
            <w:r w:rsidRPr="000D21C0">
              <w:rPr>
                <w:b/>
                <w:bCs/>
                <w:color w:val="000000" w:themeColor="text1"/>
                <w:sz w:val="16"/>
                <w:szCs w:val="16"/>
              </w:rPr>
              <w:t>Inter-State Conflict</w:t>
            </w:r>
          </w:p>
        </w:tc>
        <w:tc>
          <w:tcPr>
            <w:tcW w:w="1847" w:type="dxa"/>
          </w:tcPr>
          <w:p w14:paraId="7D200F9C" w14:textId="77777777" w:rsidR="005A3E29" w:rsidRPr="000D21C0" w:rsidRDefault="005A3E29" w:rsidP="0043448C">
            <w:pPr>
              <w:spacing w:after="0"/>
              <w:jc w:val="center"/>
              <w:rPr>
                <w:b/>
                <w:bCs/>
                <w:color w:val="000000" w:themeColor="text1"/>
                <w:sz w:val="16"/>
                <w:szCs w:val="16"/>
              </w:rPr>
            </w:pPr>
            <w:r w:rsidRPr="000D21C0">
              <w:rPr>
                <w:b/>
                <w:bCs/>
                <w:color w:val="000000" w:themeColor="text1"/>
                <w:sz w:val="16"/>
                <w:szCs w:val="16"/>
              </w:rPr>
              <w:t>Intra-State Conflict</w:t>
            </w:r>
          </w:p>
        </w:tc>
        <w:tc>
          <w:tcPr>
            <w:tcW w:w="1847" w:type="dxa"/>
          </w:tcPr>
          <w:p w14:paraId="5203CBB5" w14:textId="77777777" w:rsidR="005A3E29" w:rsidRPr="000D21C0" w:rsidRDefault="005A3E29" w:rsidP="0043448C">
            <w:pPr>
              <w:spacing w:after="0"/>
              <w:jc w:val="center"/>
              <w:rPr>
                <w:b/>
                <w:bCs/>
                <w:color w:val="000000" w:themeColor="text1"/>
                <w:sz w:val="16"/>
                <w:szCs w:val="16"/>
              </w:rPr>
            </w:pPr>
            <w:r w:rsidRPr="000D21C0">
              <w:rPr>
                <w:b/>
                <w:bCs/>
                <w:color w:val="000000" w:themeColor="text1"/>
                <w:sz w:val="16"/>
                <w:szCs w:val="16"/>
              </w:rPr>
              <w:t>Intra-State Conflict</w:t>
            </w:r>
          </w:p>
        </w:tc>
        <w:tc>
          <w:tcPr>
            <w:tcW w:w="1847" w:type="dxa"/>
          </w:tcPr>
          <w:p w14:paraId="76AAB84A" w14:textId="77777777" w:rsidR="005A3E29" w:rsidRPr="000D21C0" w:rsidRDefault="005A3E29" w:rsidP="0043448C">
            <w:pPr>
              <w:spacing w:after="0"/>
              <w:jc w:val="center"/>
              <w:rPr>
                <w:b/>
                <w:bCs/>
                <w:color w:val="000000" w:themeColor="text1"/>
                <w:sz w:val="16"/>
                <w:szCs w:val="16"/>
              </w:rPr>
            </w:pPr>
            <w:r w:rsidRPr="000D21C0">
              <w:rPr>
                <w:b/>
                <w:bCs/>
                <w:color w:val="000000" w:themeColor="text1"/>
                <w:sz w:val="16"/>
                <w:szCs w:val="16"/>
              </w:rPr>
              <w:t>Local Issues</w:t>
            </w:r>
          </w:p>
        </w:tc>
      </w:tr>
      <w:tr w:rsidR="005A3E29" w:rsidRPr="000D21C0" w14:paraId="4D760BFF" w14:textId="77777777" w:rsidTr="0039708C">
        <w:tc>
          <w:tcPr>
            <w:tcW w:w="1962" w:type="dxa"/>
          </w:tcPr>
          <w:p w14:paraId="04760CCF" w14:textId="77777777" w:rsidR="005A3E29" w:rsidRPr="000D21C0" w:rsidRDefault="005A3E29" w:rsidP="0043448C">
            <w:pPr>
              <w:spacing w:after="0"/>
              <w:rPr>
                <w:color w:val="000000" w:themeColor="text1"/>
                <w:sz w:val="16"/>
                <w:szCs w:val="16"/>
              </w:rPr>
            </w:pPr>
            <w:r w:rsidRPr="000D21C0">
              <w:rPr>
                <w:color w:val="000000" w:themeColor="text1"/>
                <w:sz w:val="16"/>
                <w:szCs w:val="16"/>
              </w:rPr>
              <w:t>Examples</w:t>
            </w:r>
          </w:p>
        </w:tc>
        <w:tc>
          <w:tcPr>
            <w:tcW w:w="1847" w:type="dxa"/>
          </w:tcPr>
          <w:p w14:paraId="3FD61580" w14:textId="77777777" w:rsidR="005A3E29" w:rsidRPr="000D21C0" w:rsidRDefault="005A3E29" w:rsidP="0043448C">
            <w:pPr>
              <w:spacing w:after="0" w:line="240" w:lineRule="auto"/>
              <w:rPr>
                <w:color w:val="000000" w:themeColor="text1"/>
                <w:sz w:val="16"/>
                <w:szCs w:val="16"/>
              </w:rPr>
            </w:pPr>
            <w:r w:rsidRPr="000D21C0">
              <w:rPr>
                <w:color w:val="000000" w:themeColor="text1"/>
                <w:sz w:val="16"/>
                <w:szCs w:val="16"/>
              </w:rPr>
              <w:t>Iraq-Kuwait, Eritrea-Ethiopia, Israel-Lebanon</w:t>
            </w:r>
          </w:p>
        </w:tc>
        <w:tc>
          <w:tcPr>
            <w:tcW w:w="1847" w:type="dxa"/>
          </w:tcPr>
          <w:p w14:paraId="1303A11A" w14:textId="77777777" w:rsidR="005A3E29" w:rsidRPr="000D21C0" w:rsidRDefault="005A3E29" w:rsidP="0043448C">
            <w:pPr>
              <w:spacing w:after="0"/>
              <w:rPr>
                <w:color w:val="000000" w:themeColor="text1"/>
                <w:sz w:val="16"/>
                <w:szCs w:val="16"/>
              </w:rPr>
            </w:pPr>
            <w:r w:rsidRPr="000D21C0">
              <w:rPr>
                <w:color w:val="000000" w:themeColor="text1"/>
                <w:sz w:val="16"/>
                <w:szCs w:val="16"/>
              </w:rPr>
              <w:t>Yugoslavia, Israel-Jordan, Afghanistan</w:t>
            </w:r>
          </w:p>
        </w:tc>
        <w:tc>
          <w:tcPr>
            <w:tcW w:w="1847" w:type="dxa"/>
          </w:tcPr>
          <w:p w14:paraId="0D480E82" w14:textId="77777777" w:rsidR="005A3E29" w:rsidRPr="000D21C0" w:rsidRDefault="005A3E29" w:rsidP="0043448C">
            <w:pPr>
              <w:spacing w:after="0"/>
              <w:rPr>
                <w:color w:val="000000" w:themeColor="text1"/>
                <w:sz w:val="16"/>
                <w:szCs w:val="16"/>
              </w:rPr>
            </w:pPr>
            <w:r w:rsidRPr="000D21C0">
              <w:rPr>
                <w:color w:val="000000" w:themeColor="text1"/>
                <w:sz w:val="16"/>
                <w:szCs w:val="16"/>
              </w:rPr>
              <w:t>Rwanda, Colombia, Sri Lanka</w:t>
            </w:r>
          </w:p>
        </w:tc>
        <w:tc>
          <w:tcPr>
            <w:tcW w:w="1847" w:type="dxa"/>
          </w:tcPr>
          <w:p w14:paraId="20613D36" w14:textId="77777777" w:rsidR="005A3E29" w:rsidRPr="000D21C0" w:rsidRDefault="005A3E29" w:rsidP="0043448C">
            <w:pPr>
              <w:spacing w:after="0"/>
              <w:rPr>
                <w:color w:val="000000" w:themeColor="text1"/>
                <w:sz w:val="16"/>
                <w:szCs w:val="16"/>
              </w:rPr>
            </w:pPr>
            <w:r w:rsidRPr="000D21C0">
              <w:rPr>
                <w:color w:val="000000" w:themeColor="text1"/>
                <w:sz w:val="16"/>
                <w:szCs w:val="16"/>
              </w:rPr>
              <w:t>South Sudan, Syria, Croatia</w:t>
            </w:r>
          </w:p>
        </w:tc>
      </w:tr>
      <w:tr w:rsidR="005A3E29" w:rsidRPr="000D21C0" w14:paraId="62048F9A" w14:textId="77777777" w:rsidTr="0039708C">
        <w:tc>
          <w:tcPr>
            <w:tcW w:w="1962" w:type="dxa"/>
          </w:tcPr>
          <w:p w14:paraId="44B70523" w14:textId="77777777" w:rsidR="005A3E29" w:rsidRPr="000D21C0" w:rsidRDefault="005A3E29" w:rsidP="0043448C">
            <w:pPr>
              <w:spacing w:after="0"/>
              <w:rPr>
                <w:color w:val="000000" w:themeColor="text1"/>
                <w:sz w:val="16"/>
                <w:szCs w:val="16"/>
              </w:rPr>
            </w:pPr>
            <w:r w:rsidRPr="000D21C0">
              <w:rPr>
                <w:color w:val="000000" w:themeColor="text1"/>
                <w:sz w:val="16"/>
                <w:szCs w:val="16"/>
              </w:rPr>
              <w:t>Substantive Refugee Commitments</w:t>
            </w:r>
          </w:p>
        </w:tc>
        <w:tc>
          <w:tcPr>
            <w:tcW w:w="1847" w:type="dxa"/>
          </w:tcPr>
          <w:p w14:paraId="3C4CDED7" w14:textId="77777777" w:rsidR="005A3E29" w:rsidRPr="000D21C0" w:rsidRDefault="005A3E29" w:rsidP="0043448C">
            <w:pPr>
              <w:spacing w:after="0" w:line="240" w:lineRule="auto"/>
              <w:rPr>
                <w:color w:val="000000" w:themeColor="text1"/>
                <w:sz w:val="16"/>
                <w:szCs w:val="16"/>
              </w:rPr>
            </w:pPr>
            <w:r w:rsidRPr="000D21C0">
              <w:rPr>
                <w:color w:val="000000" w:themeColor="text1"/>
                <w:sz w:val="16"/>
                <w:szCs w:val="16"/>
              </w:rPr>
              <w:t>7</w:t>
            </w:r>
          </w:p>
        </w:tc>
        <w:tc>
          <w:tcPr>
            <w:tcW w:w="1847" w:type="dxa"/>
          </w:tcPr>
          <w:p w14:paraId="6C0DB0C0" w14:textId="77777777" w:rsidR="005A3E29" w:rsidRPr="000D21C0" w:rsidRDefault="005A3E29" w:rsidP="0043448C">
            <w:pPr>
              <w:spacing w:after="0"/>
              <w:rPr>
                <w:color w:val="000000" w:themeColor="text1"/>
                <w:sz w:val="16"/>
                <w:szCs w:val="16"/>
              </w:rPr>
            </w:pPr>
            <w:r w:rsidRPr="000D21C0">
              <w:rPr>
                <w:color w:val="000000" w:themeColor="text1"/>
                <w:sz w:val="16"/>
                <w:szCs w:val="16"/>
              </w:rPr>
              <w:t>36</w:t>
            </w:r>
          </w:p>
        </w:tc>
        <w:tc>
          <w:tcPr>
            <w:tcW w:w="1847" w:type="dxa"/>
          </w:tcPr>
          <w:p w14:paraId="64429D00" w14:textId="77777777" w:rsidR="005A3E29" w:rsidRPr="000D21C0" w:rsidRDefault="005A3E29" w:rsidP="0043448C">
            <w:pPr>
              <w:spacing w:after="0"/>
              <w:rPr>
                <w:color w:val="000000" w:themeColor="text1"/>
                <w:sz w:val="16"/>
                <w:szCs w:val="16"/>
              </w:rPr>
            </w:pPr>
            <w:r w:rsidRPr="000D21C0">
              <w:rPr>
                <w:color w:val="000000" w:themeColor="text1"/>
                <w:sz w:val="16"/>
                <w:szCs w:val="16"/>
              </w:rPr>
              <w:t>232</w:t>
            </w:r>
          </w:p>
        </w:tc>
        <w:tc>
          <w:tcPr>
            <w:tcW w:w="1847" w:type="dxa"/>
          </w:tcPr>
          <w:p w14:paraId="6A8DEE87" w14:textId="77777777" w:rsidR="005A3E29" w:rsidRPr="000D21C0" w:rsidRDefault="005A3E29" w:rsidP="0043448C">
            <w:pPr>
              <w:spacing w:after="0" w:line="240" w:lineRule="auto"/>
              <w:rPr>
                <w:color w:val="000000" w:themeColor="text1"/>
                <w:sz w:val="16"/>
                <w:szCs w:val="16"/>
              </w:rPr>
            </w:pPr>
            <w:r w:rsidRPr="000D21C0">
              <w:rPr>
                <w:color w:val="000000" w:themeColor="text1"/>
                <w:sz w:val="16"/>
                <w:szCs w:val="16"/>
              </w:rPr>
              <w:t>39</w:t>
            </w:r>
          </w:p>
        </w:tc>
      </w:tr>
      <w:tr w:rsidR="005A3E29" w:rsidRPr="000D21C0" w14:paraId="78A1820B" w14:textId="77777777" w:rsidTr="0039708C">
        <w:tc>
          <w:tcPr>
            <w:tcW w:w="1962" w:type="dxa"/>
          </w:tcPr>
          <w:p w14:paraId="6405E9A0" w14:textId="77777777" w:rsidR="005A3E29" w:rsidRPr="000D21C0" w:rsidRDefault="005A3E29" w:rsidP="0043448C">
            <w:pPr>
              <w:spacing w:after="0"/>
              <w:rPr>
                <w:color w:val="000000" w:themeColor="text1"/>
                <w:sz w:val="16"/>
                <w:szCs w:val="16"/>
              </w:rPr>
            </w:pPr>
            <w:r w:rsidRPr="000D21C0">
              <w:rPr>
                <w:color w:val="000000" w:themeColor="text1"/>
                <w:sz w:val="16"/>
                <w:szCs w:val="16"/>
              </w:rPr>
              <w:t>Rhetorical Refugee Commitments</w:t>
            </w:r>
          </w:p>
        </w:tc>
        <w:tc>
          <w:tcPr>
            <w:tcW w:w="1847" w:type="dxa"/>
          </w:tcPr>
          <w:p w14:paraId="51E0816E" w14:textId="77777777" w:rsidR="005A3E29" w:rsidRPr="000D21C0" w:rsidRDefault="005A3E29" w:rsidP="0043448C">
            <w:pPr>
              <w:spacing w:after="0"/>
              <w:rPr>
                <w:color w:val="000000" w:themeColor="text1"/>
                <w:sz w:val="16"/>
                <w:szCs w:val="16"/>
              </w:rPr>
            </w:pPr>
            <w:r w:rsidRPr="000D21C0">
              <w:rPr>
                <w:color w:val="000000" w:themeColor="text1"/>
                <w:sz w:val="16"/>
                <w:szCs w:val="16"/>
              </w:rPr>
              <w:t>2</w:t>
            </w:r>
          </w:p>
        </w:tc>
        <w:tc>
          <w:tcPr>
            <w:tcW w:w="1847" w:type="dxa"/>
          </w:tcPr>
          <w:p w14:paraId="2CD23ECA" w14:textId="77777777" w:rsidR="005A3E29" w:rsidRPr="000D21C0" w:rsidRDefault="005A3E29" w:rsidP="0043448C">
            <w:pPr>
              <w:spacing w:after="0"/>
              <w:rPr>
                <w:color w:val="000000" w:themeColor="text1"/>
                <w:sz w:val="16"/>
                <w:szCs w:val="16"/>
              </w:rPr>
            </w:pPr>
            <w:r w:rsidRPr="000D21C0">
              <w:rPr>
                <w:color w:val="000000" w:themeColor="text1"/>
                <w:sz w:val="16"/>
                <w:szCs w:val="16"/>
              </w:rPr>
              <w:t>55</w:t>
            </w:r>
          </w:p>
        </w:tc>
        <w:tc>
          <w:tcPr>
            <w:tcW w:w="1847" w:type="dxa"/>
          </w:tcPr>
          <w:p w14:paraId="18BF9F75" w14:textId="77777777" w:rsidR="005A3E29" w:rsidRPr="000D21C0" w:rsidRDefault="005A3E29" w:rsidP="0043448C">
            <w:pPr>
              <w:spacing w:after="0"/>
              <w:rPr>
                <w:color w:val="000000" w:themeColor="text1"/>
                <w:sz w:val="16"/>
                <w:szCs w:val="16"/>
              </w:rPr>
            </w:pPr>
            <w:r w:rsidRPr="000D21C0">
              <w:rPr>
                <w:color w:val="000000" w:themeColor="text1"/>
                <w:sz w:val="16"/>
                <w:szCs w:val="16"/>
              </w:rPr>
              <w:t>154</w:t>
            </w:r>
          </w:p>
        </w:tc>
        <w:tc>
          <w:tcPr>
            <w:tcW w:w="1847" w:type="dxa"/>
          </w:tcPr>
          <w:p w14:paraId="0A54F757" w14:textId="77777777" w:rsidR="005A3E29" w:rsidRPr="000D21C0" w:rsidRDefault="005A3E29" w:rsidP="0043448C">
            <w:pPr>
              <w:spacing w:after="0"/>
              <w:rPr>
                <w:color w:val="000000" w:themeColor="text1"/>
                <w:sz w:val="16"/>
                <w:szCs w:val="16"/>
              </w:rPr>
            </w:pPr>
            <w:r w:rsidRPr="000D21C0">
              <w:rPr>
                <w:color w:val="000000" w:themeColor="text1"/>
                <w:sz w:val="16"/>
                <w:szCs w:val="16"/>
              </w:rPr>
              <w:t>55</w:t>
            </w:r>
          </w:p>
        </w:tc>
      </w:tr>
      <w:tr w:rsidR="005A3E29" w:rsidRPr="000D21C0" w14:paraId="3C7A9549" w14:textId="77777777" w:rsidTr="0039708C">
        <w:tc>
          <w:tcPr>
            <w:tcW w:w="1962" w:type="dxa"/>
          </w:tcPr>
          <w:p w14:paraId="6706DE19" w14:textId="77777777" w:rsidR="005A3E29" w:rsidRPr="000D21C0" w:rsidRDefault="005A3E29" w:rsidP="0043448C">
            <w:pPr>
              <w:spacing w:after="0"/>
              <w:rPr>
                <w:color w:val="000000" w:themeColor="text1"/>
                <w:sz w:val="16"/>
                <w:szCs w:val="16"/>
              </w:rPr>
            </w:pPr>
            <w:r w:rsidRPr="000D21C0">
              <w:rPr>
                <w:color w:val="000000" w:themeColor="text1"/>
                <w:sz w:val="16"/>
                <w:szCs w:val="16"/>
              </w:rPr>
              <w:t>Total Treaties</w:t>
            </w:r>
          </w:p>
        </w:tc>
        <w:tc>
          <w:tcPr>
            <w:tcW w:w="1847" w:type="dxa"/>
          </w:tcPr>
          <w:p w14:paraId="0D8359E6" w14:textId="77777777" w:rsidR="005A3E29" w:rsidRPr="000D21C0" w:rsidRDefault="005A3E29" w:rsidP="0043448C">
            <w:pPr>
              <w:spacing w:after="0"/>
              <w:rPr>
                <w:color w:val="000000" w:themeColor="text1"/>
                <w:sz w:val="16"/>
                <w:szCs w:val="16"/>
              </w:rPr>
            </w:pPr>
            <w:r w:rsidRPr="000D21C0">
              <w:rPr>
                <w:color w:val="000000" w:themeColor="text1"/>
                <w:sz w:val="16"/>
                <w:szCs w:val="16"/>
              </w:rPr>
              <w:t>7</w:t>
            </w:r>
          </w:p>
        </w:tc>
        <w:tc>
          <w:tcPr>
            <w:tcW w:w="1847" w:type="dxa"/>
          </w:tcPr>
          <w:p w14:paraId="031C86DA" w14:textId="77777777" w:rsidR="005A3E29" w:rsidRPr="000D21C0" w:rsidRDefault="005A3E29" w:rsidP="0043448C">
            <w:pPr>
              <w:spacing w:after="0"/>
              <w:rPr>
                <w:color w:val="000000" w:themeColor="text1"/>
                <w:sz w:val="16"/>
                <w:szCs w:val="16"/>
              </w:rPr>
            </w:pPr>
            <w:r w:rsidRPr="000D21C0">
              <w:rPr>
                <w:color w:val="000000" w:themeColor="text1"/>
                <w:sz w:val="16"/>
                <w:szCs w:val="16"/>
              </w:rPr>
              <w:t>87</w:t>
            </w:r>
          </w:p>
        </w:tc>
        <w:tc>
          <w:tcPr>
            <w:tcW w:w="1847" w:type="dxa"/>
          </w:tcPr>
          <w:p w14:paraId="786E18CE" w14:textId="77777777" w:rsidR="005A3E29" w:rsidRPr="000D21C0" w:rsidRDefault="005A3E29" w:rsidP="0043448C">
            <w:pPr>
              <w:spacing w:after="0"/>
              <w:rPr>
                <w:color w:val="000000" w:themeColor="text1"/>
                <w:sz w:val="16"/>
                <w:szCs w:val="16"/>
              </w:rPr>
            </w:pPr>
            <w:r w:rsidRPr="000D21C0">
              <w:rPr>
                <w:color w:val="000000" w:themeColor="text1"/>
                <w:sz w:val="16"/>
                <w:szCs w:val="16"/>
              </w:rPr>
              <w:t>362</w:t>
            </w:r>
          </w:p>
        </w:tc>
        <w:tc>
          <w:tcPr>
            <w:tcW w:w="1847" w:type="dxa"/>
          </w:tcPr>
          <w:p w14:paraId="32BA9F35" w14:textId="77777777" w:rsidR="005A3E29" w:rsidRPr="000D21C0" w:rsidRDefault="005A3E29" w:rsidP="0043448C">
            <w:pPr>
              <w:spacing w:after="0"/>
              <w:rPr>
                <w:color w:val="000000" w:themeColor="text1"/>
                <w:sz w:val="16"/>
                <w:szCs w:val="16"/>
              </w:rPr>
            </w:pPr>
            <w:r w:rsidRPr="000D21C0">
              <w:rPr>
                <w:color w:val="000000" w:themeColor="text1"/>
                <w:sz w:val="16"/>
                <w:szCs w:val="16"/>
              </w:rPr>
              <w:t>93</w:t>
            </w:r>
          </w:p>
        </w:tc>
      </w:tr>
    </w:tbl>
    <w:p w14:paraId="26A65554" w14:textId="5AA1CD07" w:rsidR="0039708C" w:rsidRDefault="0039708C" w:rsidP="0043448C">
      <w:pPr>
        <w:spacing w:after="0"/>
        <w:rPr>
          <w:b/>
          <w:bCs/>
          <w:color w:val="000000" w:themeColor="text1"/>
          <w:sz w:val="20"/>
          <w:szCs w:val="20"/>
        </w:rPr>
      </w:pPr>
    </w:p>
    <w:p w14:paraId="0C437018" w14:textId="3EE60C96" w:rsidR="0039708C" w:rsidRPr="0039708C" w:rsidRDefault="0039708C" w:rsidP="0043448C">
      <w:pPr>
        <w:spacing w:after="0"/>
        <w:rPr>
          <w:color w:val="000000" w:themeColor="text1"/>
          <w:sz w:val="20"/>
          <w:szCs w:val="20"/>
        </w:rPr>
      </w:pPr>
      <w:r w:rsidRPr="0039708C">
        <w:rPr>
          <w:color w:val="000000" w:themeColor="text1"/>
          <w:sz w:val="20"/>
          <w:szCs w:val="20"/>
        </w:rPr>
        <w:t xml:space="preserve">The actual </w:t>
      </w:r>
      <w:r w:rsidRPr="0039708C">
        <w:rPr>
          <w:i/>
          <w:iCs/>
          <w:color w:val="000000" w:themeColor="text1"/>
          <w:sz w:val="20"/>
          <w:szCs w:val="20"/>
        </w:rPr>
        <w:t>implementation</w:t>
      </w:r>
      <w:r w:rsidRPr="0039708C">
        <w:rPr>
          <w:color w:val="000000" w:themeColor="text1"/>
          <w:sz w:val="20"/>
          <w:szCs w:val="20"/>
        </w:rPr>
        <w:t xml:space="preserve"> of treaty provisions is also underwhelming, as we can see in this selection:</w:t>
      </w:r>
    </w:p>
    <w:p w14:paraId="0ECFF34E" w14:textId="5AB5B6CD" w:rsidR="0039708C" w:rsidRDefault="0039708C" w:rsidP="0043448C">
      <w:pPr>
        <w:spacing w:after="0"/>
        <w:rPr>
          <w:b/>
          <w:bCs/>
          <w:color w:val="000000" w:themeColor="text1"/>
          <w:sz w:val="20"/>
          <w:szCs w:val="20"/>
        </w:rPr>
      </w:pPr>
    </w:p>
    <w:p w14:paraId="223C00F2" w14:textId="7C826529" w:rsidR="0039708C" w:rsidRPr="0039708C" w:rsidRDefault="0039708C" w:rsidP="0039708C">
      <w:pPr>
        <w:spacing w:after="0"/>
        <w:rPr>
          <w:b/>
          <w:bCs/>
          <w:color w:val="000000" w:themeColor="text1"/>
          <w:sz w:val="20"/>
          <w:szCs w:val="20"/>
        </w:rPr>
      </w:pPr>
      <w:r w:rsidRPr="0039708C">
        <w:rPr>
          <w:b/>
          <w:bCs/>
          <w:color w:val="000000" w:themeColor="text1"/>
          <w:sz w:val="20"/>
          <w:szCs w:val="20"/>
        </w:rPr>
        <w:t xml:space="preserve">Table 13. Upper Three Quartile Countries </w:t>
      </w:r>
      <w:proofErr w:type="gramStart"/>
      <w:r w:rsidRPr="0039708C">
        <w:rPr>
          <w:b/>
          <w:bCs/>
          <w:color w:val="000000" w:themeColor="text1"/>
          <w:sz w:val="20"/>
          <w:szCs w:val="20"/>
        </w:rPr>
        <w:t>From</w:t>
      </w:r>
      <w:proofErr w:type="gramEnd"/>
      <w:r w:rsidRPr="0039708C">
        <w:rPr>
          <w:b/>
          <w:bCs/>
          <w:color w:val="000000" w:themeColor="text1"/>
          <w:sz w:val="20"/>
          <w:szCs w:val="20"/>
        </w:rPr>
        <w:t xml:space="preserve"> Chapter 13, by Treaty Stage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
        <w:gridCol w:w="761"/>
        <w:gridCol w:w="529"/>
        <w:gridCol w:w="529"/>
        <w:gridCol w:w="612"/>
        <w:gridCol w:w="465"/>
        <w:gridCol w:w="702"/>
        <w:gridCol w:w="465"/>
        <w:gridCol w:w="504"/>
        <w:gridCol w:w="478"/>
        <w:gridCol w:w="446"/>
        <w:gridCol w:w="817"/>
        <w:gridCol w:w="581"/>
        <w:gridCol w:w="632"/>
        <w:gridCol w:w="626"/>
      </w:tblGrid>
      <w:tr w:rsidR="0039708C" w:rsidRPr="0039708C" w14:paraId="146FFF3C" w14:textId="77777777" w:rsidTr="0039708C">
        <w:tc>
          <w:tcPr>
            <w:tcW w:w="1164" w:type="dxa"/>
          </w:tcPr>
          <w:p w14:paraId="72FD15E2" w14:textId="77777777" w:rsidR="0039708C" w:rsidRPr="0039708C" w:rsidRDefault="0039708C" w:rsidP="0039708C">
            <w:pPr>
              <w:spacing w:after="0"/>
              <w:rPr>
                <w:b/>
                <w:bCs/>
                <w:color w:val="000000" w:themeColor="text1"/>
                <w:sz w:val="16"/>
                <w:szCs w:val="16"/>
              </w:rPr>
            </w:pPr>
          </w:p>
        </w:tc>
        <w:tc>
          <w:tcPr>
            <w:tcW w:w="847" w:type="dxa"/>
          </w:tcPr>
          <w:p w14:paraId="723D745D" w14:textId="6EFE12A8" w:rsidR="0039708C" w:rsidRPr="0039708C" w:rsidRDefault="0039708C" w:rsidP="0039708C">
            <w:pPr>
              <w:spacing w:after="0"/>
              <w:rPr>
                <w:b/>
                <w:bCs/>
                <w:color w:val="000000" w:themeColor="text1"/>
                <w:sz w:val="16"/>
                <w:szCs w:val="16"/>
              </w:rPr>
            </w:pPr>
            <w:r w:rsidRPr="0039708C">
              <w:rPr>
                <w:b/>
                <w:bCs/>
                <w:color w:val="000000" w:themeColor="text1"/>
                <w:sz w:val="16"/>
                <w:szCs w:val="16"/>
              </w:rPr>
              <w:t>Yugo</w:t>
            </w:r>
            <w:r>
              <w:rPr>
                <w:b/>
                <w:bCs/>
                <w:color w:val="000000" w:themeColor="text1"/>
                <w:sz w:val="16"/>
                <w:szCs w:val="16"/>
              </w:rPr>
              <w:t>slavia</w:t>
            </w:r>
          </w:p>
        </w:tc>
        <w:tc>
          <w:tcPr>
            <w:tcW w:w="580" w:type="dxa"/>
          </w:tcPr>
          <w:p w14:paraId="3AA5F7F7"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Sudan</w:t>
            </w:r>
          </w:p>
        </w:tc>
        <w:tc>
          <w:tcPr>
            <w:tcW w:w="580" w:type="dxa"/>
          </w:tcPr>
          <w:p w14:paraId="7B6DF0DC" w14:textId="77777777" w:rsidR="0039708C" w:rsidRDefault="0039708C" w:rsidP="0039708C">
            <w:pPr>
              <w:spacing w:after="0"/>
              <w:rPr>
                <w:b/>
                <w:bCs/>
                <w:color w:val="000000" w:themeColor="text1"/>
                <w:sz w:val="16"/>
                <w:szCs w:val="16"/>
              </w:rPr>
            </w:pPr>
            <w:r w:rsidRPr="0039708C">
              <w:rPr>
                <w:b/>
                <w:bCs/>
                <w:color w:val="000000" w:themeColor="text1"/>
                <w:sz w:val="16"/>
                <w:szCs w:val="16"/>
              </w:rPr>
              <w:t>S</w:t>
            </w:r>
            <w:r>
              <w:rPr>
                <w:b/>
                <w:bCs/>
                <w:color w:val="000000" w:themeColor="text1"/>
                <w:sz w:val="16"/>
                <w:szCs w:val="16"/>
              </w:rPr>
              <w:t>.</w:t>
            </w:r>
          </w:p>
          <w:p w14:paraId="0C269307" w14:textId="4A2B5523" w:rsidR="0039708C" w:rsidRPr="0039708C" w:rsidRDefault="0039708C" w:rsidP="0039708C">
            <w:pPr>
              <w:spacing w:after="0"/>
              <w:rPr>
                <w:b/>
                <w:bCs/>
                <w:color w:val="000000" w:themeColor="text1"/>
                <w:sz w:val="16"/>
                <w:szCs w:val="16"/>
              </w:rPr>
            </w:pPr>
            <w:r w:rsidRPr="0039708C">
              <w:rPr>
                <w:b/>
                <w:bCs/>
                <w:color w:val="000000" w:themeColor="text1"/>
                <w:sz w:val="16"/>
                <w:szCs w:val="16"/>
              </w:rPr>
              <w:t>Sudan</w:t>
            </w:r>
          </w:p>
        </w:tc>
        <w:tc>
          <w:tcPr>
            <w:tcW w:w="676" w:type="dxa"/>
          </w:tcPr>
          <w:p w14:paraId="3EE33448" w14:textId="03C57399" w:rsidR="0039708C" w:rsidRPr="0039708C" w:rsidRDefault="0039708C" w:rsidP="0039708C">
            <w:pPr>
              <w:spacing w:after="0"/>
              <w:rPr>
                <w:b/>
                <w:bCs/>
                <w:color w:val="000000" w:themeColor="text1"/>
                <w:sz w:val="16"/>
                <w:szCs w:val="16"/>
              </w:rPr>
            </w:pPr>
            <w:r w:rsidRPr="0039708C">
              <w:rPr>
                <w:b/>
                <w:bCs/>
                <w:color w:val="000000" w:themeColor="text1"/>
                <w:sz w:val="16"/>
                <w:szCs w:val="16"/>
              </w:rPr>
              <w:t>Geor</w:t>
            </w:r>
            <w:r>
              <w:rPr>
                <w:b/>
                <w:bCs/>
                <w:color w:val="000000" w:themeColor="text1"/>
                <w:sz w:val="16"/>
                <w:szCs w:val="16"/>
              </w:rPr>
              <w:t>gia</w:t>
            </w:r>
          </w:p>
        </w:tc>
        <w:tc>
          <w:tcPr>
            <w:tcW w:w="505" w:type="dxa"/>
          </w:tcPr>
          <w:p w14:paraId="2D598599"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CAR</w:t>
            </w:r>
          </w:p>
        </w:tc>
        <w:tc>
          <w:tcPr>
            <w:tcW w:w="780" w:type="dxa"/>
          </w:tcPr>
          <w:p w14:paraId="5E671772" w14:textId="378305E3" w:rsidR="0039708C" w:rsidRPr="0039708C" w:rsidRDefault="0039708C" w:rsidP="0039708C">
            <w:pPr>
              <w:spacing w:after="0"/>
              <w:rPr>
                <w:b/>
                <w:bCs/>
                <w:color w:val="000000" w:themeColor="text1"/>
                <w:sz w:val="16"/>
                <w:szCs w:val="16"/>
              </w:rPr>
            </w:pPr>
            <w:proofErr w:type="spellStart"/>
            <w:r w:rsidRPr="0039708C">
              <w:rPr>
                <w:b/>
                <w:bCs/>
                <w:color w:val="000000" w:themeColor="text1"/>
                <w:sz w:val="16"/>
                <w:szCs w:val="16"/>
              </w:rPr>
              <w:t>Phili</w:t>
            </w:r>
            <w:r>
              <w:rPr>
                <w:b/>
                <w:bCs/>
                <w:color w:val="000000" w:themeColor="text1"/>
                <w:sz w:val="16"/>
                <w:szCs w:val="16"/>
              </w:rPr>
              <w:t>pines</w:t>
            </w:r>
            <w:proofErr w:type="spellEnd"/>
          </w:p>
        </w:tc>
        <w:tc>
          <w:tcPr>
            <w:tcW w:w="680" w:type="dxa"/>
          </w:tcPr>
          <w:p w14:paraId="33FB5A97"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DRC</w:t>
            </w:r>
          </w:p>
        </w:tc>
        <w:tc>
          <w:tcPr>
            <w:tcW w:w="375" w:type="dxa"/>
          </w:tcPr>
          <w:p w14:paraId="4CCF1517"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Libya</w:t>
            </w:r>
          </w:p>
        </w:tc>
        <w:tc>
          <w:tcPr>
            <w:tcW w:w="484" w:type="dxa"/>
          </w:tcPr>
          <w:p w14:paraId="3F690313" w14:textId="4A9894C0" w:rsidR="0039708C" w:rsidRPr="0039708C" w:rsidRDefault="0039708C" w:rsidP="0039708C">
            <w:pPr>
              <w:spacing w:after="0"/>
              <w:rPr>
                <w:b/>
                <w:bCs/>
                <w:color w:val="000000" w:themeColor="text1"/>
                <w:sz w:val="16"/>
                <w:szCs w:val="16"/>
              </w:rPr>
            </w:pPr>
            <w:r>
              <w:rPr>
                <w:b/>
                <w:bCs/>
                <w:color w:val="000000" w:themeColor="text1"/>
                <w:sz w:val="16"/>
                <w:szCs w:val="16"/>
              </w:rPr>
              <w:t>Syria</w:t>
            </w:r>
          </w:p>
        </w:tc>
        <w:tc>
          <w:tcPr>
            <w:tcW w:w="483" w:type="dxa"/>
          </w:tcPr>
          <w:p w14:paraId="3AA7C313"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Mali</w:t>
            </w:r>
          </w:p>
        </w:tc>
        <w:tc>
          <w:tcPr>
            <w:tcW w:w="498" w:type="dxa"/>
          </w:tcPr>
          <w:p w14:paraId="50F37B34" w14:textId="03F3A278" w:rsidR="0039708C" w:rsidRPr="0039708C" w:rsidRDefault="0039708C" w:rsidP="0039708C">
            <w:pPr>
              <w:spacing w:after="0"/>
              <w:rPr>
                <w:b/>
                <w:bCs/>
                <w:color w:val="000000" w:themeColor="text1"/>
                <w:sz w:val="16"/>
                <w:szCs w:val="16"/>
              </w:rPr>
            </w:pPr>
            <w:r w:rsidRPr="0039708C">
              <w:rPr>
                <w:b/>
                <w:bCs/>
                <w:color w:val="000000" w:themeColor="text1"/>
                <w:sz w:val="16"/>
                <w:szCs w:val="16"/>
              </w:rPr>
              <w:t>Afgh</w:t>
            </w:r>
            <w:r>
              <w:rPr>
                <w:b/>
                <w:bCs/>
                <w:color w:val="000000" w:themeColor="text1"/>
                <w:sz w:val="16"/>
                <w:szCs w:val="16"/>
              </w:rPr>
              <w:t>anistan</w:t>
            </w:r>
          </w:p>
        </w:tc>
        <w:tc>
          <w:tcPr>
            <w:tcW w:w="417" w:type="dxa"/>
          </w:tcPr>
          <w:p w14:paraId="27CA68C9" w14:textId="10C2B9CE" w:rsidR="0039708C" w:rsidRPr="0039708C" w:rsidRDefault="0039708C" w:rsidP="0039708C">
            <w:pPr>
              <w:spacing w:after="0"/>
              <w:rPr>
                <w:b/>
                <w:bCs/>
                <w:color w:val="000000" w:themeColor="text1"/>
                <w:sz w:val="16"/>
                <w:szCs w:val="16"/>
              </w:rPr>
            </w:pPr>
            <w:r w:rsidRPr="0039708C">
              <w:rPr>
                <w:b/>
                <w:bCs/>
                <w:color w:val="000000" w:themeColor="text1"/>
                <w:sz w:val="16"/>
                <w:szCs w:val="16"/>
              </w:rPr>
              <w:t>Lib</w:t>
            </w:r>
            <w:r>
              <w:rPr>
                <w:b/>
                <w:bCs/>
                <w:color w:val="000000" w:themeColor="text1"/>
                <w:sz w:val="16"/>
                <w:szCs w:val="16"/>
              </w:rPr>
              <w:t>eria</w:t>
            </w:r>
          </w:p>
        </w:tc>
        <w:tc>
          <w:tcPr>
            <w:tcW w:w="684" w:type="dxa"/>
          </w:tcPr>
          <w:p w14:paraId="1B22BA44" w14:textId="76E4E7EF" w:rsidR="0039708C" w:rsidRPr="0039708C" w:rsidRDefault="0039708C" w:rsidP="0039708C">
            <w:pPr>
              <w:spacing w:after="0"/>
              <w:rPr>
                <w:b/>
                <w:bCs/>
                <w:color w:val="000000" w:themeColor="text1"/>
                <w:sz w:val="16"/>
                <w:szCs w:val="16"/>
              </w:rPr>
            </w:pPr>
            <w:r>
              <w:rPr>
                <w:b/>
                <w:bCs/>
                <w:color w:val="000000" w:themeColor="text1"/>
                <w:sz w:val="16"/>
                <w:szCs w:val="16"/>
              </w:rPr>
              <w:t>Burundi</w:t>
            </w:r>
          </w:p>
        </w:tc>
        <w:tc>
          <w:tcPr>
            <w:tcW w:w="439" w:type="dxa"/>
          </w:tcPr>
          <w:p w14:paraId="1E5094FA" w14:textId="0DB45629" w:rsidR="0039708C" w:rsidRPr="0039708C" w:rsidRDefault="0039708C" w:rsidP="0039708C">
            <w:pPr>
              <w:spacing w:after="0"/>
              <w:rPr>
                <w:b/>
                <w:bCs/>
                <w:color w:val="000000" w:themeColor="text1"/>
                <w:sz w:val="16"/>
                <w:szCs w:val="16"/>
              </w:rPr>
            </w:pPr>
            <w:r>
              <w:rPr>
                <w:b/>
                <w:bCs/>
                <w:color w:val="000000" w:themeColor="text1"/>
                <w:sz w:val="16"/>
                <w:szCs w:val="16"/>
              </w:rPr>
              <w:t>Rwanda</w:t>
            </w:r>
          </w:p>
        </w:tc>
      </w:tr>
      <w:tr w:rsidR="0039708C" w:rsidRPr="0039708C" w14:paraId="5FF7D3F3" w14:textId="77777777" w:rsidTr="0039708C">
        <w:tc>
          <w:tcPr>
            <w:tcW w:w="1164" w:type="dxa"/>
          </w:tcPr>
          <w:p w14:paraId="279F4E0E" w14:textId="77777777" w:rsidR="0039708C" w:rsidRPr="0039708C" w:rsidRDefault="0039708C" w:rsidP="0039708C">
            <w:pPr>
              <w:spacing w:after="0"/>
              <w:rPr>
                <w:b/>
                <w:bCs/>
                <w:color w:val="000000" w:themeColor="text1"/>
                <w:sz w:val="16"/>
                <w:szCs w:val="16"/>
              </w:rPr>
            </w:pPr>
            <w:bookmarkStart w:id="33" w:name="_Hlk189239914"/>
            <w:bookmarkStart w:id="34" w:name="_Hlk189239941"/>
            <w:r w:rsidRPr="0039708C">
              <w:rPr>
                <w:b/>
                <w:bCs/>
                <w:color w:val="000000" w:themeColor="text1"/>
                <w:sz w:val="16"/>
                <w:szCs w:val="16"/>
              </w:rPr>
              <w:t>Pre-Negotiation</w:t>
            </w:r>
          </w:p>
        </w:tc>
        <w:tc>
          <w:tcPr>
            <w:tcW w:w="847" w:type="dxa"/>
          </w:tcPr>
          <w:p w14:paraId="25823DD6"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24</w:t>
            </w:r>
          </w:p>
        </w:tc>
        <w:tc>
          <w:tcPr>
            <w:tcW w:w="580" w:type="dxa"/>
          </w:tcPr>
          <w:p w14:paraId="108B10EA"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6</w:t>
            </w:r>
          </w:p>
        </w:tc>
        <w:tc>
          <w:tcPr>
            <w:tcW w:w="580" w:type="dxa"/>
          </w:tcPr>
          <w:p w14:paraId="42149023"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2</w:t>
            </w:r>
          </w:p>
        </w:tc>
        <w:tc>
          <w:tcPr>
            <w:tcW w:w="676" w:type="dxa"/>
          </w:tcPr>
          <w:p w14:paraId="29EA7239"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14</w:t>
            </w:r>
          </w:p>
        </w:tc>
        <w:tc>
          <w:tcPr>
            <w:tcW w:w="505" w:type="dxa"/>
          </w:tcPr>
          <w:p w14:paraId="222CB094"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2</w:t>
            </w:r>
          </w:p>
        </w:tc>
        <w:tc>
          <w:tcPr>
            <w:tcW w:w="780" w:type="dxa"/>
          </w:tcPr>
          <w:p w14:paraId="277ED643"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10</w:t>
            </w:r>
          </w:p>
        </w:tc>
        <w:tc>
          <w:tcPr>
            <w:tcW w:w="680" w:type="dxa"/>
          </w:tcPr>
          <w:p w14:paraId="47EEA088"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w:t>
            </w:r>
          </w:p>
        </w:tc>
        <w:tc>
          <w:tcPr>
            <w:tcW w:w="375" w:type="dxa"/>
          </w:tcPr>
          <w:p w14:paraId="2891533B"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5</w:t>
            </w:r>
          </w:p>
        </w:tc>
        <w:tc>
          <w:tcPr>
            <w:tcW w:w="484" w:type="dxa"/>
          </w:tcPr>
          <w:p w14:paraId="6A32BF65"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4</w:t>
            </w:r>
          </w:p>
        </w:tc>
        <w:tc>
          <w:tcPr>
            <w:tcW w:w="483" w:type="dxa"/>
          </w:tcPr>
          <w:p w14:paraId="37E5720A"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3</w:t>
            </w:r>
          </w:p>
        </w:tc>
        <w:tc>
          <w:tcPr>
            <w:tcW w:w="498" w:type="dxa"/>
          </w:tcPr>
          <w:p w14:paraId="7854B622"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3</w:t>
            </w:r>
          </w:p>
        </w:tc>
        <w:tc>
          <w:tcPr>
            <w:tcW w:w="417" w:type="dxa"/>
          </w:tcPr>
          <w:p w14:paraId="64DC21A6"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w:t>
            </w:r>
          </w:p>
        </w:tc>
        <w:tc>
          <w:tcPr>
            <w:tcW w:w="684" w:type="dxa"/>
          </w:tcPr>
          <w:p w14:paraId="6C03BB56"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4</w:t>
            </w:r>
          </w:p>
        </w:tc>
        <w:tc>
          <w:tcPr>
            <w:tcW w:w="439" w:type="dxa"/>
          </w:tcPr>
          <w:p w14:paraId="6636D0DE"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r>
      <w:bookmarkEnd w:id="33"/>
      <w:tr w:rsidR="0039708C" w:rsidRPr="0039708C" w14:paraId="79F3C8DF" w14:textId="77777777" w:rsidTr="0039708C">
        <w:tc>
          <w:tcPr>
            <w:tcW w:w="1164" w:type="dxa"/>
          </w:tcPr>
          <w:p w14:paraId="418B026B"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 xml:space="preserve">Partial </w:t>
            </w:r>
          </w:p>
        </w:tc>
        <w:tc>
          <w:tcPr>
            <w:tcW w:w="847" w:type="dxa"/>
          </w:tcPr>
          <w:p w14:paraId="0CE8A75A"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8</w:t>
            </w:r>
          </w:p>
        </w:tc>
        <w:tc>
          <w:tcPr>
            <w:tcW w:w="580" w:type="dxa"/>
          </w:tcPr>
          <w:p w14:paraId="5468F16D"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21</w:t>
            </w:r>
          </w:p>
        </w:tc>
        <w:tc>
          <w:tcPr>
            <w:tcW w:w="580" w:type="dxa"/>
          </w:tcPr>
          <w:p w14:paraId="5902B23F"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23</w:t>
            </w:r>
          </w:p>
        </w:tc>
        <w:tc>
          <w:tcPr>
            <w:tcW w:w="676" w:type="dxa"/>
          </w:tcPr>
          <w:p w14:paraId="577CF7F2"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6</w:t>
            </w:r>
          </w:p>
        </w:tc>
        <w:tc>
          <w:tcPr>
            <w:tcW w:w="505" w:type="dxa"/>
          </w:tcPr>
          <w:p w14:paraId="7040EFAE"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11</w:t>
            </w:r>
          </w:p>
        </w:tc>
        <w:tc>
          <w:tcPr>
            <w:tcW w:w="780" w:type="dxa"/>
          </w:tcPr>
          <w:p w14:paraId="0637CE37"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5</w:t>
            </w:r>
          </w:p>
        </w:tc>
        <w:tc>
          <w:tcPr>
            <w:tcW w:w="680" w:type="dxa"/>
          </w:tcPr>
          <w:p w14:paraId="25EECBF4"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7</w:t>
            </w:r>
          </w:p>
        </w:tc>
        <w:tc>
          <w:tcPr>
            <w:tcW w:w="375" w:type="dxa"/>
          </w:tcPr>
          <w:p w14:paraId="55131D6A"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9</w:t>
            </w:r>
          </w:p>
        </w:tc>
        <w:tc>
          <w:tcPr>
            <w:tcW w:w="484" w:type="dxa"/>
          </w:tcPr>
          <w:p w14:paraId="595C5A2D"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83" w:type="dxa"/>
          </w:tcPr>
          <w:p w14:paraId="46FC550D"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9</w:t>
            </w:r>
          </w:p>
        </w:tc>
        <w:tc>
          <w:tcPr>
            <w:tcW w:w="498" w:type="dxa"/>
          </w:tcPr>
          <w:p w14:paraId="5957B25B"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5</w:t>
            </w:r>
          </w:p>
        </w:tc>
        <w:tc>
          <w:tcPr>
            <w:tcW w:w="417" w:type="dxa"/>
          </w:tcPr>
          <w:p w14:paraId="146236B6"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2</w:t>
            </w:r>
          </w:p>
        </w:tc>
        <w:tc>
          <w:tcPr>
            <w:tcW w:w="684" w:type="dxa"/>
          </w:tcPr>
          <w:p w14:paraId="16D99BF1"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2</w:t>
            </w:r>
          </w:p>
        </w:tc>
        <w:tc>
          <w:tcPr>
            <w:tcW w:w="439" w:type="dxa"/>
          </w:tcPr>
          <w:p w14:paraId="35402C64"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4</w:t>
            </w:r>
          </w:p>
        </w:tc>
      </w:tr>
      <w:tr w:rsidR="0039708C" w:rsidRPr="0039708C" w14:paraId="489BAE1B" w14:textId="77777777" w:rsidTr="0039708C">
        <w:tc>
          <w:tcPr>
            <w:tcW w:w="1164" w:type="dxa"/>
          </w:tcPr>
          <w:p w14:paraId="186E1D55"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lastRenderedPageBreak/>
              <w:t>Comprehensive</w:t>
            </w:r>
          </w:p>
        </w:tc>
        <w:tc>
          <w:tcPr>
            <w:tcW w:w="847" w:type="dxa"/>
          </w:tcPr>
          <w:p w14:paraId="53680558"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6</w:t>
            </w:r>
          </w:p>
        </w:tc>
        <w:tc>
          <w:tcPr>
            <w:tcW w:w="580" w:type="dxa"/>
          </w:tcPr>
          <w:p w14:paraId="58A1D50A"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6</w:t>
            </w:r>
          </w:p>
        </w:tc>
        <w:tc>
          <w:tcPr>
            <w:tcW w:w="580" w:type="dxa"/>
          </w:tcPr>
          <w:p w14:paraId="5376B2D4"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7</w:t>
            </w:r>
          </w:p>
        </w:tc>
        <w:tc>
          <w:tcPr>
            <w:tcW w:w="676" w:type="dxa"/>
          </w:tcPr>
          <w:p w14:paraId="0BB752D3"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505" w:type="dxa"/>
          </w:tcPr>
          <w:p w14:paraId="12F11A08"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4</w:t>
            </w:r>
          </w:p>
        </w:tc>
        <w:tc>
          <w:tcPr>
            <w:tcW w:w="780" w:type="dxa"/>
          </w:tcPr>
          <w:p w14:paraId="46807348"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680" w:type="dxa"/>
          </w:tcPr>
          <w:p w14:paraId="48D36AD8"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5</w:t>
            </w:r>
          </w:p>
        </w:tc>
        <w:tc>
          <w:tcPr>
            <w:tcW w:w="375" w:type="dxa"/>
          </w:tcPr>
          <w:p w14:paraId="71B6CA91"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2</w:t>
            </w:r>
          </w:p>
        </w:tc>
        <w:tc>
          <w:tcPr>
            <w:tcW w:w="484" w:type="dxa"/>
          </w:tcPr>
          <w:p w14:paraId="0C85FE50"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83" w:type="dxa"/>
          </w:tcPr>
          <w:p w14:paraId="0B79EA41"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3</w:t>
            </w:r>
          </w:p>
        </w:tc>
        <w:tc>
          <w:tcPr>
            <w:tcW w:w="498" w:type="dxa"/>
          </w:tcPr>
          <w:p w14:paraId="5F1C7303"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17" w:type="dxa"/>
          </w:tcPr>
          <w:p w14:paraId="61752B28"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w:t>
            </w:r>
          </w:p>
        </w:tc>
        <w:tc>
          <w:tcPr>
            <w:tcW w:w="684" w:type="dxa"/>
          </w:tcPr>
          <w:p w14:paraId="67057B0A"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3</w:t>
            </w:r>
          </w:p>
        </w:tc>
        <w:tc>
          <w:tcPr>
            <w:tcW w:w="439" w:type="dxa"/>
          </w:tcPr>
          <w:p w14:paraId="584E22D8"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2</w:t>
            </w:r>
          </w:p>
        </w:tc>
      </w:tr>
      <w:tr w:rsidR="0039708C" w:rsidRPr="0039708C" w14:paraId="4053C37E" w14:textId="77777777" w:rsidTr="0039708C">
        <w:tc>
          <w:tcPr>
            <w:tcW w:w="1164" w:type="dxa"/>
          </w:tcPr>
          <w:p w14:paraId="17732265"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Implementation/</w:t>
            </w:r>
          </w:p>
          <w:p w14:paraId="36FB3557"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Renegotiation</w:t>
            </w:r>
          </w:p>
        </w:tc>
        <w:tc>
          <w:tcPr>
            <w:tcW w:w="847" w:type="dxa"/>
          </w:tcPr>
          <w:p w14:paraId="5E3A0A5E"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16</w:t>
            </w:r>
          </w:p>
        </w:tc>
        <w:tc>
          <w:tcPr>
            <w:tcW w:w="580" w:type="dxa"/>
          </w:tcPr>
          <w:p w14:paraId="73ACA817"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12</w:t>
            </w:r>
          </w:p>
        </w:tc>
        <w:tc>
          <w:tcPr>
            <w:tcW w:w="580" w:type="dxa"/>
          </w:tcPr>
          <w:p w14:paraId="41B9626E"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14</w:t>
            </w:r>
          </w:p>
        </w:tc>
        <w:tc>
          <w:tcPr>
            <w:tcW w:w="676" w:type="dxa"/>
          </w:tcPr>
          <w:p w14:paraId="0001FB58"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4</w:t>
            </w:r>
          </w:p>
        </w:tc>
        <w:tc>
          <w:tcPr>
            <w:tcW w:w="505" w:type="dxa"/>
          </w:tcPr>
          <w:p w14:paraId="6714093A"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5</w:t>
            </w:r>
          </w:p>
        </w:tc>
        <w:tc>
          <w:tcPr>
            <w:tcW w:w="780" w:type="dxa"/>
          </w:tcPr>
          <w:p w14:paraId="06B2E100"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6</w:t>
            </w:r>
          </w:p>
        </w:tc>
        <w:tc>
          <w:tcPr>
            <w:tcW w:w="680" w:type="dxa"/>
          </w:tcPr>
          <w:p w14:paraId="176E5FB2"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5</w:t>
            </w:r>
          </w:p>
        </w:tc>
        <w:tc>
          <w:tcPr>
            <w:tcW w:w="375" w:type="dxa"/>
          </w:tcPr>
          <w:p w14:paraId="0059E6F7"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2</w:t>
            </w:r>
          </w:p>
        </w:tc>
        <w:tc>
          <w:tcPr>
            <w:tcW w:w="484" w:type="dxa"/>
          </w:tcPr>
          <w:p w14:paraId="13FE4728"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w:t>
            </w:r>
          </w:p>
        </w:tc>
        <w:tc>
          <w:tcPr>
            <w:tcW w:w="483" w:type="dxa"/>
          </w:tcPr>
          <w:p w14:paraId="1CFC9091"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98" w:type="dxa"/>
          </w:tcPr>
          <w:p w14:paraId="2042D404"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6</w:t>
            </w:r>
          </w:p>
        </w:tc>
        <w:tc>
          <w:tcPr>
            <w:tcW w:w="417" w:type="dxa"/>
          </w:tcPr>
          <w:p w14:paraId="3ECC5221"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4</w:t>
            </w:r>
          </w:p>
        </w:tc>
        <w:tc>
          <w:tcPr>
            <w:tcW w:w="684" w:type="dxa"/>
          </w:tcPr>
          <w:p w14:paraId="3F778A10"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w:t>
            </w:r>
          </w:p>
        </w:tc>
        <w:tc>
          <w:tcPr>
            <w:tcW w:w="439" w:type="dxa"/>
          </w:tcPr>
          <w:p w14:paraId="67F86BFD"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3</w:t>
            </w:r>
          </w:p>
        </w:tc>
      </w:tr>
      <w:tr w:rsidR="0039708C" w:rsidRPr="0039708C" w14:paraId="1745E6D1" w14:textId="77777777" w:rsidTr="0039708C">
        <w:tc>
          <w:tcPr>
            <w:tcW w:w="1164" w:type="dxa"/>
          </w:tcPr>
          <w:p w14:paraId="687F98E7"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Renewal</w:t>
            </w:r>
          </w:p>
        </w:tc>
        <w:tc>
          <w:tcPr>
            <w:tcW w:w="847" w:type="dxa"/>
          </w:tcPr>
          <w:p w14:paraId="0219D7D9"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w:t>
            </w:r>
          </w:p>
        </w:tc>
        <w:tc>
          <w:tcPr>
            <w:tcW w:w="580" w:type="dxa"/>
          </w:tcPr>
          <w:p w14:paraId="347A51F6"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w:t>
            </w:r>
          </w:p>
        </w:tc>
        <w:tc>
          <w:tcPr>
            <w:tcW w:w="580" w:type="dxa"/>
          </w:tcPr>
          <w:p w14:paraId="53A711B3"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w:t>
            </w:r>
          </w:p>
        </w:tc>
        <w:tc>
          <w:tcPr>
            <w:tcW w:w="676" w:type="dxa"/>
          </w:tcPr>
          <w:p w14:paraId="4B5EEDDF"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w:t>
            </w:r>
          </w:p>
        </w:tc>
        <w:tc>
          <w:tcPr>
            <w:tcW w:w="505" w:type="dxa"/>
          </w:tcPr>
          <w:p w14:paraId="13D868CB"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780" w:type="dxa"/>
          </w:tcPr>
          <w:p w14:paraId="7038F2FC"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4</w:t>
            </w:r>
          </w:p>
        </w:tc>
        <w:tc>
          <w:tcPr>
            <w:tcW w:w="680" w:type="dxa"/>
          </w:tcPr>
          <w:p w14:paraId="53CE9313"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375" w:type="dxa"/>
          </w:tcPr>
          <w:p w14:paraId="36ED1E8A"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84" w:type="dxa"/>
          </w:tcPr>
          <w:p w14:paraId="41B9576B"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83" w:type="dxa"/>
          </w:tcPr>
          <w:p w14:paraId="7E5B820D"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98" w:type="dxa"/>
          </w:tcPr>
          <w:p w14:paraId="1799394A"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17" w:type="dxa"/>
          </w:tcPr>
          <w:p w14:paraId="6C379C6E"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684" w:type="dxa"/>
          </w:tcPr>
          <w:p w14:paraId="2C790BEB"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39" w:type="dxa"/>
          </w:tcPr>
          <w:p w14:paraId="3ACAF5D6"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r>
      <w:tr w:rsidR="0039708C" w:rsidRPr="0039708C" w14:paraId="67CA22E6" w14:textId="77777777" w:rsidTr="0039708C">
        <w:tc>
          <w:tcPr>
            <w:tcW w:w="1164" w:type="dxa"/>
          </w:tcPr>
          <w:p w14:paraId="6FB48BC2"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Ceasefire</w:t>
            </w:r>
          </w:p>
        </w:tc>
        <w:tc>
          <w:tcPr>
            <w:tcW w:w="847" w:type="dxa"/>
          </w:tcPr>
          <w:p w14:paraId="7C627547"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9</w:t>
            </w:r>
          </w:p>
        </w:tc>
        <w:tc>
          <w:tcPr>
            <w:tcW w:w="580" w:type="dxa"/>
          </w:tcPr>
          <w:p w14:paraId="683A22E5"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7</w:t>
            </w:r>
          </w:p>
        </w:tc>
        <w:tc>
          <w:tcPr>
            <w:tcW w:w="580" w:type="dxa"/>
          </w:tcPr>
          <w:p w14:paraId="1959A002"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7</w:t>
            </w:r>
          </w:p>
        </w:tc>
        <w:tc>
          <w:tcPr>
            <w:tcW w:w="676" w:type="dxa"/>
          </w:tcPr>
          <w:p w14:paraId="1E5C2706"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9</w:t>
            </w:r>
          </w:p>
        </w:tc>
        <w:tc>
          <w:tcPr>
            <w:tcW w:w="505" w:type="dxa"/>
          </w:tcPr>
          <w:p w14:paraId="5051D0CB"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8</w:t>
            </w:r>
          </w:p>
        </w:tc>
        <w:tc>
          <w:tcPr>
            <w:tcW w:w="780" w:type="dxa"/>
          </w:tcPr>
          <w:p w14:paraId="6DC3DDC0"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5</w:t>
            </w:r>
          </w:p>
        </w:tc>
        <w:tc>
          <w:tcPr>
            <w:tcW w:w="680" w:type="dxa"/>
          </w:tcPr>
          <w:p w14:paraId="0E1EFF12"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8</w:t>
            </w:r>
          </w:p>
        </w:tc>
        <w:tc>
          <w:tcPr>
            <w:tcW w:w="375" w:type="dxa"/>
          </w:tcPr>
          <w:p w14:paraId="562C13CE"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84" w:type="dxa"/>
          </w:tcPr>
          <w:p w14:paraId="74009D80"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11</w:t>
            </w:r>
          </w:p>
        </w:tc>
        <w:tc>
          <w:tcPr>
            <w:tcW w:w="483" w:type="dxa"/>
          </w:tcPr>
          <w:p w14:paraId="56A72545"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98" w:type="dxa"/>
          </w:tcPr>
          <w:p w14:paraId="654DA5F3"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c>
          <w:tcPr>
            <w:tcW w:w="417" w:type="dxa"/>
          </w:tcPr>
          <w:p w14:paraId="6EE44BF8"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5</w:t>
            </w:r>
          </w:p>
        </w:tc>
        <w:tc>
          <w:tcPr>
            <w:tcW w:w="684" w:type="dxa"/>
          </w:tcPr>
          <w:p w14:paraId="47434A20"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1</w:t>
            </w:r>
          </w:p>
        </w:tc>
        <w:tc>
          <w:tcPr>
            <w:tcW w:w="439" w:type="dxa"/>
          </w:tcPr>
          <w:p w14:paraId="7B7F9027" w14:textId="77777777" w:rsidR="0039708C" w:rsidRPr="0039708C" w:rsidRDefault="0039708C" w:rsidP="0039708C">
            <w:pPr>
              <w:spacing w:after="0"/>
              <w:rPr>
                <w:b/>
                <w:bCs/>
                <w:color w:val="000000" w:themeColor="text1"/>
                <w:sz w:val="16"/>
                <w:szCs w:val="16"/>
              </w:rPr>
            </w:pPr>
            <w:r w:rsidRPr="0039708C">
              <w:rPr>
                <w:b/>
                <w:bCs/>
                <w:color w:val="000000" w:themeColor="text1"/>
                <w:sz w:val="16"/>
                <w:szCs w:val="16"/>
              </w:rPr>
              <w:t>0</w:t>
            </w:r>
          </w:p>
        </w:tc>
      </w:tr>
      <w:bookmarkEnd w:id="34"/>
    </w:tbl>
    <w:p w14:paraId="75F51C5D" w14:textId="77777777" w:rsidR="0039708C" w:rsidRDefault="0039708C" w:rsidP="0039708C">
      <w:pPr>
        <w:spacing w:after="0"/>
        <w:rPr>
          <w:b/>
          <w:bCs/>
          <w:color w:val="000000" w:themeColor="text1"/>
          <w:sz w:val="20"/>
          <w:szCs w:val="20"/>
        </w:rPr>
      </w:pPr>
    </w:p>
    <w:p w14:paraId="36DBCC39" w14:textId="574E08A8" w:rsidR="0039708C" w:rsidRPr="0039708C" w:rsidRDefault="0039708C" w:rsidP="0043448C">
      <w:pPr>
        <w:spacing w:after="0"/>
        <w:rPr>
          <w:color w:val="000000" w:themeColor="text1"/>
          <w:sz w:val="24"/>
          <w:szCs w:val="24"/>
        </w:rPr>
      </w:pPr>
      <w:r w:rsidRPr="0039708C">
        <w:rPr>
          <w:color w:val="000000" w:themeColor="text1"/>
          <w:sz w:val="24"/>
          <w:szCs w:val="24"/>
        </w:rPr>
        <w:t>Pre-negotiation treaties include confidence-building measures, general principles, and other “kick-the-can-down-the-road” agreements. Partial treaties ignore core issues or deal with some contentious issues but not all, anticipating or contemplating follow-up agreements in the future. Comprehensive treaties purport to be definitive, all-encompassing resolutions to conflict, addressing all core issues. Implementation/Renegotiation treaties aim to implement earlier agreements. Renewal treaties are short, merely renewing preexisting agreements. Ceasefires treaties, in addition to ceasefires or their extensions, agree to demobilization or monitoring arrangements.</w:t>
      </w:r>
    </w:p>
    <w:p w14:paraId="735DBB5C" w14:textId="77777777" w:rsidR="0039708C" w:rsidRDefault="0039708C" w:rsidP="0043448C">
      <w:pPr>
        <w:spacing w:after="0"/>
        <w:rPr>
          <w:b/>
          <w:bCs/>
          <w:color w:val="000000" w:themeColor="text1"/>
          <w:sz w:val="20"/>
          <w:szCs w:val="20"/>
        </w:rPr>
      </w:pPr>
    </w:p>
    <w:p w14:paraId="4321E7ED" w14:textId="77777777" w:rsidR="00546C0C" w:rsidRPr="000D21C0" w:rsidRDefault="00546C0C" w:rsidP="0043448C">
      <w:pPr>
        <w:spacing w:after="0"/>
        <w:rPr>
          <w:b/>
          <w:bCs/>
          <w:color w:val="000000" w:themeColor="text1"/>
          <w:sz w:val="20"/>
          <w:szCs w:val="20"/>
        </w:rPr>
      </w:pPr>
    </w:p>
    <w:p w14:paraId="5CA2235A" w14:textId="390AE35E" w:rsidR="005A3E29" w:rsidRPr="0039708C" w:rsidRDefault="0039708C" w:rsidP="0039708C">
      <w:pPr>
        <w:pStyle w:val="Heading3"/>
        <w:rPr>
          <w:sz w:val="24"/>
          <w:szCs w:val="24"/>
        </w:rPr>
      </w:pPr>
      <w:r w:rsidRPr="0039708C">
        <w:rPr>
          <w:sz w:val="24"/>
          <w:szCs w:val="24"/>
        </w:rPr>
        <w:t>Repatriation Data and Indicators</w:t>
      </w:r>
    </w:p>
    <w:p w14:paraId="67A4C701" w14:textId="77777777" w:rsidR="00B43437" w:rsidRPr="0039708C" w:rsidRDefault="00B43437" w:rsidP="0043448C">
      <w:pPr>
        <w:spacing w:after="0"/>
        <w:rPr>
          <w:b/>
          <w:bCs/>
          <w:color w:val="000000" w:themeColor="text1"/>
          <w:sz w:val="24"/>
          <w:szCs w:val="24"/>
        </w:rPr>
      </w:pPr>
    </w:p>
    <w:p w14:paraId="03723300" w14:textId="77777777" w:rsidR="00546C0C" w:rsidRPr="00546C0C" w:rsidRDefault="00546C0C" w:rsidP="0039708C">
      <w:pPr>
        <w:spacing w:after="0"/>
        <w:ind w:firstLine="720"/>
        <w:rPr>
          <w:color w:val="000000" w:themeColor="text1"/>
          <w:sz w:val="24"/>
          <w:szCs w:val="24"/>
        </w:rPr>
      </w:pPr>
      <w:r w:rsidRPr="00546C0C">
        <w:rPr>
          <w:color w:val="000000" w:themeColor="text1"/>
          <w:sz w:val="24"/>
          <w:szCs w:val="24"/>
        </w:rPr>
        <w:t xml:space="preserve">All statistics are drawn from UNHCR Population Statistics database. The top ten IDP repatriation countries account for 72.0% of total global IDPs, in aggregate across time (each has &gt; 10 million IDPs). For legibility, data for top 11 refugee repatriation countries are visualized in three separate graphs. From 1951-2018, the top 11 sending countries comprise 67.8% of the total refugee population, in aggregate across time: Afghanistan, Syria, Iraq, Ethiopia, Somalia, Sudan, Angola, Viet Nam, Rwanda, Burundi, Dem. Rep. of Congo (each with &gt;10 million). Eleven was chosen as a cutoff because the range of years is extremely limited for the twelfth-ranking country. </w:t>
      </w:r>
    </w:p>
    <w:p w14:paraId="5DE21282" w14:textId="77777777" w:rsidR="00B43437" w:rsidRPr="000D21C0" w:rsidRDefault="00B43437" w:rsidP="0043448C">
      <w:pPr>
        <w:spacing w:after="0"/>
        <w:rPr>
          <w:b/>
          <w:bCs/>
          <w:color w:val="000000" w:themeColor="text1"/>
        </w:rPr>
      </w:pPr>
    </w:p>
    <w:p w14:paraId="385DB8EF" w14:textId="1C4C9FD7" w:rsidR="003C5522" w:rsidRPr="000D21C0" w:rsidRDefault="003C5522" w:rsidP="0043448C">
      <w:pPr>
        <w:spacing w:after="0"/>
        <w:rPr>
          <w:b/>
          <w:bCs/>
          <w:color w:val="000000" w:themeColor="text1"/>
        </w:rPr>
      </w:pPr>
      <w:r w:rsidRPr="000D21C0">
        <w:rPr>
          <w:b/>
          <w:bCs/>
          <w:color w:val="000000" w:themeColor="text1"/>
        </w:rPr>
        <w:t>Graph 1. Aggregate top 10 IDP Countries (1993-2019)</w:t>
      </w:r>
      <w:r w:rsidRPr="000D21C0">
        <w:rPr>
          <w:color w:val="000000" w:themeColor="text1"/>
          <w:vertAlign w:val="superscript"/>
        </w:rPr>
        <w:t xml:space="preserve"> </w:t>
      </w:r>
    </w:p>
    <w:p w14:paraId="7E8C6F41" w14:textId="77777777" w:rsidR="003C5522" w:rsidRPr="000D21C0" w:rsidRDefault="003C5522" w:rsidP="0043448C">
      <w:pPr>
        <w:spacing w:after="0"/>
        <w:rPr>
          <w:color w:val="000000" w:themeColor="text1"/>
        </w:rPr>
      </w:pPr>
      <w:r w:rsidRPr="000D21C0">
        <w:rPr>
          <w:noProof/>
          <w:color w:val="000000" w:themeColor="text1"/>
        </w:rPr>
        <w:lastRenderedPageBreak/>
        <w:drawing>
          <wp:inline distT="0" distB="0" distL="0" distR="0" wp14:anchorId="4D946105" wp14:editId="505AEC3C">
            <wp:extent cx="5638800" cy="3611880"/>
            <wp:effectExtent l="0" t="0" r="0" b="7620"/>
            <wp:docPr id="14" name="Chart 14">
              <a:extLst xmlns:a="http://schemas.openxmlformats.org/drawingml/2006/main">
                <a:ext uri="{FF2B5EF4-FFF2-40B4-BE49-F238E27FC236}">
                  <a16:creationId xmlns:a16="http://schemas.microsoft.com/office/drawing/2014/main" id="{71FE8B70-38C8-AD42-B8B3-9D1BEB2A4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4"/>
              </a:graphicData>
            </a:graphic>
          </wp:inline>
        </w:drawing>
      </w:r>
    </w:p>
    <w:p w14:paraId="6C9506EC" w14:textId="77777777" w:rsidR="003C5522" w:rsidRPr="000D21C0" w:rsidRDefault="003C5522" w:rsidP="0043448C">
      <w:pPr>
        <w:spacing w:after="0"/>
        <w:rPr>
          <w:color w:val="000000" w:themeColor="text1"/>
        </w:rPr>
      </w:pPr>
      <w:r w:rsidRPr="000D21C0">
        <w:rPr>
          <w:color w:val="000000" w:themeColor="text1"/>
        </w:rPr>
        <w:t xml:space="preserve">Notes: Colombia and Azerbaijan excluded for lack of returnee data. </w:t>
      </w:r>
    </w:p>
    <w:p w14:paraId="2C3784BF" w14:textId="77777777" w:rsidR="003C5522" w:rsidRPr="000D21C0" w:rsidRDefault="003C5522" w:rsidP="0043448C">
      <w:pPr>
        <w:spacing w:after="0"/>
        <w:rPr>
          <w:color w:val="000000" w:themeColor="text1"/>
        </w:rPr>
      </w:pPr>
    </w:p>
    <w:p w14:paraId="68EC5459" w14:textId="77777777" w:rsidR="003C5522" w:rsidRPr="000D21C0" w:rsidRDefault="003C5522" w:rsidP="0043448C">
      <w:pPr>
        <w:spacing w:after="0"/>
        <w:rPr>
          <w:color w:val="000000" w:themeColor="text1"/>
        </w:rPr>
      </w:pPr>
      <w:r w:rsidRPr="000D21C0">
        <w:rPr>
          <w:b/>
          <w:bCs/>
          <w:color w:val="000000" w:themeColor="text1"/>
        </w:rPr>
        <w:t>Graph 2. Repatriation Rates for Top Three Refugee Countries</w:t>
      </w:r>
    </w:p>
    <w:p w14:paraId="4D6CC6AE" w14:textId="77777777" w:rsidR="003C5522" w:rsidRPr="000D21C0" w:rsidRDefault="003C5522" w:rsidP="0043448C">
      <w:pPr>
        <w:spacing w:after="0"/>
        <w:rPr>
          <w:color w:val="000000" w:themeColor="text1"/>
        </w:rPr>
      </w:pPr>
      <w:r w:rsidRPr="000D21C0">
        <w:rPr>
          <w:noProof/>
          <w:color w:val="000000" w:themeColor="text1"/>
        </w:rPr>
        <w:drawing>
          <wp:inline distT="0" distB="0" distL="0" distR="0" wp14:anchorId="4B259775" wp14:editId="6A1AC96E">
            <wp:extent cx="5720316" cy="3185795"/>
            <wp:effectExtent l="0" t="0" r="13970" b="14605"/>
            <wp:docPr id="15" name="Chart 15">
              <a:extLst xmlns:a="http://schemas.openxmlformats.org/drawingml/2006/main">
                <a:ext uri="{FF2B5EF4-FFF2-40B4-BE49-F238E27FC236}">
                  <a16:creationId xmlns:a16="http://schemas.microsoft.com/office/drawing/2014/main" id="{1C5B557E-46CD-C743-A626-DDA2BC54DF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5"/>
              </a:graphicData>
            </a:graphic>
          </wp:inline>
        </w:drawing>
      </w:r>
    </w:p>
    <w:p w14:paraId="610ECDB6" w14:textId="77777777" w:rsidR="003C5522" w:rsidRPr="000D21C0" w:rsidRDefault="003C5522" w:rsidP="0043448C">
      <w:pPr>
        <w:spacing w:after="0"/>
        <w:rPr>
          <w:color w:val="000000" w:themeColor="text1"/>
        </w:rPr>
      </w:pPr>
      <w:r w:rsidRPr="000D21C0">
        <w:rPr>
          <w:b/>
          <w:bCs/>
          <w:color w:val="000000" w:themeColor="text1"/>
        </w:rPr>
        <w:t>Graph 3. Repatriation Rates for Top 4-6 Refugee Countries</w:t>
      </w:r>
    </w:p>
    <w:p w14:paraId="0FF6AA6B" w14:textId="77777777" w:rsidR="003C5522" w:rsidRPr="000D21C0" w:rsidRDefault="003C5522" w:rsidP="0043448C">
      <w:pPr>
        <w:spacing w:after="0"/>
        <w:rPr>
          <w:color w:val="000000" w:themeColor="text1"/>
        </w:rPr>
      </w:pPr>
      <w:r w:rsidRPr="000D21C0">
        <w:rPr>
          <w:noProof/>
          <w:color w:val="000000" w:themeColor="text1"/>
        </w:rPr>
        <w:lastRenderedPageBreak/>
        <w:drawing>
          <wp:inline distT="0" distB="0" distL="0" distR="0" wp14:anchorId="61F8E747" wp14:editId="191E335E">
            <wp:extent cx="5816009" cy="3313430"/>
            <wp:effectExtent l="0" t="0" r="13335" b="1270"/>
            <wp:docPr id="16" name="Chart 16">
              <a:extLst xmlns:a="http://schemas.openxmlformats.org/drawingml/2006/main">
                <a:ext uri="{FF2B5EF4-FFF2-40B4-BE49-F238E27FC236}">
                  <a16:creationId xmlns:a16="http://schemas.microsoft.com/office/drawing/2014/main" id="{8A405AA2-7DF9-1249-8305-407C6D0656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6"/>
              </a:graphicData>
            </a:graphic>
          </wp:inline>
        </w:drawing>
      </w:r>
    </w:p>
    <w:p w14:paraId="04F4828C" w14:textId="77777777" w:rsidR="003C5522" w:rsidRPr="000D21C0" w:rsidRDefault="003C5522" w:rsidP="0043448C">
      <w:pPr>
        <w:spacing w:after="0"/>
        <w:rPr>
          <w:color w:val="000000" w:themeColor="text1"/>
        </w:rPr>
      </w:pPr>
      <w:r w:rsidRPr="000D21C0">
        <w:rPr>
          <w:b/>
          <w:bCs/>
          <w:color w:val="000000" w:themeColor="text1"/>
        </w:rPr>
        <w:t>Graph 4. Repatriation Rates for Top 7-9 Refugee Countries</w:t>
      </w:r>
    </w:p>
    <w:p w14:paraId="3340E6C3" w14:textId="77777777" w:rsidR="003C5522" w:rsidRPr="000D21C0" w:rsidRDefault="003C5522" w:rsidP="0043448C">
      <w:pPr>
        <w:spacing w:after="0"/>
        <w:rPr>
          <w:color w:val="000000" w:themeColor="text1"/>
        </w:rPr>
      </w:pPr>
      <w:r w:rsidRPr="000D21C0">
        <w:rPr>
          <w:noProof/>
          <w:color w:val="000000" w:themeColor="text1"/>
        </w:rPr>
        <w:drawing>
          <wp:inline distT="0" distB="0" distL="0" distR="0" wp14:anchorId="78535396" wp14:editId="250ACB22">
            <wp:extent cx="5815965" cy="3448050"/>
            <wp:effectExtent l="0" t="0" r="13335" b="0"/>
            <wp:docPr id="17" name="Chart 17">
              <a:extLst xmlns:a="http://schemas.openxmlformats.org/drawingml/2006/main">
                <a:ext uri="{FF2B5EF4-FFF2-40B4-BE49-F238E27FC236}">
                  <a16:creationId xmlns:a16="http://schemas.microsoft.com/office/drawing/2014/main" id="{1AF44D62-7745-8546-BCA9-E7A65FD071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7"/>
              </a:graphicData>
            </a:graphic>
          </wp:inline>
        </w:drawing>
      </w:r>
    </w:p>
    <w:p w14:paraId="5BE19FA1" w14:textId="77777777" w:rsidR="003C5522" w:rsidRPr="000D21C0" w:rsidRDefault="003C5522" w:rsidP="0043448C">
      <w:pPr>
        <w:spacing w:after="0"/>
        <w:rPr>
          <w:color w:val="000000" w:themeColor="text1"/>
        </w:rPr>
      </w:pPr>
      <w:r w:rsidRPr="000D21C0">
        <w:rPr>
          <w:b/>
          <w:bCs/>
          <w:color w:val="000000" w:themeColor="text1"/>
        </w:rPr>
        <w:t>Graph 5. Repatriation Rates for Top 10-11 Refugee Countries</w:t>
      </w:r>
    </w:p>
    <w:p w14:paraId="79B5C6B1" w14:textId="77777777" w:rsidR="003C5522" w:rsidRPr="000D21C0" w:rsidRDefault="003C5522" w:rsidP="0043448C">
      <w:pPr>
        <w:spacing w:after="0"/>
        <w:rPr>
          <w:color w:val="000000" w:themeColor="text1"/>
        </w:rPr>
      </w:pPr>
      <w:r w:rsidRPr="000D21C0">
        <w:rPr>
          <w:noProof/>
          <w:color w:val="000000" w:themeColor="text1"/>
        </w:rPr>
        <w:lastRenderedPageBreak/>
        <w:drawing>
          <wp:inline distT="0" distB="0" distL="0" distR="0" wp14:anchorId="27442B1E" wp14:editId="21D96C42">
            <wp:extent cx="5922335" cy="2952750"/>
            <wp:effectExtent l="0" t="0" r="2540" b="0"/>
            <wp:docPr id="18" name="Chart 18">
              <a:extLst xmlns:a="http://schemas.openxmlformats.org/drawingml/2006/main">
                <a:ext uri="{FF2B5EF4-FFF2-40B4-BE49-F238E27FC236}">
                  <a16:creationId xmlns:a16="http://schemas.microsoft.com/office/drawing/2014/main" id="{60CADA09-82DC-B245-9C42-4940AC9608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8"/>
              </a:graphicData>
            </a:graphic>
          </wp:inline>
        </w:drawing>
      </w:r>
    </w:p>
    <w:p w14:paraId="1E0363B7" w14:textId="0315269F" w:rsidR="003C5522" w:rsidRPr="000D21C0" w:rsidRDefault="003C5522" w:rsidP="0043448C">
      <w:pPr>
        <w:spacing w:after="0"/>
        <w:rPr>
          <w:color w:val="000000" w:themeColor="text1"/>
        </w:rPr>
      </w:pPr>
    </w:p>
    <w:p w14:paraId="5D774BA5" w14:textId="77777777" w:rsidR="003C5522" w:rsidRPr="000D21C0" w:rsidRDefault="003C5522" w:rsidP="0043448C">
      <w:pPr>
        <w:spacing w:after="0"/>
        <w:rPr>
          <w:color w:val="000000" w:themeColor="text1"/>
        </w:rPr>
      </w:pPr>
    </w:p>
    <w:p w14:paraId="3C353432" w14:textId="05E8CF15" w:rsidR="00F17B52" w:rsidRDefault="00F17B52">
      <w:pPr>
        <w:rPr>
          <w:color w:val="000000" w:themeColor="text1"/>
        </w:rPr>
      </w:pPr>
      <w:r>
        <w:rPr>
          <w:color w:val="000000" w:themeColor="text1"/>
        </w:rPr>
        <w:br w:type="page"/>
      </w:r>
    </w:p>
    <w:p w14:paraId="57262076" w14:textId="77777777" w:rsidR="00F17B52" w:rsidRPr="00F17B52" w:rsidRDefault="00F17B52" w:rsidP="00F17B52">
      <w:pPr>
        <w:spacing w:after="0"/>
        <w:rPr>
          <w:color w:val="000000" w:themeColor="text1"/>
        </w:rPr>
      </w:pPr>
      <w:bookmarkStart w:id="35" w:name="LinkManagerBM_REF_4qjiToKk"/>
      <w:commentRangeStart w:id="36"/>
      <w:commentRangeStart w:id="37"/>
      <w:proofErr w:type="spellStart"/>
      <w:r w:rsidRPr="00F17B52">
        <w:rPr>
          <w:color w:val="000000" w:themeColor="text1"/>
        </w:rPr>
        <w:lastRenderedPageBreak/>
        <w:t>Addaney</w:t>
      </w:r>
      <w:commentRangeEnd w:id="36"/>
      <w:proofErr w:type="spellEnd"/>
      <w:r w:rsidRPr="00F17B52">
        <w:rPr>
          <w:color w:val="000000" w:themeColor="text1"/>
        </w:rPr>
        <w:commentReference w:id="36"/>
      </w:r>
      <w:commentRangeEnd w:id="37"/>
      <w:r w:rsidRPr="00F17B52">
        <w:rPr>
          <w:color w:val="000000" w:themeColor="text1"/>
          <w:lang w:val="en-IN"/>
        </w:rPr>
        <w:commentReference w:id="37"/>
      </w:r>
      <w:r w:rsidRPr="00F17B52">
        <w:rPr>
          <w:color w:val="000000" w:themeColor="text1"/>
        </w:rPr>
        <w:t xml:space="preserve">, M. (2017). A step forward in the protection of urban refugees: The legal protection of the rights of urban refugees in Uganda. </w:t>
      </w:r>
      <w:r w:rsidRPr="00F17B52">
        <w:rPr>
          <w:i/>
          <w:color w:val="000000" w:themeColor="text1"/>
        </w:rPr>
        <w:t>African Human Rights Law Journal</w:t>
      </w:r>
      <w:r w:rsidRPr="00F17B52">
        <w:rPr>
          <w:color w:val="000000" w:themeColor="text1"/>
        </w:rPr>
        <w:t xml:space="preserve">, </w:t>
      </w:r>
      <w:r w:rsidRPr="00F17B52">
        <w:rPr>
          <w:i/>
          <w:color w:val="000000" w:themeColor="text1"/>
        </w:rPr>
        <w:t>17</w:t>
      </w:r>
      <w:r w:rsidRPr="00F17B52">
        <w:rPr>
          <w:color w:val="000000" w:themeColor="text1"/>
        </w:rPr>
        <w:t>(1), 218–243.</w:t>
      </w:r>
      <w:bookmarkEnd w:id="35"/>
    </w:p>
    <w:p w14:paraId="4F5D0B5B" w14:textId="301FCA42" w:rsidR="003B5689" w:rsidRDefault="003B5689" w:rsidP="0043448C">
      <w:pPr>
        <w:spacing w:after="0"/>
        <w:rPr>
          <w:color w:val="000000" w:themeColor="text1"/>
        </w:rPr>
      </w:pPr>
    </w:p>
    <w:p w14:paraId="60C90B47" w14:textId="77777777" w:rsidR="00031D56" w:rsidRPr="00031D56" w:rsidRDefault="00031D56" w:rsidP="00031D56">
      <w:pPr>
        <w:spacing w:after="0"/>
        <w:rPr>
          <w:color w:val="000000" w:themeColor="text1"/>
        </w:rPr>
      </w:pPr>
      <w:bookmarkStart w:id="38" w:name="LinkManagerBM_REF_vqdxQ8aM"/>
      <w:proofErr w:type="spellStart"/>
      <w:r w:rsidRPr="00031D56">
        <w:rPr>
          <w:color w:val="000000" w:themeColor="text1"/>
          <w:lang w:val="en-IN"/>
        </w:rPr>
        <w:t>Beuttel</w:t>
      </w:r>
      <w:proofErr w:type="spellEnd"/>
      <w:r w:rsidRPr="00031D56">
        <w:rPr>
          <w:color w:val="000000" w:themeColor="text1"/>
        </w:rPr>
        <w:t xml:space="preserve">, </w:t>
      </w:r>
      <w:r w:rsidRPr="00031D56">
        <w:rPr>
          <w:color w:val="000000" w:themeColor="text1"/>
          <w:lang w:val="en-IN"/>
        </w:rPr>
        <w:t>H. W.</w:t>
      </w:r>
      <w:r w:rsidRPr="00031D56">
        <w:rPr>
          <w:color w:val="000000" w:themeColor="text1"/>
        </w:rPr>
        <w:t xml:space="preserve"> (</w:t>
      </w:r>
      <w:r w:rsidRPr="00031D56">
        <w:rPr>
          <w:color w:val="000000" w:themeColor="text1"/>
          <w:lang w:val="en-IN"/>
        </w:rPr>
        <w:t>1997</w:t>
      </w:r>
      <w:r w:rsidRPr="00031D56">
        <w:rPr>
          <w:color w:val="000000" w:themeColor="text1"/>
        </w:rPr>
        <w:t xml:space="preserve">). </w:t>
      </w:r>
      <w:r w:rsidRPr="00031D56">
        <w:rPr>
          <w:i/>
          <w:iCs/>
          <w:color w:val="000000" w:themeColor="text1"/>
        </w:rPr>
        <w:t>The Iran–Iraq War: A casualty analysis</w:t>
      </w:r>
      <w:r w:rsidRPr="00031D56">
        <w:rPr>
          <w:color w:val="000000" w:themeColor="text1"/>
        </w:rPr>
        <w:t xml:space="preserve"> [Unpublished master’s thesis, US Army Command and General Staff College].</w:t>
      </w:r>
      <w:bookmarkEnd w:id="38"/>
    </w:p>
    <w:p w14:paraId="4E9F043E" w14:textId="77777777" w:rsidR="00031D56" w:rsidRPr="000D21C0" w:rsidRDefault="00031D56" w:rsidP="0043448C">
      <w:pPr>
        <w:spacing w:after="0"/>
        <w:rPr>
          <w:color w:val="000000" w:themeColor="text1"/>
        </w:rPr>
      </w:pPr>
    </w:p>
    <w:p w14:paraId="2B996949" w14:textId="77777777" w:rsidR="00031D56" w:rsidRPr="00031D56" w:rsidRDefault="00031D56" w:rsidP="00031D56">
      <w:pPr>
        <w:spacing w:after="0"/>
        <w:rPr>
          <w:color w:val="000000" w:themeColor="text1"/>
        </w:rPr>
      </w:pPr>
      <w:bookmarkStart w:id="39" w:name="LinkManagerBM_REF_Og6ZfNVN"/>
      <w:proofErr w:type="spellStart"/>
      <w:r w:rsidRPr="00031D56">
        <w:rPr>
          <w:color w:val="000000" w:themeColor="text1"/>
          <w:lang w:val="en-IN"/>
        </w:rPr>
        <w:t>Borjas</w:t>
      </w:r>
      <w:proofErr w:type="spellEnd"/>
      <w:r w:rsidRPr="00031D56">
        <w:rPr>
          <w:color w:val="000000" w:themeColor="text1"/>
        </w:rPr>
        <w:t xml:space="preserve">, </w:t>
      </w:r>
      <w:r w:rsidRPr="00031D56">
        <w:rPr>
          <w:color w:val="000000" w:themeColor="text1"/>
          <w:lang w:val="en-IN"/>
        </w:rPr>
        <w:t>G. J.</w:t>
      </w:r>
      <w:r w:rsidRPr="00031D56">
        <w:rPr>
          <w:color w:val="000000" w:themeColor="text1"/>
        </w:rPr>
        <w:t xml:space="preserve"> (</w:t>
      </w:r>
      <w:r w:rsidRPr="00031D56">
        <w:rPr>
          <w:color w:val="000000" w:themeColor="text1"/>
          <w:lang w:val="en-IN"/>
        </w:rPr>
        <w:t>1999</w:t>
      </w:r>
      <w:r w:rsidRPr="00031D56">
        <w:rPr>
          <w:color w:val="000000" w:themeColor="text1"/>
        </w:rPr>
        <w:t xml:space="preserve">). </w:t>
      </w:r>
      <w:r w:rsidRPr="00031D56">
        <w:rPr>
          <w:i/>
          <w:color w:val="000000" w:themeColor="text1"/>
          <w:lang w:val="en-IN"/>
        </w:rPr>
        <w:t>Heaven’s door: Immigration policy and the American economy</w:t>
      </w:r>
      <w:r w:rsidRPr="00031D56">
        <w:rPr>
          <w:color w:val="000000" w:themeColor="text1"/>
        </w:rPr>
        <w:t xml:space="preserve">. </w:t>
      </w:r>
      <w:r w:rsidRPr="00031D56">
        <w:rPr>
          <w:color w:val="000000" w:themeColor="text1"/>
          <w:lang w:val="en-IN"/>
        </w:rPr>
        <w:t>Princeton University Press</w:t>
      </w:r>
      <w:r w:rsidRPr="00031D56">
        <w:rPr>
          <w:color w:val="000000" w:themeColor="text1"/>
        </w:rPr>
        <w:t>.</w:t>
      </w:r>
      <w:bookmarkEnd w:id="39"/>
    </w:p>
    <w:p w14:paraId="0840B9B6" w14:textId="44B01C54" w:rsidR="00C75358" w:rsidRDefault="00C75358" w:rsidP="0043448C">
      <w:pPr>
        <w:spacing w:after="0"/>
        <w:rPr>
          <w:color w:val="000000" w:themeColor="text1"/>
        </w:rPr>
      </w:pPr>
    </w:p>
    <w:p w14:paraId="3E5608F1" w14:textId="738A6F13" w:rsidR="00031D56" w:rsidRDefault="00031D56" w:rsidP="00031D56">
      <w:pPr>
        <w:spacing w:after="0"/>
        <w:rPr>
          <w:color w:val="000000" w:themeColor="text1"/>
        </w:rPr>
      </w:pPr>
      <w:bookmarkStart w:id="40" w:name="LinkManagerBM_REF_pcNClptb"/>
      <w:r w:rsidRPr="00031D56">
        <w:rPr>
          <w:color w:val="000000" w:themeColor="text1"/>
        </w:rPr>
        <w:t xml:space="preserve">Braithwaite, A., Frith, M., </w:t>
      </w:r>
      <w:proofErr w:type="spellStart"/>
      <w:r w:rsidRPr="00031D56">
        <w:rPr>
          <w:color w:val="000000" w:themeColor="text1"/>
        </w:rPr>
        <w:t>Savun</w:t>
      </w:r>
      <w:proofErr w:type="spellEnd"/>
      <w:r w:rsidRPr="00031D56">
        <w:rPr>
          <w:color w:val="000000" w:themeColor="text1"/>
        </w:rPr>
        <w:t xml:space="preserve">, B., &amp; Ghosn, F. (2022). Government targeting of refugees in the midst of epidemics. </w:t>
      </w:r>
      <w:r w:rsidRPr="00031D56">
        <w:rPr>
          <w:i/>
          <w:color w:val="000000" w:themeColor="text1"/>
        </w:rPr>
        <w:t>Perspectives on Politics</w:t>
      </w:r>
      <w:r w:rsidRPr="00031D56">
        <w:rPr>
          <w:color w:val="000000" w:themeColor="text1"/>
        </w:rPr>
        <w:t xml:space="preserve">, </w:t>
      </w:r>
      <w:r w:rsidRPr="00031D56">
        <w:rPr>
          <w:i/>
          <w:iCs/>
          <w:color w:val="000000" w:themeColor="text1"/>
        </w:rPr>
        <w:t>20</w:t>
      </w:r>
      <w:r w:rsidRPr="00031D56">
        <w:rPr>
          <w:color w:val="000000" w:themeColor="text1"/>
        </w:rPr>
        <w:t>(2), 490–506.</w:t>
      </w:r>
      <w:bookmarkEnd w:id="40"/>
    </w:p>
    <w:p w14:paraId="20D4291C" w14:textId="77777777" w:rsidR="00031D56" w:rsidRPr="00031D56" w:rsidRDefault="00031D56" w:rsidP="00031D56">
      <w:pPr>
        <w:spacing w:after="0"/>
        <w:rPr>
          <w:color w:val="000000" w:themeColor="text1"/>
        </w:rPr>
      </w:pPr>
    </w:p>
    <w:p w14:paraId="05A1D2E1" w14:textId="02EBAA05" w:rsidR="00031D56" w:rsidRDefault="00031D56" w:rsidP="00031D56">
      <w:pPr>
        <w:spacing w:after="0"/>
        <w:rPr>
          <w:color w:val="000000" w:themeColor="text1"/>
        </w:rPr>
      </w:pPr>
      <w:bookmarkStart w:id="41" w:name="LinkManagerBM_REF_ogh3aLgN"/>
      <w:r w:rsidRPr="00031D56">
        <w:rPr>
          <w:color w:val="000000" w:themeColor="text1"/>
          <w:lang w:val="en-IN"/>
        </w:rPr>
        <w:t>Braithwaite</w:t>
      </w:r>
      <w:r w:rsidRPr="00031D56">
        <w:rPr>
          <w:color w:val="000000" w:themeColor="text1"/>
        </w:rPr>
        <w:t xml:space="preserve">, </w:t>
      </w:r>
      <w:r w:rsidRPr="00031D56">
        <w:rPr>
          <w:color w:val="000000" w:themeColor="text1"/>
          <w:lang w:val="en-IN"/>
        </w:rPr>
        <w:t>R.</w:t>
      </w:r>
      <w:r w:rsidRPr="00031D56">
        <w:rPr>
          <w:color w:val="000000" w:themeColor="text1"/>
        </w:rPr>
        <w:t xml:space="preserve"> (</w:t>
      </w:r>
      <w:r w:rsidRPr="00031D56">
        <w:rPr>
          <w:color w:val="000000" w:themeColor="text1"/>
          <w:lang w:val="en-IN"/>
        </w:rPr>
        <w:t>2011</w:t>
      </w:r>
      <w:r w:rsidRPr="00031D56">
        <w:rPr>
          <w:color w:val="000000" w:themeColor="text1"/>
        </w:rPr>
        <w:t xml:space="preserve">). </w:t>
      </w:r>
      <w:proofErr w:type="spellStart"/>
      <w:r w:rsidRPr="00031D56">
        <w:rPr>
          <w:i/>
          <w:color w:val="000000" w:themeColor="text1"/>
          <w:lang w:val="en-IN"/>
        </w:rPr>
        <w:t>Afgantsy</w:t>
      </w:r>
      <w:proofErr w:type="spellEnd"/>
      <w:r w:rsidRPr="00031D56">
        <w:rPr>
          <w:i/>
          <w:color w:val="000000" w:themeColor="text1"/>
          <w:lang w:val="en-IN"/>
        </w:rPr>
        <w:t>: The Russians in Afghanistan 1979–89</w:t>
      </w:r>
      <w:r w:rsidRPr="00031D56">
        <w:rPr>
          <w:color w:val="000000" w:themeColor="text1"/>
        </w:rPr>
        <w:t xml:space="preserve">. </w:t>
      </w:r>
      <w:r w:rsidRPr="00031D56">
        <w:rPr>
          <w:color w:val="000000" w:themeColor="text1"/>
          <w:lang w:val="en-IN"/>
        </w:rPr>
        <w:t>Oxford University Press</w:t>
      </w:r>
      <w:r w:rsidRPr="00031D56">
        <w:rPr>
          <w:color w:val="000000" w:themeColor="text1"/>
        </w:rPr>
        <w:t>.</w:t>
      </w:r>
      <w:bookmarkEnd w:id="41"/>
    </w:p>
    <w:p w14:paraId="25E62B41" w14:textId="4DD73EEA" w:rsidR="00031D56" w:rsidRDefault="00031D56" w:rsidP="00031D56">
      <w:pPr>
        <w:spacing w:after="0"/>
        <w:rPr>
          <w:color w:val="000000" w:themeColor="text1"/>
        </w:rPr>
      </w:pPr>
    </w:p>
    <w:p w14:paraId="539F0709" w14:textId="0A341667" w:rsidR="00031D56" w:rsidRDefault="00031D56" w:rsidP="00031D56">
      <w:pPr>
        <w:spacing w:after="0"/>
        <w:rPr>
          <w:color w:val="000000" w:themeColor="text1"/>
        </w:rPr>
      </w:pPr>
      <w:bookmarkStart w:id="42" w:name="LinkManagerBM_REF_mgOSxXHH"/>
      <w:r w:rsidRPr="00031D56">
        <w:rPr>
          <w:color w:val="000000" w:themeColor="text1"/>
          <w:lang w:val="en-IN"/>
        </w:rPr>
        <w:t>Brass</w:t>
      </w:r>
      <w:r w:rsidRPr="00031D56">
        <w:rPr>
          <w:color w:val="000000" w:themeColor="text1"/>
        </w:rPr>
        <w:t xml:space="preserve">, </w:t>
      </w:r>
      <w:r w:rsidRPr="00031D56">
        <w:rPr>
          <w:color w:val="000000" w:themeColor="text1"/>
          <w:lang w:val="en-IN"/>
        </w:rPr>
        <w:t>P. R.</w:t>
      </w:r>
      <w:r w:rsidRPr="00031D56">
        <w:rPr>
          <w:color w:val="000000" w:themeColor="text1"/>
        </w:rPr>
        <w:t xml:space="preserve"> (</w:t>
      </w:r>
      <w:r w:rsidRPr="00031D56">
        <w:rPr>
          <w:color w:val="000000" w:themeColor="text1"/>
          <w:lang w:val="en-IN"/>
        </w:rPr>
        <w:t>2006</w:t>
      </w:r>
      <w:r w:rsidRPr="00031D56">
        <w:rPr>
          <w:color w:val="000000" w:themeColor="text1"/>
        </w:rPr>
        <w:t xml:space="preserve">). </w:t>
      </w:r>
      <w:r w:rsidRPr="00031D56">
        <w:rPr>
          <w:i/>
          <w:color w:val="000000" w:themeColor="text1"/>
          <w:lang w:val="en-IN"/>
        </w:rPr>
        <w:t>Forms of collective violence: Riots, pogroms &amp; genocide in modern India</w:t>
      </w:r>
      <w:r w:rsidRPr="00031D56">
        <w:rPr>
          <w:color w:val="000000" w:themeColor="text1"/>
        </w:rPr>
        <w:t xml:space="preserve">. </w:t>
      </w:r>
      <w:r w:rsidRPr="00031D56">
        <w:rPr>
          <w:color w:val="000000" w:themeColor="text1"/>
          <w:lang w:val="en-IN"/>
        </w:rPr>
        <w:t>Three Essays</w:t>
      </w:r>
      <w:r w:rsidRPr="00031D56">
        <w:rPr>
          <w:color w:val="000000" w:themeColor="text1"/>
        </w:rPr>
        <w:t>.</w:t>
      </w:r>
      <w:bookmarkEnd w:id="42"/>
    </w:p>
    <w:p w14:paraId="0B4C25EB" w14:textId="77777777" w:rsidR="00031D56" w:rsidRPr="00031D56" w:rsidRDefault="00031D56" w:rsidP="00031D56">
      <w:pPr>
        <w:spacing w:after="0"/>
        <w:rPr>
          <w:color w:val="000000" w:themeColor="text1"/>
        </w:rPr>
      </w:pPr>
    </w:p>
    <w:p w14:paraId="16DDC142" w14:textId="5AF2C123" w:rsidR="00031D56" w:rsidRDefault="00031D56" w:rsidP="00031D56">
      <w:pPr>
        <w:spacing w:after="0"/>
        <w:rPr>
          <w:color w:val="000000" w:themeColor="text1"/>
        </w:rPr>
      </w:pPr>
      <w:bookmarkStart w:id="43" w:name="LinkManagerBM_REF_dDKMsKEg"/>
      <w:proofErr w:type="spellStart"/>
      <w:r w:rsidRPr="00031D56">
        <w:rPr>
          <w:color w:val="000000" w:themeColor="text1"/>
          <w:lang w:val="en-IN"/>
        </w:rPr>
        <w:t>Breitman</w:t>
      </w:r>
      <w:proofErr w:type="spellEnd"/>
      <w:r w:rsidRPr="00031D56">
        <w:rPr>
          <w:color w:val="000000" w:themeColor="text1"/>
        </w:rPr>
        <w:t xml:space="preserve">, </w:t>
      </w:r>
      <w:r w:rsidRPr="00031D56">
        <w:rPr>
          <w:color w:val="000000" w:themeColor="text1"/>
          <w:lang w:val="en-IN"/>
        </w:rPr>
        <w:t>R.</w:t>
      </w:r>
      <w:r w:rsidRPr="00031D56">
        <w:rPr>
          <w:color w:val="000000" w:themeColor="text1"/>
        </w:rPr>
        <w:t xml:space="preserve">, &amp; </w:t>
      </w:r>
      <w:r w:rsidRPr="00031D56">
        <w:rPr>
          <w:color w:val="000000" w:themeColor="text1"/>
          <w:lang w:val="en-IN"/>
        </w:rPr>
        <w:t>Lichtman</w:t>
      </w:r>
      <w:r w:rsidRPr="00031D56">
        <w:rPr>
          <w:color w:val="000000" w:themeColor="text1"/>
        </w:rPr>
        <w:t xml:space="preserve">, </w:t>
      </w:r>
      <w:r w:rsidRPr="00031D56">
        <w:rPr>
          <w:color w:val="000000" w:themeColor="text1"/>
          <w:lang w:val="en-IN"/>
        </w:rPr>
        <w:t>A. J.</w:t>
      </w:r>
      <w:r w:rsidRPr="00031D56">
        <w:rPr>
          <w:color w:val="000000" w:themeColor="text1"/>
        </w:rPr>
        <w:t xml:space="preserve"> (</w:t>
      </w:r>
      <w:r w:rsidRPr="00031D56">
        <w:rPr>
          <w:color w:val="000000" w:themeColor="text1"/>
          <w:lang w:val="en-IN"/>
        </w:rPr>
        <w:t>2013</w:t>
      </w:r>
      <w:r w:rsidRPr="00031D56">
        <w:rPr>
          <w:color w:val="000000" w:themeColor="text1"/>
        </w:rPr>
        <w:t xml:space="preserve">). </w:t>
      </w:r>
      <w:r w:rsidRPr="00031D56">
        <w:rPr>
          <w:i/>
          <w:color w:val="000000" w:themeColor="text1"/>
          <w:lang w:val="en-IN"/>
        </w:rPr>
        <w:t>FDR and the Jews</w:t>
      </w:r>
      <w:r w:rsidRPr="00031D56">
        <w:rPr>
          <w:color w:val="000000" w:themeColor="text1"/>
        </w:rPr>
        <w:t xml:space="preserve">. </w:t>
      </w:r>
      <w:proofErr w:type="spellStart"/>
      <w:r w:rsidRPr="00031D56">
        <w:rPr>
          <w:color w:val="000000" w:themeColor="text1"/>
          <w:lang w:val="en-IN"/>
        </w:rPr>
        <w:t>Belknap</w:t>
      </w:r>
      <w:proofErr w:type="spellEnd"/>
      <w:r w:rsidRPr="00031D56">
        <w:rPr>
          <w:color w:val="000000" w:themeColor="text1"/>
          <w:lang w:val="en-IN"/>
        </w:rPr>
        <w:t xml:space="preserve"> Press</w:t>
      </w:r>
      <w:r w:rsidRPr="00031D56">
        <w:rPr>
          <w:color w:val="000000" w:themeColor="text1"/>
        </w:rPr>
        <w:t>.</w:t>
      </w:r>
      <w:bookmarkEnd w:id="43"/>
    </w:p>
    <w:p w14:paraId="2DE83E79" w14:textId="65F84689" w:rsidR="00031D56" w:rsidRDefault="00031D56" w:rsidP="00031D56">
      <w:pPr>
        <w:spacing w:after="0"/>
        <w:rPr>
          <w:color w:val="000000" w:themeColor="text1"/>
        </w:rPr>
      </w:pPr>
    </w:p>
    <w:p w14:paraId="6CF2AD8B" w14:textId="143A7F0F" w:rsidR="00031D56" w:rsidRDefault="00031D56" w:rsidP="00031D56">
      <w:pPr>
        <w:spacing w:after="0"/>
        <w:rPr>
          <w:color w:val="000000" w:themeColor="text1"/>
          <w:lang w:val="en-IN"/>
        </w:rPr>
      </w:pPr>
      <w:bookmarkStart w:id="44" w:name="LinkManagerBM_REF_afuxestW"/>
      <w:proofErr w:type="spellStart"/>
      <w:r w:rsidRPr="00031D56">
        <w:rPr>
          <w:color w:val="000000" w:themeColor="text1"/>
          <w:lang w:val="en-IN"/>
        </w:rPr>
        <w:t>Brzoska</w:t>
      </w:r>
      <w:proofErr w:type="spellEnd"/>
      <w:r w:rsidRPr="00031D56">
        <w:rPr>
          <w:color w:val="000000" w:themeColor="text1"/>
        </w:rPr>
        <w:t xml:space="preserve">, </w:t>
      </w:r>
      <w:r w:rsidRPr="00031D56">
        <w:rPr>
          <w:color w:val="000000" w:themeColor="text1"/>
          <w:lang w:val="en-IN"/>
        </w:rPr>
        <w:t>M.</w:t>
      </w:r>
      <w:r w:rsidRPr="00031D56">
        <w:rPr>
          <w:color w:val="000000" w:themeColor="text1"/>
        </w:rPr>
        <w:t xml:space="preserve">, &amp; </w:t>
      </w:r>
      <w:r w:rsidRPr="00031D56">
        <w:rPr>
          <w:color w:val="000000" w:themeColor="text1"/>
          <w:lang w:val="en-IN"/>
        </w:rPr>
        <w:t>Ohlson</w:t>
      </w:r>
      <w:r w:rsidRPr="00031D56">
        <w:rPr>
          <w:color w:val="000000" w:themeColor="text1"/>
        </w:rPr>
        <w:t xml:space="preserve">, </w:t>
      </w:r>
      <w:r w:rsidRPr="00031D56">
        <w:rPr>
          <w:color w:val="000000" w:themeColor="text1"/>
          <w:lang w:val="en-IN"/>
        </w:rPr>
        <w:t>T.</w:t>
      </w:r>
      <w:r w:rsidRPr="00031D56">
        <w:rPr>
          <w:color w:val="000000" w:themeColor="text1"/>
        </w:rPr>
        <w:t xml:space="preserve"> (</w:t>
      </w:r>
      <w:r w:rsidRPr="00031D56">
        <w:rPr>
          <w:color w:val="000000" w:themeColor="text1"/>
          <w:lang w:val="en-IN"/>
        </w:rPr>
        <w:t>1984</w:t>
      </w:r>
      <w:r w:rsidRPr="00031D56">
        <w:rPr>
          <w:color w:val="000000" w:themeColor="text1"/>
        </w:rPr>
        <w:t xml:space="preserve">). </w:t>
      </w:r>
      <w:r w:rsidRPr="00031D56">
        <w:rPr>
          <w:i/>
          <w:color w:val="000000" w:themeColor="text1"/>
          <w:lang w:val="en-IN"/>
        </w:rPr>
        <w:t>The Iraq-Iran War and the arms trade</w:t>
      </w:r>
      <w:r w:rsidRPr="00031D56">
        <w:rPr>
          <w:color w:val="000000" w:themeColor="text1"/>
        </w:rPr>
        <w:t xml:space="preserve">. </w:t>
      </w:r>
      <w:r w:rsidRPr="00031D56">
        <w:rPr>
          <w:color w:val="000000" w:themeColor="text1"/>
          <w:lang w:val="en-IN"/>
        </w:rPr>
        <w:t>Stockholm International Peace Research Institute</w:t>
      </w:r>
      <w:bookmarkEnd w:id="44"/>
      <w:r w:rsidRPr="00031D56">
        <w:rPr>
          <w:color w:val="000000" w:themeColor="text1"/>
          <w:lang w:val="en-IN"/>
        </w:rPr>
        <w:t>.</w:t>
      </w:r>
    </w:p>
    <w:p w14:paraId="23290E96" w14:textId="79214371" w:rsidR="00031D56" w:rsidRDefault="00031D56" w:rsidP="00031D56">
      <w:pPr>
        <w:spacing w:after="0"/>
        <w:rPr>
          <w:color w:val="000000" w:themeColor="text1"/>
          <w:lang w:val="en-IN"/>
        </w:rPr>
      </w:pPr>
    </w:p>
    <w:p w14:paraId="7F98CB56" w14:textId="56A4917D" w:rsidR="00031D56" w:rsidRDefault="00031D56" w:rsidP="00031D56">
      <w:pPr>
        <w:spacing w:after="0"/>
        <w:rPr>
          <w:color w:val="000000" w:themeColor="text1"/>
        </w:rPr>
      </w:pPr>
      <w:r w:rsidRPr="00031D56">
        <w:rPr>
          <w:color w:val="000000" w:themeColor="text1"/>
        </w:rPr>
        <w:t xml:space="preserve">Campbell, E. H. (2006). Urban refugees in Nairobi: Problems of protection, mechanisms of survival, and possibilities for integration. </w:t>
      </w:r>
      <w:r w:rsidRPr="00031D56">
        <w:rPr>
          <w:i/>
          <w:color w:val="000000" w:themeColor="text1"/>
        </w:rPr>
        <w:t>Journal of Refugee Studies</w:t>
      </w:r>
      <w:r w:rsidRPr="00031D56">
        <w:rPr>
          <w:color w:val="000000" w:themeColor="text1"/>
        </w:rPr>
        <w:t xml:space="preserve">, </w:t>
      </w:r>
      <w:r w:rsidRPr="00031D56">
        <w:rPr>
          <w:i/>
          <w:color w:val="000000" w:themeColor="text1"/>
        </w:rPr>
        <w:t>19</w:t>
      </w:r>
      <w:r w:rsidRPr="00031D56">
        <w:rPr>
          <w:color w:val="000000" w:themeColor="text1"/>
        </w:rPr>
        <w:t>(3), 396–413.</w:t>
      </w:r>
    </w:p>
    <w:p w14:paraId="026E52E3" w14:textId="5D6E8636" w:rsidR="00EE59BD" w:rsidRDefault="00EE59BD" w:rsidP="00031D56">
      <w:pPr>
        <w:spacing w:after="0"/>
        <w:rPr>
          <w:color w:val="000000" w:themeColor="text1"/>
        </w:rPr>
      </w:pPr>
    </w:p>
    <w:p w14:paraId="4D785175" w14:textId="77777777" w:rsidR="00EE59BD" w:rsidRPr="00EE59BD" w:rsidRDefault="00EE59BD" w:rsidP="00EE59BD">
      <w:pPr>
        <w:spacing w:after="0"/>
        <w:rPr>
          <w:color w:val="000000" w:themeColor="text1"/>
        </w:rPr>
      </w:pPr>
      <w:r w:rsidRPr="00EE59BD">
        <w:rPr>
          <w:color w:val="000000" w:themeColor="text1"/>
        </w:rPr>
        <w:t>Central Intelligence Agency. (</w:t>
      </w:r>
      <w:r w:rsidRPr="00EE59BD">
        <w:rPr>
          <w:color w:val="000000" w:themeColor="text1"/>
          <w:lang w:val="en-IN"/>
        </w:rPr>
        <w:t>1985</w:t>
      </w:r>
      <w:r w:rsidRPr="00EE59BD">
        <w:rPr>
          <w:color w:val="000000" w:themeColor="text1"/>
        </w:rPr>
        <w:t xml:space="preserve">, June 10). </w:t>
      </w:r>
      <w:r w:rsidRPr="00EE59BD">
        <w:rPr>
          <w:i/>
          <w:color w:val="000000" w:themeColor="text1"/>
          <w:lang w:val="en-IN"/>
        </w:rPr>
        <w:t>Iran-Iraq: Human and material losses in a war of attrition</w:t>
      </w:r>
      <w:r w:rsidRPr="00EE59BD">
        <w:rPr>
          <w:color w:val="000000" w:themeColor="text1"/>
        </w:rPr>
        <w:t xml:space="preserve">. </w:t>
      </w:r>
      <w:r w:rsidRPr="00EE59BD">
        <w:rPr>
          <w:color w:val="000000" w:themeColor="text1"/>
          <w:lang w:val="en-IN"/>
        </w:rPr>
        <w:t>National Intelligence Council</w:t>
      </w:r>
      <w:r w:rsidRPr="00EE59BD">
        <w:rPr>
          <w:color w:val="000000" w:themeColor="text1"/>
        </w:rPr>
        <w:t>.</w:t>
      </w:r>
      <w:ins w:id="45" w:author="bob land" w:date="2026-05-07T04:17:00Z">
        <w:r w:rsidRPr="00EE59BD">
          <w:rPr>
            <w:color w:val="000000" w:themeColor="text1"/>
          </w:rPr>
          <w:t xml:space="preserve"> Interagency Intelligence Assessment No. NESA 85-1001</w:t>
        </w:r>
      </w:ins>
      <w:r w:rsidRPr="00EE59BD">
        <w:rPr>
          <w:color w:val="000000" w:themeColor="text1"/>
        </w:rPr>
        <w:t>2</w:t>
      </w:r>
      <w:ins w:id="46" w:author="bob land" w:date="2026-05-07T04:17:00Z">
        <w:r w:rsidRPr="00EE59BD">
          <w:rPr>
            <w:color w:val="000000" w:themeColor="text1"/>
          </w:rPr>
          <w:t>.</w:t>
        </w:r>
      </w:ins>
    </w:p>
    <w:p w14:paraId="1BD9C2E8" w14:textId="77777777" w:rsidR="00EE59BD" w:rsidRPr="00EE59BD" w:rsidRDefault="00EE59BD" w:rsidP="00EE59BD">
      <w:pPr>
        <w:spacing w:after="0"/>
        <w:rPr>
          <w:color w:val="000000" w:themeColor="text1"/>
        </w:rPr>
      </w:pPr>
      <w:bookmarkStart w:id="47" w:name="LinkManagerBM_REF_YUwb5g1l"/>
      <w:r w:rsidRPr="00EE59BD">
        <w:rPr>
          <w:color w:val="000000" w:themeColor="text1"/>
        </w:rPr>
        <w:t xml:space="preserve">Chambers, R. (1986). Hidden losers? The impact of rural refugees and refugee programs on poorer hosts. </w:t>
      </w:r>
      <w:r w:rsidRPr="00EE59BD">
        <w:rPr>
          <w:i/>
          <w:color w:val="000000" w:themeColor="text1"/>
        </w:rPr>
        <w:t>International Migration Review</w:t>
      </w:r>
      <w:r w:rsidRPr="00EE59BD">
        <w:rPr>
          <w:color w:val="000000" w:themeColor="text1"/>
        </w:rPr>
        <w:t xml:space="preserve">, </w:t>
      </w:r>
      <w:r w:rsidRPr="00EE59BD">
        <w:rPr>
          <w:i/>
          <w:iCs/>
          <w:color w:val="000000" w:themeColor="text1"/>
        </w:rPr>
        <w:t>20</w:t>
      </w:r>
      <w:r w:rsidRPr="00EE59BD">
        <w:rPr>
          <w:color w:val="000000" w:themeColor="text1"/>
        </w:rPr>
        <w:t>(2), 245–263.</w:t>
      </w:r>
      <w:bookmarkEnd w:id="47"/>
    </w:p>
    <w:p w14:paraId="0C170A1D" w14:textId="43960121" w:rsidR="00EE59BD" w:rsidRDefault="00EE59BD" w:rsidP="00EE59BD">
      <w:pPr>
        <w:spacing w:after="0"/>
        <w:rPr>
          <w:color w:val="000000" w:themeColor="text1"/>
        </w:rPr>
      </w:pPr>
      <w:bookmarkStart w:id="48" w:name="LinkManagerBM_REF_kVnL7l9i"/>
      <w:r w:rsidRPr="00EE59BD">
        <w:rPr>
          <w:color w:val="000000" w:themeColor="text1"/>
          <w:lang w:val="en-IN"/>
        </w:rPr>
        <w:t>Chandler</w:t>
      </w:r>
      <w:r w:rsidRPr="00EE59BD">
        <w:rPr>
          <w:color w:val="000000" w:themeColor="text1"/>
        </w:rPr>
        <w:t xml:space="preserve">, </w:t>
      </w:r>
      <w:r w:rsidRPr="00EE59BD">
        <w:rPr>
          <w:color w:val="000000" w:themeColor="text1"/>
          <w:lang w:val="en-IN"/>
        </w:rPr>
        <w:t>D.</w:t>
      </w:r>
      <w:r w:rsidRPr="00EE59BD">
        <w:rPr>
          <w:color w:val="000000" w:themeColor="text1"/>
        </w:rPr>
        <w:t xml:space="preserve"> (</w:t>
      </w:r>
      <w:r w:rsidRPr="00EE59BD">
        <w:rPr>
          <w:color w:val="000000" w:themeColor="text1"/>
          <w:lang w:val="en-IN"/>
        </w:rPr>
        <w:t>2002</w:t>
      </w:r>
      <w:r w:rsidRPr="00EE59BD">
        <w:rPr>
          <w:color w:val="000000" w:themeColor="text1"/>
        </w:rPr>
        <w:t xml:space="preserve">). </w:t>
      </w:r>
      <w:r w:rsidRPr="00EE59BD">
        <w:rPr>
          <w:i/>
          <w:color w:val="000000" w:themeColor="text1"/>
          <w:lang w:val="en-IN"/>
        </w:rPr>
        <w:t xml:space="preserve">Rethinking human rights: Critical approaches to international politics. </w:t>
      </w:r>
      <w:r w:rsidRPr="00EE59BD">
        <w:rPr>
          <w:color w:val="000000" w:themeColor="text1"/>
          <w:lang w:val="en-IN"/>
        </w:rPr>
        <w:t>Palgrave Macmillan UK</w:t>
      </w:r>
      <w:r w:rsidRPr="00EE59BD">
        <w:rPr>
          <w:color w:val="000000" w:themeColor="text1"/>
        </w:rPr>
        <w:t>.</w:t>
      </w:r>
      <w:bookmarkEnd w:id="48"/>
    </w:p>
    <w:p w14:paraId="6CB6315E" w14:textId="0398D7D8" w:rsidR="00EE59BD" w:rsidRDefault="00EE59BD" w:rsidP="00EE59BD">
      <w:pPr>
        <w:spacing w:after="0"/>
        <w:rPr>
          <w:color w:val="000000" w:themeColor="text1"/>
        </w:rPr>
      </w:pPr>
    </w:p>
    <w:p w14:paraId="4503D19E" w14:textId="77777777" w:rsidR="00EE59BD" w:rsidRPr="00EE59BD" w:rsidRDefault="00EE59BD" w:rsidP="00EE59BD">
      <w:pPr>
        <w:spacing w:after="0"/>
        <w:rPr>
          <w:color w:val="000000" w:themeColor="text1"/>
        </w:rPr>
      </w:pPr>
      <w:bookmarkStart w:id="49" w:name="LinkManagerBM_REF_9yEsSoCW"/>
      <w:proofErr w:type="spellStart"/>
      <w:r w:rsidRPr="00EE59BD">
        <w:rPr>
          <w:color w:val="000000" w:themeColor="text1"/>
          <w:lang w:val="en-IN"/>
        </w:rPr>
        <w:t>Clodfelter</w:t>
      </w:r>
      <w:proofErr w:type="spellEnd"/>
      <w:r w:rsidRPr="00EE59BD">
        <w:rPr>
          <w:color w:val="000000" w:themeColor="text1"/>
        </w:rPr>
        <w:t xml:space="preserve">, </w:t>
      </w:r>
      <w:r w:rsidRPr="00EE59BD">
        <w:rPr>
          <w:color w:val="000000" w:themeColor="text1"/>
          <w:lang w:val="en-IN"/>
        </w:rPr>
        <w:t>M.</w:t>
      </w:r>
      <w:r w:rsidRPr="00EE59BD">
        <w:rPr>
          <w:color w:val="000000" w:themeColor="text1"/>
        </w:rPr>
        <w:t xml:space="preserve"> (</w:t>
      </w:r>
      <w:r w:rsidRPr="00EE59BD">
        <w:rPr>
          <w:color w:val="000000" w:themeColor="text1"/>
          <w:lang w:val="en-IN"/>
        </w:rPr>
        <w:t>2017</w:t>
      </w:r>
      <w:r w:rsidRPr="00EE59BD">
        <w:rPr>
          <w:color w:val="000000" w:themeColor="text1"/>
        </w:rPr>
        <w:t xml:space="preserve">). </w:t>
      </w:r>
      <w:r w:rsidRPr="00EE59BD">
        <w:rPr>
          <w:i/>
          <w:color w:val="000000" w:themeColor="text1"/>
          <w:lang w:val="en-IN"/>
        </w:rPr>
        <w:t xml:space="preserve">Warfare and armed conflicts: A statistical </w:t>
      </w:r>
      <w:proofErr w:type="spellStart"/>
      <w:r w:rsidRPr="00EE59BD">
        <w:rPr>
          <w:i/>
          <w:color w:val="000000" w:themeColor="text1"/>
          <w:lang w:val="en-IN"/>
        </w:rPr>
        <w:t>encyclopedia</w:t>
      </w:r>
      <w:proofErr w:type="spellEnd"/>
      <w:r w:rsidRPr="00EE59BD">
        <w:rPr>
          <w:i/>
          <w:color w:val="000000" w:themeColor="text1"/>
          <w:lang w:val="en-IN"/>
        </w:rPr>
        <w:t xml:space="preserve"> of casualty and other figures, 1492–2015</w:t>
      </w:r>
      <w:r w:rsidRPr="00EE59BD">
        <w:rPr>
          <w:color w:val="000000" w:themeColor="text1"/>
        </w:rPr>
        <w:t xml:space="preserve">. Fourth edition. </w:t>
      </w:r>
      <w:r w:rsidRPr="00EE59BD">
        <w:rPr>
          <w:color w:val="000000" w:themeColor="text1"/>
          <w:lang w:val="en-IN"/>
        </w:rPr>
        <w:t>McFarland</w:t>
      </w:r>
      <w:r w:rsidRPr="00EE59BD">
        <w:rPr>
          <w:color w:val="000000" w:themeColor="text1"/>
        </w:rPr>
        <w:t>.</w:t>
      </w:r>
      <w:bookmarkEnd w:id="49"/>
    </w:p>
    <w:p w14:paraId="199D3C9B" w14:textId="776D7D5A" w:rsidR="00EE59BD" w:rsidRDefault="00EE59BD" w:rsidP="00EE59BD">
      <w:pPr>
        <w:spacing w:after="0"/>
        <w:rPr>
          <w:color w:val="000000" w:themeColor="text1"/>
        </w:rPr>
      </w:pPr>
    </w:p>
    <w:p w14:paraId="4E0DFF7C" w14:textId="2F61C6AE" w:rsidR="00EE59BD" w:rsidRDefault="00EE59BD" w:rsidP="00EE59BD">
      <w:pPr>
        <w:spacing w:after="0"/>
        <w:rPr>
          <w:color w:val="000000" w:themeColor="text1"/>
          <w:lang w:val="en-IN"/>
        </w:rPr>
      </w:pPr>
      <w:bookmarkStart w:id="50" w:name="LinkManagerBM_REF_ficH7SM1"/>
      <w:r w:rsidRPr="00EE59BD">
        <w:rPr>
          <w:color w:val="000000" w:themeColor="text1"/>
          <w:lang w:val="en-IN"/>
        </w:rPr>
        <w:t>Cook</w:t>
      </w:r>
      <w:r w:rsidRPr="00EE59BD">
        <w:rPr>
          <w:color w:val="000000" w:themeColor="text1"/>
        </w:rPr>
        <w:t xml:space="preserve">, </w:t>
      </w:r>
      <w:r w:rsidRPr="00EE59BD">
        <w:rPr>
          <w:color w:val="000000" w:themeColor="text1"/>
          <w:lang w:val="en-IN"/>
        </w:rPr>
        <w:t>D.</w:t>
      </w:r>
      <w:r w:rsidRPr="00EE59BD">
        <w:rPr>
          <w:color w:val="000000" w:themeColor="text1"/>
        </w:rPr>
        <w:t xml:space="preserve"> (</w:t>
      </w:r>
      <w:r w:rsidRPr="00EE59BD">
        <w:rPr>
          <w:color w:val="000000" w:themeColor="text1"/>
          <w:lang w:val="en-IN"/>
        </w:rPr>
        <w:t>2023</w:t>
      </w:r>
      <w:r w:rsidRPr="00EE59BD">
        <w:rPr>
          <w:color w:val="000000" w:themeColor="text1"/>
        </w:rPr>
        <w:t xml:space="preserve">). </w:t>
      </w:r>
      <w:r w:rsidRPr="00EE59BD">
        <w:rPr>
          <w:i/>
          <w:color w:val="000000" w:themeColor="text1"/>
          <w:lang w:val="en-IN"/>
        </w:rPr>
        <w:t>Charles de Gaulle: A biography</w:t>
      </w:r>
      <w:r w:rsidRPr="00EE59BD">
        <w:rPr>
          <w:color w:val="000000" w:themeColor="text1"/>
        </w:rPr>
        <w:t xml:space="preserve">. </w:t>
      </w:r>
      <w:r w:rsidRPr="00EE59BD">
        <w:rPr>
          <w:color w:val="000000" w:themeColor="text1"/>
          <w:lang w:val="en-IN"/>
        </w:rPr>
        <w:t>Open Road Media</w:t>
      </w:r>
      <w:bookmarkEnd w:id="50"/>
      <w:r w:rsidRPr="00EE59BD">
        <w:rPr>
          <w:color w:val="000000" w:themeColor="text1"/>
          <w:lang w:val="en-IN"/>
        </w:rPr>
        <w:t>.</w:t>
      </w:r>
    </w:p>
    <w:p w14:paraId="550FDAC0" w14:textId="5C47D3E9" w:rsidR="00EE59BD" w:rsidRDefault="00EE59BD" w:rsidP="00EE59BD">
      <w:pPr>
        <w:spacing w:after="0"/>
        <w:rPr>
          <w:color w:val="000000" w:themeColor="text1"/>
          <w:lang w:val="en-IN"/>
        </w:rPr>
      </w:pPr>
    </w:p>
    <w:p w14:paraId="4A997B85" w14:textId="617799A3" w:rsidR="00EE59BD" w:rsidRDefault="00EE59BD" w:rsidP="00EE59BD">
      <w:pPr>
        <w:spacing w:after="0"/>
        <w:rPr>
          <w:color w:val="000000" w:themeColor="text1"/>
        </w:rPr>
      </w:pPr>
      <w:bookmarkStart w:id="51" w:name="LinkManagerBM_REF_EJ7PdUYx"/>
      <w:proofErr w:type="spellStart"/>
      <w:r w:rsidRPr="00EE59BD">
        <w:rPr>
          <w:color w:val="000000" w:themeColor="text1"/>
          <w:lang w:val="en-IN"/>
        </w:rPr>
        <w:t>Dikötter</w:t>
      </w:r>
      <w:proofErr w:type="spellEnd"/>
      <w:r w:rsidRPr="00EE59BD">
        <w:rPr>
          <w:color w:val="000000" w:themeColor="text1"/>
        </w:rPr>
        <w:t xml:space="preserve">, </w:t>
      </w:r>
      <w:r w:rsidRPr="00EE59BD">
        <w:rPr>
          <w:color w:val="000000" w:themeColor="text1"/>
          <w:lang w:val="en-IN"/>
        </w:rPr>
        <w:t>F.</w:t>
      </w:r>
      <w:r w:rsidRPr="00EE59BD">
        <w:rPr>
          <w:color w:val="000000" w:themeColor="text1"/>
        </w:rPr>
        <w:t xml:space="preserve"> (</w:t>
      </w:r>
      <w:r w:rsidRPr="00EE59BD">
        <w:rPr>
          <w:color w:val="000000" w:themeColor="text1"/>
          <w:lang w:val="en-IN"/>
        </w:rPr>
        <w:t>2010</w:t>
      </w:r>
      <w:r w:rsidRPr="00EE59BD">
        <w:rPr>
          <w:color w:val="000000" w:themeColor="text1"/>
        </w:rPr>
        <w:t xml:space="preserve">). </w:t>
      </w:r>
      <w:r w:rsidRPr="00EE59BD">
        <w:rPr>
          <w:i/>
          <w:color w:val="000000" w:themeColor="text1"/>
          <w:lang w:val="en-IN"/>
        </w:rPr>
        <w:t>Mao’s great famine: The history of China’s most devastating catastrophe, 1958–62</w:t>
      </w:r>
      <w:r w:rsidRPr="00EE59BD">
        <w:rPr>
          <w:color w:val="000000" w:themeColor="text1"/>
        </w:rPr>
        <w:t xml:space="preserve">. </w:t>
      </w:r>
      <w:r w:rsidRPr="00EE59BD">
        <w:rPr>
          <w:color w:val="000000" w:themeColor="text1"/>
          <w:lang w:val="en-IN"/>
        </w:rPr>
        <w:t>A&amp;C Black</w:t>
      </w:r>
      <w:r w:rsidRPr="00EE59BD">
        <w:rPr>
          <w:color w:val="000000" w:themeColor="text1"/>
        </w:rPr>
        <w:t>.</w:t>
      </w:r>
      <w:bookmarkEnd w:id="51"/>
    </w:p>
    <w:p w14:paraId="444DDC94" w14:textId="3E947BC9" w:rsidR="00EE59BD" w:rsidRDefault="00EE59BD" w:rsidP="00EE59BD">
      <w:pPr>
        <w:spacing w:after="0"/>
        <w:rPr>
          <w:color w:val="000000" w:themeColor="text1"/>
        </w:rPr>
      </w:pPr>
    </w:p>
    <w:p w14:paraId="25D6B015" w14:textId="1A1CCFEF" w:rsidR="00EE59BD" w:rsidRDefault="00EE59BD" w:rsidP="00EE59BD">
      <w:pPr>
        <w:spacing w:after="0"/>
        <w:rPr>
          <w:color w:val="000000" w:themeColor="text1"/>
        </w:rPr>
      </w:pPr>
      <w:bookmarkStart w:id="52" w:name="LinkManagerBM_REF_iLzDYLVN"/>
      <w:r w:rsidRPr="00EE59BD">
        <w:rPr>
          <w:color w:val="000000" w:themeColor="text1"/>
          <w:lang w:val="en-IN"/>
        </w:rPr>
        <w:t>Donovan</w:t>
      </w:r>
      <w:r w:rsidRPr="00EE59BD">
        <w:rPr>
          <w:color w:val="000000" w:themeColor="text1"/>
        </w:rPr>
        <w:t xml:space="preserve">, </w:t>
      </w:r>
      <w:r w:rsidRPr="00EE59BD">
        <w:rPr>
          <w:color w:val="000000" w:themeColor="text1"/>
          <w:lang w:val="en-IN"/>
        </w:rPr>
        <w:t>R. J.</w:t>
      </w:r>
      <w:r w:rsidRPr="00EE59BD">
        <w:rPr>
          <w:color w:val="000000" w:themeColor="text1"/>
        </w:rPr>
        <w:t xml:space="preserve"> (</w:t>
      </w:r>
      <w:r w:rsidRPr="00EE59BD">
        <w:rPr>
          <w:color w:val="000000" w:themeColor="text1"/>
          <w:lang w:val="en-IN"/>
        </w:rPr>
        <w:t>1977</w:t>
      </w:r>
      <w:r w:rsidRPr="00EE59BD">
        <w:rPr>
          <w:color w:val="000000" w:themeColor="text1"/>
        </w:rPr>
        <w:t xml:space="preserve">). </w:t>
      </w:r>
      <w:r w:rsidRPr="00EE59BD">
        <w:rPr>
          <w:i/>
          <w:color w:val="000000" w:themeColor="text1"/>
          <w:lang w:val="en-IN"/>
        </w:rPr>
        <w:t>The presidency of Harry S. Truman, 1945–1948</w:t>
      </w:r>
      <w:r w:rsidRPr="00EE59BD">
        <w:rPr>
          <w:color w:val="000000" w:themeColor="text1"/>
        </w:rPr>
        <w:t xml:space="preserve">. </w:t>
      </w:r>
      <w:r w:rsidRPr="00EE59BD">
        <w:rPr>
          <w:color w:val="000000" w:themeColor="text1"/>
          <w:lang w:val="en-IN"/>
        </w:rPr>
        <w:t>University of Missouri Press</w:t>
      </w:r>
      <w:r w:rsidRPr="00EE59BD">
        <w:rPr>
          <w:color w:val="000000" w:themeColor="text1"/>
        </w:rPr>
        <w:t>.</w:t>
      </w:r>
      <w:bookmarkEnd w:id="52"/>
    </w:p>
    <w:p w14:paraId="5E61B520" w14:textId="06C289DD" w:rsidR="00EE59BD" w:rsidRDefault="00EE59BD" w:rsidP="00EE59BD">
      <w:pPr>
        <w:spacing w:after="0"/>
        <w:rPr>
          <w:color w:val="000000" w:themeColor="text1"/>
        </w:rPr>
      </w:pPr>
    </w:p>
    <w:p w14:paraId="182B256B" w14:textId="45555855" w:rsidR="00EE59BD" w:rsidRDefault="00EE59BD" w:rsidP="00EE59BD">
      <w:pPr>
        <w:spacing w:after="0"/>
        <w:rPr>
          <w:color w:val="000000" w:themeColor="text1"/>
        </w:rPr>
      </w:pPr>
      <w:bookmarkStart w:id="53" w:name="LinkManagerBM_REF_CuntOIpg"/>
      <w:proofErr w:type="spellStart"/>
      <w:r w:rsidRPr="00EE59BD">
        <w:rPr>
          <w:color w:val="000000" w:themeColor="text1"/>
        </w:rPr>
        <w:t>Ermacora</w:t>
      </w:r>
      <w:proofErr w:type="spellEnd"/>
      <w:r w:rsidRPr="00EE59BD">
        <w:rPr>
          <w:color w:val="000000" w:themeColor="text1"/>
        </w:rPr>
        <w:t xml:space="preserve">, M. (2007). Assistance and surveillance: War refugees in Italy, 1914–1918. </w:t>
      </w:r>
      <w:r w:rsidRPr="00EE59BD">
        <w:rPr>
          <w:i/>
          <w:color w:val="000000" w:themeColor="text1"/>
        </w:rPr>
        <w:t>Contemporary European History</w:t>
      </w:r>
      <w:r w:rsidRPr="00EE59BD">
        <w:rPr>
          <w:color w:val="000000" w:themeColor="text1"/>
        </w:rPr>
        <w:t xml:space="preserve">, </w:t>
      </w:r>
      <w:r w:rsidRPr="00EE59BD">
        <w:rPr>
          <w:i/>
          <w:color w:val="000000" w:themeColor="text1"/>
        </w:rPr>
        <w:t>16</w:t>
      </w:r>
      <w:r w:rsidRPr="00EE59BD">
        <w:rPr>
          <w:color w:val="000000" w:themeColor="text1"/>
        </w:rPr>
        <w:t>(4), 445–459.</w:t>
      </w:r>
      <w:bookmarkEnd w:id="53"/>
    </w:p>
    <w:p w14:paraId="762A9F6D" w14:textId="5FE0E017" w:rsidR="00EE59BD" w:rsidRDefault="00EE59BD" w:rsidP="00EE59BD">
      <w:pPr>
        <w:spacing w:after="0"/>
        <w:rPr>
          <w:color w:val="000000" w:themeColor="text1"/>
        </w:rPr>
      </w:pPr>
    </w:p>
    <w:p w14:paraId="1B1ECB18" w14:textId="77777777" w:rsidR="00EE59BD" w:rsidRPr="00EE59BD" w:rsidRDefault="00EE59BD" w:rsidP="00EE59BD">
      <w:pPr>
        <w:spacing w:after="0"/>
        <w:rPr>
          <w:color w:val="000000" w:themeColor="text1"/>
        </w:rPr>
      </w:pPr>
      <w:bookmarkStart w:id="54" w:name="LinkManagerBM_REF_aIC6HbGI"/>
      <w:proofErr w:type="spellStart"/>
      <w:r w:rsidRPr="00EE59BD">
        <w:rPr>
          <w:color w:val="000000" w:themeColor="text1"/>
          <w:lang w:val="en-IN"/>
        </w:rPr>
        <w:t>Fenby</w:t>
      </w:r>
      <w:proofErr w:type="spellEnd"/>
      <w:r w:rsidRPr="00EE59BD">
        <w:rPr>
          <w:color w:val="000000" w:themeColor="text1"/>
        </w:rPr>
        <w:t xml:space="preserve">, </w:t>
      </w:r>
      <w:r w:rsidRPr="00EE59BD">
        <w:rPr>
          <w:color w:val="000000" w:themeColor="text1"/>
          <w:lang w:val="en-IN"/>
        </w:rPr>
        <w:t>J.</w:t>
      </w:r>
      <w:r w:rsidRPr="00EE59BD">
        <w:rPr>
          <w:color w:val="000000" w:themeColor="text1"/>
        </w:rPr>
        <w:t xml:space="preserve"> (</w:t>
      </w:r>
      <w:r w:rsidRPr="00EE59BD">
        <w:rPr>
          <w:color w:val="000000" w:themeColor="text1"/>
          <w:lang w:val="en-IN"/>
        </w:rPr>
        <w:t>2010</w:t>
      </w:r>
      <w:r w:rsidRPr="00EE59BD">
        <w:rPr>
          <w:color w:val="000000" w:themeColor="text1"/>
        </w:rPr>
        <w:t xml:space="preserve">). </w:t>
      </w:r>
      <w:r w:rsidRPr="00EE59BD">
        <w:rPr>
          <w:i/>
          <w:color w:val="000000" w:themeColor="text1"/>
          <w:lang w:val="en-IN"/>
        </w:rPr>
        <w:t>The general: Charles De Gaulle and the France he saved</w:t>
      </w:r>
      <w:r w:rsidRPr="00EE59BD">
        <w:rPr>
          <w:color w:val="000000" w:themeColor="text1"/>
        </w:rPr>
        <w:t xml:space="preserve">. </w:t>
      </w:r>
      <w:r w:rsidRPr="00EE59BD">
        <w:rPr>
          <w:color w:val="000000" w:themeColor="text1"/>
          <w:lang w:val="en-IN"/>
        </w:rPr>
        <w:t>Simon &amp; Schuster</w:t>
      </w:r>
      <w:r w:rsidRPr="00EE59BD">
        <w:rPr>
          <w:color w:val="000000" w:themeColor="text1"/>
        </w:rPr>
        <w:t>.</w:t>
      </w:r>
      <w:bookmarkEnd w:id="54"/>
    </w:p>
    <w:p w14:paraId="5101CDB0" w14:textId="69C2C2BE" w:rsidR="00EE59BD" w:rsidRDefault="00EE59BD" w:rsidP="00EE59BD">
      <w:pPr>
        <w:spacing w:after="0"/>
        <w:rPr>
          <w:color w:val="000000" w:themeColor="text1"/>
        </w:rPr>
      </w:pPr>
    </w:p>
    <w:p w14:paraId="50898563" w14:textId="2841DFEF" w:rsidR="00EE59BD" w:rsidRDefault="00EE59BD" w:rsidP="00EE59BD">
      <w:pPr>
        <w:spacing w:after="0"/>
        <w:rPr>
          <w:color w:val="000000" w:themeColor="text1"/>
        </w:rPr>
      </w:pPr>
      <w:bookmarkStart w:id="55" w:name="LinkManagerBM_REF_8WKK1RFc"/>
      <w:proofErr w:type="spellStart"/>
      <w:r w:rsidRPr="00EE59BD">
        <w:rPr>
          <w:color w:val="000000" w:themeColor="text1"/>
        </w:rPr>
        <w:lastRenderedPageBreak/>
        <w:t>Goscha</w:t>
      </w:r>
      <w:proofErr w:type="spellEnd"/>
      <w:r w:rsidRPr="00EE59BD">
        <w:rPr>
          <w:color w:val="000000" w:themeColor="text1"/>
        </w:rPr>
        <w:t xml:space="preserve">, C. (2012). Bringing Asia into focus: Civilians and combatants in the line of fire in China and Indochina. </w:t>
      </w:r>
      <w:r w:rsidRPr="00EE59BD">
        <w:rPr>
          <w:i/>
          <w:color w:val="000000" w:themeColor="text1"/>
        </w:rPr>
        <w:t>War &amp; Society</w:t>
      </w:r>
      <w:r w:rsidRPr="00EE59BD">
        <w:rPr>
          <w:color w:val="000000" w:themeColor="text1"/>
        </w:rPr>
        <w:t xml:space="preserve">, </w:t>
      </w:r>
      <w:r w:rsidRPr="00EE59BD">
        <w:rPr>
          <w:i/>
          <w:iCs/>
          <w:color w:val="000000" w:themeColor="text1"/>
        </w:rPr>
        <w:t>31</w:t>
      </w:r>
      <w:r w:rsidRPr="00EE59BD">
        <w:rPr>
          <w:color w:val="000000" w:themeColor="text1"/>
        </w:rPr>
        <w:t>(2), 87–105.</w:t>
      </w:r>
      <w:bookmarkEnd w:id="55"/>
    </w:p>
    <w:p w14:paraId="0238A5E0" w14:textId="0AD47669" w:rsidR="00EE59BD" w:rsidRDefault="00EE59BD" w:rsidP="00EE59BD">
      <w:pPr>
        <w:spacing w:after="0"/>
        <w:rPr>
          <w:color w:val="000000" w:themeColor="text1"/>
        </w:rPr>
      </w:pPr>
    </w:p>
    <w:p w14:paraId="4E387E8B" w14:textId="77777777" w:rsidR="00EE59BD" w:rsidRPr="00EE59BD" w:rsidRDefault="00EE59BD" w:rsidP="00EE59BD">
      <w:pPr>
        <w:spacing w:after="0"/>
        <w:rPr>
          <w:color w:val="000000" w:themeColor="text1"/>
        </w:rPr>
      </w:pPr>
      <w:bookmarkStart w:id="56" w:name="LinkManagerBM_REF_AC4Q9iuZ"/>
      <w:proofErr w:type="spellStart"/>
      <w:r w:rsidRPr="00EE59BD">
        <w:rPr>
          <w:color w:val="000000" w:themeColor="text1"/>
          <w:lang w:val="en-IN"/>
        </w:rPr>
        <w:t>Halamish</w:t>
      </w:r>
      <w:proofErr w:type="spellEnd"/>
      <w:r w:rsidRPr="00EE59BD">
        <w:rPr>
          <w:color w:val="000000" w:themeColor="text1"/>
        </w:rPr>
        <w:t xml:space="preserve">, </w:t>
      </w:r>
      <w:r w:rsidRPr="00EE59BD">
        <w:rPr>
          <w:color w:val="000000" w:themeColor="text1"/>
          <w:lang w:val="en-IN"/>
        </w:rPr>
        <w:t>Aviva</w:t>
      </w:r>
      <w:r w:rsidRPr="00EE59BD">
        <w:rPr>
          <w:color w:val="000000" w:themeColor="text1"/>
        </w:rPr>
        <w:t>. (</w:t>
      </w:r>
      <w:r w:rsidRPr="00EE59BD">
        <w:rPr>
          <w:color w:val="000000" w:themeColor="text1"/>
          <w:lang w:val="en-IN"/>
        </w:rPr>
        <w:t>2010</w:t>
      </w:r>
      <w:r w:rsidRPr="00EE59BD">
        <w:rPr>
          <w:color w:val="000000" w:themeColor="text1"/>
        </w:rPr>
        <w:t xml:space="preserve">). </w:t>
      </w:r>
      <w:r w:rsidRPr="00EE59BD">
        <w:rPr>
          <w:color w:val="000000" w:themeColor="text1"/>
          <w:lang w:val="en-IN"/>
        </w:rPr>
        <w:t>Palestine as a destination for Jewish immigrants and refugees from Nazi Germany</w:t>
      </w:r>
      <w:r w:rsidRPr="00EE59BD">
        <w:rPr>
          <w:color w:val="000000" w:themeColor="text1"/>
        </w:rPr>
        <w:t xml:space="preserve">. </w:t>
      </w:r>
      <w:commentRangeStart w:id="57"/>
      <w:r w:rsidRPr="00EE59BD">
        <w:rPr>
          <w:color w:val="000000" w:themeColor="text1"/>
        </w:rPr>
        <w:t xml:space="preserve">In </w:t>
      </w:r>
      <w:r w:rsidRPr="00EE59BD">
        <w:rPr>
          <w:i/>
          <w:color w:val="000000" w:themeColor="text1"/>
          <w:lang w:val="en-IN"/>
        </w:rPr>
        <w:t xml:space="preserve">Refugees </w:t>
      </w:r>
      <w:commentRangeEnd w:id="57"/>
      <w:r w:rsidRPr="00EE59BD">
        <w:rPr>
          <w:i/>
          <w:color w:val="000000" w:themeColor="text1"/>
          <w:lang w:val="en-IN"/>
        </w:rPr>
        <w:commentReference w:id="57"/>
      </w:r>
      <w:r w:rsidRPr="00EE59BD">
        <w:rPr>
          <w:i/>
          <w:color w:val="000000" w:themeColor="text1"/>
          <w:lang w:val="en-IN"/>
        </w:rPr>
        <w:t>from Nazi Germany and the Liberal European States</w:t>
      </w:r>
      <w:r w:rsidRPr="00EE59BD">
        <w:rPr>
          <w:color w:val="000000" w:themeColor="text1"/>
        </w:rPr>
        <w:t xml:space="preserve"> (pp.</w:t>
      </w:r>
      <w:bookmarkStart w:id="58" w:name="LinkManagerBM_TMPREF__ErrLst_OZcg5lzv"/>
      <w:bookmarkStart w:id="59" w:name="LinkManagerBM_TMPREF__ErrLst_O1VJk5yl"/>
      <w:r w:rsidRPr="00EE59BD">
        <w:rPr>
          <w:color w:val="000000" w:themeColor="text1"/>
        </w:rPr>
        <w:t xml:space="preserve"> 122). </w:t>
      </w:r>
      <w:proofErr w:type="spellStart"/>
      <w:r w:rsidRPr="00EE59BD">
        <w:rPr>
          <w:color w:val="000000" w:themeColor="text1"/>
        </w:rPr>
        <w:t>Berghahn</w:t>
      </w:r>
      <w:proofErr w:type="spellEnd"/>
      <w:r w:rsidRPr="00EE59BD">
        <w:rPr>
          <w:color w:val="000000" w:themeColor="text1"/>
        </w:rPr>
        <w:t>.</w:t>
      </w:r>
      <w:bookmarkEnd w:id="56"/>
      <w:bookmarkEnd w:id="58"/>
      <w:bookmarkEnd w:id="59"/>
    </w:p>
    <w:p w14:paraId="13CF61B4" w14:textId="5CFEEE76" w:rsidR="00EE59BD" w:rsidRDefault="00EE59BD" w:rsidP="00EE59BD">
      <w:pPr>
        <w:spacing w:after="0"/>
        <w:rPr>
          <w:color w:val="000000" w:themeColor="text1"/>
        </w:rPr>
      </w:pPr>
    </w:p>
    <w:p w14:paraId="3B0F17CF" w14:textId="4D112C1A" w:rsidR="00667456" w:rsidRDefault="00667456" w:rsidP="00EE59BD">
      <w:pPr>
        <w:spacing w:after="0"/>
        <w:rPr>
          <w:color w:val="000000" w:themeColor="text1"/>
        </w:rPr>
      </w:pPr>
    </w:p>
    <w:p w14:paraId="79EA1CD0" w14:textId="77777777" w:rsidR="00667456" w:rsidRPr="00667456" w:rsidRDefault="00667456" w:rsidP="00667456">
      <w:pPr>
        <w:spacing w:after="0"/>
        <w:rPr>
          <w:color w:val="000000" w:themeColor="text1"/>
        </w:rPr>
      </w:pPr>
      <w:bookmarkStart w:id="60" w:name="LinkManagerBM_REF_3Q8EgC2Q"/>
      <w:r w:rsidRPr="00667456">
        <w:rPr>
          <w:color w:val="000000" w:themeColor="text1"/>
        </w:rPr>
        <w:t xml:space="preserve">Helton, A. C. (1983). Political asylum under the 1980 Refugee Act: An unfulfilled promise. </w:t>
      </w:r>
      <w:r w:rsidRPr="00667456">
        <w:rPr>
          <w:i/>
          <w:color w:val="000000" w:themeColor="text1"/>
        </w:rPr>
        <w:t>University of Michigan Journal of Law Reform</w:t>
      </w:r>
      <w:r w:rsidRPr="00667456">
        <w:rPr>
          <w:color w:val="000000" w:themeColor="text1"/>
        </w:rPr>
        <w:t xml:space="preserve">, </w:t>
      </w:r>
      <w:r w:rsidRPr="00667456">
        <w:rPr>
          <w:i/>
          <w:iCs/>
          <w:color w:val="000000" w:themeColor="text1"/>
        </w:rPr>
        <w:t>17</w:t>
      </w:r>
      <w:r w:rsidRPr="00667456">
        <w:rPr>
          <w:color w:val="000000" w:themeColor="text1"/>
        </w:rPr>
        <w:t>, 243–264.</w:t>
      </w:r>
      <w:bookmarkEnd w:id="60"/>
    </w:p>
    <w:p w14:paraId="256043E9" w14:textId="3039202C" w:rsidR="00667456" w:rsidRDefault="00667456" w:rsidP="00667456">
      <w:pPr>
        <w:spacing w:after="0"/>
        <w:rPr>
          <w:color w:val="000000" w:themeColor="text1"/>
        </w:rPr>
      </w:pPr>
      <w:bookmarkStart w:id="61" w:name="LinkManagerBM_REF_GxJs3s3Y"/>
      <w:r w:rsidRPr="00667456">
        <w:rPr>
          <w:color w:val="000000" w:themeColor="text1"/>
          <w:lang w:val="en-IN"/>
        </w:rPr>
        <w:t>Herbert</w:t>
      </w:r>
      <w:r w:rsidRPr="00667456">
        <w:rPr>
          <w:color w:val="000000" w:themeColor="text1"/>
        </w:rPr>
        <w:t xml:space="preserve">, </w:t>
      </w:r>
      <w:r w:rsidRPr="00667456">
        <w:rPr>
          <w:color w:val="000000" w:themeColor="text1"/>
          <w:lang w:val="en-IN"/>
        </w:rPr>
        <w:t>U.</w:t>
      </w:r>
      <w:r w:rsidRPr="00667456">
        <w:rPr>
          <w:color w:val="000000" w:themeColor="text1"/>
        </w:rPr>
        <w:t xml:space="preserve"> (</w:t>
      </w:r>
      <w:r w:rsidRPr="00667456">
        <w:rPr>
          <w:color w:val="000000" w:themeColor="text1"/>
          <w:lang w:val="en-IN"/>
        </w:rPr>
        <w:t>2000</w:t>
      </w:r>
      <w:r w:rsidRPr="00667456">
        <w:rPr>
          <w:color w:val="000000" w:themeColor="text1"/>
        </w:rPr>
        <w:t xml:space="preserve">). </w:t>
      </w:r>
      <w:r w:rsidRPr="00667456">
        <w:rPr>
          <w:i/>
          <w:color w:val="000000" w:themeColor="text1"/>
          <w:lang w:val="en-IN"/>
        </w:rPr>
        <w:t>National Socialist extermination policies: Contemporary German perspectives and controversies</w:t>
      </w:r>
      <w:r w:rsidRPr="00667456">
        <w:rPr>
          <w:color w:val="000000" w:themeColor="text1"/>
        </w:rPr>
        <w:t xml:space="preserve">. </w:t>
      </w:r>
      <w:proofErr w:type="spellStart"/>
      <w:r w:rsidRPr="00667456">
        <w:rPr>
          <w:color w:val="000000" w:themeColor="text1"/>
          <w:lang w:val="en-IN"/>
        </w:rPr>
        <w:t>Berghahn</w:t>
      </w:r>
      <w:proofErr w:type="spellEnd"/>
      <w:r w:rsidRPr="00667456">
        <w:rPr>
          <w:color w:val="000000" w:themeColor="text1"/>
        </w:rPr>
        <w:t>.</w:t>
      </w:r>
      <w:bookmarkEnd w:id="61"/>
    </w:p>
    <w:p w14:paraId="1A9403AA" w14:textId="6D83C038" w:rsidR="00667456" w:rsidRDefault="00667456" w:rsidP="00667456">
      <w:pPr>
        <w:spacing w:after="0"/>
        <w:rPr>
          <w:color w:val="000000" w:themeColor="text1"/>
        </w:rPr>
      </w:pPr>
    </w:p>
    <w:p w14:paraId="3470F9DE" w14:textId="08DFA076" w:rsidR="00667456" w:rsidRDefault="00667456" w:rsidP="00667456">
      <w:pPr>
        <w:spacing w:after="0"/>
        <w:rPr>
          <w:color w:val="000000" w:themeColor="text1"/>
        </w:rPr>
      </w:pPr>
      <w:bookmarkStart w:id="62" w:name="LinkManagerBM_REF_mJoQMQrg"/>
      <w:r w:rsidRPr="00667456">
        <w:rPr>
          <w:color w:val="000000" w:themeColor="text1"/>
          <w:lang w:val="en-IN"/>
        </w:rPr>
        <w:t>Jackson</w:t>
      </w:r>
      <w:r w:rsidRPr="00667456">
        <w:rPr>
          <w:color w:val="000000" w:themeColor="text1"/>
        </w:rPr>
        <w:t xml:space="preserve">, </w:t>
      </w:r>
      <w:r w:rsidRPr="00667456">
        <w:rPr>
          <w:color w:val="000000" w:themeColor="text1"/>
          <w:lang w:val="en-IN"/>
        </w:rPr>
        <w:t>J.</w:t>
      </w:r>
      <w:r w:rsidRPr="00667456">
        <w:rPr>
          <w:color w:val="000000" w:themeColor="text1"/>
        </w:rPr>
        <w:t xml:space="preserve"> (</w:t>
      </w:r>
      <w:r w:rsidRPr="00667456">
        <w:rPr>
          <w:color w:val="000000" w:themeColor="text1"/>
          <w:lang w:val="en-IN"/>
        </w:rPr>
        <w:t>2018</w:t>
      </w:r>
      <w:r w:rsidRPr="00667456">
        <w:rPr>
          <w:color w:val="000000" w:themeColor="text1"/>
        </w:rPr>
        <w:t xml:space="preserve">). </w:t>
      </w:r>
      <w:r w:rsidRPr="00667456">
        <w:rPr>
          <w:i/>
          <w:color w:val="000000" w:themeColor="text1"/>
          <w:lang w:val="en-IN"/>
        </w:rPr>
        <w:t>A certain idea of France: The life of Charles de Gaulle</w:t>
      </w:r>
      <w:r w:rsidRPr="00667456">
        <w:rPr>
          <w:color w:val="000000" w:themeColor="text1"/>
        </w:rPr>
        <w:t xml:space="preserve">. </w:t>
      </w:r>
      <w:r w:rsidRPr="00667456">
        <w:rPr>
          <w:color w:val="000000" w:themeColor="text1"/>
          <w:lang w:val="en-IN"/>
        </w:rPr>
        <w:t>Penguin UK</w:t>
      </w:r>
      <w:r w:rsidRPr="00667456">
        <w:rPr>
          <w:color w:val="000000" w:themeColor="text1"/>
        </w:rPr>
        <w:t>.</w:t>
      </w:r>
      <w:bookmarkEnd w:id="62"/>
    </w:p>
    <w:p w14:paraId="061B73A9" w14:textId="52163C38" w:rsidR="00667456" w:rsidRDefault="00667456" w:rsidP="00667456">
      <w:pPr>
        <w:spacing w:after="0"/>
        <w:rPr>
          <w:color w:val="000000" w:themeColor="text1"/>
        </w:rPr>
      </w:pPr>
    </w:p>
    <w:p w14:paraId="425FC8D8" w14:textId="2C363F83" w:rsidR="00667456" w:rsidRDefault="00667456" w:rsidP="00667456">
      <w:pPr>
        <w:spacing w:after="0"/>
        <w:rPr>
          <w:color w:val="000000" w:themeColor="text1"/>
        </w:rPr>
      </w:pPr>
      <w:bookmarkStart w:id="63" w:name="LinkManagerBM_REF_5bOOZAcR"/>
      <w:r w:rsidRPr="00667456">
        <w:rPr>
          <w:color w:val="000000" w:themeColor="text1"/>
        </w:rPr>
        <w:t xml:space="preserve">Jewell, N. P., </w:t>
      </w:r>
      <w:proofErr w:type="spellStart"/>
      <w:r w:rsidRPr="00667456">
        <w:rPr>
          <w:color w:val="000000" w:themeColor="text1"/>
        </w:rPr>
        <w:t>Spagat</w:t>
      </w:r>
      <w:proofErr w:type="spellEnd"/>
      <w:r w:rsidRPr="00667456">
        <w:rPr>
          <w:color w:val="000000" w:themeColor="text1"/>
        </w:rPr>
        <w:t xml:space="preserve">, M., &amp; Jewell, B. L. (2018). Accounting for civilian casualties: From the past to the future. </w:t>
      </w:r>
      <w:r w:rsidRPr="00667456">
        <w:rPr>
          <w:i/>
          <w:color w:val="000000" w:themeColor="text1"/>
        </w:rPr>
        <w:t>Social Science History</w:t>
      </w:r>
      <w:r w:rsidRPr="00667456">
        <w:rPr>
          <w:color w:val="000000" w:themeColor="text1"/>
        </w:rPr>
        <w:t xml:space="preserve">, </w:t>
      </w:r>
      <w:r w:rsidRPr="00667456">
        <w:rPr>
          <w:i/>
          <w:iCs/>
          <w:color w:val="000000" w:themeColor="text1"/>
        </w:rPr>
        <w:t>42</w:t>
      </w:r>
      <w:r w:rsidRPr="00667456">
        <w:rPr>
          <w:color w:val="000000" w:themeColor="text1"/>
        </w:rPr>
        <w:t>(3), 379–410.</w:t>
      </w:r>
      <w:bookmarkEnd w:id="63"/>
    </w:p>
    <w:p w14:paraId="382F451B" w14:textId="22624DEF" w:rsidR="00667456" w:rsidRDefault="00667456" w:rsidP="00667456">
      <w:pPr>
        <w:spacing w:after="0"/>
        <w:rPr>
          <w:color w:val="000000" w:themeColor="text1"/>
        </w:rPr>
      </w:pPr>
    </w:p>
    <w:p w14:paraId="7C2C35FE" w14:textId="77777777" w:rsidR="00667456" w:rsidRPr="00667456" w:rsidRDefault="00667456" w:rsidP="00667456">
      <w:pPr>
        <w:spacing w:after="0"/>
        <w:rPr>
          <w:color w:val="000000" w:themeColor="text1"/>
        </w:rPr>
      </w:pPr>
      <w:bookmarkStart w:id="64" w:name="LinkManagerBM_REF_tNxGgELU"/>
      <w:r w:rsidRPr="00667456">
        <w:rPr>
          <w:color w:val="000000" w:themeColor="text1"/>
          <w:lang w:val="en-IN"/>
        </w:rPr>
        <w:t>Kaplan</w:t>
      </w:r>
      <w:r w:rsidRPr="00667456">
        <w:rPr>
          <w:color w:val="000000" w:themeColor="text1"/>
        </w:rPr>
        <w:t xml:space="preserve">, </w:t>
      </w:r>
      <w:r w:rsidRPr="00667456">
        <w:rPr>
          <w:color w:val="000000" w:themeColor="text1"/>
          <w:lang w:val="en-IN"/>
        </w:rPr>
        <w:t>M. A.</w:t>
      </w:r>
      <w:r w:rsidRPr="00667456">
        <w:rPr>
          <w:color w:val="000000" w:themeColor="text1"/>
        </w:rPr>
        <w:t xml:space="preserve"> (</w:t>
      </w:r>
      <w:r w:rsidRPr="00667456">
        <w:rPr>
          <w:color w:val="000000" w:themeColor="text1"/>
          <w:lang w:val="en-IN"/>
        </w:rPr>
        <w:t>1998</w:t>
      </w:r>
      <w:r w:rsidRPr="00667456">
        <w:rPr>
          <w:color w:val="000000" w:themeColor="text1"/>
        </w:rPr>
        <w:t xml:space="preserve">). </w:t>
      </w:r>
      <w:r w:rsidRPr="00667456">
        <w:rPr>
          <w:i/>
          <w:color w:val="000000" w:themeColor="text1"/>
          <w:lang w:val="en-IN"/>
        </w:rPr>
        <w:t>Between dignity and despair: Jewish life in Nazi Germany.</w:t>
      </w:r>
      <w:r w:rsidRPr="00667456">
        <w:rPr>
          <w:color w:val="000000" w:themeColor="text1"/>
        </w:rPr>
        <w:t xml:space="preserve"> </w:t>
      </w:r>
      <w:r w:rsidRPr="00667456">
        <w:rPr>
          <w:color w:val="000000" w:themeColor="text1"/>
          <w:lang w:val="en-IN"/>
        </w:rPr>
        <w:t>Oxford University Press</w:t>
      </w:r>
      <w:r w:rsidRPr="00667456">
        <w:rPr>
          <w:color w:val="000000" w:themeColor="text1"/>
        </w:rPr>
        <w:t>.</w:t>
      </w:r>
      <w:bookmarkEnd w:id="64"/>
    </w:p>
    <w:p w14:paraId="47205EE3" w14:textId="6B2E3716" w:rsidR="00667456" w:rsidRDefault="00667456" w:rsidP="00667456">
      <w:pPr>
        <w:spacing w:after="0"/>
        <w:rPr>
          <w:color w:val="000000" w:themeColor="text1"/>
        </w:rPr>
      </w:pPr>
      <w:bookmarkStart w:id="65" w:name="LinkManagerBM_REF_2aYYsTEu"/>
      <w:r w:rsidRPr="00667456">
        <w:rPr>
          <w:color w:val="000000" w:themeColor="text1"/>
        </w:rPr>
        <w:t xml:space="preserve">Kaplan, M. A. (2008). “A very modest experiment”: The Jewish refugee settlement in </w:t>
      </w:r>
      <w:proofErr w:type="spellStart"/>
      <w:r w:rsidRPr="00667456">
        <w:rPr>
          <w:color w:val="000000" w:themeColor="text1"/>
        </w:rPr>
        <w:t>Sosúa</w:t>
      </w:r>
      <w:proofErr w:type="spellEnd"/>
      <w:r w:rsidRPr="00667456">
        <w:rPr>
          <w:color w:val="000000" w:themeColor="text1"/>
        </w:rPr>
        <w:t xml:space="preserve">, 1940–1945. </w:t>
      </w:r>
      <w:r w:rsidRPr="00667456">
        <w:rPr>
          <w:i/>
          <w:color w:val="000000" w:themeColor="text1"/>
        </w:rPr>
        <w:t xml:space="preserve">The Leo </w:t>
      </w:r>
      <w:proofErr w:type="spellStart"/>
      <w:r w:rsidRPr="00667456">
        <w:rPr>
          <w:i/>
          <w:color w:val="000000" w:themeColor="text1"/>
        </w:rPr>
        <w:t>Baeck</w:t>
      </w:r>
      <w:proofErr w:type="spellEnd"/>
      <w:r w:rsidRPr="00667456">
        <w:rPr>
          <w:i/>
          <w:color w:val="000000" w:themeColor="text1"/>
        </w:rPr>
        <w:t xml:space="preserve"> Institute Yearbook</w:t>
      </w:r>
      <w:r w:rsidRPr="00667456">
        <w:rPr>
          <w:color w:val="000000" w:themeColor="text1"/>
        </w:rPr>
        <w:t xml:space="preserve">, </w:t>
      </w:r>
      <w:r w:rsidRPr="00667456">
        <w:rPr>
          <w:i/>
          <w:iCs/>
          <w:color w:val="000000" w:themeColor="text1"/>
        </w:rPr>
        <w:t>53</w:t>
      </w:r>
      <w:r w:rsidRPr="00667456">
        <w:rPr>
          <w:color w:val="000000" w:themeColor="text1"/>
        </w:rPr>
        <w:t>(1), 127–155.</w:t>
      </w:r>
      <w:bookmarkEnd w:id="65"/>
    </w:p>
    <w:p w14:paraId="670440C0" w14:textId="6BFB830F" w:rsidR="00667456" w:rsidRDefault="00667456" w:rsidP="00667456">
      <w:pPr>
        <w:spacing w:after="0"/>
        <w:rPr>
          <w:color w:val="000000" w:themeColor="text1"/>
        </w:rPr>
      </w:pPr>
    </w:p>
    <w:p w14:paraId="331B933A" w14:textId="52737416" w:rsidR="00667456" w:rsidRDefault="00667456" w:rsidP="00667456">
      <w:pPr>
        <w:spacing w:after="0"/>
        <w:rPr>
          <w:color w:val="000000" w:themeColor="text1"/>
        </w:rPr>
      </w:pPr>
      <w:bookmarkStart w:id="66" w:name="LinkManagerBM_REF_xBAUDrt4"/>
      <w:r w:rsidRPr="00667456">
        <w:rPr>
          <w:color w:val="000000" w:themeColor="text1"/>
          <w:lang w:val="en-IN"/>
        </w:rPr>
        <w:t>Kershaw</w:t>
      </w:r>
      <w:r w:rsidRPr="00667456">
        <w:rPr>
          <w:color w:val="000000" w:themeColor="text1"/>
        </w:rPr>
        <w:t xml:space="preserve">, </w:t>
      </w:r>
      <w:r w:rsidRPr="00667456">
        <w:rPr>
          <w:color w:val="000000" w:themeColor="text1"/>
          <w:lang w:val="en-IN"/>
        </w:rPr>
        <w:t>I.</w:t>
      </w:r>
      <w:r w:rsidRPr="00667456">
        <w:rPr>
          <w:color w:val="000000" w:themeColor="text1"/>
        </w:rPr>
        <w:t xml:space="preserve"> (</w:t>
      </w:r>
      <w:r w:rsidRPr="00667456">
        <w:rPr>
          <w:color w:val="000000" w:themeColor="text1"/>
          <w:lang w:val="en-IN"/>
        </w:rPr>
        <w:t>2000</w:t>
      </w:r>
      <w:r w:rsidRPr="00667456">
        <w:rPr>
          <w:color w:val="000000" w:themeColor="text1"/>
        </w:rPr>
        <w:t xml:space="preserve">). </w:t>
      </w:r>
      <w:r w:rsidRPr="00667456">
        <w:rPr>
          <w:i/>
          <w:color w:val="000000" w:themeColor="text1"/>
          <w:lang w:val="en-IN"/>
        </w:rPr>
        <w:t>Hitler, 1936–1945: Nemesis</w:t>
      </w:r>
      <w:r w:rsidRPr="00667456">
        <w:rPr>
          <w:color w:val="000000" w:themeColor="text1"/>
        </w:rPr>
        <w:t xml:space="preserve">. </w:t>
      </w:r>
      <w:r w:rsidRPr="00667456">
        <w:rPr>
          <w:color w:val="000000" w:themeColor="text1"/>
          <w:lang w:val="en-IN"/>
        </w:rPr>
        <w:t>Norton</w:t>
      </w:r>
      <w:r w:rsidRPr="00667456">
        <w:rPr>
          <w:color w:val="000000" w:themeColor="text1"/>
        </w:rPr>
        <w:t>.</w:t>
      </w:r>
      <w:bookmarkEnd w:id="66"/>
    </w:p>
    <w:p w14:paraId="32394509" w14:textId="5A1A4A54" w:rsidR="00131ADD" w:rsidRDefault="00131ADD" w:rsidP="00667456">
      <w:pPr>
        <w:spacing w:after="0"/>
        <w:rPr>
          <w:color w:val="000000" w:themeColor="text1"/>
        </w:rPr>
      </w:pPr>
    </w:p>
    <w:p w14:paraId="73611CBA" w14:textId="632AC959" w:rsidR="00131ADD" w:rsidRDefault="00131ADD" w:rsidP="00131ADD">
      <w:pPr>
        <w:spacing w:after="0"/>
        <w:rPr>
          <w:color w:val="000000" w:themeColor="text1"/>
        </w:rPr>
      </w:pPr>
      <w:bookmarkStart w:id="67" w:name="LinkManagerBM_REF_Wb1jeldr"/>
      <w:r w:rsidRPr="00131ADD">
        <w:rPr>
          <w:color w:val="000000" w:themeColor="text1"/>
          <w:lang w:val="en-IN"/>
        </w:rPr>
        <w:t>Levi</w:t>
      </w:r>
      <w:r w:rsidRPr="00131ADD">
        <w:rPr>
          <w:color w:val="000000" w:themeColor="text1"/>
        </w:rPr>
        <w:t xml:space="preserve">, </w:t>
      </w:r>
      <w:r w:rsidRPr="00131ADD">
        <w:rPr>
          <w:color w:val="000000" w:themeColor="text1"/>
          <w:lang w:val="en-IN"/>
        </w:rPr>
        <w:t>P.</w:t>
      </w:r>
      <w:r w:rsidRPr="00131ADD">
        <w:rPr>
          <w:color w:val="000000" w:themeColor="text1"/>
        </w:rPr>
        <w:t xml:space="preserve">, &amp; </w:t>
      </w:r>
      <w:r w:rsidRPr="00131ADD">
        <w:rPr>
          <w:color w:val="000000" w:themeColor="text1"/>
          <w:lang w:val="en-IN"/>
        </w:rPr>
        <w:t>Rosenthal</w:t>
      </w:r>
      <w:r w:rsidRPr="00131ADD">
        <w:rPr>
          <w:color w:val="000000" w:themeColor="text1"/>
        </w:rPr>
        <w:t xml:space="preserve">, </w:t>
      </w:r>
      <w:r w:rsidRPr="00131ADD">
        <w:rPr>
          <w:color w:val="000000" w:themeColor="text1"/>
          <w:lang w:val="en-IN"/>
        </w:rPr>
        <w:t>R.</w:t>
      </w:r>
      <w:r w:rsidRPr="00131ADD">
        <w:rPr>
          <w:color w:val="000000" w:themeColor="text1"/>
        </w:rPr>
        <w:t xml:space="preserve"> (</w:t>
      </w:r>
      <w:r w:rsidRPr="00131ADD">
        <w:rPr>
          <w:color w:val="000000" w:themeColor="text1"/>
          <w:lang w:val="en-IN"/>
        </w:rPr>
        <w:t>2017</w:t>
      </w:r>
      <w:r w:rsidRPr="00131ADD">
        <w:rPr>
          <w:color w:val="000000" w:themeColor="text1"/>
        </w:rPr>
        <w:t xml:space="preserve">). </w:t>
      </w:r>
      <w:r w:rsidRPr="00131ADD">
        <w:rPr>
          <w:i/>
          <w:color w:val="000000" w:themeColor="text1"/>
          <w:lang w:val="en-IN"/>
        </w:rPr>
        <w:t>The drowned and the saved</w:t>
      </w:r>
      <w:r w:rsidRPr="00131ADD">
        <w:rPr>
          <w:color w:val="000000" w:themeColor="text1"/>
        </w:rPr>
        <w:t xml:space="preserve">. </w:t>
      </w:r>
      <w:r w:rsidRPr="00131ADD">
        <w:rPr>
          <w:color w:val="000000" w:themeColor="text1"/>
          <w:lang w:val="en-IN"/>
        </w:rPr>
        <w:t>Simon &amp; Schuster Paperbacks</w:t>
      </w:r>
      <w:r w:rsidRPr="00131ADD">
        <w:rPr>
          <w:color w:val="000000" w:themeColor="text1"/>
        </w:rPr>
        <w:t>.</w:t>
      </w:r>
      <w:bookmarkEnd w:id="67"/>
    </w:p>
    <w:p w14:paraId="7B7B511E" w14:textId="746FA24B" w:rsidR="00131ADD" w:rsidRDefault="00131ADD" w:rsidP="00131ADD">
      <w:pPr>
        <w:spacing w:after="0"/>
        <w:rPr>
          <w:color w:val="000000" w:themeColor="text1"/>
        </w:rPr>
      </w:pPr>
    </w:p>
    <w:p w14:paraId="7367CEB6" w14:textId="77777777" w:rsidR="00131ADD" w:rsidRPr="00131ADD" w:rsidRDefault="00131ADD" w:rsidP="00131ADD">
      <w:pPr>
        <w:spacing w:after="0"/>
        <w:rPr>
          <w:color w:val="000000" w:themeColor="text1"/>
        </w:rPr>
      </w:pPr>
      <w:bookmarkStart w:id="68" w:name="LinkManagerBM_REF_3mskeOhf"/>
      <w:r w:rsidRPr="00131ADD">
        <w:rPr>
          <w:color w:val="000000" w:themeColor="text1"/>
          <w:lang w:val="en-IN"/>
        </w:rPr>
        <w:t>Lovejoy</w:t>
      </w:r>
      <w:r w:rsidRPr="00131ADD">
        <w:rPr>
          <w:color w:val="000000" w:themeColor="text1"/>
        </w:rPr>
        <w:t xml:space="preserve">, </w:t>
      </w:r>
      <w:r w:rsidRPr="00131ADD">
        <w:rPr>
          <w:color w:val="000000" w:themeColor="text1"/>
          <w:lang w:val="en-IN"/>
        </w:rPr>
        <w:t>P. E.</w:t>
      </w:r>
      <w:r w:rsidRPr="00131ADD">
        <w:rPr>
          <w:color w:val="000000" w:themeColor="text1"/>
        </w:rPr>
        <w:t xml:space="preserve"> (</w:t>
      </w:r>
      <w:r w:rsidRPr="00131ADD">
        <w:rPr>
          <w:color w:val="000000" w:themeColor="text1"/>
          <w:lang w:val="en-IN"/>
        </w:rPr>
        <w:t>2009</w:t>
      </w:r>
      <w:r w:rsidRPr="00131ADD">
        <w:rPr>
          <w:color w:val="000000" w:themeColor="text1"/>
        </w:rPr>
        <w:t xml:space="preserve">). The slave trade as enforced migration in the Central Sudan of West Africa. Bessel, R., &amp; </w:t>
      </w:r>
      <w:proofErr w:type="spellStart"/>
      <w:r w:rsidRPr="00131ADD">
        <w:rPr>
          <w:color w:val="000000" w:themeColor="text1"/>
        </w:rPr>
        <w:t>Haake</w:t>
      </w:r>
      <w:proofErr w:type="spellEnd"/>
      <w:r w:rsidRPr="00131ADD">
        <w:rPr>
          <w:color w:val="000000" w:themeColor="text1"/>
        </w:rPr>
        <w:t xml:space="preserve">, C. B. (Eds.). </w:t>
      </w:r>
      <w:r w:rsidRPr="00131ADD">
        <w:rPr>
          <w:i/>
          <w:iCs/>
          <w:color w:val="000000" w:themeColor="text1"/>
        </w:rPr>
        <w:t>Removing peoples: forced removal in the modern world</w:t>
      </w:r>
      <w:r w:rsidRPr="00131ADD">
        <w:rPr>
          <w:color w:val="000000" w:themeColor="text1"/>
          <w:lang w:val="en-IN"/>
        </w:rPr>
        <w:t xml:space="preserve"> </w:t>
      </w:r>
      <w:r w:rsidRPr="00131ADD">
        <w:rPr>
          <w:color w:val="000000" w:themeColor="text1"/>
        </w:rPr>
        <w:t>(pp. 149–164).</w:t>
      </w:r>
      <w:bookmarkEnd w:id="68"/>
      <w:r w:rsidRPr="00131ADD">
        <w:rPr>
          <w:color w:val="000000" w:themeColor="text1"/>
        </w:rPr>
        <w:t xml:space="preserve"> Oxford University Press.</w:t>
      </w:r>
    </w:p>
    <w:p w14:paraId="79B20AC8" w14:textId="77777777" w:rsidR="00131ADD" w:rsidRPr="00131ADD" w:rsidRDefault="00131ADD" w:rsidP="00131ADD">
      <w:pPr>
        <w:spacing w:after="0"/>
        <w:rPr>
          <w:color w:val="000000" w:themeColor="text1"/>
        </w:rPr>
      </w:pPr>
    </w:p>
    <w:p w14:paraId="3DA24D1C" w14:textId="77777777" w:rsidR="00131ADD" w:rsidRPr="00667456" w:rsidRDefault="00131ADD" w:rsidP="00667456">
      <w:pPr>
        <w:spacing w:after="0"/>
        <w:rPr>
          <w:color w:val="000000" w:themeColor="text1"/>
        </w:rPr>
      </w:pPr>
    </w:p>
    <w:p w14:paraId="79428EF0" w14:textId="16D70DFD" w:rsidR="00131ADD" w:rsidRDefault="00131ADD" w:rsidP="00131ADD">
      <w:pPr>
        <w:spacing w:after="0"/>
        <w:rPr>
          <w:color w:val="000000" w:themeColor="text1"/>
        </w:rPr>
      </w:pPr>
      <w:bookmarkStart w:id="69" w:name="LinkManagerBM_REF_qFEJ2yza"/>
      <w:proofErr w:type="spellStart"/>
      <w:r w:rsidRPr="00131ADD">
        <w:rPr>
          <w:color w:val="000000" w:themeColor="text1"/>
          <w:lang w:val="en-IN"/>
        </w:rPr>
        <w:t>Marrus</w:t>
      </w:r>
      <w:proofErr w:type="spellEnd"/>
      <w:r w:rsidRPr="00131ADD">
        <w:rPr>
          <w:color w:val="000000" w:themeColor="text1"/>
        </w:rPr>
        <w:t xml:space="preserve">, </w:t>
      </w:r>
      <w:r w:rsidRPr="00131ADD">
        <w:rPr>
          <w:color w:val="000000" w:themeColor="text1"/>
          <w:lang w:val="en-IN"/>
        </w:rPr>
        <w:t>M. R.</w:t>
      </w:r>
      <w:r w:rsidRPr="00131ADD">
        <w:rPr>
          <w:color w:val="000000" w:themeColor="text1"/>
        </w:rPr>
        <w:t xml:space="preserve">, &amp; </w:t>
      </w:r>
      <w:r w:rsidRPr="00131ADD">
        <w:rPr>
          <w:color w:val="000000" w:themeColor="text1"/>
          <w:lang w:val="en-IN"/>
        </w:rPr>
        <w:t>Paxton</w:t>
      </w:r>
      <w:r w:rsidRPr="00131ADD">
        <w:rPr>
          <w:color w:val="000000" w:themeColor="text1"/>
        </w:rPr>
        <w:t xml:space="preserve">, </w:t>
      </w:r>
      <w:r w:rsidRPr="00131ADD">
        <w:rPr>
          <w:color w:val="000000" w:themeColor="text1"/>
          <w:lang w:val="en-IN"/>
        </w:rPr>
        <w:t>R. O.</w:t>
      </w:r>
      <w:r w:rsidRPr="00131ADD">
        <w:rPr>
          <w:color w:val="000000" w:themeColor="text1"/>
        </w:rPr>
        <w:t xml:space="preserve"> (</w:t>
      </w:r>
      <w:r w:rsidRPr="00131ADD">
        <w:rPr>
          <w:color w:val="000000" w:themeColor="text1"/>
          <w:lang w:val="en-IN"/>
        </w:rPr>
        <w:t>1981</w:t>
      </w:r>
      <w:r w:rsidRPr="00131ADD">
        <w:rPr>
          <w:color w:val="000000" w:themeColor="text1"/>
        </w:rPr>
        <w:t xml:space="preserve">). </w:t>
      </w:r>
      <w:r w:rsidRPr="00131ADD">
        <w:rPr>
          <w:i/>
          <w:color w:val="000000" w:themeColor="text1"/>
          <w:lang w:val="en-IN"/>
        </w:rPr>
        <w:t>Vichy France and the Jews</w:t>
      </w:r>
      <w:r w:rsidRPr="00131ADD">
        <w:rPr>
          <w:color w:val="000000" w:themeColor="text1"/>
        </w:rPr>
        <w:t xml:space="preserve">. </w:t>
      </w:r>
      <w:r w:rsidRPr="00131ADD">
        <w:rPr>
          <w:color w:val="000000" w:themeColor="text1"/>
          <w:lang w:val="en-IN"/>
        </w:rPr>
        <w:t>Basic Books</w:t>
      </w:r>
      <w:r w:rsidRPr="00131ADD">
        <w:rPr>
          <w:color w:val="000000" w:themeColor="text1"/>
        </w:rPr>
        <w:t>.</w:t>
      </w:r>
      <w:bookmarkEnd w:id="69"/>
    </w:p>
    <w:p w14:paraId="53406FDC" w14:textId="0E1AB3FC" w:rsidR="00131ADD" w:rsidRDefault="00131ADD" w:rsidP="00131ADD">
      <w:pPr>
        <w:spacing w:after="0"/>
        <w:rPr>
          <w:color w:val="000000" w:themeColor="text1"/>
        </w:rPr>
      </w:pPr>
    </w:p>
    <w:p w14:paraId="31777EEC" w14:textId="1D001754" w:rsidR="00131ADD" w:rsidRDefault="00131ADD" w:rsidP="00131ADD">
      <w:pPr>
        <w:spacing w:after="0"/>
        <w:rPr>
          <w:color w:val="000000" w:themeColor="text1"/>
        </w:rPr>
      </w:pPr>
      <w:bookmarkStart w:id="70" w:name="LinkManagerBM_REF_brE8tPgZ"/>
      <w:r w:rsidRPr="00131ADD">
        <w:rPr>
          <w:color w:val="000000" w:themeColor="text1"/>
          <w:lang w:val="en-IN"/>
        </w:rPr>
        <w:t>McCollough</w:t>
      </w:r>
      <w:r w:rsidRPr="00131ADD">
        <w:rPr>
          <w:color w:val="000000" w:themeColor="text1"/>
        </w:rPr>
        <w:t xml:space="preserve">, </w:t>
      </w:r>
      <w:r w:rsidRPr="00131ADD">
        <w:rPr>
          <w:color w:val="000000" w:themeColor="text1"/>
          <w:lang w:val="en-IN"/>
        </w:rPr>
        <w:t>D.</w:t>
      </w:r>
      <w:r w:rsidRPr="00131ADD">
        <w:rPr>
          <w:color w:val="000000" w:themeColor="text1"/>
        </w:rPr>
        <w:t xml:space="preserve"> (</w:t>
      </w:r>
      <w:r w:rsidRPr="00131ADD">
        <w:rPr>
          <w:color w:val="000000" w:themeColor="text1"/>
          <w:lang w:val="en-IN"/>
        </w:rPr>
        <w:t>1992</w:t>
      </w:r>
      <w:r w:rsidRPr="00131ADD">
        <w:rPr>
          <w:color w:val="000000" w:themeColor="text1"/>
        </w:rPr>
        <w:t xml:space="preserve">). </w:t>
      </w:r>
      <w:r w:rsidRPr="00131ADD">
        <w:rPr>
          <w:i/>
          <w:color w:val="000000" w:themeColor="text1"/>
          <w:lang w:val="en-IN"/>
        </w:rPr>
        <w:t>Truman</w:t>
      </w:r>
      <w:r w:rsidRPr="00131ADD">
        <w:rPr>
          <w:color w:val="000000" w:themeColor="text1"/>
        </w:rPr>
        <w:t xml:space="preserve">. </w:t>
      </w:r>
      <w:r w:rsidRPr="00131ADD">
        <w:rPr>
          <w:color w:val="000000" w:themeColor="text1"/>
          <w:lang w:val="en-IN"/>
        </w:rPr>
        <w:t>Simon &amp; Schuster</w:t>
      </w:r>
      <w:r w:rsidRPr="00131ADD">
        <w:rPr>
          <w:color w:val="000000" w:themeColor="text1"/>
        </w:rPr>
        <w:t>.</w:t>
      </w:r>
      <w:bookmarkEnd w:id="70"/>
    </w:p>
    <w:p w14:paraId="278BB494" w14:textId="6A2730D0" w:rsidR="00131ADD" w:rsidRDefault="00131ADD" w:rsidP="00131ADD">
      <w:pPr>
        <w:spacing w:after="0"/>
        <w:rPr>
          <w:color w:val="000000" w:themeColor="text1"/>
        </w:rPr>
      </w:pPr>
    </w:p>
    <w:p w14:paraId="0609DEED" w14:textId="20D7096A" w:rsidR="00131ADD" w:rsidRDefault="00131ADD" w:rsidP="00131ADD">
      <w:pPr>
        <w:spacing w:after="0"/>
        <w:rPr>
          <w:color w:val="000000" w:themeColor="text1"/>
        </w:rPr>
      </w:pPr>
      <w:bookmarkStart w:id="71" w:name="LinkManagerBM_REF_qnpancoS"/>
      <w:r w:rsidRPr="00131ADD">
        <w:rPr>
          <w:color w:val="000000" w:themeColor="text1"/>
          <w:lang w:val="en-IN"/>
        </w:rPr>
        <w:t>Miller</w:t>
      </w:r>
      <w:r w:rsidRPr="00131ADD">
        <w:rPr>
          <w:color w:val="000000" w:themeColor="text1"/>
        </w:rPr>
        <w:t xml:space="preserve">, </w:t>
      </w:r>
      <w:r w:rsidRPr="00131ADD">
        <w:rPr>
          <w:color w:val="000000" w:themeColor="text1"/>
          <w:lang w:val="en-IN"/>
        </w:rPr>
        <w:t>M.</w:t>
      </w:r>
      <w:r w:rsidRPr="00131ADD">
        <w:rPr>
          <w:color w:val="000000" w:themeColor="text1"/>
        </w:rPr>
        <w:t xml:space="preserve"> (</w:t>
      </w:r>
      <w:r w:rsidRPr="00131ADD">
        <w:rPr>
          <w:color w:val="000000" w:themeColor="text1"/>
          <w:lang w:val="en-IN"/>
        </w:rPr>
        <w:t>1974</w:t>
      </w:r>
      <w:r w:rsidRPr="00131ADD">
        <w:rPr>
          <w:color w:val="000000" w:themeColor="text1"/>
        </w:rPr>
        <w:t xml:space="preserve">). </w:t>
      </w:r>
      <w:r w:rsidRPr="00131ADD">
        <w:rPr>
          <w:i/>
          <w:color w:val="000000" w:themeColor="text1"/>
          <w:lang w:val="en-IN"/>
        </w:rPr>
        <w:t>Plain speaking: An oral biography of Harry Truman</w:t>
      </w:r>
      <w:r w:rsidRPr="00131ADD">
        <w:rPr>
          <w:color w:val="000000" w:themeColor="text1"/>
        </w:rPr>
        <w:t xml:space="preserve">. </w:t>
      </w:r>
      <w:r w:rsidRPr="00131ADD">
        <w:rPr>
          <w:color w:val="000000" w:themeColor="text1"/>
          <w:lang w:val="en-IN"/>
        </w:rPr>
        <w:t>Rosetta Books</w:t>
      </w:r>
      <w:r w:rsidRPr="00131ADD">
        <w:rPr>
          <w:color w:val="000000" w:themeColor="text1"/>
        </w:rPr>
        <w:t>.</w:t>
      </w:r>
      <w:bookmarkEnd w:id="71"/>
    </w:p>
    <w:p w14:paraId="7490EAA4" w14:textId="67CB9850" w:rsidR="00131ADD" w:rsidRDefault="00131ADD" w:rsidP="00131ADD">
      <w:pPr>
        <w:spacing w:after="0"/>
        <w:rPr>
          <w:color w:val="000000" w:themeColor="text1"/>
        </w:rPr>
      </w:pPr>
    </w:p>
    <w:p w14:paraId="36766F7B" w14:textId="7FA42F79" w:rsidR="00131ADD" w:rsidRDefault="00131ADD" w:rsidP="00131ADD">
      <w:pPr>
        <w:spacing w:after="0"/>
        <w:rPr>
          <w:color w:val="000000" w:themeColor="text1"/>
        </w:rPr>
      </w:pPr>
      <w:bookmarkStart w:id="72" w:name="LinkManagerBM_REF_9HOHp3sm"/>
      <w:proofErr w:type="spellStart"/>
      <w:r w:rsidRPr="00131ADD">
        <w:rPr>
          <w:color w:val="000000" w:themeColor="text1"/>
        </w:rPr>
        <w:t>Milojevich</w:t>
      </w:r>
      <w:proofErr w:type="spellEnd"/>
      <w:r w:rsidRPr="00131ADD">
        <w:rPr>
          <w:color w:val="000000" w:themeColor="text1"/>
        </w:rPr>
        <w:t xml:space="preserve">, J. (2019). Justice for all? Revisiting the question of bias at The Hague tribunal. </w:t>
      </w:r>
      <w:r w:rsidRPr="00131ADD">
        <w:rPr>
          <w:i/>
          <w:color w:val="000000" w:themeColor="text1"/>
        </w:rPr>
        <w:t>Serbian Studies: Journal of the North American Society for Serbian Studies</w:t>
      </w:r>
      <w:r w:rsidRPr="00131ADD">
        <w:rPr>
          <w:color w:val="000000" w:themeColor="text1"/>
        </w:rPr>
        <w:t xml:space="preserve">, </w:t>
      </w:r>
      <w:r w:rsidRPr="00131ADD">
        <w:rPr>
          <w:i/>
          <w:color w:val="000000" w:themeColor="text1"/>
        </w:rPr>
        <w:t>30</w:t>
      </w:r>
      <w:r w:rsidRPr="00131ADD">
        <w:rPr>
          <w:color w:val="000000" w:themeColor="text1"/>
        </w:rPr>
        <w:t>(1), 53–87.</w:t>
      </w:r>
      <w:bookmarkEnd w:id="72"/>
    </w:p>
    <w:p w14:paraId="58BE2F04" w14:textId="1068881E" w:rsidR="00131ADD" w:rsidRDefault="00131ADD" w:rsidP="00131ADD">
      <w:pPr>
        <w:spacing w:after="0"/>
        <w:rPr>
          <w:color w:val="000000" w:themeColor="text1"/>
        </w:rPr>
      </w:pPr>
    </w:p>
    <w:p w14:paraId="64E3B11D" w14:textId="77777777" w:rsidR="00131ADD" w:rsidRPr="00131ADD" w:rsidRDefault="00131ADD" w:rsidP="00131ADD">
      <w:pPr>
        <w:spacing w:after="0"/>
        <w:rPr>
          <w:color w:val="000000" w:themeColor="text1"/>
        </w:rPr>
      </w:pPr>
      <w:bookmarkStart w:id="73" w:name="LinkManagerBM_REF_P7anJjfu"/>
      <w:r w:rsidRPr="00131ADD">
        <w:rPr>
          <w:color w:val="000000" w:themeColor="text1"/>
          <w:lang w:val="en-IN"/>
        </w:rPr>
        <w:t>Money</w:t>
      </w:r>
      <w:r w:rsidRPr="00131ADD">
        <w:rPr>
          <w:color w:val="000000" w:themeColor="text1"/>
        </w:rPr>
        <w:t xml:space="preserve">, </w:t>
      </w:r>
      <w:r w:rsidRPr="00131ADD">
        <w:rPr>
          <w:color w:val="000000" w:themeColor="text1"/>
          <w:lang w:val="en-IN"/>
        </w:rPr>
        <w:t>J.</w:t>
      </w:r>
      <w:r w:rsidRPr="00131ADD">
        <w:rPr>
          <w:color w:val="000000" w:themeColor="text1"/>
        </w:rPr>
        <w:t xml:space="preserve">, &amp; </w:t>
      </w:r>
      <w:r w:rsidRPr="00131ADD">
        <w:rPr>
          <w:color w:val="000000" w:themeColor="text1"/>
          <w:lang w:val="en-IN"/>
        </w:rPr>
        <w:t>Taylor</w:t>
      </w:r>
      <w:r w:rsidRPr="00131ADD">
        <w:rPr>
          <w:color w:val="000000" w:themeColor="text1"/>
        </w:rPr>
        <w:t xml:space="preserve">, </w:t>
      </w:r>
      <w:r w:rsidRPr="00131ADD">
        <w:rPr>
          <w:color w:val="000000" w:themeColor="text1"/>
          <w:lang w:val="en-IN"/>
        </w:rPr>
        <w:t>T. W.</w:t>
      </w:r>
      <w:r w:rsidRPr="00131ADD">
        <w:rPr>
          <w:color w:val="000000" w:themeColor="text1"/>
        </w:rPr>
        <w:t xml:space="preserve"> (</w:t>
      </w:r>
      <w:r w:rsidRPr="00131ADD">
        <w:rPr>
          <w:color w:val="000000" w:themeColor="text1"/>
          <w:lang w:val="en-IN"/>
        </w:rPr>
        <w:t>2016</w:t>
      </w:r>
      <w:r w:rsidRPr="00131ADD">
        <w:rPr>
          <w:color w:val="000000" w:themeColor="text1"/>
        </w:rPr>
        <w:t xml:space="preserve">). </w:t>
      </w:r>
      <w:r w:rsidRPr="00131ADD">
        <w:rPr>
          <w:i/>
          <w:color w:val="000000" w:themeColor="text1"/>
          <w:lang w:val="en-IN"/>
        </w:rPr>
        <w:t>Voluntary international migration</w:t>
      </w:r>
      <w:r w:rsidRPr="00131ADD">
        <w:rPr>
          <w:color w:val="000000" w:themeColor="text1"/>
        </w:rPr>
        <w:t xml:space="preserve"> (pp. </w:t>
      </w:r>
      <w:r w:rsidRPr="00131ADD">
        <w:rPr>
          <w:color w:val="000000" w:themeColor="text1"/>
          <w:lang w:val="en-IN"/>
        </w:rPr>
        <w:t>1–59</w:t>
      </w:r>
      <w:r w:rsidRPr="00131ADD">
        <w:rPr>
          <w:color w:val="000000" w:themeColor="text1"/>
        </w:rPr>
        <w:t xml:space="preserve">). </w:t>
      </w:r>
      <w:r w:rsidRPr="00131ADD">
        <w:rPr>
          <w:color w:val="000000" w:themeColor="text1"/>
          <w:lang w:val="en-IN"/>
        </w:rPr>
        <w:t>Oxford University Press</w:t>
      </w:r>
      <w:r w:rsidRPr="00131ADD">
        <w:rPr>
          <w:color w:val="000000" w:themeColor="text1"/>
        </w:rPr>
        <w:t>.</w:t>
      </w:r>
      <w:bookmarkEnd w:id="73"/>
    </w:p>
    <w:p w14:paraId="0E0E96AE" w14:textId="4B79F483" w:rsidR="00131ADD" w:rsidRDefault="00131ADD" w:rsidP="00131ADD">
      <w:pPr>
        <w:spacing w:after="0"/>
        <w:rPr>
          <w:color w:val="000000" w:themeColor="text1"/>
        </w:rPr>
      </w:pPr>
      <w:bookmarkStart w:id="74" w:name="LinkManagerBM_REF_dGo2trdN"/>
      <w:r w:rsidRPr="00131ADD">
        <w:rPr>
          <w:color w:val="000000" w:themeColor="text1"/>
          <w:lang w:val="en-IN"/>
        </w:rPr>
        <w:t>Morris</w:t>
      </w:r>
      <w:r w:rsidRPr="00131ADD">
        <w:rPr>
          <w:color w:val="000000" w:themeColor="text1"/>
        </w:rPr>
        <w:t xml:space="preserve">, </w:t>
      </w:r>
      <w:r w:rsidRPr="00131ADD">
        <w:rPr>
          <w:color w:val="000000" w:themeColor="text1"/>
          <w:lang w:val="en-IN"/>
        </w:rPr>
        <w:t>E.</w:t>
      </w:r>
      <w:r w:rsidRPr="00131ADD">
        <w:rPr>
          <w:color w:val="000000" w:themeColor="text1"/>
        </w:rPr>
        <w:t xml:space="preserve"> (</w:t>
      </w:r>
      <w:r w:rsidRPr="00131ADD">
        <w:rPr>
          <w:color w:val="000000" w:themeColor="text1"/>
          <w:lang w:val="en-IN"/>
        </w:rPr>
        <w:t>2002</w:t>
      </w:r>
      <w:r w:rsidRPr="00131ADD">
        <w:rPr>
          <w:color w:val="000000" w:themeColor="text1"/>
        </w:rPr>
        <w:t xml:space="preserve">). </w:t>
      </w:r>
      <w:r w:rsidRPr="00131ADD">
        <w:rPr>
          <w:i/>
          <w:color w:val="000000" w:themeColor="text1"/>
          <w:lang w:val="en-IN"/>
        </w:rPr>
        <w:t>Theodore Rex</w:t>
      </w:r>
      <w:r w:rsidRPr="00131ADD">
        <w:rPr>
          <w:color w:val="000000" w:themeColor="text1"/>
        </w:rPr>
        <w:t xml:space="preserve">. </w:t>
      </w:r>
      <w:r w:rsidRPr="00131ADD">
        <w:rPr>
          <w:color w:val="000000" w:themeColor="text1"/>
          <w:lang w:val="en-IN"/>
        </w:rPr>
        <w:t>Random House</w:t>
      </w:r>
      <w:r w:rsidRPr="00131ADD">
        <w:rPr>
          <w:color w:val="000000" w:themeColor="text1"/>
        </w:rPr>
        <w:t>.</w:t>
      </w:r>
      <w:bookmarkEnd w:id="74"/>
    </w:p>
    <w:p w14:paraId="20A619F6" w14:textId="1F3EBA13" w:rsidR="004F7DE5" w:rsidRDefault="004F7DE5" w:rsidP="00131ADD">
      <w:pPr>
        <w:spacing w:after="0"/>
        <w:rPr>
          <w:color w:val="000000" w:themeColor="text1"/>
        </w:rPr>
      </w:pPr>
    </w:p>
    <w:p w14:paraId="7FA2E0FD" w14:textId="77777777" w:rsidR="004F7DE5" w:rsidRPr="004F7DE5" w:rsidRDefault="004F7DE5" w:rsidP="004F7DE5">
      <w:pPr>
        <w:spacing w:after="0"/>
        <w:rPr>
          <w:color w:val="000000" w:themeColor="text1"/>
        </w:rPr>
      </w:pPr>
      <w:proofErr w:type="spellStart"/>
      <w:r w:rsidRPr="004F7DE5">
        <w:rPr>
          <w:color w:val="000000" w:themeColor="text1"/>
          <w:lang w:val="en-IN"/>
        </w:rPr>
        <w:t>Rone</w:t>
      </w:r>
      <w:proofErr w:type="spellEnd"/>
      <w:r w:rsidRPr="004F7DE5">
        <w:rPr>
          <w:color w:val="000000" w:themeColor="text1"/>
        </w:rPr>
        <w:t xml:space="preserve">, </w:t>
      </w:r>
      <w:r w:rsidRPr="004F7DE5">
        <w:rPr>
          <w:color w:val="000000" w:themeColor="text1"/>
          <w:lang w:val="en-IN"/>
        </w:rPr>
        <w:t>J.</w:t>
      </w:r>
      <w:r w:rsidRPr="004F7DE5">
        <w:rPr>
          <w:color w:val="000000" w:themeColor="text1"/>
        </w:rPr>
        <w:t xml:space="preserve"> (</w:t>
      </w:r>
      <w:r w:rsidRPr="004F7DE5">
        <w:rPr>
          <w:color w:val="000000" w:themeColor="text1"/>
          <w:lang w:val="en-IN"/>
        </w:rPr>
        <w:t>2003</w:t>
      </w:r>
      <w:r w:rsidRPr="004F7DE5">
        <w:rPr>
          <w:color w:val="000000" w:themeColor="text1"/>
        </w:rPr>
        <w:t xml:space="preserve">). </w:t>
      </w:r>
      <w:r w:rsidRPr="004F7DE5">
        <w:rPr>
          <w:i/>
          <w:color w:val="000000" w:themeColor="text1"/>
          <w:lang w:val="en-IN"/>
        </w:rPr>
        <w:t>Sudan, oil, and human rights</w:t>
      </w:r>
      <w:r w:rsidRPr="004F7DE5">
        <w:rPr>
          <w:color w:val="000000" w:themeColor="text1"/>
        </w:rPr>
        <w:t xml:space="preserve">. </w:t>
      </w:r>
      <w:r w:rsidRPr="004F7DE5">
        <w:rPr>
          <w:color w:val="000000" w:themeColor="text1"/>
          <w:lang w:val="en-IN"/>
        </w:rPr>
        <w:t>Human Rights Watch</w:t>
      </w:r>
      <w:r w:rsidRPr="004F7DE5">
        <w:rPr>
          <w:color w:val="000000" w:themeColor="text1"/>
        </w:rPr>
        <w:t>.</w:t>
      </w:r>
    </w:p>
    <w:p w14:paraId="44753E39" w14:textId="220942D3" w:rsidR="004F7DE5" w:rsidRDefault="004F7DE5" w:rsidP="00131ADD">
      <w:pPr>
        <w:spacing w:after="0"/>
        <w:rPr>
          <w:color w:val="000000" w:themeColor="text1"/>
        </w:rPr>
      </w:pPr>
    </w:p>
    <w:p w14:paraId="219FC2E9" w14:textId="7238484A" w:rsidR="004F7DE5" w:rsidRDefault="004F7DE5" w:rsidP="004F7DE5">
      <w:pPr>
        <w:spacing w:after="0"/>
        <w:rPr>
          <w:color w:val="000000" w:themeColor="text1"/>
        </w:rPr>
      </w:pPr>
      <w:ins w:id="75" w:author="bob land" w:date="2026-05-07T08:37:00Z">
        <w:r w:rsidRPr="004F7DE5">
          <w:rPr>
            <w:color w:val="000000" w:themeColor="text1"/>
          </w:rPr>
          <w:lastRenderedPageBreak/>
          <w:t xml:space="preserve">Smith </w:t>
        </w:r>
        <w:proofErr w:type="spellStart"/>
        <w:r w:rsidRPr="004F7DE5">
          <w:rPr>
            <w:color w:val="000000" w:themeColor="text1"/>
          </w:rPr>
          <w:t>Darr</w:t>
        </w:r>
        <w:proofErr w:type="spellEnd"/>
        <w:r w:rsidRPr="004F7DE5">
          <w:rPr>
            <w:color w:val="000000" w:themeColor="text1"/>
          </w:rPr>
          <w:t xml:space="preserve">, J., &amp; Conn, D. B. (2015). Importation and transmission of parasitic and other infectious diseases associated with international adoptees and refugees immigrating into the United States of America. </w:t>
        </w:r>
        <w:r w:rsidRPr="004F7DE5">
          <w:rPr>
            <w:i/>
            <w:color w:val="000000" w:themeColor="text1"/>
          </w:rPr>
          <w:t>BioMed Research International</w:t>
        </w:r>
        <w:r w:rsidRPr="004F7DE5">
          <w:rPr>
            <w:color w:val="000000" w:themeColor="text1"/>
          </w:rPr>
          <w:t xml:space="preserve">, </w:t>
        </w:r>
        <w:r w:rsidRPr="004F7DE5">
          <w:rPr>
            <w:i/>
            <w:iCs/>
            <w:color w:val="000000" w:themeColor="text1"/>
            <w:rPrChange w:id="76" w:author="bob land" w:date="2026-05-07T08:37:00Z">
              <w:rPr/>
            </w:rPrChange>
          </w:rPr>
          <w:t>2015</w:t>
        </w:r>
        <w:r w:rsidRPr="004F7DE5">
          <w:rPr>
            <w:color w:val="000000" w:themeColor="text1"/>
          </w:rPr>
          <w:t>(1), 763715.</w:t>
        </w:r>
      </w:ins>
    </w:p>
    <w:p w14:paraId="743A39FD" w14:textId="78CF8988" w:rsidR="004F7DE5" w:rsidRDefault="004F7DE5" w:rsidP="004F7DE5">
      <w:pPr>
        <w:spacing w:after="0"/>
        <w:rPr>
          <w:color w:val="000000" w:themeColor="text1"/>
        </w:rPr>
      </w:pPr>
    </w:p>
    <w:p w14:paraId="664FD3A6" w14:textId="238407AA" w:rsidR="004F7DE5" w:rsidRDefault="004F7DE5" w:rsidP="004F7DE5">
      <w:pPr>
        <w:spacing w:after="0"/>
        <w:rPr>
          <w:color w:val="000000" w:themeColor="text1"/>
        </w:rPr>
      </w:pPr>
      <w:bookmarkStart w:id="77" w:name="LinkManagerBM_REF_DncPeuS7"/>
      <w:r w:rsidRPr="004F7DE5">
        <w:rPr>
          <w:color w:val="000000" w:themeColor="text1"/>
          <w:lang w:val="en-IN"/>
        </w:rPr>
        <w:t>Tucker</w:t>
      </w:r>
      <w:r w:rsidRPr="004F7DE5">
        <w:rPr>
          <w:color w:val="000000" w:themeColor="text1"/>
        </w:rPr>
        <w:t xml:space="preserve">, </w:t>
      </w:r>
      <w:r w:rsidRPr="004F7DE5">
        <w:rPr>
          <w:color w:val="000000" w:themeColor="text1"/>
          <w:lang w:val="en-IN"/>
        </w:rPr>
        <w:t>S. C.</w:t>
      </w:r>
      <w:r w:rsidRPr="004F7DE5">
        <w:rPr>
          <w:color w:val="000000" w:themeColor="text1"/>
        </w:rPr>
        <w:t xml:space="preserve"> (Ed.). (</w:t>
      </w:r>
      <w:r w:rsidRPr="004F7DE5">
        <w:rPr>
          <w:color w:val="000000" w:themeColor="text1"/>
          <w:lang w:val="en-IN"/>
        </w:rPr>
        <w:t>2011</w:t>
      </w:r>
      <w:r w:rsidRPr="004F7DE5">
        <w:rPr>
          <w:color w:val="000000" w:themeColor="text1"/>
        </w:rPr>
        <w:t xml:space="preserve">). </w:t>
      </w:r>
      <w:r w:rsidRPr="004F7DE5">
        <w:rPr>
          <w:i/>
          <w:color w:val="000000" w:themeColor="text1"/>
          <w:lang w:val="en-IN"/>
        </w:rPr>
        <w:t xml:space="preserve">The </w:t>
      </w:r>
      <w:proofErr w:type="spellStart"/>
      <w:r w:rsidRPr="004F7DE5">
        <w:rPr>
          <w:i/>
          <w:color w:val="000000" w:themeColor="text1"/>
          <w:lang w:val="en-IN"/>
        </w:rPr>
        <w:t>encyclopedia</w:t>
      </w:r>
      <w:proofErr w:type="spellEnd"/>
      <w:r w:rsidRPr="004F7DE5">
        <w:rPr>
          <w:i/>
          <w:color w:val="000000" w:themeColor="text1"/>
          <w:lang w:val="en-IN"/>
        </w:rPr>
        <w:t xml:space="preserve"> of the Vietnam War: A political, social, and military history</w:t>
      </w:r>
      <w:r w:rsidRPr="004F7DE5">
        <w:rPr>
          <w:color w:val="000000" w:themeColor="text1"/>
        </w:rPr>
        <w:t xml:space="preserve">. Second edition (p. </w:t>
      </w:r>
      <w:r w:rsidRPr="004F7DE5">
        <w:rPr>
          <w:color w:val="000000" w:themeColor="text1"/>
          <w:lang w:val="en-IN"/>
        </w:rPr>
        <w:t>1070). ABC–CLIO</w:t>
      </w:r>
      <w:r w:rsidRPr="004F7DE5">
        <w:rPr>
          <w:color w:val="000000" w:themeColor="text1"/>
        </w:rPr>
        <w:t>.</w:t>
      </w:r>
      <w:bookmarkEnd w:id="77"/>
    </w:p>
    <w:p w14:paraId="1B26C859" w14:textId="39E0ABAA" w:rsidR="000732C7" w:rsidRDefault="000732C7" w:rsidP="004F7DE5">
      <w:pPr>
        <w:spacing w:after="0"/>
        <w:rPr>
          <w:color w:val="000000" w:themeColor="text1"/>
        </w:rPr>
      </w:pPr>
    </w:p>
    <w:p w14:paraId="50E920FB" w14:textId="77777777" w:rsidR="000732C7" w:rsidRPr="000732C7" w:rsidRDefault="000732C7" w:rsidP="000732C7">
      <w:pPr>
        <w:spacing w:after="0"/>
        <w:rPr>
          <w:color w:val="000000" w:themeColor="text1"/>
        </w:rPr>
      </w:pPr>
      <w:bookmarkStart w:id="78" w:name="LinkManagerBM_REF_Z6jhFnuP"/>
      <w:proofErr w:type="spellStart"/>
      <w:r w:rsidRPr="000732C7">
        <w:rPr>
          <w:color w:val="000000" w:themeColor="text1"/>
          <w:lang w:val="en-IN"/>
        </w:rPr>
        <w:t>Vansina</w:t>
      </w:r>
      <w:proofErr w:type="spellEnd"/>
      <w:r w:rsidRPr="000732C7">
        <w:rPr>
          <w:color w:val="000000" w:themeColor="text1"/>
        </w:rPr>
        <w:t xml:space="preserve">, </w:t>
      </w:r>
      <w:r w:rsidRPr="000732C7">
        <w:rPr>
          <w:color w:val="000000" w:themeColor="text1"/>
          <w:lang w:val="en-IN"/>
        </w:rPr>
        <w:t>J.</w:t>
      </w:r>
      <w:r w:rsidRPr="000732C7">
        <w:rPr>
          <w:color w:val="000000" w:themeColor="text1"/>
        </w:rPr>
        <w:t xml:space="preserve"> (</w:t>
      </w:r>
      <w:r w:rsidRPr="000732C7">
        <w:rPr>
          <w:color w:val="000000" w:themeColor="text1"/>
          <w:lang w:val="en-IN"/>
        </w:rPr>
        <w:t>2004</w:t>
      </w:r>
      <w:r w:rsidRPr="000732C7">
        <w:rPr>
          <w:color w:val="000000" w:themeColor="text1"/>
        </w:rPr>
        <w:t xml:space="preserve">). </w:t>
      </w:r>
      <w:r w:rsidRPr="000732C7">
        <w:rPr>
          <w:i/>
          <w:color w:val="000000" w:themeColor="text1"/>
          <w:lang w:val="en-IN"/>
        </w:rPr>
        <w:t xml:space="preserve">Antecedents to modern Rwanda: The </w:t>
      </w:r>
      <w:proofErr w:type="spellStart"/>
      <w:r w:rsidRPr="000732C7">
        <w:rPr>
          <w:i/>
          <w:color w:val="000000" w:themeColor="text1"/>
          <w:lang w:val="en-IN"/>
        </w:rPr>
        <w:t>Nyiginya</w:t>
      </w:r>
      <w:proofErr w:type="spellEnd"/>
      <w:r w:rsidRPr="000732C7">
        <w:rPr>
          <w:i/>
          <w:color w:val="000000" w:themeColor="text1"/>
          <w:lang w:val="en-IN"/>
        </w:rPr>
        <w:t xml:space="preserve"> kingdom.</w:t>
      </w:r>
      <w:r w:rsidRPr="000732C7">
        <w:rPr>
          <w:color w:val="000000" w:themeColor="text1"/>
        </w:rPr>
        <w:t xml:space="preserve"> </w:t>
      </w:r>
      <w:r w:rsidRPr="000732C7">
        <w:rPr>
          <w:color w:val="000000" w:themeColor="text1"/>
          <w:lang w:val="en-IN"/>
        </w:rPr>
        <w:t>University of Wisconsin Press</w:t>
      </w:r>
      <w:r w:rsidRPr="000732C7">
        <w:rPr>
          <w:color w:val="000000" w:themeColor="text1"/>
        </w:rPr>
        <w:t>.</w:t>
      </w:r>
      <w:bookmarkEnd w:id="78"/>
    </w:p>
    <w:p w14:paraId="7B266E79" w14:textId="77777777" w:rsidR="000732C7" w:rsidRPr="004F7DE5" w:rsidRDefault="000732C7" w:rsidP="004F7DE5">
      <w:pPr>
        <w:spacing w:after="0"/>
        <w:rPr>
          <w:color w:val="000000" w:themeColor="text1"/>
        </w:rPr>
      </w:pPr>
    </w:p>
    <w:p w14:paraId="4CDC1287" w14:textId="77777777" w:rsidR="004F7DE5" w:rsidRPr="004F7DE5" w:rsidRDefault="004F7DE5" w:rsidP="004F7DE5">
      <w:pPr>
        <w:spacing w:after="0"/>
        <w:rPr>
          <w:ins w:id="79" w:author="bob land" w:date="2026-05-07T08:37:00Z"/>
          <w:color w:val="000000" w:themeColor="text1"/>
        </w:rPr>
      </w:pPr>
    </w:p>
    <w:p w14:paraId="58555EDC" w14:textId="77777777" w:rsidR="004F7DE5" w:rsidRPr="00131ADD" w:rsidRDefault="004F7DE5" w:rsidP="00131ADD">
      <w:pPr>
        <w:spacing w:after="0"/>
        <w:rPr>
          <w:color w:val="000000" w:themeColor="text1"/>
        </w:rPr>
      </w:pPr>
    </w:p>
    <w:p w14:paraId="153AB101" w14:textId="77777777" w:rsidR="00131ADD" w:rsidRPr="00131ADD" w:rsidRDefault="00131ADD" w:rsidP="00131ADD">
      <w:pPr>
        <w:spacing w:after="0"/>
        <w:rPr>
          <w:color w:val="000000" w:themeColor="text1"/>
        </w:rPr>
      </w:pPr>
    </w:p>
    <w:p w14:paraId="089F19D8" w14:textId="77777777" w:rsidR="00131ADD" w:rsidRPr="00131ADD" w:rsidRDefault="00131ADD" w:rsidP="00131ADD">
      <w:pPr>
        <w:spacing w:after="0"/>
        <w:rPr>
          <w:color w:val="000000" w:themeColor="text1"/>
        </w:rPr>
      </w:pPr>
    </w:p>
    <w:p w14:paraId="7C8898B0" w14:textId="77777777" w:rsidR="00131ADD" w:rsidRPr="00131ADD" w:rsidRDefault="00131ADD" w:rsidP="00131ADD">
      <w:pPr>
        <w:spacing w:after="0"/>
        <w:rPr>
          <w:color w:val="000000" w:themeColor="text1"/>
        </w:rPr>
      </w:pPr>
    </w:p>
    <w:p w14:paraId="2ADFD395" w14:textId="77777777" w:rsidR="00667456" w:rsidRPr="00667456" w:rsidRDefault="00667456" w:rsidP="00667456">
      <w:pPr>
        <w:spacing w:after="0"/>
        <w:rPr>
          <w:color w:val="000000" w:themeColor="text1"/>
        </w:rPr>
      </w:pPr>
    </w:p>
    <w:p w14:paraId="30549235" w14:textId="77777777" w:rsidR="00667456" w:rsidRPr="00667456" w:rsidRDefault="00667456" w:rsidP="00667456">
      <w:pPr>
        <w:spacing w:after="0"/>
        <w:rPr>
          <w:color w:val="000000" w:themeColor="text1"/>
        </w:rPr>
      </w:pPr>
    </w:p>
    <w:p w14:paraId="3A1106E3" w14:textId="77777777" w:rsidR="00667456" w:rsidRPr="00667456" w:rsidRDefault="00667456" w:rsidP="00667456">
      <w:pPr>
        <w:spacing w:after="0"/>
        <w:rPr>
          <w:color w:val="000000" w:themeColor="text1"/>
        </w:rPr>
      </w:pPr>
    </w:p>
    <w:p w14:paraId="72720406" w14:textId="77777777" w:rsidR="00667456" w:rsidRPr="00667456" w:rsidRDefault="00667456" w:rsidP="00667456">
      <w:pPr>
        <w:spacing w:after="0"/>
        <w:rPr>
          <w:color w:val="000000" w:themeColor="text1"/>
        </w:rPr>
      </w:pPr>
    </w:p>
    <w:p w14:paraId="26D5BB5C" w14:textId="77777777" w:rsidR="00667456" w:rsidRPr="00EE59BD" w:rsidRDefault="00667456" w:rsidP="00EE59BD">
      <w:pPr>
        <w:spacing w:after="0"/>
        <w:rPr>
          <w:color w:val="000000" w:themeColor="text1"/>
        </w:rPr>
      </w:pPr>
    </w:p>
    <w:p w14:paraId="6FB5E390" w14:textId="77777777" w:rsidR="00EE59BD" w:rsidRPr="00EE59BD" w:rsidRDefault="00EE59BD" w:rsidP="00EE59BD">
      <w:pPr>
        <w:spacing w:after="0"/>
        <w:rPr>
          <w:color w:val="000000" w:themeColor="text1"/>
        </w:rPr>
      </w:pPr>
    </w:p>
    <w:p w14:paraId="702F9F00" w14:textId="77777777" w:rsidR="00EE59BD" w:rsidRPr="00EE59BD" w:rsidRDefault="00EE59BD" w:rsidP="00EE59BD">
      <w:pPr>
        <w:spacing w:after="0"/>
        <w:rPr>
          <w:color w:val="000000" w:themeColor="text1"/>
        </w:rPr>
      </w:pPr>
    </w:p>
    <w:p w14:paraId="615DAA2E" w14:textId="77777777" w:rsidR="00EE59BD" w:rsidRPr="00EE59BD" w:rsidRDefault="00EE59BD" w:rsidP="00EE59BD">
      <w:pPr>
        <w:spacing w:after="0"/>
        <w:rPr>
          <w:color w:val="000000" w:themeColor="text1"/>
        </w:rPr>
      </w:pPr>
    </w:p>
    <w:p w14:paraId="3E6EE5D3" w14:textId="77777777" w:rsidR="00EE59BD" w:rsidRPr="00EE59BD" w:rsidRDefault="00EE59BD" w:rsidP="00EE59BD">
      <w:pPr>
        <w:spacing w:after="0"/>
        <w:rPr>
          <w:color w:val="000000" w:themeColor="text1"/>
        </w:rPr>
      </w:pPr>
    </w:p>
    <w:p w14:paraId="741FA4DA" w14:textId="77777777" w:rsidR="00EE59BD" w:rsidRPr="00031D56" w:rsidRDefault="00EE59BD" w:rsidP="00031D56">
      <w:pPr>
        <w:spacing w:after="0"/>
        <w:rPr>
          <w:color w:val="000000" w:themeColor="text1"/>
        </w:rPr>
      </w:pPr>
    </w:p>
    <w:p w14:paraId="0C2533AD" w14:textId="77777777" w:rsidR="00031D56" w:rsidRPr="00031D56" w:rsidRDefault="00031D56" w:rsidP="00031D56">
      <w:pPr>
        <w:spacing w:after="0"/>
        <w:rPr>
          <w:color w:val="000000" w:themeColor="text1"/>
        </w:rPr>
      </w:pPr>
    </w:p>
    <w:p w14:paraId="00B6EB7C" w14:textId="77777777" w:rsidR="00031D56" w:rsidRPr="00031D56" w:rsidRDefault="00031D56" w:rsidP="00031D56">
      <w:pPr>
        <w:spacing w:after="0"/>
        <w:rPr>
          <w:color w:val="000000" w:themeColor="text1"/>
        </w:rPr>
      </w:pPr>
    </w:p>
    <w:p w14:paraId="55958839" w14:textId="77777777" w:rsidR="00031D56" w:rsidRPr="00031D56" w:rsidRDefault="00031D56" w:rsidP="00031D56">
      <w:pPr>
        <w:spacing w:after="0"/>
        <w:rPr>
          <w:color w:val="000000" w:themeColor="text1"/>
        </w:rPr>
      </w:pPr>
    </w:p>
    <w:p w14:paraId="333BA918" w14:textId="77777777" w:rsidR="00031D56" w:rsidRPr="000D21C0" w:rsidRDefault="00031D56" w:rsidP="0043448C">
      <w:pPr>
        <w:spacing w:after="0"/>
        <w:rPr>
          <w:color w:val="000000" w:themeColor="text1"/>
        </w:rPr>
      </w:pPr>
    </w:p>
    <w:p w14:paraId="341916F7" w14:textId="77777777" w:rsidR="00C75358" w:rsidRPr="000D21C0" w:rsidRDefault="00C75358" w:rsidP="0043448C">
      <w:pPr>
        <w:spacing w:after="0"/>
        <w:rPr>
          <w:color w:val="000000" w:themeColor="text1"/>
        </w:rPr>
      </w:pPr>
    </w:p>
    <w:sectPr w:rsidR="00C75358" w:rsidRPr="000D21C0" w:rsidSect="00A1103C">
      <w:pgSz w:w="12240" w:h="15840"/>
      <w:pgMar w:top="1440" w:right="1608"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6" w:author="bob land" w:date="2026-05-07T03:43:00Z" w:initials="bl">
    <w:p w14:paraId="6CB84387" w14:textId="77777777" w:rsidR="00E87061" w:rsidRDefault="00E87061" w:rsidP="00F17B52">
      <w:pPr>
        <w:pStyle w:val="CommentText"/>
      </w:pPr>
      <w:r>
        <w:rPr>
          <w:rStyle w:val="CommentReference"/>
        </w:rPr>
        <w:annotationRef/>
      </w:r>
      <w:r>
        <w:t>AQ: Not cited in text? Delete or cite.</w:t>
      </w:r>
    </w:p>
    <w:p w14:paraId="74038B20" w14:textId="77777777" w:rsidR="00E87061" w:rsidRDefault="00E87061" w:rsidP="00F17B52">
      <w:pPr>
        <w:pStyle w:val="CommentText"/>
      </w:pPr>
      <w:r>
        <w:t>+++</w:t>
      </w:r>
    </w:p>
    <w:p w14:paraId="46FD38D8" w14:textId="77777777" w:rsidR="00E87061" w:rsidRDefault="00E87061" w:rsidP="00F17B52">
      <w:pPr>
        <w:pStyle w:val="CommentText"/>
      </w:pPr>
      <w:r>
        <w:t>Rather than querying all these, I’ve highlighted in light blue those items that don’t appear to be cited in the text.</w:t>
      </w:r>
    </w:p>
  </w:comment>
  <w:comment w:id="37" w:author="Данило Мандић" w:date="2026-06-02T16:26:00Z" w:initials="ДМ">
    <w:p w14:paraId="7B7A97CC" w14:textId="77777777" w:rsidR="00E87061" w:rsidRDefault="00E87061" w:rsidP="00F17B52">
      <w:pPr>
        <w:pStyle w:val="CommentText"/>
      </w:pPr>
      <w:r>
        <w:rPr>
          <w:rStyle w:val="CommentReference"/>
        </w:rPr>
        <w:annotationRef/>
      </w:r>
      <w:r>
        <w:t>Inserted some, deleted some. These are all cited in Methods Appendix, however. (Unless we have rule to keep them here, even if they are only in appendix? Otherwise, all light-blue highlights are in the book now)</w:t>
      </w:r>
    </w:p>
  </w:comment>
  <w:comment w:id="57" w:author="bob land" w:date="2026-05-07T05:01:00Z" w:initials="bl">
    <w:p w14:paraId="685B7AED" w14:textId="77777777" w:rsidR="00E87061" w:rsidRDefault="00E87061" w:rsidP="00EE59BD">
      <w:pPr>
        <w:pStyle w:val="CommentText"/>
      </w:pPr>
      <w:r>
        <w:rPr>
          <w:rStyle w:val="CommentReference"/>
        </w:rPr>
        <w:annotationRef/>
      </w:r>
      <w:r>
        <w:t>AQ: editor name? full page range?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6FD38D8" w15:done="0"/>
  <w15:commentEx w15:paraId="7B7A97CC" w15:paraIdParent="46FD38D8" w15:done="0"/>
  <w15:commentEx w15:paraId="685B7A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7FAFF18" w16cex:dateUtc="2026-05-07T07:43:00Z"/>
  <w16cex:commentExtensible w16cex:durableId="2DC9829C" w16cex:dateUtc="2026-06-02T14:26:00Z"/>
  <w16cex:commentExtensible w16cex:durableId="36EE5639" w16cex:dateUtc="2026-05-07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6FD38D8" w16cid:durableId="17FAFF18"/>
  <w16cid:commentId w16cid:paraId="7B7A97CC" w16cid:durableId="2DC9829C"/>
  <w16cid:commentId w16cid:paraId="685B7AED" w16cid:durableId="36EE56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08D395" w14:textId="77777777" w:rsidR="00D12455" w:rsidRDefault="00D12455" w:rsidP="0042071D">
      <w:pPr>
        <w:spacing w:after="0" w:line="240" w:lineRule="auto"/>
      </w:pPr>
      <w:r>
        <w:separator/>
      </w:r>
    </w:p>
  </w:endnote>
  <w:endnote w:type="continuationSeparator" w:id="0">
    <w:p w14:paraId="676E188A" w14:textId="77777777" w:rsidR="00D12455" w:rsidRDefault="00D12455" w:rsidP="00420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Narrow">
    <w:altName w:val="Calibri"/>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6A6A1C" w14:textId="77777777" w:rsidR="00D12455" w:rsidRDefault="00D12455" w:rsidP="0042071D">
      <w:pPr>
        <w:spacing w:after="0" w:line="240" w:lineRule="auto"/>
      </w:pPr>
      <w:r>
        <w:separator/>
      </w:r>
    </w:p>
  </w:footnote>
  <w:footnote w:type="continuationSeparator" w:id="0">
    <w:p w14:paraId="2BD55862" w14:textId="77777777" w:rsidR="00D12455" w:rsidRDefault="00D12455" w:rsidP="0042071D">
      <w:pPr>
        <w:spacing w:after="0" w:line="240" w:lineRule="auto"/>
      </w:pPr>
      <w:r>
        <w:continuationSeparator/>
      </w:r>
    </w:p>
  </w:footnote>
  <w:footnote w:id="1">
    <w:p w14:paraId="6C6661C2" w14:textId="6FEC206B" w:rsidR="00E87061" w:rsidRDefault="00E87061" w:rsidP="00616339">
      <w:pPr>
        <w:pStyle w:val="FootnoteText"/>
      </w:pPr>
      <w:r>
        <w:rPr>
          <w:rStyle w:val="FootnoteReference"/>
        </w:rPr>
        <w:footnoteRef/>
      </w:r>
      <w:r>
        <w:t xml:space="preserve"> On sampling of extreme cases on the dependent and independent variables, see </w:t>
      </w:r>
      <w:r w:rsidRPr="00D01B37">
        <w:t xml:space="preserve">Seawright, J. (2016). The case for selecting cases that are deviant or extreme on the independent variable. </w:t>
      </w:r>
      <w:r w:rsidRPr="00D01B37">
        <w:rPr>
          <w:i/>
          <w:iCs/>
        </w:rPr>
        <w:t>Sociological Methods &amp; Research</w:t>
      </w:r>
      <w:r w:rsidRPr="00D01B37">
        <w:t>, 45(3), 493-525.</w:t>
      </w:r>
    </w:p>
  </w:footnote>
  <w:footnote w:id="2">
    <w:p w14:paraId="5BF5D1CE" w14:textId="40267BB4" w:rsidR="00E87061" w:rsidRDefault="00E87061">
      <w:pPr>
        <w:pStyle w:val="FootnoteText"/>
      </w:pPr>
      <w:r>
        <w:rPr>
          <w:rStyle w:val="FootnoteReference"/>
        </w:rPr>
        <w:footnoteRef/>
      </w:r>
      <w:r>
        <w:t xml:space="preserve"> </w:t>
      </w:r>
      <w:r w:rsidRPr="00731EE8">
        <w:t xml:space="preserve">Gould, R. V. (1995). </w:t>
      </w:r>
      <w:r w:rsidRPr="00731EE8">
        <w:rPr>
          <w:i/>
          <w:iCs/>
        </w:rPr>
        <w:t>Insurgent identities: Class, community, and protest in Paris from 1848 to the Commune</w:t>
      </w:r>
      <w:r w:rsidRPr="00731EE8">
        <w:t>. University of Chicago Press.</w:t>
      </w:r>
    </w:p>
  </w:footnote>
  <w:footnote w:id="3">
    <w:p w14:paraId="1BF71BCA" w14:textId="77777777" w:rsidR="00E87061" w:rsidRPr="00B57325" w:rsidRDefault="00E87061" w:rsidP="00382F57">
      <w:pPr>
        <w:pStyle w:val="FootnoteText"/>
        <w:rPr>
          <w:sz w:val="16"/>
          <w:szCs w:val="16"/>
        </w:rPr>
      </w:pPr>
      <w:r w:rsidRPr="00B57325">
        <w:rPr>
          <w:rStyle w:val="FootnoteReference"/>
          <w:sz w:val="16"/>
          <w:szCs w:val="16"/>
        </w:rPr>
        <w:footnoteRef/>
      </w:r>
      <w:r w:rsidRPr="00B57325">
        <w:rPr>
          <w:sz w:val="16"/>
          <w:szCs w:val="16"/>
        </w:rPr>
        <w:t xml:space="preserve"> On scorched earth policy, see Human Rights Watch/Africa Watch (1991, pp.115-8) and </w:t>
      </w:r>
      <w:proofErr w:type="spellStart"/>
      <w:r w:rsidRPr="00B57325">
        <w:rPr>
          <w:sz w:val="16"/>
          <w:szCs w:val="16"/>
        </w:rPr>
        <w:t>Wolde</w:t>
      </w:r>
      <w:proofErr w:type="spellEnd"/>
      <w:r w:rsidRPr="00B57325">
        <w:rPr>
          <w:sz w:val="16"/>
          <w:szCs w:val="16"/>
        </w:rPr>
        <w:t xml:space="preserve"> </w:t>
      </w:r>
      <w:proofErr w:type="spellStart"/>
      <w:r w:rsidRPr="00B57325">
        <w:rPr>
          <w:sz w:val="16"/>
          <w:szCs w:val="16"/>
        </w:rPr>
        <w:t>Giorgis</w:t>
      </w:r>
      <w:proofErr w:type="spellEnd"/>
      <w:r w:rsidRPr="00B57325">
        <w:rPr>
          <w:sz w:val="16"/>
          <w:szCs w:val="16"/>
        </w:rPr>
        <w:t xml:space="preserve"> (1989, p.99).</w:t>
      </w:r>
    </w:p>
  </w:footnote>
  <w:footnote w:id="4">
    <w:p w14:paraId="6E3B7940" w14:textId="77777777" w:rsidR="00E87061" w:rsidRPr="003B6B89" w:rsidRDefault="00E87061" w:rsidP="007116D1">
      <w:pPr>
        <w:rPr>
          <w:sz w:val="18"/>
          <w:szCs w:val="18"/>
        </w:rPr>
      </w:pPr>
      <w:r w:rsidRPr="003B6B89">
        <w:rPr>
          <w:rStyle w:val="FootnoteReference"/>
          <w:sz w:val="18"/>
          <w:szCs w:val="18"/>
        </w:rPr>
        <w:footnoteRef/>
      </w:r>
      <w:r w:rsidRPr="003B6B89">
        <w:rPr>
          <w:sz w:val="18"/>
          <w:szCs w:val="18"/>
        </w:rPr>
        <w:t xml:space="preserve"> In sharp contrast, German military occupation policy was to minimize civilian movement as much as possible, including for the official purpose of using French warzone civilians as human shields and forced labor (Dowdall 2015, p.246). In the cold military logic of withdrawal in Operation </w:t>
      </w:r>
      <w:proofErr w:type="spellStart"/>
      <w:r w:rsidRPr="003B6B89">
        <w:rPr>
          <w:sz w:val="18"/>
          <w:szCs w:val="18"/>
        </w:rPr>
        <w:t>Alberich’s</w:t>
      </w:r>
      <w:proofErr w:type="spellEnd"/>
      <w:r w:rsidRPr="003B6B89">
        <w:rPr>
          <w:sz w:val="18"/>
          <w:szCs w:val="18"/>
        </w:rPr>
        <w:t xml:space="preserve"> “deliberate and systematic destruction of the territory to be abandoned by the Allies” in 1917, however, Germans harshly repositioned over 100,000 refugees to effectively hinder enemy advances (p.248). </w:t>
      </w:r>
    </w:p>
  </w:footnote>
  <w:footnote w:id="5">
    <w:p w14:paraId="24591D44" w14:textId="77777777" w:rsidR="00E87061" w:rsidRDefault="00E87061" w:rsidP="007116D1">
      <w:pPr>
        <w:pStyle w:val="FootnoteText"/>
      </w:pPr>
      <w:r>
        <w:rPr>
          <w:rStyle w:val="FootnoteReference"/>
        </w:rPr>
        <w:footnoteRef/>
      </w:r>
      <w:r>
        <w:t xml:space="preserve"> The more generous number is based not only on the Shanghai refugees saved (250,000), but on Jacquinot-inspired model refugee zones in Nanjing (200,000 saved), Hankou (40,000), and elsewhere (30,000) (</w:t>
      </w:r>
      <w:proofErr w:type="spellStart"/>
      <w:r>
        <w:t>Ristaino</w:t>
      </w:r>
      <w:proofErr w:type="spellEnd"/>
      <w:r>
        <w:t xml:space="preserve"> 2008, p.103). In both cases, the scale and success </w:t>
      </w:r>
      <w:proofErr w:type="gramStart"/>
      <w:r>
        <w:t>is</w:t>
      </w:r>
      <w:proofErr w:type="gramEnd"/>
      <w:r>
        <w:t xml:space="preserve"> so staggering that it certainly invalidates the commonplace claim that refugee camp humanitarianism began in the post-Convention 1960s. For example, I find incomprehensible </w:t>
      </w:r>
      <w:proofErr w:type="spellStart"/>
      <w:r>
        <w:t>Dantas</w:t>
      </w:r>
      <w:proofErr w:type="spellEnd"/>
      <w:r>
        <w:t xml:space="preserve"> &amp; Amado’s (2023) finding that the “first large-scale humanitarian effort related to […] the Biafra War” (p.5) when Jacquinot documents readily appear in the databases they searched.</w:t>
      </w:r>
    </w:p>
  </w:footnote>
  <w:footnote w:id="6">
    <w:p w14:paraId="05FFC093" w14:textId="77777777" w:rsidR="00E87061" w:rsidRDefault="00E87061" w:rsidP="00F17DEE">
      <w:pPr>
        <w:pStyle w:val="FootnoteText"/>
      </w:pPr>
      <w:r>
        <w:rPr>
          <w:rStyle w:val="FootnoteReference"/>
        </w:rPr>
        <w:footnoteRef/>
      </w:r>
      <w:r>
        <w:t xml:space="preserve"> Abroad, </w:t>
      </w:r>
      <w:r w:rsidRPr="00503579">
        <w:t>“French colonial authorities used foreign refugees as forced laborers”</w:t>
      </w:r>
      <w:r>
        <w:t xml:space="preserve"> just as much as other empires</w:t>
      </w:r>
      <w:r w:rsidRPr="00503579">
        <w:t xml:space="preserve"> (White &amp; Hecker 2018, p.255).</w:t>
      </w:r>
    </w:p>
  </w:footnote>
  <w:footnote w:id="7">
    <w:p w14:paraId="3F8B6B4B" w14:textId="77777777" w:rsidR="00E87061" w:rsidRDefault="00E87061" w:rsidP="00F17DEE">
      <w:pPr>
        <w:pStyle w:val="FootnoteText"/>
      </w:pPr>
      <w:r>
        <w:rPr>
          <w:rStyle w:val="FootnoteReference"/>
        </w:rPr>
        <w:footnoteRef/>
      </w:r>
      <w:r>
        <w:t xml:space="preserve"> This is</w:t>
      </w:r>
      <w:r w:rsidRPr="00EC7CA5">
        <w:t xml:space="preserve"> an </w:t>
      </w:r>
      <w:r>
        <w:t>indicator of</w:t>
      </w:r>
      <w:r w:rsidRPr="00EC7CA5">
        <w:t xml:space="preserve"> Hannah Arendt’s famous observation that antisemitism’s appeal </w:t>
      </w:r>
      <w:r>
        <w:t>was</w:t>
      </w:r>
      <w:r w:rsidRPr="00EC7CA5">
        <w:t xml:space="preserve"> not merely in blaming the victim, but in </w:t>
      </w:r>
      <w:r w:rsidRPr="00EC7CA5">
        <w:rPr>
          <w:i/>
          <w:iCs/>
        </w:rPr>
        <w:t xml:space="preserve">punishing </w:t>
      </w:r>
      <w:r w:rsidRPr="00EC7CA5">
        <w:t>innocence itself.</w:t>
      </w:r>
    </w:p>
  </w:footnote>
  <w:footnote w:id="8">
    <w:p w14:paraId="629FF64F" w14:textId="77777777" w:rsidR="00E87061" w:rsidRPr="007B3600" w:rsidRDefault="00E87061" w:rsidP="00F17DEE">
      <w:pPr>
        <w:spacing w:after="0" w:line="240" w:lineRule="auto"/>
        <w:rPr>
          <w:sz w:val="20"/>
          <w:szCs w:val="20"/>
        </w:rPr>
      </w:pPr>
      <w:r w:rsidRPr="007B3600">
        <w:rPr>
          <w:rStyle w:val="FootnoteReference"/>
          <w:sz w:val="20"/>
          <w:szCs w:val="20"/>
        </w:rPr>
        <w:footnoteRef/>
      </w:r>
      <w:r w:rsidRPr="007B3600">
        <w:rPr>
          <w:sz w:val="20"/>
          <w:szCs w:val="20"/>
        </w:rPr>
        <w:t xml:space="preserve"> For an apologia of FDR’s refugee policy, based on his lonely posture against his even-more </w:t>
      </w:r>
      <w:proofErr w:type="spellStart"/>
      <w:r w:rsidRPr="007B3600">
        <w:rPr>
          <w:sz w:val="20"/>
          <w:szCs w:val="20"/>
        </w:rPr>
        <w:t>restrictionist</w:t>
      </w:r>
      <w:proofErr w:type="spellEnd"/>
      <w:r w:rsidRPr="007B3600">
        <w:rPr>
          <w:sz w:val="20"/>
          <w:szCs w:val="20"/>
        </w:rPr>
        <w:t xml:space="preserve"> State Department and inner-most circle, see </w:t>
      </w:r>
      <w:proofErr w:type="spellStart"/>
      <w:r w:rsidRPr="007B3600">
        <w:rPr>
          <w:sz w:val="20"/>
          <w:szCs w:val="20"/>
        </w:rPr>
        <w:t>Breitman</w:t>
      </w:r>
      <w:proofErr w:type="spellEnd"/>
      <w:r w:rsidRPr="007B3600">
        <w:rPr>
          <w:sz w:val="20"/>
          <w:szCs w:val="20"/>
        </w:rPr>
        <w:t xml:space="preserve"> &amp; Lichtman (2013). For early indicators of self-censorship at the expense of Jewish forced migrants in the Roosevelt dynasty, see Theodore Roosevelt’s decision to remain quiet about Russia’s Kishinev pogrom on “grounds of diplomatic propriety”: “it would be very much like the Tsar spreading his horror of our lynching Negroes,” he explained (Morris 2002, p.243, p.238).</w:t>
      </w:r>
    </w:p>
  </w:footnote>
  <w:footnote w:id="9">
    <w:p w14:paraId="2DB91B47" w14:textId="77777777" w:rsidR="00E87061" w:rsidRPr="007B3600" w:rsidRDefault="00E87061" w:rsidP="00F17DEE">
      <w:pPr>
        <w:spacing w:after="0" w:line="240" w:lineRule="auto"/>
        <w:rPr>
          <w:sz w:val="20"/>
          <w:szCs w:val="20"/>
        </w:rPr>
      </w:pPr>
      <w:r w:rsidRPr="007B3600">
        <w:rPr>
          <w:rStyle w:val="FootnoteReference"/>
          <w:sz w:val="20"/>
          <w:szCs w:val="20"/>
        </w:rPr>
        <w:footnoteRef/>
      </w:r>
      <w:r w:rsidRPr="007B3600">
        <w:rPr>
          <w:sz w:val="20"/>
          <w:szCs w:val="20"/>
        </w:rPr>
        <w:t xml:space="preserve"> Adding other refugees from Europe, the US took a total of 180-220,000 refugees in this period. The scandalously-modest numbers are compounded by the fact that quotas were mostly unfilled. When Hitler rose to power, a 1924 quota of just under 26,000 visas for German-born immigrants was still in effect. In 1933, only 1,241 Germans were admitted. Between 1934-7, about 21,000 received visas, while 80-100 thousand mostly-Jewish German applicants remained on the waiting list. In 1938, Roosevelt merged German and Austrian quotas to increase the number of admittees to 19,552 out of 139,163 waiting. In 1939, the peak admission saw 27,370 Germans receiving visas, while a swollen waiting list of 240,748. Figures https://exhibitions.ushmm.org/americans-and-the-holocaust/how-many-refugees-came-to-the-united-states-from-1933-1945</w:t>
      </w:r>
    </w:p>
  </w:footnote>
  <w:footnote w:id="10">
    <w:p w14:paraId="21952AA4" w14:textId="77777777" w:rsidR="00E87061" w:rsidRDefault="00E87061" w:rsidP="00F17DEE">
      <w:pPr>
        <w:pStyle w:val="FootnoteText"/>
      </w:pPr>
      <w:r>
        <w:rPr>
          <w:rStyle w:val="FootnoteReference"/>
        </w:rPr>
        <w:footnoteRef/>
      </w:r>
      <w:r>
        <w:t xml:space="preserve"> In 1938, </w:t>
      </w:r>
      <w:r w:rsidRPr="00D67B27">
        <w:t>FDR had donated $700,000 in a single meeting to fund Western-run refugee camps in Shanghai (</w:t>
      </w:r>
      <w:proofErr w:type="spellStart"/>
      <w:r w:rsidRPr="00D67B27">
        <w:t>Ristaino</w:t>
      </w:r>
      <w:proofErr w:type="spellEnd"/>
      <w:r w:rsidRPr="00D67B27">
        <w:t xml:space="preserve"> 2008, p.111). But when it came time to administer such a camp for European Jewry, the US was knee-deep in the war and refused to afford such humanitarian pleasantries. Herbert Hoover, who had administered refugee rescue during WWI, strongly opposed refugee aid in WWII (</w:t>
      </w:r>
      <w:proofErr w:type="spellStart"/>
      <w:r w:rsidRPr="00D67B27">
        <w:t>Lipstadt</w:t>
      </w:r>
      <w:proofErr w:type="spellEnd"/>
      <w:r w:rsidRPr="00D67B27">
        <w:t xml:space="preserve"> 1986, p.109).</w:t>
      </w:r>
    </w:p>
  </w:footnote>
  <w:footnote w:id="11">
    <w:p w14:paraId="729196C3" w14:textId="77777777" w:rsidR="00E87061" w:rsidRPr="007B3600" w:rsidRDefault="00E87061" w:rsidP="00F17DEE">
      <w:pPr>
        <w:pStyle w:val="FootnoteText"/>
        <w:rPr>
          <w:rFonts w:ascii="Times New Roman" w:hAnsi="Times New Roman" w:cs="Times New Roman"/>
        </w:rPr>
      </w:pPr>
      <w:r w:rsidRPr="007B3600">
        <w:rPr>
          <w:rStyle w:val="FootnoteReference"/>
        </w:rPr>
        <w:footnoteRef/>
      </w:r>
      <w:r w:rsidRPr="007B3600">
        <w:rPr>
          <w:rFonts w:ascii="Times New Roman" w:hAnsi="Times New Roman" w:cs="Times New Roman"/>
        </w:rPr>
        <w:t xml:space="preserve"> This uncharacteristically sympathetic attitude was countered by the more-mainstream view of General Patton: “[the Dean] and his ilk believe that the Displaced Person is a human being, which he is not, and this applies particularly to the Jews who are lower than animals” (cited in Lichtblau 2014, p.5),</w:t>
      </w:r>
    </w:p>
  </w:footnote>
  <w:footnote w:id="12">
    <w:p w14:paraId="0271B452" w14:textId="77777777" w:rsidR="00E87061" w:rsidRPr="007B3600" w:rsidRDefault="00E87061" w:rsidP="0042071D">
      <w:pPr>
        <w:pStyle w:val="FootnoteText"/>
        <w:rPr>
          <w:rFonts w:ascii="Times New Roman" w:hAnsi="Times New Roman" w:cs="Times New Roman"/>
          <w:lang w:val="en"/>
        </w:rPr>
      </w:pPr>
      <w:r w:rsidRPr="007B3600">
        <w:rPr>
          <w:rStyle w:val="FootnoteReference"/>
        </w:rPr>
        <w:footnoteRef/>
      </w:r>
      <w:r w:rsidRPr="007B3600">
        <w:rPr>
          <w:rFonts w:ascii="Times New Roman" w:hAnsi="Times New Roman" w:cs="Times New Roman"/>
        </w:rPr>
        <w:t xml:space="preserve"> He chastised Republicans for the “injustice” of exclusionary measures against refugees (Donovan 1977, p.393), pressured Britain “to take care of these displaced persons, not only because they should be taken care of and are in a pitiful plight, but because it is to our own financial interest to have them taken care of because we are feeding most of them” (p.321-2), and “flew to Chicago to champion a cause that had little to do with the war effort […] He spoke at a huge rally called to urge help for the doomed Jews of Europe” (</w:t>
      </w:r>
      <w:r w:rsidRPr="007B3600">
        <w:rPr>
          <w:rFonts w:ascii="Times New Roman" w:hAnsi="Times New Roman" w:cs="Times New Roman"/>
          <w:lang w:val="en"/>
        </w:rPr>
        <w:t>McCollough 1992, p.323)</w:t>
      </w:r>
      <w:r w:rsidRPr="007B3600">
        <w:rPr>
          <w:rFonts w:ascii="Times New Roman" w:hAnsi="Times New Roman" w:cs="Times New Roman"/>
        </w:rPr>
        <w:t>. Unlike FDR, Truman spoke clearly about anti-Semitism as motivating anti-refugee bigotry: “I shall ask for adequate and decent laws for displaced persons in place of this anti-Semitic, anti-Catholic” Congressional posture (Miller 1974, p.274). FDR – subject of icon-worship that he is in American liberalism – was in fact far more disingenuous and cowardly on the Jewish refugee question than Truman. With his aversion to New York City as a “Kike town” and his crude reputation for civilian bloodthirst in Nagasaki and Hiroshima, Truman nevertheless repeatedly risked backlash to speak out for refugees. As one biographer noted, he “</w:t>
      </w:r>
      <w:r w:rsidRPr="007B3600">
        <w:rPr>
          <w:rFonts w:ascii="Times New Roman" w:hAnsi="Times New Roman" w:cs="Times New Roman"/>
          <w:lang w:val="en"/>
        </w:rPr>
        <w:t xml:space="preserve">had been trying to do his part, both for the refugees and for the cause of the Jewish homeland,” including by risking “the appearance of yielding to Zionist pressure” (McCollough 1992, p.686-9, p.118). When his critics charged that his statement on Jewish refugees are calculated to win votes in 1946, the “remarks […] set Truman’s teeth on edge” because, in private, he did indeed nurture special sympathy for “the problems of displaced persons” and in particular Jews who, unlike the others, “have no place to go” (p.690, p.686). </w:t>
      </w:r>
    </w:p>
  </w:footnote>
  <w:footnote w:id="13">
    <w:p w14:paraId="5F1F5978" w14:textId="77777777" w:rsidR="00E87061" w:rsidRPr="007B3600" w:rsidRDefault="00E87061" w:rsidP="0042071D">
      <w:pPr>
        <w:pStyle w:val="FootnoteText1"/>
        <w:rPr>
          <w:rFonts w:cs="Times New Roman"/>
        </w:rPr>
      </w:pPr>
      <w:r w:rsidRPr="007B3600">
        <w:rPr>
          <w:rStyle w:val="FootnoteReference"/>
        </w:rPr>
        <w:footnoteRef/>
      </w:r>
      <w:r w:rsidRPr="007B3600">
        <w:rPr>
          <w:rFonts w:cs="Times New Roman"/>
        </w:rPr>
        <w:t xml:space="preserve"> The espionage hysteria over refugees was considerable (</w:t>
      </w:r>
      <w:proofErr w:type="spellStart"/>
      <w:r w:rsidRPr="007B3600">
        <w:rPr>
          <w:rFonts w:cs="Times New Roman"/>
        </w:rPr>
        <w:t>Friedländer</w:t>
      </w:r>
      <w:proofErr w:type="spellEnd"/>
      <w:r w:rsidRPr="007B3600">
        <w:rPr>
          <w:rFonts w:cs="Times New Roman"/>
        </w:rPr>
        <w:t xml:space="preserve"> 2007, p.84-5). Some newspapers, such as the </w:t>
      </w:r>
      <w:r w:rsidRPr="007B3600">
        <w:rPr>
          <w:rFonts w:cs="Times New Roman"/>
          <w:i/>
          <w:iCs/>
        </w:rPr>
        <w:t>Philadelphia Inquirer</w:t>
      </w:r>
      <w:r w:rsidRPr="007B3600">
        <w:rPr>
          <w:rFonts w:cs="Times New Roman"/>
        </w:rPr>
        <w:t>, used the terms “spy” and “refugee” interchangeably, as synonyms (</w:t>
      </w:r>
      <w:proofErr w:type="spellStart"/>
      <w:r w:rsidRPr="007B3600">
        <w:rPr>
          <w:rFonts w:cs="Times New Roman"/>
        </w:rPr>
        <w:t>Lipstadt</w:t>
      </w:r>
      <w:proofErr w:type="spellEnd"/>
      <w:r w:rsidRPr="007B3600">
        <w:rPr>
          <w:rFonts w:cs="Times New Roman"/>
        </w:rPr>
        <w:t xml:space="preserve"> 1986, p.322fn48).</w:t>
      </w:r>
    </w:p>
  </w:footnote>
  <w:footnote w:id="14">
    <w:p w14:paraId="27EC43B3" w14:textId="77777777" w:rsidR="00E87061" w:rsidRPr="00D4408B" w:rsidRDefault="00E87061" w:rsidP="00143A34">
      <w:pPr>
        <w:pStyle w:val="FootnoteText"/>
        <w:rPr>
          <w:rFonts w:ascii="Times New Roman" w:hAnsi="Times New Roman" w:cs="Times New Roman"/>
          <w:sz w:val="16"/>
          <w:szCs w:val="16"/>
          <w:lang w:val="sr-Latn-RS"/>
        </w:rPr>
      </w:pPr>
      <w:r w:rsidRPr="00D4408B">
        <w:rPr>
          <w:rStyle w:val="FootnoteReference"/>
          <w:rFonts w:ascii="Times New Roman" w:hAnsi="Times New Roman" w:cs="Times New Roman"/>
          <w:sz w:val="16"/>
          <w:szCs w:val="16"/>
        </w:rPr>
        <w:footnoteRef/>
      </w:r>
      <w:r w:rsidRPr="00D4408B">
        <w:rPr>
          <w:rFonts w:ascii="Times New Roman" w:hAnsi="Times New Roman" w:cs="Times New Roman"/>
          <w:sz w:val="16"/>
          <w:szCs w:val="16"/>
        </w:rPr>
        <w:t xml:space="preserve"> Until Putin’s invasion of Ukraine in 2022, it was the worst post-WWII atrocity in Europe. The conventional wisdom that the US intervened militarily against the Serbs due to Srebrenica is false: the decision preceded the massacre (</w:t>
      </w:r>
      <w:r w:rsidRPr="00D4408B">
        <w:rPr>
          <w:rFonts w:ascii="Times New Roman" w:hAnsi="Times New Roman" w:cs="Times New Roman"/>
          <w:sz w:val="16"/>
          <w:szCs w:val="16"/>
          <w:lang w:val="ru-RU"/>
        </w:rPr>
        <w:t>Szandzik</w:t>
      </w:r>
      <w:r w:rsidRPr="00D4408B">
        <w:rPr>
          <w:rFonts w:ascii="Times New Roman" w:hAnsi="Times New Roman" w:cs="Times New Roman"/>
          <w:sz w:val="16"/>
          <w:szCs w:val="16"/>
        </w:rPr>
        <w:t xml:space="preserve"> </w:t>
      </w:r>
      <w:r w:rsidRPr="00D4408B">
        <w:rPr>
          <w:rFonts w:ascii="Times New Roman" w:hAnsi="Times New Roman" w:cs="Times New Roman"/>
          <w:sz w:val="16"/>
          <w:szCs w:val="16"/>
          <w:lang w:val="ru-RU"/>
        </w:rPr>
        <w:t>2023</w:t>
      </w:r>
      <w:r w:rsidRPr="00D4408B">
        <w:rPr>
          <w:rFonts w:ascii="Times New Roman" w:hAnsi="Times New Roman" w:cs="Times New Roman"/>
          <w:sz w:val="16"/>
          <w:szCs w:val="16"/>
        </w:rPr>
        <w:t>, p.327-8, p.341). In actuality, it was the minor actions in a Sarajevo marketplace and inside UN</w:t>
      </w:r>
      <w:r w:rsidRPr="00D4408B">
        <w:rPr>
          <w:rFonts w:ascii="Times New Roman" w:hAnsi="Times New Roman" w:cs="Times New Roman"/>
          <w:sz w:val="16"/>
          <w:szCs w:val="16"/>
          <w:lang w:val="uk-UA"/>
        </w:rPr>
        <w:t>-</w:t>
      </w:r>
      <w:r w:rsidRPr="00D4408B">
        <w:rPr>
          <w:rFonts w:ascii="Times New Roman" w:hAnsi="Times New Roman" w:cs="Times New Roman"/>
          <w:sz w:val="16"/>
          <w:szCs w:val="16"/>
        </w:rPr>
        <w:t>protected Gora</w:t>
      </w:r>
      <w:r w:rsidRPr="00D4408B">
        <w:rPr>
          <w:rFonts w:ascii="Times New Roman" w:hAnsi="Times New Roman" w:cs="Times New Roman"/>
          <w:sz w:val="16"/>
          <w:szCs w:val="16"/>
          <w:lang w:val="sr-Latn-RS"/>
        </w:rPr>
        <w:t xml:space="preserve">žde that catalyzed the bombings (pp.332-3). </w:t>
      </w:r>
      <w:r w:rsidRPr="00D4408B">
        <w:rPr>
          <w:rFonts w:ascii="Times New Roman" w:hAnsi="Times New Roman" w:cs="Times New Roman"/>
          <w:sz w:val="16"/>
          <w:szCs w:val="16"/>
          <w:lang w:val="sr-Latn-RS"/>
        </w:rPr>
        <w:t xml:space="preserve">On resons refugee evacuation from Srebrenica failed, see </w:t>
      </w:r>
      <w:r w:rsidRPr="00D4408B">
        <w:rPr>
          <w:rFonts w:ascii="Times New Roman" w:hAnsi="Times New Roman" w:cs="Times New Roman"/>
          <w:sz w:val="16"/>
          <w:szCs w:val="16"/>
        </w:rPr>
        <w:t>O'Shea (2012, pp.65-6).</w:t>
      </w:r>
    </w:p>
  </w:footnote>
  <w:footnote w:id="15">
    <w:p w14:paraId="2DEDEBAA" w14:textId="77777777" w:rsidR="00E87061" w:rsidRPr="00D4408B" w:rsidRDefault="00E87061" w:rsidP="00143A34">
      <w:pPr>
        <w:pStyle w:val="FootnoteText"/>
        <w:rPr>
          <w:rFonts w:ascii="Times New Roman" w:hAnsi="Times New Roman" w:cs="Times New Roman"/>
          <w:sz w:val="16"/>
          <w:szCs w:val="16"/>
        </w:rPr>
      </w:pPr>
      <w:r w:rsidRPr="00D4408B">
        <w:rPr>
          <w:rStyle w:val="FootnoteReference"/>
          <w:rFonts w:ascii="Times New Roman" w:hAnsi="Times New Roman" w:cs="Times New Roman"/>
          <w:sz w:val="16"/>
          <w:szCs w:val="16"/>
        </w:rPr>
        <w:footnoteRef/>
      </w:r>
      <w:r w:rsidRPr="00D4408B">
        <w:rPr>
          <w:rFonts w:ascii="Times New Roman" w:hAnsi="Times New Roman" w:cs="Times New Roman"/>
          <w:sz w:val="16"/>
          <w:szCs w:val="16"/>
        </w:rPr>
        <w:t xml:space="preserve"> Contrary to </w:t>
      </w:r>
      <w:proofErr w:type="spellStart"/>
      <w:r w:rsidRPr="00D4408B">
        <w:rPr>
          <w:rFonts w:ascii="Times New Roman" w:hAnsi="Times New Roman" w:cs="Times New Roman"/>
          <w:sz w:val="16"/>
          <w:szCs w:val="16"/>
        </w:rPr>
        <w:t>Bosniak</w:t>
      </w:r>
      <w:proofErr w:type="spellEnd"/>
      <w:r w:rsidRPr="00D4408B">
        <w:rPr>
          <w:rFonts w:ascii="Times New Roman" w:hAnsi="Times New Roman" w:cs="Times New Roman"/>
          <w:sz w:val="16"/>
          <w:szCs w:val="16"/>
        </w:rPr>
        <w:t xml:space="preserve"> nationalist doctrine, however, it is not sustainable to claim that, “[u]</w:t>
      </w:r>
      <w:proofErr w:type="spellStart"/>
      <w:r w:rsidRPr="00D4408B">
        <w:rPr>
          <w:rFonts w:ascii="Times New Roman" w:hAnsi="Times New Roman" w:cs="Times New Roman"/>
          <w:sz w:val="16"/>
          <w:szCs w:val="16"/>
        </w:rPr>
        <w:t>nlike</w:t>
      </w:r>
      <w:proofErr w:type="spellEnd"/>
      <w:r w:rsidRPr="00D4408B">
        <w:rPr>
          <w:rFonts w:ascii="Times New Roman" w:hAnsi="Times New Roman" w:cs="Times New Roman"/>
          <w:sz w:val="16"/>
          <w:szCs w:val="16"/>
        </w:rPr>
        <w:t xml:space="preserve"> their Serbian and Croatian counterparts, crimes </w:t>
      </w:r>
      <w:proofErr w:type="spellStart"/>
      <w:r w:rsidRPr="00D4408B">
        <w:rPr>
          <w:rFonts w:ascii="Times New Roman" w:hAnsi="Times New Roman" w:cs="Times New Roman"/>
          <w:sz w:val="16"/>
          <w:szCs w:val="16"/>
        </w:rPr>
        <w:t>commited</w:t>
      </w:r>
      <w:proofErr w:type="spellEnd"/>
      <w:r w:rsidRPr="00D4408B">
        <w:rPr>
          <w:rFonts w:ascii="Times New Roman" w:hAnsi="Times New Roman" w:cs="Times New Roman"/>
          <w:sz w:val="16"/>
          <w:szCs w:val="16"/>
        </w:rPr>
        <w:t xml:space="preserve"> by Bosnians were not premised upon a political-military doctrine of ethnic cleansing” (</w:t>
      </w:r>
      <w:proofErr w:type="spellStart"/>
      <w:r w:rsidRPr="00D4408B">
        <w:rPr>
          <w:rFonts w:ascii="Times New Roman" w:hAnsi="Times New Roman" w:cs="Times New Roman"/>
          <w:sz w:val="16"/>
          <w:szCs w:val="16"/>
        </w:rPr>
        <w:t>Ristić</w:t>
      </w:r>
      <w:proofErr w:type="spellEnd"/>
      <w:r w:rsidRPr="00D4408B">
        <w:rPr>
          <w:rFonts w:ascii="Times New Roman" w:hAnsi="Times New Roman" w:cs="Times New Roman"/>
          <w:sz w:val="16"/>
          <w:szCs w:val="16"/>
        </w:rPr>
        <w:t xml:space="preserve"> 2019, p.178). Needless to say, Serbian and Croatian nationalist dogmas can be just as absurd and pernicious (pp.178-86). </w:t>
      </w:r>
    </w:p>
  </w:footnote>
  <w:footnote w:id="16">
    <w:p w14:paraId="1B76B718" w14:textId="77777777" w:rsidR="00E87061" w:rsidRPr="00D4408B" w:rsidRDefault="00E87061" w:rsidP="00143A34">
      <w:pPr>
        <w:pStyle w:val="FootnoteText"/>
        <w:rPr>
          <w:rFonts w:ascii="Times New Roman" w:hAnsi="Times New Roman" w:cs="Times New Roman"/>
          <w:sz w:val="16"/>
          <w:szCs w:val="16"/>
          <w:lang w:val="sr-Latn-RS"/>
        </w:rPr>
      </w:pPr>
      <w:r w:rsidRPr="00D4408B">
        <w:rPr>
          <w:rStyle w:val="FootnoteReference"/>
          <w:rFonts w:ascii="Times New Roman" w:hAnsi="Times New Roman" w:cs="Times New Roman"/>
          <w:sz w:val="16"/>
          <w:szCs w:val="16"/>
        </w:rPr>
        <w:footnoteRef/>
      </w:r>
      <w:r w:rsidRPr="00D4408B">
        <w:rPr>
          <w:rFonts w:ascii="Times New Roman" w:hAnsi="Times New Roman" w:cs="Times New Roman"/>
          <w:sz w:val="16"/>
          <w:szCs w:val="16"/>
        </w:rPr>
        <w:t xml:space="preserve"> For review of biases, see </w:t>
      </w:r>
      <w:proofErr w:type="spellStart"/>
      <w:r w:rsidRPr="00D4408B">
        <w:rPr>
          <w:rFonts w:ascii="Times New Roman" w:hAnsi="Times New Roman" w:cs="Times New Roman"/>
          <w:sz w:val="16"/>
          <w:szCs w:val="16"/>
        </w:rPr>
        <w:t>Milojevich</w:t>
      </w:r>
      <w:proofErr w:type="spellEnd"/>
      <w:r w:rsidRPr="00D4408B">
        <w:rPr>
          <w:rFonts w:ascii="Times New Roman" w:hAnsi="Times New Roman" w:cs="Times New Roman"/>
          <w:sz w:val="16"/>
          <w:szCs w:val="16"/>
        </w:rPr>
        <w:t xml:space="preserve"> 2019). Some of this literature is unfortunately tainted by a tendency to minimize, even craft apologetics, for the crimes of the Milo</w:t>
      </w:r>
      <w:r w:rsidRPr="00D4408B">
        <w:rPr>
          <w:rFonts w:ascii="Times New Roman" w:hAnsi="Times New Roman" w:cs="Times New Roman"/>
          <w:sz w:val="16"/>
          <w:szCs w:val="16"/>
          <w:lang w:val="sr-Latn-RS"/>
        </w:rPr>
        <w:t xml:space="preserve">šević regime and Serbian formations in Bosnia. </w:t>
      </w:r>
      <w:r w:rsidRPr="00D4408B">
        <w:rPr>
          <w:rFonts w:ascii="Times New Roman" w:hAnsi="Times New Roman" w:cs="Times New Roman"/>
          <w:sz w:val="16"/>
          <w:szCs w:val="16"/>
          <w:lang w:val="sr-Latn-RS"/>
        </w:rPr>
        <w:t xml:space="preserve">But, indepdnently of this obvious fallacy, the critiques of Hague biases are compelling. </w:t>
      </w:r>
    </w:p>
  </w:footnote>
  <w:footnote w:id="17">
    <w:p w14:paraId="345AE17F" w14:textId="77777777" w:rsidR="00E87061" w:rsidRPr="00D4408B" w:rsidRDefault="00E87061" w:rsidP="00143A34">
      <w:pPr>
        <w:pStyle w:val="FootnoteText"/>
        <w:rPr>
          <w:rFonts w:ascii="Times New Roman" w:hAnsi="Times New Roman" w:cs="Times New Roman"/>
          <w:sz w:val="16"/>
          <w:szCs w:val="16"/>
        </w:rPr>
      </w:pPr>
      <w:r w:rsidRPr="00D4408B">
        <w:rPr>
          <w:rStyle w:val="FootnoteReference"/>
          <w:rFonts w:ascii="Times New Roman" w:hAnsi="Times New Roman" w:cs="Times New Roman"/>
          <w:sz w:val="16"/>
          <w:szCs w:val="16"/>
        </w:rPr>
        <w:footnoteRef/>
      </w:r>
      <w:r w:rsidRPr="00D4408B">
        <w:rPr>
          <w:rFonts w:ascii="Times New Roman" w:hAnsi="Times New Roman" w:cs="Times New Roman"/>
          <w:sz w:val="16"/>
          <w:szCs w:val="16"/>
        </w:rPr>
        <w:t xml:space="preserve"> A witness to the public ceremony speech recalls the way Tudjman “declared this with great pride, admiring the crime he committed” (</w:t>
      </w:r>
      <w:proofErr w:type="spellStart"/>
      <w:r w:rsidRPr="00D4408B">
        <w:rPr>
          <w:rFonts w:ascii="Times New Roman" w:hAnsi="Times New Roman" w:cs="Times New Roman"/>
          <w:sz w:val="16"/>
          <w:szCs w:val="16"/>
        </w:rPr>
        <w:t>Delić</w:t>
      </w:r>
      <w:proofErr w:type="spellEnd"/>
      <w:r w:rsidRPr="00D4408B">
        <w:rPr>
          <w:rFonts w:ascii="Times New Roman" w:hAnsi="Times New Roman" w:cs="Times New Roman"/>
          <w:sz w:val="16"/>
          <w:szCs w:val="16"/>
        </w:rPr>
        <w:t xml:space="preserve"> et al. 2004, p.41)</w:t>
      </w:r>
    </w:p>
  </w:footnote>
  <w:footnote w:id="18">
    <w:p w14:paraId="1D898D72" w14:textId="77777777" w:rsidR="00E87061" w:rsidRPr="00D4408B" w:rsidRDefault="00E87061" w:rsidP="00143A34">
      <w:pPr>
        <w:pStyle w:val="FootnoteText"/>
        <w:rPr>
          <w:rFonts w:ascii="Times New Roman" w:hAnsi="Times New Roman" w:cs="Times New Roman"/>
          <w:sz w:val="16"/>
          <w:szCs w:val="16"/>
        </w:rPr>
      </w:pPr>
      <w:r w:rsidRPr="00D4408B">
        <w:rPr>
          <w:rStyle w:val="FootnoteReference"/>
          <w:rFonts w:ascii="Times New Roman" w:hAnsi="Times New Roman" w:cs="Times New Roman"/>
          <w:sz w:val="16"/>
          <w:szCs w:val="16"/>
        </w:rPr>
        <w:footnoteRef/>
      </w:r>
      <w:r w:rsidRPr="00D4408B">
        <w:rPr>
          <w:rFonts w:ascii="Times New Roman" w:hAnsi="Times New Roman" w:cs="Times New Roman"/>
          <w:sz w:val="16"/>
          <w:szCs w:val="16"/>
        </w:rPr>
        <w:t xml:space="preserve"> As Dutch peacekeepers noted at the time, “</w:t>
      </w:r>
      <w:proofErr w:type="spellStart"/>
      <w:r w:rsidRPr="00D4408B">
        <w:rPr>
          <w:rFonts w:ascii="Times New Roman" w:hAnsi="Times New Roman" w:cs="Times New Roman"/>
          <w:sz w:val="16"/>
          <w:szCs w:val="16"/>
        </w:rPr>
        <w:t>Zulfo</w:t>
      </w:r>
      <w:proofErr w:type="spellEnd"/>
      <w:r w:rsidRPr="00D4408B">
        <w:rPr>
          <w:rFonts w:ascii="Times New Roman" w:hAnsi="Times New Roman" w:cs="Times New Roman"/>
          <w:sz w:val="16"/>
          <w:szCs w:val="16"/>
        </w:rPr>
        <w:t xml:space="preserve"> </w:t>
      </w:r>
      <w:proofErr w:type="spellStart"/>
      <w:r w:rsidRPr="00D4408B">
        <w:rPr>
          <w:rFonts w:ascii="Times New Roman" w:hAnsi="Times New Roman" w:cs="Times New Roman"/>
          <w:sz w:val="16"/>
          <w:szCs w:val="16"/>
        </w:rPr>
        <w:t>Tursunovic</w:t>
      </w:r>
      <w:proofErr w:type="spellEnd"/>
      <w:r w:rsidRPr="00D4408B">
        <w:rPr>
          <w:rFonts w:ascii="Times New Roman" w:hAnsi="Times New Roman" w:cs="Times New Roman"/>
          <w:sz w:val="16"/>
          <w:szCs w:val="16"/>
        </w:rPr>
        <w:t xml:space="preserve"> and </w:t>
      </w:r>
      <w:proofErr w:type="spellStart"/>
      <w:r w:rsidRPr="00D4408B">
        <w:rPr>
          <w:rFonts w:ascii="Times New Roman" w:hAnsi="Times New Roman" w:cs="Times New Roman"/>
          <w:sz w:val="16"/>
          <w:szCs w:val="16"/>
        </w:rPr>
        <w:t>Hakija</w:t>
      </w:r>
      <w:proofErr w:type="spellEnd"/>
      <w:r w:rsidRPr="00D4408B">
        <w:rPr>
          <w:rFonts w:ascii="Times New Roman" w:hAnsi="Times New Roman" w:cs="Times New Roman"/>
          <w:sz w:val="16"/>
          <w:szCs w:val="16"/>
        </w:rPr>
        <w:t xml:space="preserve"> </w:t>
      </w:r>
      <w:proofErr w:type="spellStart"/>
      <w:r w:rsidRPr="00D4408B">
        <w:rPr>
          <w:rFonts w:ascii="Times New Roman" w:hAnsi="Times New Roman" w:cs="Times New Roman"/>
          <w:sz w:val="16"/>
          <w:szCs w:val="16"/>
        </w:rPr>
        <w:t>Meholjic</w:t>
      </w:r>
      <w:proofErr w:type="spellEnd"/>
      <w:r w:rsidRPr="00D4408B">
        <w:rPr>
          <w:rFonts w:ascii="Times New Roman" w:hAnsi="Times New Roman" w:cs="Times New Roman"/>
          <w:sz w:val="16"/>
          <w:szCs w:val="16"/>
        </w:rPr>
        <w:t xml:space="preserve"> were little more than gangsters who terrorized their own [</w:t>
      </w:r>
      <w:proofErr w:type="spellStart"/>
      <w:r w:rsidRPr="00D4408B">
        <w:rPr>
          <w:rFonts w:ascii="Times New Roman" w:hAnsi="Times New Roman" w:cs="Times New Roman"/>
          <w:sz w:val="16"/>
          <w:szCs w:val="16"/>
        </w:rPr>
        <w:t>Bosniak</w:t>
      </w:r>
      <w:proofErr w:type="spellEnd"/>
      <w:r w:rsidRPr="00D4408B">
        <w:rPr>
          <w:rFonts w:ascii="Times New Roman" w:hAnsi="Times New Roman" w:cs="Times New Roman"/>
          <w:sz w:val="16"/>
          <w:szCs w:val="16"/>
        </w:rPr>
        <w:t>] refugee population” (O'Shea 2012, p.161).</w:t>
      </w:r>
    </w:p>
  </w:footnote>
  <w:footnote w:id="19">
    <w:p w14:paraId="7415C8CB" w14:textId="77777777" w:rsidR="00E87061" w:rsidRDefault="00E87061" w:rsidP="00C07213">
      <w:pPr>
        <w:pStyle w:val="FootnoteText"/>
      </w:pPr>
      <w:r>
        <w:rPr>
          <w:rStyle w:val="FootnoteReference"/>
        </w:rPr>
        <w:footnoteRef/>
      </w:r>
      <w:r>
        <w:t xml:space="preserve"> This is not to suggest these forced migrants do not suffer discrimination and bigotry. In South Africa,</w:t>
      </w:r>
      <w:r w:rsidRPr="00863043">
        <w:t xml:space="preserve"> nearly half the surveyed populatio</w:t>
      </w:r>
      <w:r>
        <w:t>n “</w:t>
      </w:r>
      <w:r w:rsidRPr="00863043">
        <w:t xml:space="preserve">felt that refugees should never [!] enjoy freedom of speech, a quarter felt that they should never enjoy legal protection, such as access to lawyers and the courts, and a similar number that they should never enjoy police protection (p.14 </w:t>
      </w:r>
      <w:r w:rsidRPr="00863043">
        <w:rPr>
          <w:b/>
          <w:bCs/>
        </w:rPr>
        <w:t>PDF</w:t>
      </w:r>
      <w:r w:rsidRPr="00863043">
        <w:t>).</w:t>
      </w:r>
      <w:r>
        <w:t xml:space="preserve"> </w:t>
      </w:r>
      <w:r w:rsidRPr="00863043">
        <w:t xml:space="preserve">This </w:t>
      </w:r>
      <w:r>
        <w:t>level of</w:t>
      </w:r>
      <w:r w:rsidRPr="00863043">
        <w:t xml:space="preserve"> xenophobi</w:t>
      </w:r>
      <w:r>
        <w:t>a</w:t>
      </w:r>
      <w:r w:rsidRPr="00863043">
        <w:t xml:space="preserve"> is striking </w:t>
      </w:r>
      <w:r>
        <w:t>in what is often considered Africa’s most progressive society, symbol of post-Apartheid emancipation.</w:t>
      </w:r>
    </w:p>
  </w:footnote>
  <w:footnote w:id="20">
    <w:p w14:paraId="02C509F4" w14:textId="77777777" w:rsidR="00E87061" w:rsidRPr="00D9318B" w:rsidRDefault="00E87061" w:rsidP="00C07213">
      <w:r>
        <w:rPr>
          <w:rStyle w:val="FootnoteReference"/>
        </w:rPr>
        <w:footnoteRef/>
      </w:r>
      <w:r>
        <w:t xml:space="preserve"> As the literature review rightly documents (pp.10-11), most of the examination of Cairo and Johannesburg is motivated by the need to critique the idea that legal status is an adequate, let alone sufficient, solution to the plight of urban refugees (and the literature is convincing: it is </w:t>
      </w:r>
      <w:r>
        <w:rPr>
          <w:i/>
          <w:iCs/>
        </w:rPr>
        <w:t>not</w:t>
      </w:r>
      <w:r>
        <w:t xml:space="preserve">). But there are no analyses of the more comparative, global question: why </w:t>
      </w:r>
      <w:r>
        <w:rPr>
          <w:i/>
          <w:iCs/>
        </w:rPr>
        <w:t xml:space="preserve">are </w:t>
      </w:r>
      <w:r>
        <w:t xml:space="preserve">these two cities the only </w:t>
      </w:r>
      <w:r w:rsidRPr="00D9318B">
        <w:rPr>
          <w:i/>
          <w:iCs/>
        </w:rPr>
        <w:t>sui generis</w:t>
      </w:r>
      <w:r>
        <w:t xml:space="preserve"> cases of legalizing urban refugees? Why did these two governments alone afford themselves the boldness, against all pressures outlined above, to allow refugees in cities?  </w:t>
      </w:r>
    </w:p>
  </w:footnote>
  <w:footnote w:id="21">
    <w:p w14:paraId="5C1B7B54" w14:textId="77777777" w:rsidR="00E87061" w:rsidRDefault="00E87061" w:rsidP="00C07213">
      <w:pPr>
        <w:pStyle w:val="FootnoteText"/>
      </w:pPr>
      <w:r>
        <w:rPr>
          <w:rStyle w:val="FootnoteReference"/>
        </w:rPr>
        <w:footnoteRef/>
      </w:r>
      <w:r>
        <w:t xml:space="preserve"> Two thirds</w:t>
      </w:r>
      <w:r w:rsidRPr="00863043">
        <w:t xml:space="preserve"> of all </w:t>
      </w:r>
      <w:r>
        <w:t xml:space="preserve">U.S. </w:t>
      </w:r>
      <w:r w:rsidRPr="00863043">
        <w:t>trade with the continent</w:t>
      </w:r>
      <w:r>
        <w:t>, furthermore,</w:t>
      </w:r>
      <w:r w:rsidRPr="00863043">
        <w:t xml:space="preserve"> is accounted for by South Africa and Nigeria </w:t>
      </w:r>
      <w:r>
        <w:t>(</w:t>
      </w:r>
      <w:r w:rsidRPr="00863043">
        <w:rPr>
          <w:lang w:val="ru-RU"/>
        </w:rPr>
        <w:t>Osaretin</w:t>
      </w:r>
      <w:r w:rsidRPr="00863043">
        <w:t xml:space="preserve"> </w:t>
      </w:r>
      <w:r w:rsidRPr="00863043">
        <w:rPr>
          <w:lang w:val="ru-RU"/>
        </w:rPr>
        <w:t>2013</w:t>
      </w:r>
      <w:r w:rsidRPr="00863043">
        <w:t>, p.144.</w:t>
      </w:r>
      <w:r w:rsidRPr="00863043">
        <w:rPr>
          <w:lang w:val="ru-RU"/>
        </w:rPr>
        <w:t>)</w:t>
      </w:r>
      <w:r w:rsidRPr="00863043">
        <w:t xml:space="preserve">. </w:t>
      </w:r>
      <w:r>
        <w:t>These two states alone</w:t>
      </w:r>
      <w:r w:rsidRPr="00863043">
        <w:t xml:space="preserve"> represent roughly half of all SSA GDP since the Cold War.</w:t>
      </w:r>
    </w:p>
  </w:footnote>
  <w:footnote w:id="22">
    <w:p w14:paraId="25572D5F" w14:textId="77777777" w:rsidR="00E87061" w:rsidRPr="00706AFD" w:rsidRDefault="00E87061" w:rsidP="00C07213">
      <w:pPr>
        <w:pStyle w:val="FootnoteText"/>
      </w:pPr>
      <w:r>
        <w:rPr>
          <w:rStyle w:val="FootnoteReference"/>
        </w:rPr>
        <w:footnoteRef/>
      </w:r>
      <w:r>
        <w:t xml:space="preserve"> F</w:t>
      </w:r>
      <w:r w:rsidRPr="00706AFD">
        <w:t xml:space="preserve">rom </w:t>
      </w:r>
      <w:r w:rsidRPr="00706AFD">
        <w:rPr>
          <w:i/>
          <w:iCs/>
        </w:rPr>
        <w:t xml:space="preserve">Vice News </w:t>
      </w:r>
      <w:r>
        <w:t xml:space="preserve">reportages </w:t>
      </w:r>
      <w:r w:rsidRPr="00706AFD">
        <w:t>to Hollywood</w:t>
      </w:r>
      <w:r>
        <w:t xml:space="preserve"> portrayals, it has captured the popular imagination of </w:t>
      </w:r>
      <w:r w:rsidRPr="00706AFD">
        <w:t xml:space="preserve">what refugees in cities look like and do. </w:t>
      </w:r>
      <w:r>
        <w:t>But its main significance, I argue, is that it captured the fundamental reality that “</w:t>
      </w:r>
      <w:r w:rsidRPr="00706AFD">
        <w:t>refugee integration</w:t>
      </w:r>
      <w:r>
        <w:t>” into cities implies</w:t>
      </w:r>
      <w:r w:rsidRPr="00706AFD">
        <w:t xml:space="preserve"> </w:t>
      </w:r>
      <w:r w:rsidRPr="00706AFD">
        <w:rPr>
          <w:i/>
          <w:iCs/>
        </w:rPr>
        <w:t xml:space="preserve">informal </w:t>
      </w:r>
      <w:r w:rsidRPr="00706AFD">
        <w:t xml:space="preserve">integration within weak, criminalized states </w:t>
      </w:r>
      <w:r>
        <w:t>that refuse to legalize or formalize it (</w:t>
      </w:r>
      <w:r w:rsidRPr="00706AFD">
        <w:t>Sanyal 2012).</w:t>
      </w:r>
    </w:p>
    <w:p w14:paraId="1C74568D" w14:textId="77777777" w:rsidR="00E87061" w:rsidRDefault="00E87061" w:rsidP="00C07213">
      <w:pPr>
        <w:pStyle w:val="FootnoteText"/>
      </w:pPr>
    </w:p>
  </w:footnote>
  <w:footnote w:id="23">
    <w:p w14:paraId="36292C2D" w14:textId="77777777" w:rsidR="00E87061" w:rsidRDefault="00E87061" w:rsidP="00C07213">
      <w:r>
        <w:rPr>
          <w:rStyle w:val="FootnoteReference"/>
        </w:rPr>
        <w:footnoteRef/>
      </w:r>
      <w:r>
        <w:t xml:space="preserve"> See </w:t>
      </w:r>
      <w:r w:rsidRPr="003C6FA9">
        <w:rPr>
          <w:i/>
          <w:iCs/>
        </w:rPr>
        <w:t>Vice News’</w:t>
      </w:r>
      <w:r>
        <w:t xml:space="preserve"> 2009 reportage “</w:t>
      </w:r>
      <w:r w:rsidRPr="003C6FA9">
        <w:t>Caught Between Militants and Police: Kenya's Little Mogadishu</w:t>
      </w:r>
      <w:r>
        <w:t xml:space="preserve">,” available at </w:t>
      </w:r>
      <w:r w:rsidRPr="003C6FA9">
        <w:t>https://youtu.be/IH0E4BBBb7U</w:t>
      </w:r>
      <w:r>
        <w:t xml:space="preserve">. </w:t>
      </w:r>
    </w:p>
  </w:footnote>
  <w:footnote w:id="24">
    <w:p w14:paraId="649082BA" w14:textId="77777777" w:rsidR="00E87061" w:rsidRDefault="00E87061" w:rsidP="0039708C">
      <w:pPr>
        <w:spacing w:after="0"/>
      </w:pPr>
      <w:r>
        <w:rPr>
          <w:rStyle w:val="FootnoteReference"/>
        </w:rPr>
        <w:footnoteRef/>
      </w:r>
      <w:r>
        <w:t xml:space="preserve"> Personal correspondence with high-ranking official who operated in Goma in the 1990s and 2000s for a leading INGO, November 2017.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A9474C7"/>
    <w:multiLevelType w:val="hybridMultilevel"/>
    <w:tmpl w:val="A33A5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E3142C"/>
    <w:multiLevelType w:val="hybridMultilevel"/>
    <w:tmpl w:val="5B5A2968"/>
    <w:lvl w:ilvl="0" w:tplc="9D3A637E">
      <w:start w:val="1"/>
      <w:numFmt w:val="decimal"/>
      <w:suff w:val="space"/>
      <w:lvlText w:val="%1."/>
      <w:lvlJc w:val="left"/>
      <w:pPr>
        <w:ind w:left="170" w:hanging="11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B43C20"/>
    <w:multiLevelType w:val="hybridMultilevel"/>
    <w:tmpl w:val="32EABE8E"/>
    <w:lvl w:ilvl="0" w:tplc="CD8E34E8">
      <w:numFmt w:val="bullet"/>
      <w:lvlText w:val="-"/>
      <w:lvlJc w:val="left"/>
      <w:pPr>
        <w:ind w:left="5400" w:hanging="360"/>
      </w:pPr>
      <w:rPr>
        <w:rFonts w:ascii="Times New Roman" w:eastAsiaTheme="minorHAnsi" w:hAnsi="Times New Roman" w:cs="Times New Roman" w:hint="default"/>
      </w:rPr>
    </w:lvl>
    <w:lvl w:ilvl="1" w:tplc="04090003">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9" w15:restartNumberingAfterBreak="0">
    <w:nsid w:val="35611020"/>
    <w:multiLevelType w:val="hybridMultilevel"/>
    <w:tmpl w:val="37E4B1F4"/>
    <w:lvl w:ilvl="0" w:tplc="F6A265A0">
      <w:start w:val="4"/>
      <w:numFmt w:val="bullet"/>
      <w:suff w:val="space"/>
      <w:lvlText w:val="-"/>
      <w:lvlJc w:val="left"/>
      <w:pPr>
        <w:ind w:left="170" w:hanging="113"/>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37DE0FBF"/>
    <w:multiLevelType w:val="hybridMultilevel"/>
    <w:tmpl w:val="19B463DE"/>
    <w:lvl w:ilvl="0" w:tplc="CCC2E7AA">
      <w:numFmt w:val="bullet"/>
      <w:lvlText w:val="-"/>
      <w:lvlJc w:val="left"/>
      <w:pPr>
        <w:ind w:left="5400" w:hanging="360"/>
      </w:pPr>
      <w:rPr>
        <w:rFonts w:ascii="Calibri" w:eastAsiaTheme="minorHAnsi" w:hAnsi="Calibri" w:cstheme="minorBidi" w:hint="default"/>
        <w:sz w:val="22"/>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1" w15:restartNumberingAfterBreak="0">
    <w:nsid w:val="447E4E3A"/>
    <w:multiLevelType w:val="hybridMultilevel"/>
    <w:tmpl w:val="A84AA5DC"/>
    <w:lvl w:ilvl="0" w:tplc="5F128B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F713142"/>
    <w:multiLevelType w:val="multilevel"/>
    <w:tmpl w:val="016AA9C6"/>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0266E5E"/>
    <w:multiLevelType w:val="hybridMultilevel"/>
    <w:tmpl w:val="5D3E8438"/>
    <w:lvl w:ilvl="0" w:tplc="0D946A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D451A17"/>
    <w:multiLevelType w:val="multilevel"/>
    <w:tmpl w:val="15F26D4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1"/>
  </w:num>
  <w:num w:numId="2">
    <w:abstractNumId w:val="8"/>
  </w:num>
  <w:num w:numId="3">
    <w:abstractNumId w:val="13"/>
  </w:num>
  <w:num w:numId="4">
    <w:abstractNumId w:val="10"/>
  </w:num>
  <w:num w:numId="5">
    <w:abstractNumId w:val="7"/>
  </w:num>
  <w:num w:numId="6">
    <w:abstractNumId w:val="9"/>
  </w:num>
  <w:num w:numId="7">
    <w:abstractNumId w:val="5"/>
  </w:num>
  <w:num w:numId="8">
    <w:abstractNumId w:val="3"/>
  </w:num>
  <w:num w:numId="9">
    <w:abstractNumId w:val="2"/>
  </w:num>
  <w:num w:numId="10">
    <w:abstractNumId w:val="4"/>
  </w:num>
  <w:num w:numId="11">
    <w:abstractNumId w:val="1"/>
  </w:num>
  <w:num w:numId="12">
    <w:abstractNumId w:val="0"/>
  </w:num>
  <w:num w:numId="13">
    <w:abstractNumId w:val="14"/>
  </w:num>
  <w:num w:numId="14">
    <w:abstractNumId w:val="12"/>
  </w:num>
  <w:num w:numId="15">
    <w:abstractNumId w:val="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ob land">
    <w15:presenceInfo w15:providerId="Windows Live" w15:userId="c3e0f4b38c2f1b6d"/>
  </w15:person>
  <w15:person w15:author="Данило Мандић">
    <w15:presenceInfo w15:providerId="None" w15:userId="Данило Манди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27"/>
    <w:rsid w:val="00006EC9"/>
    <w:rsid w:val="00011D04"/>
    <w:rsid w:val="00012270"/>
    <w:rsid w:val="0001490E"/>
    <w:rsid w:val="000240E8"/>
    <w:rsid w:val="00031D56"/>
    <w:rsid w:val="00033644"/>
    <w:rsid w:val="000345EE"/>
    <w:rsid w:val="000356D1"/>
    <w:rsid w:val="00037D41"/>
    <w:rsid w:val="00053BA1"/>
    <w:rsid w:val="00060F45"/>
    <w:rsid w:val="00072EF5"/>
    <w:rsid w:val="000732C7"/>
    <w:rsid w:val="000757BE"/>
    <w:rsid w:val="00082D6F"/>
    <w:rsid w:val="000878A1"/>
    <w:rsid w:val="00097FC6"/>
    <w:rsid w:val="000A23C0"/>
    <w:rsid w:val="000B0DD7"/>
    <w:rsid w:val="000C08C1"/>
    <w:rsid w:val="000C37D5"/>
    <w:rsid w:val="000C54E9"/>
    <w:rsid w:val="000D12F7"/>
    <w:rsid w:val="000D21C0"/>
    <w:rsid w:val="000D6F2F"/>
    <w:rsid w:val="000E252E"/>
    <w:rsid w:val="000E60C9"/>
    <w:rsid w:val="001017B8"/>
    <w:rsid w:val="00107214"/>
    <w:rsid w:val="001163DE"/>
    <w:rsid w:val="00131ADD"/>
    <w:rsid w:val="00134EC6"/>
    <w:rsid w:val="00135FC1"/>
    <w:rsid w:val="00140896"/>
    <w:rsid w:val="00143A34"/>
    <w:rsid w:val="00143E37"/>
    <w:rsid w:val="00145735"/>
    <w:rsid w:val="001457F4"/>
    <w:rsid w:val="0016683B"/>
    <w:rsid w:val="00167EA4"/>
    <w:rsid w:val="00172762"/>
    <w:rsid w:val="001809A9"/>
    <w:rsid w:val="0018121F"/>
    <w:rsid w:val="00192BFB"/>
    <w:rsid w:val="001C1D1F"/>
    <w:rsid w:val="001D3ECF"/>
    <w:rsid w:val="001D4003"/>
    <w:rsid w:val="001E150A"/>
    <w:rsid w:val="001E4CB1"/>
    <w:rsid w:val="001E6BC8"/>
    <w:rsid w:val="001F710D"/>
    <w:rsid w:val="002271F9"/>
    <w:rsid w:val="00241AC2"/>
    <w:rsid w:val="00241B18"/>
    <w:rsid w:val="002519F7"/>
    <w:rsid w:val="00266D70"/>
    <w:rsid w:val="00275D71"/>
    <w:rsid w:val="00283429"/>
    <w:rsid w:val="002917E8"/>
    <w:rsid w:val="00294053"/>
    <w:rsid w:val="002A55C8"/>
    <w:rsid w:val="002B1C1F"/>
    <w:rsid w:val="002B2316"/>
    <w:rsid w:val="002B32D4"/>
    <w:rsid w:val="002B7AC7"/>
    <w:rsid w:val="002F2D65"/>
    <w:rsid w:val="002F6A38"/>
    <w:rsid w:val="003010A1"/>
    <w:rsid w:val="003029EA"/>
    <w:rsid w:val="00312A41"/>
    <w:rsid w:val="00334325"/>
    <w:rsid w:val="0033781A"/>
    <w:rsid w:val="00347802"/>
    <w:rsid w:val="00347FD6"/>
    <w:rsid w:val="00353AFE"/>
    <w:rsid w:val="003560F4"/>
    <w:rsid w:val="003707B1"/>
    <w:rsid w:val="003729A3"/>
    <w:rsid w:val="00380ADE"/>
    <w:rsid w:val="00382F57"/>
    <w:rsid w:val="00383973"/>
    <w:rsid w:val="0039708C"/>
    <w:rsid w:val="003A0430"/>
    <w:rsid w:val="003A5E40"/>
    <w:rsid w:val="003B5689"/>
    <w:rsid w:val="003C5522"/>
    <w:rsid w:val="003D4A02"/>
    <w:rsid w:val="003E484E"/>
    <w:rsid w:val="003E643E"/>
    <w:rsid w:val="003E7E81"/>
    <w:rsid w:val="003F2E40"/>
    <w:rsid w:val="0040040D"/>
    <w:rsid w:val="00402B27"/>
    <w:rsid w:val="00402C6B"/>
    <w:rsid w:val="0041590B"/>
    <w:rsid w:val="0042071D"/>
    <w:rsid w:val="00424138"/>
    <w:rsid w:val="0043448C"/>
    <w:rsid w:val="00444592"/>
    <w:rsid w:val="004469C3"/>
    <w:rsid w:val="00450E50"/>
    <w:rsid w:val="00460D75"/>
    <w:rsid w:val="00462A33"/>
    <w:rsid w:val="004677DA"/>
    <w:rsid w:val="00475C09"/>
    <w:rsid w:val="00480E56"/>
    <w:rsid w:val="00482096"/>
    <w:rsid w:val="00490091"/>
    <w:rsid w:val="0049427E"/>
    <w:rsid w:val="004A1DD0"/>
    <w:rsid w:val="004A33DF"/>
    <w:rsid w:val="004B7E93"/>
    <w:rsid w:val="004C31A2"/>
    <w:rsid w:val="004C6DF5"/>
    <w:rsid w:val="004D0720"/>
    <w:rsid w:val="004D3F26"/>
    <w:rsid w:val="004D780A"/>
    <w:rsid w:val="004F08D0"/>
    <w:rsid w:val="004F7DE5"/>
    <w:rsid w:val="004F7F96"/>
    <w:rsid w:val="00504A94"/>
    <w:rsid w:val="0050672D"/>
    <w:rsid w:val="0051379A"/>
    <w:rsid w:val="005159A6"/>
    <w:rsid w:val="005449C8"/>
    <w:rsid w:val="0054604E"/>
    <w:rsid w:val="005467A2"/>
    <w:rsid w:val="00546C0C"/>
    <w:rsid w:val="0055457E"/>
    <w:rsid w:val="00554D42"/>
    <w:rsid w:val="005554FA"/>
    <w:rsid w:val="00560E07"/>
    <w:rsid w:val="00561041"/>
    <w:rsid w:val="0056537D"/>
    <w:rsid w:val="00567A12"/>
    <w:rsid w:val="00572578"/>
    <w:rsid w:val="00593EE8"/>
    <w:rsid w:val="005A3E29"/>
    <w:rsid w:val="005A4E42"/>
    <w:rsid w:val="005B230C"/>
    <w:rsid w:val="005B652E"/>
    <w:rsid w:val="005C7DB7"/>
    <w:rsid w:val="00601ECB"/>
    <w:rsid w:val="00612B24"/>
    <w:rsid w:val="006142C1"/>
    <w:rsid w:val="00616339"/>
    <w:rsid w:val="00622C78"/>
    <w:rsid w:val="00625D1A"/>
    <w:rsid w:val="00626AF1"/>
    <w:rsid w:val="00641F92"/>
    <w:rsid w:val="00643549"/>
    <w:rsid w:val="00667456"/>
    <w:rsid w:val="00683D0E"/>
    <w:rsid w:val="00692CDB"/>
    <w:rsid w:val="00696B45"/>
    <w:rsid w:val="006A3B7F"/>
    <w:rsid w:val="006A54C7"/>
    <w:rsid w:val="006B4029"/>
    <w:rsid w:val="006B7AFC"/>
    <w:rsid w:val="006C16F8"/>
    <w:rsid w:val="006E6218"/>
    <w:rsid w:val="006F061A"/>
    <w:rsid w:val="006F3D4D"/>
    <w:rsid w:val="00704E8A"/>
    <w:rsid w:val="007116D1"/>
    <w:rsid w:val="007124C0"/>
    <w:rsid w:val="007135BC"/>
    <w:rsid w:val="00731837"/>
    <w:rsid w:val="00731EE8"/>
    <w:rsid w:val="0075722B"/>
    <w:rsid w:val="00766E09"/>
    <w:rsid w:val="00773BE2"/>
    <w:rsid w:val="007811A9"/>
    <w:rsid w:val="007A2D70"/>
    <w:rsid w:val="007A39D8"/>
    <w:rsid w:val="007A614E"/>
    <w:rsid w:val="007B2785"/>
    <w:rsid w:val="007D333E"/>
    <w:rsid w:val="007D4B21"/>
    <w:rsid w:val="007D5967"/>
    <w:rsid w:val="007F6C09"/>
    <w:rsid w:val="00801838"/>
    <w:rsid w:val="00803D32"/>
    <w:rsid w:val="00812D5A"/>
    <w:rsid w:val="00815C0B"/>
    <w:rsid w:val="00822827"/>
    <w:rsid w:val="00830D28"/>
    <w:rsid w:val="00835050"/>
    <w:rsid w:val="0084209E"/>
    <w:rsid w:val="00854D91"/>
    <w:rsid w:val="00855D8C"/>
    <w:rsid w:val="008655C2"/>
    <w:rsid w:val="0087449C"/>
    <w:rsid w:val="0087687A"/>
    <w:rsid w:val="00877AED"/>
    <w:rsid w:val="00881467"/>
    <w:rsid w:val="0088709A"/>
    <w:rsid w:val="00893EAF"/>
    <w:rsid w:val="008A05E5"/>
    <w:rsid w:val="008B653C"/>
    <w:rsid w:val="008C5AD0"/>
    <w:rsid w:val="008D0609"/>
    <w:rsid w:val="008D3CAD"/>
    <w:rsid w:val="008E291F"/>
    <w:rsid w:val="008E4597"/>
    <w:rsid w:val="008F31F1"/>
    <w:rsid w:val="008F4357"/>
    <w:rsid w:val="008F74AB"/>
    <w:rsid w:val="008F7B0F"/>
    <w:rsid w:val="00914E0E"/>
    <w:rsid w:val="009251AB"/>
    <w:rsid w:val="00927998"/>
    <w:rsid w:val="00936459"/>
    <w:rsid w:val="00973D9A"/>
    <w:rsid w:val="00975810"/>
    <w:rsid w:val="0099089B"/>
    <w:rsid w:val="009B059C"/>
    <w:rsid w:val="009C4353"/>
    <w:rsid w:val="009C43D3"/>
    <w:rsid w:val="009C4D65"/>
    <w:rsid w:val="009C524A"/>
    <w:rsid w:val="009D5240"/>
    <w:rsid w:val="009E0265"/>
    <w:rsid w:val="009E22AB"/>
    <w:rsid w:val="009E2F4C"/>
    <w:rsid w:val="009E3CF2"/>
    <w:rsid w:val="00A00181"/>
    <w:rsid w:val="00A1103C"/>
    <w:rsid w:val="00A25AE7"/>
    <w:rsid w:val="00A328A7"/>
    <w:rsid w:val="00A34B50"/>
    <w:rsid w:val="00A363B8"/>
    <w:rsid w:val="00A372B7"/>
    <w:rsid w:val="00A41FA9"/>
    <w:rsid w:val="00A47545"/>
    <w:rsid w:val="00A557EC"/>
    <w:rsid w:val="00A64161"/>
    <w:rsid w:val="00A71BD5"/>
    <w:rsid w:val="00A742DE"/>
    <w:rsid w:val="00A82198"/>
    <w:rsid w:val="00A826F9"/>
    <w:rsid w:val="00A82D75"/>
    <w:rsid w:val="00A8500F"/>
    <w:rsid w:val="00A85DF9"/>
    <w:rsid w:val="00AA77C0"/>
    <w:rsid w:val="00AB3C21"/>
    <w:rsid w:val="00AC0826"/>
    <w:rsid w:val="00AC283C"/>
    <w:rsid w:val="00AF7500"/>
    <w:rsid w:val="00B007C4"/>
    <w:rsid w:val="00B008B2"/>
    <w:rsid w:val="00B15E45"/>
    <w:rsid w:val="00B43437"/>
    <w:rsid w:val="00B43ECB"/>
    <w:rsid w:val="00B46AF5"/>
    <w:rsid w:val="00B66BBA"/>
    <w:rsid w:val="00B66C0C"/>
    <w:rsid w:val="00B7025D"/>
    <w:rsid w:val="00B74B4D"/>
    <w:rsid w:val="00B801A2"/>
    <w:rsid w:val="00B9115D"/>
    <w:rsid w:val="00B91ED1"/>
    <w:rsid w:val="00BA4DBF"/>
    <w:rsid w:val="00BA6463"/>
    <w:rsid w:val="00BB2461"/>
    <w:rsid w:val="00BB7056"/>
    <w:rsid w:val="00BB7EA0"/>
    <w:rsid w:val="00BC1144"/>
    <w:rsid w:val="00BD77AF"/>
    <w:rsid w:val="00BE03A9"/>
    <w:rsid w:val="00BF4B2F"/>
    <w:rsid w:val="00C032F5"/>
    <w:rsid w:val="00C07213"/>
    <w:rsid w:val="00C10BDC"/>
    <w:rsid w:val="00C254FD"/>
    <w:rsid w:val="00C44DE4"/>
    <w:rsid w:val="00C54EB9"/>
    <w:rsid w:val="00C60E79"/>
    <w:rsid w:val="00C64BA7"/>
    <w:rsid w:val="00C65534"/>
    <w:rsid w:val="00C7413E"/>
    <w:rsid w:val="00C75358"/>
    <w:rsid w:val="00C77CF9"/>
    <w:rsid w:val="00C8696F"/>
    <w:rsid w:val="00C91637"/>
    <w:rsid w:val="00C92338"/>
    <w:rsid w:val="00C97DC5"/>
    <w:rsid w:val="00CA3505"/>
    <w:rsid w:val="00CB4026"/>
    <w:rsid w:val="00CC463C"/>
    <w:rsid w:val="00CD4017"/>
    <w:rsid w:val="00CE5ED3"/>
    <w:rsid w:val="00CE7953"/>
    <w:rsid w:val="00CF7BAE"/>
    <w:rsid w:val="00D01B37"/>
    <w:rsid w:val="00D05860"/>
    <w:rsid w:val="00D10A89"/>
    <w:rsid w:val="00D10B71"/>
    <w:rsid w:val="00D115D8"/>
    <w:rsid w:val="00D12455"/>
    <w:rsid w:val="00D2285E"/>
    <w:rsid w:val="00D3227E"/>
    <w:rsid w:val="00D40BDB"/>
    <w:rsid w:val="00D431A7"/>
    <w:rsid w:val="00D44126"/>
    <w:rsid w:val="00D44D04"/>
    <w:rsid w:val="00D63AD1"/>
    <w:rsid w:val="00D807B5"/>
    <w:rsid w:val="00D81F7A"/>
    <w:rsid w:val="00D84662"/>
    <w:rsid w:val="00D87B90"/>
    <w:rsid w:val="00D90D7D"/>
    <w:rsid w:val="00DA51D6"/>
    <w:rsid w:val="00DC5286"/>
    <w:rsid w:val="00DD4FAE"/>
    <w:rsid w:val="00DD6BC7"/>
    <w:rsid w:val="00DE37A6"/>
    <w:rsid w:val="00DE725C"/>
    <w:rsid w:val="00DF55FA"/>
    <w:rsid w:val="00E01CEB"/>
    <w:rsid w:val="00E067FC"/>
    <w:rsid w:val="00E07323"/>
    <w:rsid w:val="00E1142B"/>
    <w:rsid w:val="00E50831"/>
    <w:rsid w:val="00E57D13"/>
    <w:rsid w:val="00E6602B"/>
    <w:rsid w:val="00E7162D"/>
    <w:rsid w:val="00E73438"/>
    <w:rsid w:val="00E76EDE"/>
    <w:rsid w:val="00E848F0"/>
    <w:rsid w:val="00E87061"/>
    <w:rsid w:val="00E933F6"/>
    <w:rsid w:val="00E93903"/>
    <w:rsid w:val="00E94132"/>
    <w:rsid w:val="00EA5AB7"/>
    <w:rsid w:val="00EC2E22"/>
    <w:rsid w:val="00ED300D"/>
    <w:rsid w:val="00EE59BD"/>
    <w:rsid w:val="00EE7871"/>
    <w:rsid w:val="00EF5EC4"/>
    <w:rsid w:val="00EF7DAB"/>
    <w:rsid w:val="00F00557"/>
    <w:rsid w:val="00F05DF0"/>
    <w:rsid w:val="00F118C9"/>
    <w:rsid w:val="00F13F4A"/>
    <w:rsid w:val="00F17B52"/>
    <w:rsid w:val="00F17DEE"/>
    <w:rsid w:val="00F20CC2"/>
    <w:rsid w:val="00F25E8B"/>
    <w:rsid w:val="00F27324"/>
    <w:rsid w:val="00F31791"/>
    <w:rsid w:val="00F344DC"/>
    <w:rsid w:val="00F41BD2"/>
    <w:rsid w:val="00F66206"/>
    <w:rsid w:val="00F67B22"/>
    <w:rsid w:val="00F84A7A"/>
    <w:rsid w:val="00F85205"/>
    <w:rsid w:val="00F85F15"/>
    <w:rsid w:val="00F864E2"/>
    <w:rsid w:val="00FA36C4"/>
    <w:rsid w:val="00FB2F46"/>
    <w:rsid w:val="00FB49D9"/>
    <w:rsid w:val="00FB5BAC"/>
    <w:rsid w:val="00FC6DD9"/>
    <w:rsid w:val="00FD0765"/>
    <w:rsid w:val="00FE3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087B"/>
  <w15:chartTrackingRefBased/>
  <w15:docId w15:val="{21D09F7B-10D5-4085-B155-8F532537E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240"/>
    <w:rPr>
      <w:rFonts w:ascii="Times New Roman" w:hAnsi="Times New Roman" w:cs="Times New Roman"/>
    </w:rPr>
  </w:style>
  <w:style w:type="paragraph" w:styleId="Heading1">
    <w:name w:val="heading 1"/>
    <w:basedOn w:val="Normal"/>
    <w:next w:val="Normal"/>
    <w:link w:val="Heading1Char"/>
    <w:uiPriority w:val="9"/>
    <w:qFormat/>
    <w:rsid w:val="008F31F1"/>
    <w:pPr>
      <w:keepNext/>
      <w:outlineLvl w:val="0"/>
    </w:pPr>
    <w:rPr>
      <w:i/>
      <w:iCs/>
      <w:sz w:val="28"/>
      <w:vertAlign w:val="superscript"/>
    </w:rPr>
  </w:style>
  <w:style w:type="paragraph" w:styleId="Heading2">
    <w:name w:val="heading 2"/>
    <w:basedOn w:val="Normal"/>
    <w:next w:val="Normal"/>
    <w:link w:val="Heading2Char"/>
    <w:uiPriority w:val="9"/>
    <w:unhideWhenUsed/>
    <w:qFormat/>
    <w:rsid w:val="00DE37A6"/>
    <w:pPr>
      <w:keepNext/>
      <w:outlineLvl w:val="1"/>
    </w:pPr>
    <w:rPr>
      <w:b/>
      <w:bCs/>
    </w:rPr>
  </w:style>
  <w:style w:type="paragraph" w:styleId="Heading3">
    <w:name w:val="heading 3"/>
    <w:basedOn w:val="Normal"/>
    <w:next w:val="Normal"/>
    <w:link w:val="Heading3Char"/>
    <w:uiPriority w:val="9"/>
    <w:unhideWhenUsed/>
    <w:qFormat/>
    <w:rsid w:val="006B7AFC"/>
    <w:pPr>
      <w:keepNext/>
      <w:outlineLvl w:val="2"/>
    </w:pPr>
    <w:rPr>
      <w:b/>
      <w:bCs/>
      <w:i/>
      <w:iCs/>
    </w:rPr>
  </w:style>
  <w:style w:type="paragraph" w:styleId="Heading4">
    <w:name w:val="heading 4"/>
    <w:basedOn w:val="Normal"/>
    <w:next w:val="Normal"/>
    <w:link w:val="Heading4Char"/>
    <w:uiPriority w:val="9"/>
    <w:unhideWhenUsed/>
    <w:qFormat/>
    <w:rsid w:val="00EF5EC4"/>
    <w:pPr>
      <w:keepNext/>
      <w:outlineLvl w:val="3"/>
    </w:pPr>
    <w:rPr>
      <w:b/>
      <w:bCs/>
      <w:sz w:val="28"/>
      <w:szCs w:val="28"/>
    </w:rPr>
  </w:style>
  <w:style w:type="paragraph" w:styleId="Heading5">
    <w:name w:val="heading 5"/>
    <w:basedOn w:val="Normal"/>
    <w:next w:val="Normal"/>
    <w:link w:val="Heading5Char"/>
    <w:uiPriority w:val="9"/>
    <w:unhideWhenUsed/>
    <w:qFormat/>
    <w:rsid w:val="004D3F26"/>
    <w:pPr>
      <w:keepNext/>
      <w:outlineLvl w:val="4"/>
    </w:pPr>
    <w:rPr>
      <w:u w:val="single"/>
    </w:rPr>
  </w:style>
  <w:style w:type="paragraph" w:styleId="Heading6">
    <w:name w:val="heading 6"/>
    <w:basedOn w:val="Normal"/>
    <w:next w:val="Normal"/>
    <w:link w:val="Heading6Char"/>
    <w:uiPriority w:val="9"/>
    <w:unhideWhenUsed/>
    <w:qFormat/>
    <w:rsid w:val="00881467"/>
    <w:pPr>
      <w:keepNext/>
      <w:spacing w:after="0" w:line="240" w:lineRule="auto"/>
      <w:outlineLvl w:val="5"/>
    </w:pPr>
    <w:rPr>
      <w:rFonts w:ascii="Aptos Narrow" w:eastAsia="Times New Roman" w:hAnsi="Aptos Narrow"/>
      <w:i/>
      <w:iCs/>
      <w:color w:val="000000"/>
      <w:sz w:val="24"/>
      <w:szCs w:val="24"/>
    </w:rPr>
  </w:style>
  <w:style w:type="paragraph" w:styleId="Heading7">
    <w:name w:val="heading 7"/>
    <w:basedOn w:val="Normal"/>
    <w:next w:val="Normal"/>
    <w:link w:val="Heading7Char"/>
    <w:uiPriority w:val="9"/>
    <w:unhideWhenUsed/>
    <w:qFormat/>
    <w:rsid w:val="00DE37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81467"/>
    <w:pPr>
      <w:keepNext/>
      <w:spacing w:after="200" w:line="276" w:lineRule="auto"/>
      <w:jc w:val="center"/>
      <w:outlineLvl w:val="7"/>
    </w:pPr>
    <w:rPr>
      <w:rFonts w:eastAsia="Calibri"/>
      <w:b/>
      <w:bCs/>
      <w:sz w:val="24"/>
    </w:rPr>
  </w:style>
  <w:style w:type="paragraph" w:styleId="Heading9">
    <w:name w:val="heading 9"/>
    <w:basedOn w:val="Normal"/>
    <w:next w:val="Normal"/>
    <w:link w:val="Heading9Char"/>
    <w:uiPriority w:val="9"/>
    <w:unhideWhenUsed/>
    <w:qFormat/>
    <w:rsid w:val="00881467"/>
    <w:pPr>
      <w:keepNext/>
      <w:spacing w:after="0" w:line="240" w:lineRule="auto"/>
      <w:outlineLvl w:val="8"/>
    </w:pPr>
    <w:rPr>
      <w:rFonts w:cstheme="min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1F1"/>
    <w:rPr>
      <w:rFonts w:ascii="Times New Roman" w:hAnsi="Times New Roman" w:cs="Times New Roman"/>
      <w:i/>
      <w:iCs/>
      <w:sz w:val="28"/>
      <w:vertAlign w:val="superscript"/>
    </w:rPr>
  </w:style>
  <w:style w:type="table" w:styleId="TableGrid">
    <w:name w:val="Table Grid"/>
    <w:basedOn w:val="TableNormal"/>
    <w:uiPriority w:val="39"/>
    <w:rsid w:val="00835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C91637"/>
    <w:rPr>
      <w:b/>
      <w:bCs/>
    </w:rPr>
  </w:style>
  <w:style w:type="character" w:customStyle="1" w:styleId="BodyTextChar">
    <w:name w:val="Body Text Char"/>
    <w:basedOn w:val="DefaultParagraphFont"/>
    <w:link w:val="BodyText"/>
    <w:uiPriority w:val="99"/>
    <w:rsid w:val="00C91637"/>
    <w:rPr>
      <w:rFonts w:ascii="Times New Roman" w:hAnsi="Times New Roman" w:cs="Times New Roman"/>
      <w:b/>
      <w:bCs/>
    </w:rPr>
  </w:style>
  <w:style w:type="paragraph" w:styleId="Subtitle">
    <w:name w:val="Subtitle"/>
    <w:basedOn w:val="Normal"/>
    <w:next w:val="Normal"/>
    <w:link w:val="SubtitleChar"/>
    <w:uiPriority w:val="11"/>
    <w:qFormat/>
    <w:rsid w:val="00450E50"/>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50E50"/>
    <w:rPr>
      <w:rFonts w:eastAsiaTheme="minorEastAsia"/>
      <w:color w:val="5A5A5A" w:themeColor="text1" w:themeTint="A5"/>
      <w:spacing w:val="15"/>
    </w:rPr>
  </w:style>
  <w:style w:type="paragraph" w:styleId="BlockText">
    <w:name w:val="Block Text"/>
    <w:basedOn w:val="Normal"/>
    <w:uiPriority w:val="99"/>
    <w:unhideWhenUsed/>
    <w:rsid w:val="00561041"/>
    <w:pPr>
      <w:ind w:left="1134" w:right="855"/>
    </w:pPr>
  </w:style>
  <w:style w:type="paragraph" w:styleId="ListParagraph">
    <w:name w:val="List Paragraph"/>
    <w:basedOn w:val="Normal"/>
    <w:uiPriority w:val="34"/>
    <w:qFormat/>
    <w:rsid w:val="00E93903"/>
    <w:pPr>
      <w:ind w:left="720"/>
      <w:contextualSpacing/>
    </w:pPr>
  </w:style>
  <w:style w:type="character" w:customStyle="1" w:styleId="Heading7Char">
    <w:name w:val="Heading 7 Char"/>
    <w:basedOn w:val="DefaultParagraphFont"/>
    <w:link w:val="Heading7"/>
    <w:uiPriority w:val="9"/>
    <w:rsid w:val="00DE37A6"/>
    <w:rPr>
      <w:rFonts w:asciiTheme="majorHAnsi" w:eastAsiaTheme="majorEastAsia" w:hAnsiTheme="majorHAnsi" w:cstheme="majorBidi"/>
      <w:i/>
      <w:iCs/>
      <w:color w:val="1F3763" w:themeColor="accent1" w:themeShade="7F"/>
    </w:rPr>
  </w:style>
  <w:style w:type="paragraph" w:styleId="Header">
    <w:name w:val="header"/>
    <w:basedOn w:val="Normal"/>
    <w:link w:val="HeaderChar"/>
    <w:uiPriority w:val="99"/>
    <w:unhideWhenUsed/>
    <w:rsid w:val="00DE37A6"/>
    <w:pPr>
      <w:tabs>
        <w:tab w:val="center" w:pos="4680"/>
        <w:tab w:val="right" w:pos="9360"/>
      </w:tabs>
      <w:spacing w:after="0" w:line="240" w:lineRule="auto"/>
    </w:pPr>
    <w:rPr>
      <w:rFonts w:asciiTheme="minorHAnsi" w:hAnsiTheme="minorHAnsi" w:cstheme="minorBidi"/>
    </w:rPr>
  </w:style>
  <w:style w:type="character" w:customStyle="1" w:styleId="HeaderChar">
    <w:name w:val="Header Char"/>
    <w:basedOn w:val="DefaultParagraphFont"/>
    <w:link w:val="Header"/>
    <w:uiPriority w:val="99"/>
    <w:rsid w:val="00DE37A6"/>
  </w:style>
  <w:style w:type="character" w:customStyle="1" w:styleId="Heading2Char">
    <w:name w:val="Heading 2 Char"/>
    <w:basedOn w:val="DefaultParagraphFont"/>
    <w:link w:val="Heading2"/>
    <w:uiPriority w:val="9"/>
    <w:rsid w:val="00DE37A6"/>
    <w:rPr>
      <w:rFonts w:ascii="Times New Roman" w:hAnsi="Times New Roman" w:cs="Times New Roman"/>
      <w:b/>
      <w:bCs/>
    </w:rPr>
  </w:style>
  <w:style w:type="paragraph" w:styleId="BodyTextIndent">
    <w:name w:val="Body Text Indent"/>
    <w:basedOn w:val="Normal"/>
    <w:link w:val="BodyTextIndentChar"/>
    <w:uiPriority w:val="99"/>
    <w:unhideWhenUsed/>
    <w:rsid w:val="00DE37A6"/>
    <w:pPr>
      <w:ind w:left="1134"/>
    </w:pPr>
  </w:style>
  <w:style w:type="character" w:customStyle="1" w:styleId="BodyTextIndentChar">
    <w:name w:val="Body Text Indent Char"/>
    <w:basedOn w:val="DefaultParagraphFont"/>
    <w:link w:val="BodyTextIndent"/>
    <w:uiPriority w:val="99"/>
    <w:rsid w:val="00DE37A6"/>
    <w:rPr>
      <w:rFonts w:ascii="Times New Roman" w:hAnsi="Times New Roman" w:cs="Times New Roman"/>
    </w:rPr>
  </w:style>
  <w:style w:type="character" w:styleId="Hyperlink">
    <w:name w:val="Hyperlink"/>
    <w:basedOn w:val="DefaultParagraphFont"/>
    <w:uiPriority w:val="99"/>
    <w:unhideWhenUsed/>
    <w:rsid w:val="00F66206"/>
    <w:rPr>
      <w:color w:val="0563C1" w:themeColor="hyperlink"/>
      <w:u w:val="single"/>
    </w:rPr>
  </w:style>
  <w:style w:type="character" w:styleId="UnresolvedMention">
    <w:name w:val="Unresolved Mention"/>
    <w:basedOn w:val="DefaultParagraphFont"/>
    <w:uiPriority w:val="99"/>
    <w:semiHidden/>
    <w:unhideWhenUsed/>
    <w:rsid w:val="00F66206"/>
    <w:rPr>
      <w:color w:val="605E5C"/>
      <w:shd w:val="clear" w:color="auto" w:fill="E1DFDD"/>
    </w:rPr>
  </w:style>
  <w:style w:type="character" w:customStyle="1" w:styleId="Heading3Char">
    <w:name w:val="Heading 3 Char"/>
    <w:basedOn w:val="DefaultParagraphFont"/>
    <w:link w:val="Heading3"/>
    <w:uiPriority w:val="9"/>
    <w:rsid w:val="006B7AFC"/>
    <w:rPr>
      <w:rFonts w:ascii="Times New Roman" w:hAnsi="Times New Roman" w:cs="Times New Roman"/>
      <w:b/>
      <w:bCs/>
      <w:i/>
      <w:iCs/>
    </w:rPr>
  </w:style>
  <w:style w:type="paragraph" w:styleId="BodyText2">
    <w:name w:val="Body Text 2"/>
    <w:basedOn w:val="Normal"/>
    <w:link w:val="BodyText2Char"/>
    <w:uiPriority w:val="99"/>
    <w:unhideWhenUsed/>
    <w:rsid w:val="00FD0765"/>
    <w:pPr>
      <w:ind w:right="4"/>
    </w:pPr>
  </w:style>
  <w:style w:type="character" w:customStyle="1" w:styleId="BodyText2Char">
    <w:name w:val="Body Text 2 Char"/>
    <w:basedOn w:val="DefaultParagraphFont"/>
    <w:link w:val="BodyText2"/>
    <w:uiPriority w:val="99"/>
    <w:rsid w:val="00FD0765"/>
    <w:rPr>
      <w:rFonts w:ascii="Times New Roman" w:hAnsi="Times New Roman" w:cs="Times New Roman"/>
    </w:rPr>
  </w:style>
  <w:style w:type="character" w:customStyle="1" w:styleId="Heading4Char">
    <w:name w:val="Heading 4 Char"/>
    <w:basedOn w:val="DefaultParagraphFont"/>
    <w:link w:val="Heading4"/>
    <w:uiPriority w:val="9"/>
    <w:rsid w:val="00EF5EC4"/>
    <w:rPr>
      <w:rFonts w:ascii="Times New Roman" w:hAnsi="Times New Roman" w:cs="Times New Roman"/>
      <w:b/>
      <w:bCs/>
      <w:sz w:val="28"/>
      <w:szCs w:val="28"/>
    </w:rPr>
  </w:style>
  <w:style w:type="paragraph" w:styleId="BalloonText">
    <w:name w:val="Balloon Text"/>
    <w:basedOn w:val="Normal"/>
    <w:link w:val="BalloonTextChar"/>
    <w:uiPriority w:val="99"/>
    <w:unhideWhenUsed/>
    <w:rsid w:val="00EF5E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EF5EC4"/>
    <w:rPr>
      <w:rFonts w:ascii="Segoe UI" w:hAnsi="Segoe UI" w:cs="Segoe UI"/>
      <w:sz w:val="18"/>
      <w:szCs w:val="18"/>
    </w:rPr>
  </w:style>
  <w:style w:type="paragraph" w:styleId="Revision">
    <w:name w:val="Revision"/>
    <w:hidden/>
    <w:uiPriority w:val="99"/>
    <w:semiHidden/>
    <w:rsid w:val="00134EC6"/>
    <w:pPr>
      <w:spacing w:after="0" w:line="240" w:lineRule="auto"/>
    </w:pPr>
  </w:style>
  <w:style w:type="character" w:customStyle="1" w:styleId="Heading5Char">
    <w:name w:val="Heading 5 Char"/>
    <w:basedOn w:val="DefaultParagraphFont"/>
    <w:link w:val="Heading5"/>
    <w:uiPriority w:val="9"/>
    <w:rsid w:val="004D3F26"/>
    <w:rPr>
      <w:rFonts w:ascii="Times New Roman" w:hAnsi="Times New Roman" w:cs="Times New Roman"/>
      <w:u w:val="single"/>
    </w:rPr>
  </w:style>
  <w:style w:type="paragraph" w:customStyle="1" w:styleId="FootnoteText1">
    <w:name w:val="Footnote Text1"/>
    <w:basedOn w:val="Normal"/>
    <w:next w:val="FootnoteText"/>
    <w:link w:val="FootnoteTextChar"/>
    <w:uiPriority w:val="99"/>
    <w:unhideWhenUsed/>
    <w:rsid w:val="0042071D"/>
    <w:pPr>
      <w:spacing w:after="0" w:line="240" w:lineRule="auto"/>
    </w:pPr>
    <w:rPr>
      <w:rFonts w:cstheme="minorBidi"/>
      <w:sz w:val="20"/>
      <w:szCs w:val="20"/>
    </w:rPr>
  </w:style>
  <w:style w:type="character" w:customStyle="1" w:styleId="FootnoteTextChar">
    <w:name w:val="Footnote Text Char"/>
    <w:basedOn w:val="DefaultParagraphFont"/>
    <w:link w:val="FootnoteText1"/>
    <w:uiPriority w:val="99"/>
    <w:rsid w:val="0042071D"/>
    <w:rPr>
      <w:rFonts w:ascii="Times New Roman" w:hAnsi="Times New Roman"/>
      <w:sz w:val="20"/>
      <w:szCs w:val="20"/>
    </w:rPr>
  </w:style>
  <w:style w:type="character" w:styleId="FootnoteReference">
    <w:name w:val="footnote reference"/>
    <w:basedOn w:val="DefaultParagraphFont"/>
    <w:uiPriority w:val="99"/>
    <w:unhideWhenUsed/>
    <w:rsid w:val="0042071D"/>
    <w:rPr>
      <w:vertAlign w:val="superscript"/>
    </w:rPr>
  </w:style>
  <w:style w:type="paragraph" w:styleId="FootnoteText">
    <w:name w:val="footnote text"/>
    <w:basedOn w:val="Normal"/>
    <w:link w:val="FootnoteTextChar1"/>
    <w:uiPriority w:val="99"/>
    <w:unhideWhenUsed/>
    <w:rsid w:val="0042071D"/>
    <w:pPr>
      <w:spacing w:after="0" w:line="240" w:lineRule="auto"/>
    </w:pPr>
    <w:rPr>
      <w:rFonts w:asciiTheme="minorHAnsi" w:hAnsiTheme="minorHAnsi" w:cstheme="minorBidi"/>
      <w:sz w:val="20"/>
      <w:szCs w:val="20"/>
    </w:rPr>
  </w:style>
  <w:style w:type="character" w:customStyle="1" w:styleId="FootnoteTextChar1">
    <w:name w:val="Footnote Text Char1"/>
    <w:basedOn w:val="DefaultParagraphFont"/>
    <w:link w:val="FootnoteText"/>
    <w:uiPriority w:val="99"/>
    <w:rsid w:val="0042071D"/>
    <w:rPr>
      <w:sz w:val="20"/>
      <w:szCs w:val="20"/>
    </w:rPr>
  </w:style>
  <w:style w:type="paragraph" w:styleId="NoSpacing">
    <w:name w:val="No Spacing"/>
    <w:uiPriority w:val="1"/>
    <w:qFormat/>
    <w:rsid w:val="00F17DEE"/>
    <w:pPr>
      <w:spacing w:after="0" w:line="240" w:lineRule="auto"/>
    </w:pPr>
    <w:rPr>
      <w:rFonts w:ascii="Times New Roman" w:hAnsi="Times New Roman" w:cs="Times New Roman"/>
    </w:rPr>
  </w:style>
  <w:style w:type="table" w:customStyle="1" w:styleId="TableGrid1">
    <w:name w:val="Table Grid1"/>
    <w:basedOn w:val="TableNormal"/>
    <w:next w:val="TableGrid"/>
    <w:uiPriority w:val="59"/>
    <w:rsid w:val="00876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881467"/>
    <w:rPr>
      <w:rFonts w:ascii="Aptos Narrow" w:eastAsia="Times New Roman" w:hAnsi="Aptos Narrow" w:cs="Times New Roman"/>
      <w:i/>
      <w:iCs/>
      <w:color w:val="000000"/>
      <w:sz w:val="24"/>
      <w:szCs w:val="24"/>
    </w:rPr>
  </w:style>
  <w:style w:type="character" w:customStyle="1" w:styleId="Heading8Char">
    <w:name w:val="Heading 8 Char"/>
    <w:basedOn w:val="DefaultParagraphFont"/>
    <w:link w:val="Heading8"/>
    <w:uiPriority w:val="9"/>
    <w:rsid w:val="00881467"/>
    <w:rPr>
      <w:rFonts w:ascii="Times New Roman" w:eastAsia="Calibri" w:hAnsi="Times New Roman" w:cs="Times New Roman"/>
      <w:b/>
      <w:bCs/>
      <w:sz w:val="24"/>
    </w:rPr>
  </w:style>
  <w:style w:type="character" w:customStyle="1" w:styleId="Heading9Char">
    <w:name w:val="Heading 9 Char"/>
    <w:basedOn w:val="DefaultParagraphFont"/>
    <w:link w:val="Heading9"/>
    <w:uiPriority w:val="9"/>
    <w:rsid w:val="00881467"/>
    <w:rPr>
      <w:rFonts w:ascii="Times New Roman" w:hAnsi="Times New Roman"/>
      <w:b/>
      <w:bCs/>
    </w:rPr>
  </w:style>
  <w:style w:type="numbering" w:customStyle="1" w:styleId="NoList1">
    <w:name w:val="No List1"/>
    <w:next w:val="NoList"/>
    <w:uiPriority w:val="99"/>
    <w:semiHidden/>
    <w:unhideWhenUsed/>
    <w:rsid w:val="00881467"/>
  </w:style>
  <w:style w:type="numbering" w:customStyle="1" w:styleId="NoList11">
    <w:name w:val="No List11"/>
    <w:next w:val="NoList"/>
    <w:uiPriority w:val="99"/>
    <w:semiHidden/>
    <w:unhideWhenUsed/>
    <w:rsid w:val="00881467"/>
  </w:style>
  <w:style w:type="paragraph" w:styleId="BodyTextIndent2">
    <w:name w:val="Body Text Indent 2"/>
    <w:basedOn w:val="Normal"/>
    <w:link w:val="BodyTextIndent2Char"/>
    <w:uiPriority w:val="99"/>
    <w:unhideWhenUsed/>
    <w:rsid w:val="00881467"/>
    <w:pPr>
      <w:ind w:firstLine="720"/>
    </w:pPr>
  </w:style>
  <w:style w:type="character" w:customStyle="1" w:styleId="BodyTextIndent2Char">
    <w:name w:val="Body Text Indent 2 Char"/>
    <w:basedOn w:val="DefaultParagraphFont"/>
    <w:link w:val="BodyTextIndent2"/>
    <w:uiPriority w:val="99"/>
    <w:rsid w:val="00881467"/>
    <w:rPr>
      <w:rFonts w:ascii="Times New Roman" w:hAnsi="Times New Roman" w:cs="Times New Roman"/>
    </w:rPr>
  </w:style>
  <w:style w:type="paragraph" w:styleId="BodyText3">
    <w:name w:val="Body Text 3"/>
    <w:basedOn w:val="Normal"/>
    <w:link w:val="BodyText3Char"/>
    <w:uiPriority w:val="99"/>
    <w:unhideWhenUsed/>
    <w:rsid w:val="00881467"/>
    <w:pPr>
      <w:ind w:right="4"/>
    </w:pPr>
    <w:rPr>
      <w:rFonts w:cstheme="minorBidi"/>
    </w:rPr>
  </w:style>
  <w:style w:type="character" w:customStyle="1" w:styleId="BodyText3Char">
    <w:name w:val="Body Text 3 Char"/>
    <w:basedOn w:val="DefaultParagraphFont"/>
    <w:link w:val="BodyText3"/>
    <w:uiPriority w:val="99"/>
    <w:rsid w:val="00881467"/>
    <w:rPr>
      <w:rFonts w:ascii="Times New Roman" w:hAnsi="Times New Roman"/>
    </w:rPr>
  </w:style>
  <w:style w:type="paragraph" w:customStyle="1" w:styleId="EndnoteText1">
    <w:name w:val="Endnote Text1"/>
    <w:basedOn w:val="Normal"/>
    <w:next w:val="EndnoteText"/>
    <w:link w:val="EndnoteTextChar"/>
    <w:uiPriority w:val="99"/>
    <w:unhideWhenUsed/>
    <w:rsid w:val="00881467"/>
    <w:pPr>
      <w:spacing w:after="0" w:line="240" w:lineRule="auto"/>
    </w:pPr>
    <w:rPr>
      <w:sz w:val="20"/>
      <w:szCs w:val="20"/>
    </w:rPr>
  </w:style>
  <w:style w:type="paragraph" w:styleId="EndnoteText">
    <w:name w:val="endnote text"/>
    <w:basedOn w:val="Normal"/>
    <w:link w:val="EndnoteTextChar1"/>
    <w:uiPriority w:val="99"/>
    <w:unhideWhenUsed/>
    <w:rsid w:val="00881467"/>
    <w:pPr>
      <w:spacing w:after="0" w:line="240" w:lineRule="auto"/>
    </w:pPr>
    <w:rPr>
      <w:rFonts w:cstheme="minorBidi"/>
      <w:sz w:val="20"/>
      <w:szCs w:val="20"/>
    </w:rPr>
  </w:style>
  <w:style w:type="character" w:customStyle="1" w:styleId="EndnoteTextChar">
    <w:name w:val="Endnote Text Char"/>
    <w:basedOn w:val="DefaultParagraphFont"/>
    <w:link w:val="EndnoteText1"/>
    <w:uiPriority w:val="99"/>
    <w:rsid w:val="00881467"/>
    <w:rPr>
      <w:rFonts w:ascii="Times New Roman" w:hAnsi="Times New Roman" w:cs="Times New Roman"/>
      <w:sz w:val="20"/>
      <w:szCs w:val="20"/>
    </w:rPr>
  </w:style>
  <w:style w:type="character" w:customStyle="1" w:styleId="EndnoteTextChar1">
    <w:name w:val="Endnote Text Char1"/>
    <w:basedOn w:val="DefaultParagraphFont"/>
    <w:link w:val="EndnoteText"/>
    <w:uiPriority w:val="99"/>
    <w:rsid w:val="00881467"/>
    <w:rPr>
      <w:rFonts w:ascii="Times New Roman" w:hAnsi="Times New Roman"/>
      <w:sz w:val="20"/>
      <w:szCs w:val="20"/>
    </w:rPr>
  </w:style>
  <w:style w:type="character" w:styleId="EndnoteReference">
    <w:name w:val="endnote reference"/>
    <w:basedOn w:val="DefaultParagraphFont"/>
    <w:uiPriority w:val="99"/>
    <w:unhideWhenUsed/>
    <w:rsid w:val="00881467"/>
    <w:rPr>
      <w:vertAlign w:val="superscript"/>
    </w:rPr>
  </w:style>
  <w:style w:type="paragraph" w:styleId="BodyTextIndent3">
    <w:name w:val="Body Text Indent 3"/>
    <w:basedOn w:val="Normal"/>
    <w:link w:val="BodyTextIndent3Char"/>
    <w:uiPriority w:val="99"/>
    <w:unhideWhenUsed/>
    <w:rsid w:val="00881467"/>
    <w:pPr>
      <w:ind w:left="1134"/>
    </w:pPr>
    <w:rPr>
      <w:rFonts w:cstheme="minorBidi"/>
    </w:rPr>
  </w:style>
  <w:style w:type="character" w:customStyle="1" w:styleId="BodyTextIndent3Char">
    <w:name w:val="Body Text Indent 3 Char"/>
    <w:basedOn w:val="DefaultParagraphFont"/>
    <w:link w:val="BodyTextIndent3"/>
    <w:uiPriority w:val="99"/>
    <w:rsid w:val="00881467"/>
    <w:rPr>
      <w:rFonts w:ascii="Times New Roman" w:hAnsi="Times New Roman"/>
    </w:rPr>
  </w:style>
  <w:style w:type="character" w:styleId="FollowedHyperlink">
    <w:name w:val="FollowedHyperlink"/>
    <w:basedOn w:val="DefaultParagraphFont"/>
    <w:uiPriority w:val="99"/>
    <w:semiHidden/>
    <w:unhideWhenUsed/>
    <w:rsid w:val="00881467"/>
    <w:rPr>
      <w:color w:val="954F72" w:themeColor="followedHyperlink"/>
      <w:u w:val="single"/>
    </w:rPr>
  </w:style>
  <w:style w:type="numbering" w:customStyle="1" w:styleId="NoList2">
    <w:name w:val="No List2"/>
    <w:next w:val="NoList"/>
    <w:uiPriority w:val="99"/>
    <w:semiHidden/>
    <w:unhideWhenUsed/>
    <w:rsid w:val="000A23C0"/>
  </w:style>
  <w:style w:type="table" w:customStyle="1" w:styleId="TableGrid2">
    <w:name w:val="Table Grid2"/>
    <w:basedOn w:val="TableNormal"/>
    <w:next w:val="TableGrid"/>
    <w:uiPriority w:val="39"/>
    <w:rsid w:val="000A2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A23C0"/>
    <w:pPr>
      <w:tabs>
        <w:tab w:val="center" w:pos="4680"/>
        <w:tab w:val="right" w:pos="9360"/>
      </w:tabs>
      <w:spacing w:after="0" w:line="240" w:lineRule="auto"/>
    </w:pPr>
    <w:rPr>
      <w:rFonts w:asciiTheme="minorHAnsi" w:hAnsiTheme="minorHAnsi" w:cstheme="minorBidi"/>
    </w:rPr>
  </w:style>
  <w:style w:type="character" w:customStyle="1" w:styleId="FooterChar">
    <w:name w:val="Footer Char"/>
    <w:basedOn w:val="DefaultParagraphFont"/>
    <w:link w:val="Footer"/>
    <w:uiPriority w:val="99"/>
    <w:rsid w:val="000A23C0"/>
  </w:style>
  <w:style w:type="character" w:styleId="PlaceholderText">
    <w:name w:val="Placeholder Text"/>
    <w:basedOn w:val="DefaultParagraphFont"/>
    <w:uiPriority w:val="99"/>
    <w:semiHidden/>
    <w:rsid w:val="000A23C0"/>
    <w:rPr>
      <w:color w:val="808080"/>
    </w:rPr>
  </w:style>
  <w:style w:type="table" w:customStyle="1" w:styleId="TableGrid3">
    <w:name w:val="Table Grid3"/>
    <w:basedOn w:val="TableNormal"/>
    <w:next w:val="TableGrid"/>
    <w:uiPriority w:val="39"/>
    <w:rsid w:val="00BA6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43448C"/>
  </w:style>
  <w:style w:type="paragraph" w:styleId="Title">
    <w:name w:val="Title"/>
    <w:basedOn w:val="Normal"/>
    <w:next w:val="Normal"/>
    <w:link w:val="TitleChar"/>
    <w:uiPriority w:val="10"/>
    <w:qFormat/>
    <w:rsid w:val="0043448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43448C"/>
    <w:rPr>
      <w:rFonts w:asciiTheme="majorHAnsi" w:eastAsiaTheme="majorEastAsia" w:hAnsiTheme="majorHAnsi" w:cstheme="majorBidi"/>
      <w:color w:val="323E4F" w:themeColor="text2" w:themeShade="BF"/>
      <w:spacing w:val="5"/>
      <w:kern w:val="28"/>
      <w:sz w:val="52"/>
      <w:szCs w:val="52"/>
    </w:rPr>
  </w:style>
  <w:style w:type="paragraph" w:styleId="List">
    <w:name w:val="List"/>
    <w:basedOn w:val="Normal"/>
    <w:uiPriority w:val="99"/>
    <w:unhideWhenUsed/>
    <w:rsid w:val="0043448C"/>
    <w:pPr>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43448C"/>
    <w:pPr>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43448C"/>
    <w:pPr>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43448C"/>
    <w:pPr>
      <w:numPr>
        <w:numId w:val="7"/>
      </w:numPr>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43448C"/>
    <w:pPr>
      <w:numPr>
        <w:numId w:val="8"/>
      </w:numPr>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43448C"/>
    <w:pPr>
      <w:numPr>
        <w:numId w:val="9"/>
      </w:numPr>
      <w:tabs>
        <w:tab w:val="clear" w:pos="1080"/>
        <w:tab w:val="num" w:pos="360"/>
      </w:tabs>
      <w:spacing w:after="200" w:line="276" w:lineRule="auto"/>
      <w:ind w:left="0" w:firstLine="0"/>
      <w:contextualSpacing/>
    </w:pPr>
    <w:rPr>
      <w:rFonts w:asciiTheme="minorHAnsi" w:eastAsiaTheme="minorEastAsia" w:hAnsiTheme="minorHAnsi" w:cstheme="minorBidi"/>
    </w:rPr>
  </w:style>
  <w:style w:type="paragraph" w:styleId="ListNumber">
    <w:name w:val="List Number"/>
    <w:basedOn w:val="Normal"/>
    <w:uiPriority w:val="99"/>
    <w:unhideWhenUsed/>
    <w:rsid w:val="0043448C"/>
    <w:pPr>
      <w:numPr>
        <w:numId w:val="10"/>
      </w:numPr>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43448C"/>
    <w:pPr>
      <w:numPr>
        <w:numId w:val="11"/>
      </w:numPr>
      <w:tabs>
        <w:tab w:val="clear" w:pos="720"/>
        <w:tab w:val="num" w:pos="360"/>
      </w:tabs>
      <w:spacing w:after="200" w:line="276" w:lineRule="auto"/>
      <w:ind w:left="0" w:firstLine="0"/>
      <w:contextualSpacing/>
    </w:pPr>
    <w:rPr>
      <w:rFonts w:asciiTheme="minorHAnsi" w:eastAsiaTheme="minorEastAsia" w:hAnsiTheme="minorHAnsi" w:cstheme="minorBidi"/>
    </w:rPr>
  </w:style>
  <w:style w:type="paragraph" w:styleId="ListNumber3">
    <w:name w:val="List Number 3"/>
    <w:basedOn w:val="Normal"/>
    <w:uiPriority w:val="99"/>
    <w:unhideWhenUsed/>
    <w:rsid w:val="0043448C"/>
    <w:pPr>
      <w:numPr>
        <w:numId w:val="12"/>
      </w:numPr>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43448C"/>
    <w:pPr>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43448C"/>
    <w:pPr>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43448C"/>
    <w:pPr>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43448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43448C"/>
    <w:rPr>
      <w:rFonts w:ascii="Courier" w:eastAsiaTheme="minorEastAsia" w:hAnsi="Courier"/>
      <w:sz w:val="20"/>
      <w:szCs w:val="20"/>
    </w:rPr>
  </w:style>
  <w:style w:type="paragraph" w:styleId="Quote">
    <w:name w:val="Quote"/>
    <w:basedOn w:val="Normal"/>
    <w:next w:val="Normal"/>
    <w:link w:val="QuoteChar"/>
    <w:uiPriority w:val="29"/>
    <w:qFormat/>
    <w:rsid w:val="0043448C"/>
    <w:pPr>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43448C"/>
    <w:rPr>
      <w:rFonts w:eastAsiaTheme="minorEastAsia"/>
      <w:i/>
      <w:iCs/>
      <w:color w:val="000000" w:themeColor="text1"/>
    </w:rPr>
  </w:style>
  <w:style w:type="paragraph" w:styleId="Caption">
    <w:name w:val="caption"/>
    <w:basedOn w:val="Normal"/>
    <w:next w:val="Normal"/>
    <w:uiPriority w:val="35"/>
    <w:unhideWhenUsed/>
    <w:qFormat/>
    <w:rsid w:val="0043448C"/>
    <w:pPr>
      <w:spacing w:after="200" w:line="240" w:lineRule="auto"/>
    </w:pPr>
    <w:rPr>
      <w:rFonts w:asciiTheme="minorHAnsi" w:eastAsiaTheme="minorEastAsia" w:hAnsiTheme="minorHAnsi" w:cstheme="minorBidi"/>
      <w:b/>
      <w:bCs/>
      <w:color w:val="4472C4" w:themeColor="accent1"/>
      <w:sz w:val="18"/>
      <w:szCs w:val="18"/>
    </w:rPr>
  </w:style>
  <w:style w:type="character" w:styleId="Strong">
    <w:name w:val="Strong"/>
    <w:basedOn w:val="DefaultParagraphFont"/>
    <w:uiPriority w:val="22"/>
    <w:qFormat/>
    <w:rsid w:val="0043448C"/>
    <w:rPr>
      <w:b/>
      <w:bCs/>
    </w:rPr>
  </w:style>
  <w:style w:type="character" w:styleId="Emphasis">
    <w:name w:val="Emphasis"/>
    <w:basedOn w:val="DefaultParagraphFont"/>
    <w:uiPriority w:val="20"/>
    <w:qFormat/>
    <w:rsid w:val="0043448C"/>
    <w:rPr>
      <w:i/>
      <w:iCs/>
    </w:rPr>
  </w:style>
  <w:style w:type="paragraph" w:styleId="IntenseQuote">
    <w:name w:val="Intense Quote"/>
    <w:basedOn w:val="Normal"/>
    <w:next w:val="Normal"/>
    <w:link w:val="IntenseQuoteChar"/>
    <w:uiPriority w:val="30"/>
    <w:qFormat/>
    <w:rsid w:val="0043448C"/>
    <w:pPr>
      <w:pBdr>
        <w:bottom w:val="single" w:sz="4" w:space="4" w:color="4472C4" w:themeColor="accent1"/>
      </w:pBdr>
      <w:spacing w:before="200" w:after="280" w:line="276" w:lineRule="auto"/>
      <w:ind w:left="936" w:right="936"/>
    </w:pPr>
    <w:rPr>
      <w:rFonts w:asciiTheme="minorHAnsi" w:eastAsiaTheme="minorEastAsia" w:hAnsiTheme="minorHAnsi" w:cstheme="minorBidi"/>
      <w:b/>
      <w:bCs/>
      <w:i/>
      <w:iCs/>
      <w:color w:val="4472C4" w:themeColor="accent1"/>
    </w:rPr>
  </w:style>
  <w:style w:type="character" w:customStyle="1" w:styleId="IntenseQuoteChar">
    <w:name w:val="Intense Quote Char"/>
    <w:basedOn w:val="DefaultParagraphFont"/>
    <w:link w:val="IntenseQuote"/>
    <w:uiPriority w:val="30"/>
    <w:rsid w:val="0043448C"/>
    <w:rPr>
      <w:rFonts w:eastAsiaTheme="minorEastAsia"/>
      <w:b/>
      <w:bCs/>
      <w:i/>
      <w:iCs/>
      <w:color w:val="4472C4" w:themeColor="accent1"/>
    </w:rPr>
  </w:style>
  <w:style w:type="character" w:styleId="SubtleEmphasis">
    <w:name w:val="Subtle Emphasis"/>
    <w:basedOn w:val="DefaultParagraphFont"/>
    <w:uiPriority w:val="19"/>
    <w:qFormat/>
    <w:rsid w:val="0043448C"/>
    <w:rPr>
      <w:i/>
      <w:iCs/>
      <w:color w:val="808080" w:themeColor="text1" w:themeTint="7F"/>
    </w:rPr>
  </w:style>
  <w:style w:type="character" w:styleId="IntenseEmphasis">
    <w:name w:val="Intense Emphasis"/>
    <w:basedOn w:val="DefaultParagraphFont"/>
    <w:uiPriority w:val="21"/>
    <w:qFormat/>
    <w:rsid w:val="0043448C"/>
    <w:rPr>
      <w:b/>
      <w:bCs/>
      <w:i/>
      <w:iCs/>
      <w:color w:val="4472C4" w:themeColor="accent1"/>
    </w:rPr>
  </w:style>
  <w:style w:type="character" w:styleId="SubtleReference">
    <w:name w:val="Subtle Reference"/>
    <w:basedOn w:val="DefaultParagraphFont"/>
    <w:uiPriority w:val="31"/>
    <w:qFormat/>
    <w:rsid w:val="0043448C"/>
    <w:rPr>
      <w:smallCaps/>
      <w:color w:val="ED7D31" w:themeColor="accent2"/>
      <w:u w:val="single"/>
    </w:rPr>
  </w:style>
  <w:style w:type="character" w:styleId="IntenseReference">
    <w:name w:val="Intense Reference"/>
    <w:basedOn w:val="DefaultParagraphFont"/>
    <w:uiPriority w:val="32"/>
    <w:qFormat/>
    <w:rsid w:val="0043448C"/>
    <w:rPr>
      <w:b/>
      <w:bCs/>
      <w:smallCaps/>
      <w:color w:val="ED7D31" w:themeColor="accent2"/>
      <w:spacing w:val="5"/>
      <w:u w:val="single"/>
    </w:rPr>
  </w:style>
  <w:style w:type="character" w:styleId="BookTitle">
    <w:name w:val="Book Title"/>
    <w:basedOn w:val="DefaultParagraphFont"/>
    <w:uiPriority w:val="33"/>
    <w:qFormat/>
    <w:rsid w:val="0043448C"/>
    <w:rPr>
      <w:b/>
      <w:bCs/>
      <w:smallCaps/>
      <w:spacing w:val="5"/>
    </w:rPr>
  </w:style>
  <w:style w:type="paragraph" w:styleId="TOCHeading">
    <w:name w:val="TOC Heading"/>
    <w:basedOn w:val="Heading1"/>
    <w:next w:val="Normal"/>
    <w:uiPriority w:val="39"/>
    <w:semiHidden/>
    <w:unhideWhenUsed/>
    <w:qFormat/>
    <w:rsid w:val="0043448C"/>
    <w:pPr>
      <w:keepLines/>
      <w:spacing w:before="480" w:after="0" w:line="276" w:lineRule="auto"/>
      <w:outlineLvl w:val="9"/>
    </w:pPr>
    <w:rPr>
      <w:rFonts w:asciiTheme="majorHAnsi" w:eastAsiaTheme="majorEastAsia" w:hAnsiTheme="majorHAnsi" w:cstheme="majorBidi"/>
      <w:b/>
      <w:bCs/>
      <w:i w:val="0"/>
      <w:iCs w:val="0"/>
      <w:color w:val="2F5496" w:themeColor="accent1" w:themeShade="BF"/>
      <w:szCs w:val="28"/>
      <w:vertAlign w:val="baseline"/>
    </w:rPr>
  </w:style>
  <w:style w:type="table" w:styleId="LightShading">
    <w:name w:val="Light Shading"/>
    <w:basedOn w:val="TableNormal"/>
    <w:uiPriority w:val="60"/>
    <w:rsid w:val="0043448C"/>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3448C"/>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43448C"/>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43448C"/>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43448C"/>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43448C"/>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43448C"/>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43448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3448C"/>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43448C"/>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43448C"/>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43448C"/>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43448C"/>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43448C"/>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43448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3448C"/>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43448C"/>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43448C"/>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43448C"/>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43448C"/>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43448C"/>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43448C"/>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3448C"/>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3448C"/>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3448C"/>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3448C"/>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3448C"/>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3448C"/>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3448C"/>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3448C"/>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3448C"/>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3448C"/>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3448C"/>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3448C"/>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3448C"/>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3448C"/>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3448C"/>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43448C"/>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43448C"/>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43448C"/>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43448C"/>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43448C"/>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3448C"/>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3448C"/>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43448C"/>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43448C"/>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43448C"/>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43448C"/>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43448C"/>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344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3448C"/>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3448C"/>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43448C"/>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43448C"/>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43448C"/>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43448C"/>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43448C"/>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43448C"/>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3448C"/>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43448C"/>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43448C"/>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43448C"/>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43448C"/>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43448C"/>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43448C"/>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3448C"/>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3448C"/>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3448C"/>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43448C"/>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3448C"/>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3448C"/>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3448C"/>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3448C"/>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43448C"/>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43448C"/>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43448C"/>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43448C"/>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43448C"/>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43448C"/>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3448C"/>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43448C"/>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43448C"/>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43448C"/>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43448C"/>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43448C"/>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msonormal0">
    <w:name w:val="msonormal"/>
    <w:basedOn w:val="Normal"/>
    <w:rsid w:val="0043448C"/>
    <w:pPr>
      <w:spacing w:before="100" w:beforeAutospacing="1" w:after="100" w:afterAutospacing="1" w:line="240" w:lineRule="auto"/>
    </w:pPr>
    <w:rPr>
      <w:rFonts w:eastAsia="Times New Roman"/>
      <w:sz w:val="24"/>
      <w:szCs w:val="24"/>
    </w:rPr>
  </w:style>
  <w:style w:type="numbering" w:customStyle="1" w:styleId="NoList4">
    <w:name w:val="No List4"/>
    <w:next w:val="NoList"/>
    <w:uiPriority w:val="99"/>
    <w:semiHidden/>
    <w:unhideWhenUsed/>
    <w:rsid w:val="00172762"/>
  </w:style>
  <w:style w:type="character" w:customStyle="1" w:styleId="relative">
    <w:name w:val="relative"/>
    <w:basedOn w:val="DefaultParagraphFont"/>
    <w:rsid w:val="00172762"/>
  </w:style>
  <w:style w:type="character" w:customStyle="1" w:styleId="ms-1">
    <w:name w:val="ms-1"/>
    <w:basedOn w:val="DefaultParagraphFont"/>
    <w:rsid w:val="00172762"/>
  </w:style>
  <w:style w:type="character" w:customStyle="1" w:styleId="max-w-full">
    <w:name w:val="max-w-full"/>
    <w:basedOn w:val="DefaultParagraphFont"/>
    <w:rsid w:val="00172762"/>
  </w:style>
  <w:style w:type="paragraph" w:styleId="NormalWeb">
    <w:name w:val="Normal (Web)"/>
    <w:basedOn w:val="Normal"/>
    <w:uiPriority w:val="99"/>
    <w:unhideWhenUsed/>
    <w:rsid w:val="002A55C8"/>
    <w:pPr>
      <w:spacing w:before="100" w:beforeAutospacing="1" w:after="100" w:afterAutospacing="1" w:line="240" w:lineRule="auto"/>
    </w:pPr>
    <w:rPr>
      <w:rFonts w:eastAsia="Times New Roman"/>
      <w:sz w:val="24"/>
      <w:szCs w:val="24"/>
    </w:rPr>
  </w:style>
  <w:style w:type="character" w:customStyle="1" w:styleId="easy-footnote">
    <w:name w:val="easy-footnote"/>
    <w:basedOn w:val="DefaultParagraphFont"/>
    <w:rsid w:val="002A55C8"/>
  </w:style>
  <w:style w:type="paragraph" w:customStyle="1" w:styleId="rpla-paragraph">
    <w:name w:val="rpla-paragraph"/>
    <w:basedOn w:val="Normal"/>
    <w:rsid w:val="002A55C8"/>
    <w:pPr>
      <w:spacing w:before="100" w:beforeAutospacing="1" w:after="100" w:afterAutospacing="1" w:line="240" w:lineRule="auto"/>
    </w:pPr>
    <w:rPr>
      <w:rFonts w:eastAsia="Times New Roman"/>
      <w:sz w:val="24"/>
      <w:szCs w:val="24"/>
    </w:rPr>
  </w:style>
  <w:style w:type="numbering" w:customStyle="1" w:styleId="NoList5">
    <w:name w:val="No List5"/>
    <w:next w:val="NoList"/>
    <w:uiPriority w:val="99"/>
    <w:semiHidden/>
    <w:unhideWhenUsed/>
    <w:rsid w:val="00167EA4"/>
  </w:style>
  <w:style w:type="table" w:customStyle="1" w:styleId="TableGrid4">
    <w:name w:val="Table Grid4"/>
    <w:basedOn w:val="TableNormal"/>
    <w:next w:val="TableGrid"/>
    <w:uiPriority w:val="39"/>
    <w:rsid w:val="00167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167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67EA4"/>
  </w:style>
  <w:style w:type="numbering" w:customStyle="1" w:styleId="NoList111">
    <w:name w:val="No List111"/>
    <w:next w:val="NoList"/>
    <w:uiPriority w:val="99"/>
    <w:semiHidden/>
    <w:unhideWhenUsed/>
    <w:rsid w:val="00167EA4"/>
  </w:style>
  <w:style w:type="numbering" w:customStyle="1" w:styleId="NoList21">
    <w:name w:val="No List21"/>
    <w:next w:val="NoList"/>
    <w:uiPriority w:val="99"/>
    <w:semiHidden/>
    <w:unhideWhenUsed/>
    <w:rsid w:val="00167EA4"/>
  </w:style>
  <w:style w:type="table" w:customStyle="1" w:styleId="TableGrid21">
    <w:name w:val="Table Grid21"/>
    <w:basedOn w:val="TableNormal"/>
    <w:next w:val="TableGrid"/>
    <w:uiPriority w:val="39"/>
    <w:rsid w:val="00167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167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67EA4"/>
  </w:style>
  <w:style w:type="table" w:customStyle="1" w:styleId="LightShading1">
    <w:name w:val="Light Shading1"/>
    <w:basedOn w:val="TableNormal"/>
    <w:next w:val="LightShading"/>
    <w:uiPriority w:val="60"/>
    <w:rsid w:val="00167EA4"/>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rsid w:val="00167EA4"/>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LightShading-Accent21">
    <w:name w:val="Light Shading - Accent 21"/>
    <w:basedOn w:val="TableNormal"/>
    <w:next w:val="LightShading-Accent2"/>
    <w:uiPriority w:val="60"/>
    <w:rsid w:val="00167EA4"/>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31">
    <w:name w:val="Light Shading - Accent 31"/>
    <w:basedOn w:val="TableNormal"/>
    <w:next w:val="LightShading-Accent3"/>
    <w:uiPriority w:val="60"/>
    <w:rsid w:val="00167EA4"/>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LightShading-Accent41">
    <w:name w:val="Light Shading - Accent 41"/>
    <w:basedOn w:val="TableNormal"/>
    <w:next w:val="LightShading-Accent4"/>
    <w:uiPriority w:val="60"/>
    <w:rsid w:val="00167EA4"/>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LightShading-Accent51">
    <w:name w:val="Light Shading - Accent 51"/>
    <w:basedOn w:val="TableNormal"/>
    <w:next w:val="LightShading-Accent5"/>
    <w:uiPriority w:val="60"/>
    <w:rsid w:val="00167EA4"/>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customStyle="1" w:styleId="LightShading-Accent61">
    <w:name w:val="Light Shading - Accent 61"/>
    <w:basedOn w:val="TableNormal"/>
    <w:next w:val="LightShading-Accent6"/>
    <w:uiPriority w:val="60"/>
    <w:rsid w:val="00167EA4"/>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LightList1">
    <w:name w:val="Light List1"/>
    <w:basedOn w:val="TableNormal"/>
    <w:next w:val="LightList"/>
    <w:uiPriority w:val="61"/>
    <w:rsid w:val="00167EA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next w:val="LightList-Accent1"/>
    <w:uiPriority w:val="61"/>
    <w:rsid w:val="00167EA4"/>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customStyle="1" w:styleId="LightList-Accent21">
    <w:name w:val="Light List - Accent 21"/>
    <w:basedOn w:val="TableNormal"/>
    <w:next w:val="LightList-Accent2"/>
    <w:uiPriority w:val="61"/>
    <w:rsid w:val="00167EA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ghtList-Accent31">
    <w:name w:val="Light List - Accent 31"/>
    <w:basedOn w:val="TableNormal"/>
    <w:next w:val="LightList-Accent3"/>
    <w:uiPriority w:val="61"/>
    <w:rsid w:val="00167EA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ghtList-Accent41">
    <w:name w:val="Light List - Accent 41"/>
    <w:basedOn w:val="TableNormal"/>
    <w:next w:val="LightList-Accent4"/>
    <w:uiPriority w:val="61"/>
    <w:rsid w:val="00167EA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LightList-Accent51">
    <w:name w:val="Light List - Accent 51"/>
    <w:basedOn w:val="TableNormal"/>
    <w:next w:val="LightList-Accent5"/>
    <w:uiPriority w:val="61"/>
    <w:rsid w:val="00167EA4"/>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customStyle="1" w:styleId="LightList-Accent61">
    <w:name w:val="Light List - Accent 61"/>
    <w:basedOn w:val="TableNormal"/>
    <w:next w:val="LightList-Accent6"/>
    <w:uiPriority w:val="61"/>
    <w:rsid w:val="00167EA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Grid1">
    <w:name w:val="Light Grid1"/>
    <w:basedOn w:val="TableNormal"/>
    <w:next w:val="LightGrid"/>
    <w:uiPriority w:val="62"/>
    <w:rsid w:val="00167EA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rsid w:val="00167EA4"/>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customStyle="1" w:styleId="LightGrid-Accent21">
    <w:name w:val="Light Grid - Accent 21"/>
    <w:basedOn w:val="TableNormal"/>
    <w:next w:val="LightGrid-Accent2"/>
    <w:uiPriority w:val="62"/>
    <w:rsid w:val="00167EA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LightGrid-Accent31">
    <w:name w:val="Light Grid - Accent 31"/>
    <w:basedOn w:val="TableNormal"/>
    <w:next w:val="LightGrid-Accent3"/>
    <w:uiPriority w:val="62"/>
    <w:rsid w:val="00167EA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LightGrid-Accent41">
    <w:name w:val="Light Grid - Accent 41"/>
    <w:basedOn w:val="TableNormal"/>
    <w:next w:val="LightGrid-Accent4"/>
    <w:uiPriority w:val="62"/>
    <w:rsid w:val="00167EA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LightGrid-Accent51">
    <w:name w:val="Light Grid - Accent 51"/>
    <w:basedOn w:val="TableNormal"/>
    <w:next w:val="LightGrid-Accent5"/>
    <w:uiPriority w:val="62"/>
    <w:rsid w:val="00167EA4"/>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customStyle="1" w:styleId="LightGrid-Accent61">
    <w:name w:val="Light Grid - Accent 61"/>
    <w:basedOn w:val="TableNormal"/>
    <w:next w:val="LightGrid-Accent6"/>
    <w:uiPriority w:val="62"/>
    <w:rsid w:val="00167EA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MediumShading11">
    <w:name w:val="Medium Shading 11"/>
    <w:basedOn w:val="TableNormal"/>
    <w:next w:val="MediumShading1"/>
    <w:uiPriority w:val="63"/>
    <w:rsid w:val="00167EA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167EA4"/>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167EA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167EA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167EA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167EA4"/>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167EA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167EA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167EA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167EA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167EA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167EA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167EA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167EA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167EA4"/>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next w:val="MediumList1-Accent1"/>
    <w:uiPriority w:val="65"/>
    <w:rsid w:val="00167EA4"/>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customStyle="1" w:styleId="MediumList1-Accent21">
    <w:name w:val="Medium List 1 - Accent 21"/>
    <w:basedOn w:val="TableNormal"/>
    <w:next w:val="MediumList1-Accent2"/>
    <w:uiPriority w:val="65"/>
    <w:rsid w:val="00167EA4"/>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MediumList1-Accent31">
    <w:name w:val="Medium List 1 - Accent 31"/>
    <w:basedOn w:val="TableNormal"/>
    <w:next w:val="MediumList1-Accent3"/>
    <w:uiPriority w:val="65"/>
    <w:rsid w:val="00167EA4"/>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MediumList1-Accent41">
    <w:name w:val="Medium List 1 - Accent 41"/>
    <w:basedOn w:val="TableNormal"/>
    <w:next w:val="MediumList1-Accent4"/>
    <w:uiPriority w:val="65"/>
    <w:rsid w:val="00167EA4"/>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MediumList1-Accent51">
    <w:name w:val="Medium List 1 - Accent 51"/>
    <w:basedOn w:val="TableNormal"/>
    <w:next w:val="MediumList1-Accent5"/>
    <w:uiPriority w:val="65"/>
    <w:rsid w:val="00167EA4"/>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customStyle="1" w:styleId="MediumList1-Accent61">
    <w:name w:val="Medium List 1 - Accent 61"/>
    <w:basedOn w:val="TableNormal"/>
    <w:next w:val="MediumList1-Accent6"/>
    <w:uiPriority w:val="65"/>
    <w:rsid w:val="00167EA4"/>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next w:val="MediumList2"/>
    <w:uiPriority w:val="66"/>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next w:val="MediumGrid1"/>
    <w:uiPriority w:val="67"/>
    <w:rsid w:val="00167EA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1">
    <w:name w:val="Medium Grid 1 - Accent 11"/>
    <w:basedOn w:val="TableNormal"/>
    <w:next w:val="MediumGrid1-Accent1"/>
    <w:uiPriority w:val="67"/>
    <w:rsid w:val="00167EA4"/>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MediumGrid1-Accent21">
    <w:name w:val="Medium Grid 1 - Accent 21"/>
    <w:basedOn w:val="TableNormal"/>
    <w:next w:val="MediumGrid1-Accent2"/>
    <w:uiPriority w:val="67"/>
    <w:rsid w:val="00167EA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MediumGrid1-Accent31">
    <w:name w:val="Medium Grid 1 - Accent 31"/>
    <w:basedOn w:val="TableNormal"/>
    <w:next w:val="MediumGrid1-Accent3"/>
    <w:uiPriority w:val="67"/>
    <w:rsid w:val="00167EA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MediumGrid1-Accent41">
    <w:name w:val="Medium Grid 1 - Accent 41"/>
    <w:basedOn w:val="TableNormal"/>
    <w:next w:val="MediumGrid1-Accent4"/>
    <w:uiPriority w:val="67"/>
    <w:rsid w:val="00167EA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MediumGrid1-Accent51">
    <w:name w:val="Medium Grid 1 - Accent 51"/>
    <w:basedOn w:val="TableNormal"/>
    <w:next w:val="MediumGrid1-Accent5"/>
    <w:uiPriority w:val="67"/>
    <w:rsid w:val="00167EA4"/>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customStyle="1" w:styleId="MediumGrid1-Accent61">
    <w:name w:val="Medium Grid 1 - Accent 61"/>
    <w:basedOn w:val="TableNormal"/>
    <w:next w:val="MediumGrid1-Accent6"/>
    <w:uiPriority w:val="67"/>
    <w:rsid w:val="00167EA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next w:val="MediumGrid2"/>
    <w:uiPriority w:val="68"/>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
    <w:next w:val="MediumGrid2-Accent6"/>
    <w:uiPriority w:val="68"/>
    <w:rsid w:val="00167E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rsid w:val="00167EA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
    <w:next w:val="MediumGrid3-Accent1"/>
    <w:uiPriority w:val="69"/>
    <w:rsid w:val="00167EA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customStyle="1" w:styleId="MediumGrid3-Accent21">
    <w:name w:val="Medium Grid 3 - Accent 21"/>
    <w:basedOn w:val="TableNormal"/>
    <w:next w:val="MediumGrid3-Accent2"/>
    <w:uiPriority w:val="69"/>
    <w:rsid w:val="00167EA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31">
    <w:name w:val="Medium Grid 3 - Accent 31"/>
    <w:basedOn w:val="TableNormal"/>
    <w:next w:val="MediumGrid3-Accent3"/>
    <w:uiPriority w:val="69"/>
    <w:rsid w:val="00167EA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customStyle="1" w:styleId="MediumGrid3-Accent41">
    <w:name w:val="Medium Grid 3 - Accent 41"/>
    <w:basedOn w:val="TableNormal"/>
    <w:next w:val="MediumGrid3-Accent4"/>
    <w:uiPriority w:val="69"/>
    <w:rsid w:val="00167EA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MediumGrid3-Accent51">
    <w:name w:val="Medium Grid 3 - Accent 51"/>
    <w:basedOn w:val="TableNormal"/>
    <w:next w:val="MediumGrid3-Accent5"/>
    <w:uiPriority w:val="69"/>
    <w:rsid w:val="00167EA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customStyle="1" w:styleId="MediumGrid3-Accent61">
    <w:name w:val="Medium Grid 3 - Accent 61"/>
    <w:basedOn w:val="TableNormal"/>
    <w:next w:val="MediumGrid3-Accent6"/>
    <w:uiPriority w:val="69"/>
    <w:rsid w:val="00167EA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DarkList1">
    <w:name w:val="Dark List1"/>
    <w:basedOn w:val="TableNormal"/>
    <w:next w:val="DarkList"/>
    <w:uiPriority w:val="70"/>
    <w:rsid w:val="00167EA4"/>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
    <w:next w:val="DarkList-Accent1"/>
    <w:uiPriority w:val="70"/>
    <w:rsid w:val="00167EA4"/>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customStyle="1" w:styleId="DarkList-Accent21">
    <w:name w:val="Dark List - Accent 21"/>
    <w:basedOn w:val="TableNormal"/>
    <w:next w:val="DarkList-Accent2"/>
    <w:uiPriority w:val="70"/>
    <w:rsid w:val="00167EA4"/>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DarkList-Accent31">
    <w:name w:val="Dark List - Accent 31"/>
    <w:basedOn w:val="TableNormal"/>
    <w:next w:val="DarkList-Accent3"/>
    <w:uiPriority w:val="70"/>
    <w:rsid w:val="00167EA4"/>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DarkList-Accent41">
    <w:name w:val="Dark List - Accent 41"/>
    <w:basedOn w:val="TableNormal"/>
    <w:next w:val="DarkList-Accent4"/>
    <w:uiPriority w:val="70"/>
    <w:rsid w:val="00167EA4"/>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DarkList-Accent51">
    <w:name w:val="Dark List - Accent 51"/>
    <w:basedOn w:val="TableNormal"/>
    <w:next w:val="DarkList-Accent5"/>
    <w:uiPriority w:val="70"/>
    <w:rsid w:val="00167EA4"/>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customStyle="1" w:styleId="DarkList-Accent61">
    <w:name w:val="Dark List - Accent 61"/>
    <w:basedOn w:val="TableNormal"/>
    <w:next w:val="DarkList-Accent6"/>
    <w:uiPriority w:val="70"/>
    <w:rsid w:val="00167EA4"/>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ColorfulShading1">
    <w:name w:val="Colorful Shading1"/>
    <w:basedOn w:val="TableNormal"/>
    <w:next w:val="ColorfulShading"/>
    <w:uiPriority w:val="71"/>
    <w:rsid w:val="00167EA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rsid w:val="00167EA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
    <w:next w:val="ColorfulShading-Accent2"/>
    <w:uiPriority w:val="71"/>
    <w:rsid w:val="00167EA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rsid w:val="00167EA4"/>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ColorfulShading-Accent41">
    <w:name w:val="Colorful Shading - Accent 41"/>
    <w:basedOn w:val="TableNormal"/>
    <w:next w:val="ColorfulShading-Accent4"/>
    <w:uiPriority w:val="71"/>
    <w:rsid w:val="00167EA4"/>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rsid w:val="00167EA4"/>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
    <w:next w:val="ColorfulShading-Accent6"/>
    <w:uiPriority w:val="71"/>
    <w:rsid w:val="00167EA4"/>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next w:val="ColorfulList"/>
    <w:uiPriority w:val="72"/>
    <w:rsid w:val="00167EA4"/>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
    <w:next w:val="ColorfulList-Accent1"/>
    <w:uiPriority w:val="72"/>
    <w:rsid w:val="00167EA4"/>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ColorfulList-Accent21">
    <w:name w:val="Colorful List - Accent 21"/>
    <w:basedOn w:val="TableNormal"/>
    <w:next w:val="ColorfulList-Accent2"/>
    <w:uiPriority w:val="72"/>
    <w:rsid w:val="00167EA4"/>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ColorfulList-Accent31">
    <w:name w:val="Colorful List - Accent 31"/>
    <w:basedOn w:val="TableNormal"/>
    <w:next w:val="ColorfulList-Accent3"/>
    <w:uiPriority w:val="72"/>
    <w:rsid w:val="00167EA4"/>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ColorfulList-Accent41">
    <w:name w:val="Colorful List - Accent 41"/>
    <w:basedOn w:val="TableNormal"/>
    <w:next w:val="ColorfulList-Accent4"/>
    <w:uiPriority w:val="72"/>
    <w:rsid w:val="00167EA4"/>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ColorfulList-Accent51">
    <w:name w:val="Colorful List - Accent 51"/>
    <w:basedOn w:val="TableNormal"/>
    <w:next w:val="ColorfulList-Accent5"/>
    <w:uiPriority w:val="72"/>
    <w:rsid w:val="00167EA4"/>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customStyle="1" w:styleId="ColorfulList-Accent61">
    <w:name w:val="Colorful List - Accent 61"/>
    <w:basedOn w:val="TableNormal"/>
    <w:next w:val="ColorfulList-Accent6"/>
    <w:uiPriority w:val="72"/>
    <w:rsid w:val="00167EA4"/>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Grid1">
    <w:name w:val="Colorful Grid1"/>
    <w:basedOn w:val="TableNormal"/>
    <w:next w:val="ColorfulGrid"/>
    <w:uiPriority w:val="73"/>
    <w:rsid w:val="00167EA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
    <w:next w:val="ColorfulGrid-Accent1"/>
    <w:uiPriority w:val="73"/>
    <w:rsid w:val="00167EA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21">
    <w:name w:val="Colorful Grid - Accent 21"/>
    <w:basedOn w:val="TableNormal"/>
    <w:next w:val="ColorfulGrid-Accent2"/>
    <w:uiPriority w:val="73"/>
    <w:rsid w:val="00167EA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ColorfulGrid-Accent31">
    <w:name w:val="Colorful Grid - Accent 31"/>
    <w:basedOn w:val="TableNormal"/>
    <w:next w:val="ColorfulGrid-Accent3"/>
    <w:uiPriority w:val="73"/>
    <w:rsid w:val="00167EA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ColorfulGrid-Accent41">
    <w:name w:val="Colorful Grid - Accent 41"/>
    <w:basedOn w:val="TableNormal"/>
    <w:next w:val="ColorfulGrid-Accent4"/>
    <w:uiPriority w:val="73"/>
    <w:rsid w:val="00167EA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ColorfulGrid-Accent51">
    <w:name w:val="Colorful Grid - Accent 51"/>
    <w:basedOn w:val="TableNormal"/>
    <w:next w:val="ColorfulGrid-Accent5"/>
    <w:uiPriority w:val="73"/>
    <w:rsid w:val="00167EA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customStyle="1" w:styleId="ColorfulGrid-Accent61">
    <w:name w:val="Colorful Grid - Accent 61"/>
    <w:basedOn w:val="TableNormal"/>
    <w:next w:val="ColorfulGrid-Accent6"/>
    <w:uiPriority w:val="73"/>
    <w:rsid w:val="00167EA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numbering" w:customStyle="1" w:styleId="NoList41">
    <w:name w:val="No List41"/>
    <w:next w:val="NoList"/>
    <w:uiPriority w:val="99"/>
    <w:semiHidden/>
    <w:unhideWhenUsed/>
    <w:rsid w:val="00167EA4"/>
  </w:style>
  <w:style w:type="numbering" w:customStyle="1" w:styleId="NoList6">
    <w:name w:val="No List6"/>
    <w:next w:val="NoList"/>
    <w:uiPriority w:val="99"/>
    <w:semiHidden/>
    <w:unhideWhenUsed/>
    <w:rsid w:val="00560E07"/>
  </w:style>
  <w:style w:type="table" w:customStyle="1" w:styleId="TableGrid5">
    <w:name w:val="Table Grid5"/>
    <w:basedOn w:val="TableNormal"/>
    <w:next w:val="TableGrid"/>
    <w:uiPriority w:val="39"/>
    <w:rsid w:val="00560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FE33AB"/>
  </w:style>
  <w:style w:type="table" w:customStyle="1" w:styleId="TableNormal0">
    <w:name w:val="TableNormal"/>
    <w:rsid w:val="00FE33AB"/>
    <w:pPr>
      <w:spacing w:after="0" w:line="240" w:lineRule="auto"/>
    </w:pPr>
    <w:rPr>
      <w:rFonts w:ascii="Times New Roman" w:eastAsia="Times New Roman" w:hAnsi="Times New Roman" w:cs="Times New Roman"/>
      <w:sz w:val="24"/>
      <w:szCs w:val="24"/>
      <w:lang w:val="en-IN"/>
    </w:rPr>
    <w:tblPr>
      <w:tblCellMar>
        <w:top w:w="100" w:type="dxa"/>
        <w:left w:w="100" w:type="dxa"/>
        <w:bottom w:w="100" w:type="dxa"/>
        <w:right w:w="100" w:type="dxa"/>
      </w:tblCellMar>
    </w:tblPr>
  </w:style>
  <w:style w:type="numbering" w:customStyle="1" w:styleId="NoList8">
    <w:name w:val="No List8"/>
    <w:next w:val="NoList"/>
    <w:uiPriority w:val="99"/>
    <w:semiHidden/>
    <w:unhideWhenUsed/>
    <w:rsid w:val="008B653C"/>
  </w:style>
  <w:style w:type="paragraph" w:customStyle="1" w:styleId="xl65">
    <w:name w:val="xl65"/>
    <w:basedOn w:val="Normal"/>
    <w:rsid w:val="008B653C"/>
    <w:pPr>
      <w:spacing w:before="100" w:beforeAutospacing="1" w:after="100" w:afterAutospacing="1" w:line="240" w:lineRule="auto"/>
    </w:pPr>
    <w:rPr>
      <w:rFonts w:ascii="Arial" w:eastAsia="Times New Roman" w:hAnsi="Arial" w:cs="Arial"/>
      <w:color w:val="000000"/>
      <w:sz w:val="24"/>
      <w:szCs w:val="24"/>
    </w:rPr>
  </w:style>
  <w:style w:type="paragraph" w:customStyle="1" w:styleId="xl66">
    <w:name w:val="xl66"/>
    <w:basedOn w:val="Normal"/>
    <w:rsid w:val="008B653C"/>
    <w:pPr>
      <w:spacing w:before="100" w:beforeAutospacing="1" w:after="100" w:afterAutospacing="1" w:line="240" w:lineRule="auto"/>
    </w:pPr>
    <w:rPr>
      <w:rFonts w:ascii="Arial" w:eastAsia="Times New Roman" w:hAnsi="Arial" w:cs="Arial"/>
      <w:color w:val="000000"/>
      <w:sz w:val="14"/>
      <w:szCs w:val="14"/>
    </w:rPr>
  </w:style>
  <w:style w:type="paragraph" w:customStyle="1" w:styleId="xl67">
    <w:name w:val="xl67"/>
    <w:basedOn w:val="Normal"/>
    <w:rsid w:val="008B653C"/>
    <w:pPr>
      <w:spacing w:before="100" w:beforeAutospacing="1" w:after="100" w:afterAutospacing="1" w:line="240" w:lineRule="auto"/>
    </w:pPr>
    <w:rPr>
      <w:rFonts w:ascii="Arial" w:eastAsia="Times New Roman" w:hAnsi="Arial" w:cs="Arial"/>
      <w:i/>
      <w:iCs/>
      <w:color w:val="000000"/>
      <w:sz w:val="24"/>
      <w:szCs w:val="24"/>
    </w:rPr>
  </w:style>
  <w:style w:type="paragraph" w:customStyle="1" w:styleId="xl68">
    <w:name w:val="xl68"/>
    <w:basedOn w:val="Normal"/>
    <w:rsid w:val="008B653C"/>
    <w:pPr>
      <w:spacing w:before="100" w:beforeAutospacing="1" w:after="100" w:afterAutospacing="1" w:line="240" w:lineRule="auto"/>
    </w:pPr>
    <w:rPr>
      <w:rFonts w:ascii="Arial" w:eastAsia="Times New Roman" w:hAnsi="Arial" w:cs="Arial"/>
      <w:color w:val="000000"/>
      <w:sz w:val="12"/>
      <w:szCs w:val="12"/>
    </w:rPr>
  </w:style>
  <w:style w:type="paragraph" w:customStyle="1" w:styleId="xl69">
    <w:name w:val="xl69"/>
    <w:basedOn w:val="Normal"/>
    <w:rsid w:val="008B653C"/>
    <w:pPr>
      <w:spacing w:before="100" w:beforeAutospacing="1" w:after="100" w:afterAutospacing="1" w:line="240" w:lineRule="auto"/>
    </w:pPr>
    <w:rPr>
      <w:rFonts w:ascii="Arial" w:eastAsia="Times New Roman" w:hAnsi="Arial" w:cs="Arial"/>
      <w:color w:val="000000"/>
      <w:sz w:val="16"/>
      <w:szCs w:val="16"/>
    </w:rPr>
  </w:style>
  <w:style w:type="paragraph" w:customStyle="1" w:styleId="xl70">
    <w:name w:val="xl70"/>
    <w:basedOn w:val="Normal"/>
    <w:rsid w:val="008B653C"/>
    <w:pPr>
      <w:spacing w:before="100" w:beforeAutospacing="1" w:after="100" w:afterAutospacing="1" w:line="240" w:lineRule="auto"/>
    </w:pPr>
    <w:rPr>
      <w:rFonts w:ascii="Arial" w:eastAsia="Times New Roman" w:hAnsi="Arial" w:cs="Arial"/>
    </w:rPr>
  </w:style>
  <w:style w:type="paragraph" w:customStyle="1" w:styleId="xl71">
    <w:name w:val="xl71"/>
    <w:basedOn w:val="Normal"/>
    <w:rsid w:val="008B653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Arial" w:eastAsia="Times New Roman" w:hAnsi="Arial" w:cs="Arial"/>
      <w:i/>
      <w:iCs/>
    </w:rPr>
  </w:style>
  <w:style w:type="paragraph" w:customStyle="1" w:styleId="xl72">
    <w:name w:val="xl72"/>
    <w:basedOn w:val="Normal"/>
    <w:rsid w:val="008B653C"/>
    <w:pPr>
      <w:shd w:val="clear" w:color="4A86E8" w:fill="4A86E8"/>
      <w:spacing w:before="100" w:beforeAutospacing="1" w:after="100" w:afterAutospacing="1" w:line="240" w:lineRule="auto"/>
    </w:pPr>
    <w:rPr>
      <w:rFonts w:ascii="Arial" w:eastAsia="Times New Roman" w:hAnsi="Arial" w:cs="Arial"/>
      <w:i/>
      <w:iCs/>
      <w:color w:val="000000"/>
      <w:sz w:val="24"/>
      <w:szCs w:val="24"/>
    </w:rPr>
  </w:style>
  <w:style w:type="paragraph" w:customStyle="1" w:styleId="xl73">
    <w:name w:val="xl73"/>
    <w:basedOn w:val="Normal"/>
    <w:rsid w:val="008B653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sz w:val="24"/>
      <w:szCs w:val="24"/>
    </w:rPr>
  </w:style>
  <w:style w:type="paragraph" w:styleId="CommentText">
    <w:name w:val="annotation text"/>
    <w:basedOn w:val="Normal"/>
    <w:link w:val="CommentTextChar"/>
    <w:uiPriority w:val="99"/>
    <w:semiHidden/>
    <w:unhideWhenUsed/>
    <w:rsid w:val="00F17B52"/>
    <w:pPr>
      <w:spacing w:line="240" w:lineRule="auto"/>
    </w:pPr>
    <w:rPr>
      <w:sz w:val="20"/>
      <w:szCs w:val="20"/>
    </w:rPr>
  </w:style>
  <w:style w:type="character" w:customStyle="1" w:styleId="CommentTextChar">
    <w:name w:val="Comment Text Char"/>
    <w:basedOn w:val="DefaultParagraphFont"/>
    <w:link w:val="CommentText"/>
    <w:uiPriority w:val="99"/>
    <w:semiHidden/>
    <w:rsid w:val="00F17B52"/>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F17B5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699130">
      <w:bodyDiv w:val="1"/>
      <w:marLeft w:val="0"/>
      <w:marRight w:val="0"/>
      <w:marTop w:val="0"/>
      <w:marBottom w:val="0"/>
      <w:divBdr>
        <w:top w:val="none" w:sz="0" w:space="0" w:color="auto"/>
        <w:left w:val="none" w:sz="0" w:space="0" w:color="auto"/>
        <w:bottom w:val="none" w:sz="0" w:space="0" w:color="auto"/>
        <w:right w:val="none" w:sz="0" w:space="0" w:color="auto"/>
      </w:divBdr>
    </w:div>
    <w:div w:id="456879140">
      <w:bodyDiv w:val="1"/>
      <w:marLeft w:val="0"/>
      <w:marRight w:val="0"/>
      <w:marTop w:val="0"/>
      <w:marBottom w:val="0"/>
      <w:divBdr>
        <w:top w:val="none" w:sz="0" w:space="0" w:color="auto"/>
        <w:left w:val="none" w:sz="0" w:space="0" w:color="auto"/>
        <w:bottom w:val="none" w:sz="0" w:space="0" w:color="auto"/>
        <w:right w:val="none" w:sz="0" w:space="0" w:color="auto"/>
      </w:divBdr>
    </w:div>
    <w:div w:id="995762529">
      <w:bodyDiv w:val="1"/>
      <w:marLeft w:val="0"/>
      <w:marRight w:val="0"/>
      <w:marTop w:val="0"/>
      <w:marBottom w:val="0"/>
      <w:divBdr>
        <w:top w:val="none" w:sz="0" w:space="0" w:color="auto"/>
        <w:left w:val="none" w:sz="0" w:space="0" w:color="auto"/>
        <w:bottom w:val="none" w:sz="0" w:space="0" w:color="auto"/>
        <w:right w:val="none" w:sz="0" w:space="0" w:color="auto"/>
      </w:divBdr>
    </w:div>
    <w:div w:id="1009334495">
      <w:bodyDiv w:val="1"/>
      <w:marLeft w:val="0"/>
      <w:marRight w:val="0"/>
      <w:marTop w:val="0"/>
      <w:marBottom w:val="0"/>
      <w:divBdr>
        <w:top w:val="none" w:sz="0" w:space="0" w:color="auto"/>
        <w:left w:val="none" w:sz="0" w:space="0" w:color="auto"/>
        <w:bottom w:val="none" w:sz="0" w:space="0" w:color="auto"/>
        <w:right w:val="none" w:sz="0" w:space="0" w:color="auto"/>
      </w:divBdr>
    </w:div>
    <w:div w:id="1439105949">
      <w:bodyDiv w:val="1"/>
      <w:marLeft w:val="0"/>
      <w:marRight w:val="0"/>
      <w:marTop w:val="0"/>
      <w:marBottom w:val="0"/>
      <w:divBdr>
        <w:top w:val="none" w:sz="0" w:space="0" w:color="auto"/>
        <w:left w:val="none" w:sz="0" w:space="0" w:color="auto"/>
        <w:bottom w:val="none" w:sz="0" w:space="0" w:color="auto"/>
        <w:right w:val="none" w:sz="0" w:space="0" w:color="auto"/>
      </w:divBdr>
    </w:div>
    <w:div w:id="1541090001">
      <w:bodyDiv w:val="1"/>
      <w:marLeft w:val="0"/>
      <w:marRight w:val="0"/>
      <w:marTop w:val="0"/>
      <w:marBottom w:val="0"/>
      <w:divBdr>
        <w:top w:val="none" w:sz="0" w:space="0" w:color="auto"/>
        <w:left w:val="none" w:sz="0" w:space="0" w:color="auto"/>
        <w:bottom w:val="none" w:sz="0" w:space="0" w:color="auto"/>
        <w:right w:val="none" w:sz="0" w:space="0" w:color="auto"/>
      </w:divBdr>
    </w:div>
    <w:div w:id="1829634898">
      <w:bodyDiv w:val="1"/>
      <w:marLeft w:val="0"/>
      <w:marRight w:val="0"/>
      <w:marTop w:val="0"/>
      <w:marBottom w:val="0"/>
      <w:divBdr>
        <w:top w:val="none" w:sz="0" w:space="0" w:color="auto"/>
        <w:left w:val="none" w:sz="0" w:space="0" w:color="auto"/>
        <w:bottom w:val="none" w:sz="0" w:space="0" w:color="auto"/>
        <w:right w:val="none" w:sz="0" w:space="0" w:color="auto"/>
      </w:divBdr>
    </w:div>
    <w:div w:id="1920863981">
      <w:bodyDiv w:val="1"/>
      <w:marLeft w:val="0"/>
      <w:marRight w:val="0"/>
      <w:marTop w:val="0"/>
      <w:marBottom w:val="0"/>
      <w:divBdr>
        <w:top w:val="none" w:sz="0" w:space="0" w:color="auto"/>
        <w:left w:val="none" w:sz="0" w:space="0" w:color="auto"/>
        <w:bottom w:val="none" w:sz="0" w:space="0" w:color="auto"/>
        <w:right w:val="none" w:sz="0" w:space="0" w:color="auto"/>
      </w:divBdr>
    </w:div>
    <w:div w:id="1932350235">
      <w:bodyDiv w:val="1"/>
      <w:marLeft w:val="0"/>
      <w:marRight w:val="0"/>
      <w:marTop w:val="0"/>
      <w:marBottom w:val="0"/>
      <w:divBdr>
        <w:top w:val="none" w:sz="0" w:space="0" w:color="auto"/>
        <w:left w:val="none" w:sz="0" w:space="0" w:color="auto"/>
        <w:bottom w:val="none" w:sz="0" w:space="0" w:color="auto"/>
        <w:right w:val="none" w:sz="0" w:space="0" w:color="auto"/>
      </w:divBdr>
    </w:div>
    <w:div w:id="1978754714">
      <w:bodyDiv w:val="1"/>
      <w:marLeft w:val="0"/>
      <w:marRight w:val="0"/>
      <w:marTop w:val="0"/>
      <w:marBottom w:val="0"/>
      <w:divBdr>
        <w:top w:val="none" w:sz="0" w:space="0" w:color="auto"/>
        <w:left w:val="none" w:sz="0" w:space="0" w:color="auto"/>
        <w:bottom w:val="none" w:sz="0" w:space="0" w:color="auto"/>
        <w:right w:val="none" w:sz="0" w:space="0" w:color="auto"/>
      </w:divBdr>
    </w:div>
    <w:div w:id="2112816134">
      <w:bodyDiv w:val="1"/>
      <w:marLeft w:val="0"/>
      <w:marRight w:val="0"/>
      <w:marTop w:val="0"/>
      <w:marBottom w:val="0"/>
      <w:divBdr>
        <w:top w:val="none" w:sz="0" w:space="0" w:color="auto"/>
        <w:left w:val="none" w:sz="0" w:space="0" w:color="auto"/>
        <w:bottom w:val="none" w:sz="0" w:space="0" w:color="auto"/>
        <w:right w:val="none" w:sz="0" w:space="0" w:color="auto"/>
      </w:divBdr>
    </w:div>
    <w:div w:id="212985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aiti.iom.int/sites/g/files/tmzbdl1091/files/documents/annual-report_2021_final.pdf" TargetMode="External"/><Relationship Id="rId299" Type="http://schemas.openxmlformats.org/officeDocument/2006/relationships/hyperlink" Target="https://reliefweb.int/report/afghanistan/tokyo-conference-afghanistan-tokyo-declaration-partnership-self-reliance" TargetMode="External"/><Relationship Id="rId303" Type="http://schemas.openxmlformats.org/officeDocument/2006/relationships/hyperlink" Target="https://www.consilium.europa.eu/en/press/press-releases/2016/03/18/eu-turkey-statement/" TargetMode="External"/><Relationship Id="rId21" Type="http://schemas.openxmlformats.org/officeDocument/2006/relationships/hyperlink" Target="https://doi.org/10.1016/S0277-9536(01)00040-5" TargetMode="External"/><Relationship Id="rId42" Type="http://schemas.openxmlformats.org/officeDocument/2006/relationships/hyperlink" Target="https://digitalcommons.wcl.american.edu/cgi/viewcontent.cgi?article=1873&amp;context=hrbrief" TargetMode="External"/><Relationship Id="rId63" Type="http://schemas.openxmlformats.org/officeDocument/2006/relationships/hyperlink" Target="https://data.unhcr.org/en/situations/southsudan" TargetMode="External"/><Relationship Id="rId84" Type="http://schemas.openxmlformats.org/officeDocument/2006/relationships/hyperlink" Target="https://www.asyluminsight.com/sri-lanka?utm_source=chatgpt.com" TargetMode="External"/><Relationship Id="rId138" Type="http://schemas.openxmlformats.org/officeDocument/2006/relationships/hyperlink" Target="https://hrdag.org/wp-content/uploads/2013/01/Benetech-Truth-Myth-Sierra-Leone-1991-2000.pdf?utm_source=chatgpt.com" TargetMode="External"/><Relationship Id="rId159" Type="http://schemas.openxmlformats.org/officeDocument/2006/relationships/hyperlink" Target="https://www.amnesty.org/en/latest/campaigns/2016/12/sur-displaced-and-dispossessed/?utm_source=chatgpt.com" TargetMode="External"/><Relationship Id="rId324" Type="http://schemas.microsoft.com/office/2011/relationships/people" Target="people.xml"/><Relationship Id="rId170" Type="http://schemas.openxmlformats.org/officeDocument/2006/relationships/hyperlink" Target="https://www.refworld.org/reference/annualreport/uscri/2002/en/27912" TargetMode="External"/><Relationship Id="rId191" Type="http://schemas.openxmlformats.org/officeDocument/2006/relationships/hyperlink" Target="https://journals.rudn.ru/public-administration/article/view/38607" TargetMode="External"/><Relationship Id="rId205" Type="http://schemas.openxmlformats.org/officeDocument/2006/relationships/hyperlink" Target="https://data.unhcr.org/en/situations/yemen_cccm" TargetMode="External"/><Relationship Id="rId226" Type="http://schemas.openxmlformats.org/officeDocument/2006/relationships/diagramColors" Target="diagrams/colors1.xml"/><Relationship Id="rId247" Type="http://schemas.openxmlformats.org/officeDocument/2006/relationships/hyperlink" Target="https://www.incore.ulster.ac.uk/services/cds/agreements/pdf/rwan1.pdf" TargetMode="External"/><Relationship Id="rId107" Type="http://schemas.openxmlformats.org/officeDocument/2006/relationships/hyperlink" Target="https://www.unhcr.org/sites/default/files/legacy-pdf/3ebf9bb30.pdf" TargetMode="External"/><Relationship Id="rId268" Type="http://schemas.openxmlformats.org/officeDocument/2006/relationships/hyperlink" Target="https://peacemaker.un.org/sites/peacemaker.un.org/files/TJ_970627_GeneralAgreementontheEstablishmentPeaceNationalAccordinTajikistan.pdf" TargetMode="External"/><Relationship Id="rId289" Type="http://schemas.openxmlformats.org/officeDocument/2006/relationships/hyperlink" Target="https://www.refworld.org/docid/4418218a14.html" TargetMode="External"/><Relationship Id="rId11" Type="http://schemas.openxmlformats.org/officeDocument/2006/relationships/hyperlink" Target="https://www.iwm.org.uk/history/what-happened-to-people-displaced-by-the-second-world-war" TargetMode="External"/><Relationship Id="rId32" Type="http://schemas.openxmlformats.org/officeDocument/2006/relationships/hyperlink" Target="https://digitallibrary" TargetMode="External"/><Relationship Id="rId53" Type="http://schemas.openxmlformats.org/officeDocument/2006/relationships/hyperlink" Target="https://www.refworld.org/reference/countryrep/idmc/2009/en/67610" TargetMode="External"/><Relationship Id="rId74" Type="http://schemas.openxmlformats.org/officeDocument/2006/relationships/hyperlink" Target="https://www.unhcr.org/us/news/briefing-notes/unhcr-lebanon-syria-humanitarian-and-displacement-crisis-continues-deepen" TargetMode="External"/><Relationship Id="rId128" Type="http://schemas.openxmlformats.org/officeDocument/2006/relationships/hyperlink" Target="https://www.unhcr.org/us/publications/refugees-humanitarian-strategy-statement-mrs-sadako-ogata-united-nations-high" TargetMode="External"/><Relationship Id="rId149" Type="http://schemas.openxmlformats.org/officeDocument/2006/relationships/hyperlink" Target="https://doi.org/10.26425/2309-3633-2022-10-2-88-94" TargetMode="External"/><Relationship Id="rId314" Type="http://schemas.openxmlformats.org/officeDocument/2006/relationships/chart" Target="charts/chart2.xml"/><Relationship Id="rId5" Type="http://schemas.openxmlformats.org/officeDocument/2006/relationships/webSettings" Target="webSettings.xml"/><Relationship Id="rId95" Type="http://schemas.openxmlformats.org/officeDocument/2006/relationships/hyperlink" Target="https://www.unhcr.org/sites/default/files/legacy-pdf/3ebf9bb30.pdf" TargetMode="External"/><Relationship Id="rId160" Type="http://schemas.openxmlformats.org/officeDocument/2006/relationships/hyperlink" Target="https://www.ohchr.org/sites/default/files/Documents/Countries/TR/OHCHR_South-East_TurkeyReport_10March2017.pdf" TargetMode="External"/><Relationship Id="rId181" Type="http://schemas.openxmlformats.org/officeDocument/2006/relationships/hyperlink" Target="https://www.unhcr.org/mid-year-trends" TargetMode="External"/><Relationship Id="rId216" Type="http://schemas.openxmlformats.org/officeDocument/2006/relationships/hyperlink" Target="https://dtm.iom.int/burkina-faso" TargetMode="External"/><Relationship Id="rId237" Type="http://schemas.openxmlformats.org/officeDocument/2006/relationships/hyperlink" Target="https://www.unhcr.org/statistics/unhcrstats/4a07e87d6/unhcr-statistical-yearbook-2002.html" TargetMode="External"/><Relationship Id="rId258" Type="http://schemas.openxmlformats.org/officeDocument/2006/relationships/hyperlink" Target="https://www.peaceagreements.org/viewmasterdocument/273" TargetMode="External"/><Relationship Id="rId279" Type="http://schemas.openxmlformats.org/officeDocument/2006/relationships/hyperlink" Target="https://www.peaceagreements.org/viewmasterdocument/201" TargetMode="External"/><Relationship Id="rId22" Type="http://schemas.openxmlformats.org/officeDocument/2006/relationships/hyperlink" Target="https://library.icrc.org/library/docs/DOC/8537.pdf" TargetMode="External"/><Relationship Id="rId43" Type="http://schemas.openxmlformats.org/officeDocument/2006/relationships/hyperlink" Target="https://uca.edu/politicalscience/home/research-projects/dadm-project/sub-saharan-africa-region/rhodesia-zimbabwe-1964-present/" TargetMode="External"/><Relationship Id="rId64" Type="http://schemas.openxmlformats.org/officeDocument/2006/relationships/hyperlink" Target="https://data.unhcr.org/en/situations/sudansituation" TargetMode="External"/><Relationship Id="rId118" Type="http://schemas.openxmlformats.org/officeDocument/2006/relationships/hyperlink" Target="https://haiti.iom.int/sites/g/files/tmzbdl1091/files/documents/annual-report_2021_final.pdf" TargetMode="External"/><Relationship Id="rId139" Type="http://schemas.openxmlformats.org/officeDocument/2006/relationships/hyperlink" Target="https://www.unhcr.org/in/news/refugee-status-sierra-leoneans-end?utm_source=chatgpt.com" TargetMode="External"/><Relationship Id="rId290" Type="http://schemas.openxmlformats.org/officeDocument/2006/relationships/hyperlink" Target="https://reliefweb.int/report/indonesia/forgotten-people-people-aceh-indonesia" TargetMode="External"/><Relationship Id="rId304" Type="http://schemas.openxmlformats.org/officeDocument/2006/relationships/hyperlink" Target="https://www.europarl.europa.eu/legislative-train/theme-towards-a-new-policy-on-migration/file-eu-turkey-statement-action-plan" TargetMode="External"/><Relationship Id="rId325" Type="http://schemas.openxmlformats.org/officeDocument/2006/relationships/theme" Target="theme/theme1.xml"/><Relationship Id="rId85" Type="http://schemas.openxmlformats.org/officeDocument/2006/relationships/hyperlink" Target="https://humanityhouse.org/en/rampen-conflicten-sri-lanka-burgeroorlog-1983-2009/?utm_source=chatgpt.com" TargetMode="External"/><Relationship Id="rId150" Type="http://schemas.openxmlformats.org/officeDocument/2006/relationships/hyperlink" Target="https://doi.org/10.26425/2309-3633-2022-10-2-88-94" TargetMode="External"/><Relationship Id="rId171" Type="http://schemas.openxmlformats.org/officeDocument/2006/relationships/hyperlink" Target="https://www" TargetMode="External"/><Relationship Id="rId192" Type="http://schemas.openxmlformats.org/officeDocument/2006/relationships/hyperlink" Target="https://dtm.iom.int/datasets/nigeria-site-assessment-round-48-north-east-idps-and-returnee" TargetMode="External"/><Relationship Id="rId206" Type="http://schemas.openxmlformats.org/officeDocument/2006/relationships/hyperlink" Target="https://reliefweb.int/report/yemen/yemen-2024-ifrc-network-mid-year-report-january-june-2024-maaye001" TargetMode="External"/><Relationship Id="rId227" Type="http://schemas.microsoft.com/office/2007/relationships/diagramDrawing" Target="diagrams/drawing1.xml"/><Relationship Id="rId248" Type="http://schemas.openxmlformats.org/officeDocument/2006/relationships/hyperlink" Target="https://books.google.com/books?id=KseuCgAAQBAJ&amp;pg=PA82" TargetMode="External"/><Relationship Id="rId269" Type="http://schemas.openxmlformats.org/officeDocument/2006/relationships/hyperlink" Target="https://www.usip.org/sites/default/files/file/resources/collections/peace_agreements/tajik_gen_agree_19970627.pdf" TargetMode="External"/><Relationship Id="rId12" Type="http://schemas.openxmlformats.org/officeDocument/2006/relationships/hyperlink" Target="https://jcie.org/researchpdfs/NewSecurity/11_S%20Asia.pdf" TargetMode="External"/><Relationship Id="rId33" Type="http://schemas.openxmlformats.org/officeDocument/2006/relationships/hyperlink" Target="https://cejsh.icm.edu.pl/cejsh/element/bwmeta1.element.desklight-46637f67-cc39-45e8-b82f-6eb8b435c488" TargetMode="External"/><Relationship Id="rId108" Type="http://schemas.openxmlformats.org/officeDocument/2006/relationships/hyperlink" Target="https://www.unhcr.org/sites/default/files/legacy-pdf/3ebf9bb30.pdf" TargetMode="External"/><Relationship Id="rId129" Type="http://schemas.openxmlformats.org/officeDocument/2006/relationships/hyperlink" Target="https://www.unhcr.org/us/publications/refugees-humanitarian-strategy-statement-mrs-sadako-ogata-united-nations-high" TargetMode="External"/><Relationship Id="rId280" Type="http://schemas.openxmlformats.org/officeDocument/2006/relationships/hyperlink" Target="https://peaceaccords.nd.edu/wp-content/accords/Macedonia_framework_agreement.pdf" TargetMode="External"/><Relationship Id="rId315" Type="http://schemas.openxmlformats.org/officeDocument/2006/relationships/chart" Target="charts/chart3.xml"/><Relationship Id="rId54" Type="http://schemas.openxmlformats.org/officeDocument/2006/relationships/hyperlink" Target="https://peaceaccords.nd.edu/provision/internally-displaced-persons-sudan-comprehensive-peace-agreement?utm_source=chatgpt.com" TargetMode="External"/><Relationship Id="rId75" Type="http://schemas.openxmlformats.org/officeDocument/2006/relationships/hyperlink" Target="https://www.unhcr.org/us/news/briefing-notes/unhcr-lebanon-syria-humanitarian-and-displacement-crisis-continues-deepen" TargetMode="External"/><Relationship Id="rId96" Type="http://schemas.openxmlformats.org/officeDocument/2006/relationships/hyperlink" Target="https://www.unhcr.org/sites/default/files/legacy-pdf/3ebf9bb30.pdf" TargetMode="External"/><Relationship Id="rId140" Type="http://schemas.openxmlformats.org/officeDocument/2006/relationships/hyperlink" Target="https://data2.unhcr.org/en/situations/myanmar_refugees" TargetMode="External"/><Relationship Id="rId161" Type="http://schemas.openxmlformats.org/officeDocument/2006/relationships/hyperlink" Target="https://www" TargetMode="External"/><Relationship Id="rId182" Type="http://schemas.openxmlformats.org/officeDocument/2006/relationships/hyperlink" Target="https://www.unhcr.org/mid-year-trends" TargetMode="External"/><Relationship Id="rId217" Type="http://schemas.openxmlformats.org/officeDocument/2006/relationships/hyperlink" Target="https://uhrp.org/report/no-time-to-lose-uyghurs-stuck-in-the-united-states-asylum-system/?utm_source=chatgpt.com" TargetMode="External"/><Relationship Id="rId6" Type="http://schemas.openxmlformats.org/officeDocument/2006/relationships/footnotes" Target="footnotes.xml"/><Relationship Id="rId238" Type="http://schemas.openxmlformats.org/officeDocument/2006/relationships/hyperlink" Target="https://www.unhcr.org/us/media/international-refugee-aid-and-social-change-northern-mali-stefan-sperl" TargetMode="External"/><Relationship Id="rId259" Type="http://schemas.openxmlformats.org/officeDocument/2006/relationships/hyperlink" Target="https://www.refworld.org/docid/3ee712db4.html" TargetMode="External"/><Relationship Id="rId23" Type="http://schemas.openxmlformats.org/officeDocument/2006/relationships/hyperlink" Target="https://www.cheminsdememoire.gouv.fr/en/1962-french-exodus-algeria" TargetMode="External"/><Relationship Id="rId119" Type="http://schemas.openxmlformats.org/officeDocument/2006/relationships/hyperlink" Target="https://haiti.iom.int/sites/g/files/tmzbdl1091/files/documents/annual-report_2021_final.pdf" TargetMode="External"/><Relationship Id="rId270" Type="http://schemas.openxmlformats.org/officeDocument/2006/relationships/hyperlink" Target="https://digitallibrary.un.org/record/242013?ln=en" TargetMode="External"/><Relationship Id="rId291" Type="http://schemas.openxmlformats.org/officeDocument/2006/relationships/hyperlink" Target="https://www.unhcr.org/statistics/country/464478a72/unhcr-statistical-yearbook-2005.html" TargetMode="External"/><Relationship Id="rId305" Type="http://schemas.openxmlformats.org/officeDocument/2006/relationships/hyperlink" Target="https://www.rescue.org/eu/article/what-chatu-turkey-deal" TargetMode="External"/><Relationship Id="rId44" Type="http://schemas.openxmlformats.org/officeDocument/2006/relationships/hyperlink" Target="https://www.unhcr.org/us/news/briefing-notes/afghanistan-10-years-after-soviet-pull-out" TargetMode="External"/><Relationship Id="rId65" Type="http://schemas.openxmlformats.org/officeDocument/2006/relationships/hyperlink" Target="https://unric.org/en/far-from-the-headlines-after-50-years-refugees-from-western-sahara-are-still-in-camps/?utm_source=chatgpt.com" TargetMode="External"/><Relationship Id="rId86" Type="http://schemas.openxmlformats.org/officeDocument/2006/relationships/hyperlink" Target="https://muse.jhu.edu/book/9132" TargetMode="External"/><Relationship Id="rId130" Type="http://schemas.openxmlformats.org/officeDocument/2006/relationships/hyperlink" Target="https://www.unhcr.org/us/publications/refugees-humanitarian-strategy-statement-mrs-sadako-ogata-united-nations-high" TargetMode="External"/><Relationship Id="rId151" Type="http://schemas.openxmlformats.org/officeDocument/2006/relationships/hyperlink" Target="https://www.refworld.org/reference/countryrep/idmc/2005/en/91766" TargetMode="External"/><Relationship Id="rId172" Type="http://schemas.openxmlformats.org/officeDocument/2006/relationships/hyperlink" Target="https://www" TargetMode="External"/><Relationship Id="rId193" Type="http://schemas.openxmlformats.org/officeDocument/2006/relationships/hyperlink" Target="https://reliefweb.int/report/syrian-arab-republic/regional-analysis-syria-28-march-2013" TargetMode="External"/><Relationship Id="rId207" Type="http://schemas.openxmlformats.org/officeDocument/2006/relationships/hyperlink" Target="https://data.unhcr.org/en/situations/yemen_cccm" TargetMode="External"/><Relationship Id="rId228" Type="http://schemas.openxmlformats.org/officeDocument/2006/relationships/chart" Target="charts/chart1.xml"/><Relationship Id="rId249" Type="http://schemas.openxmlformats.org/officeDocument/2006/relationships/hyperlink" Target="https://peaceaccords.nd.edu/wp-content/accords/Rwanda_Peace_Accord.pdf" TargetMode="External"/><Relationship Id="rId13" Type="http://schemas.openxmlformats.org/officeDocument/2006/relationships/hyperlink" Target="http://www" TargetMode="External"/><Relationship Id="rId109" Type="http://schemas.openxmlformats.org/officeDocument/2006/relationships/hyperlink" Target="https://www.unhcr.org/sites/default/files/legacy-pdf/3ebf9bb30.pdf" TargetMode="External"/><Relationship Id="rId260" Type="http://schemas.openxmlformats.org/officeDocument/2006/relationships/hyperlink" Target="https://www.unhcr.org/statistics/country/414ad59c0/2002-unhcr-statistical-yearbook-country-data-sheet-niger.html" TargetMode="External"/><Relationship Id="rId281" Type="http://schemas.openxmlformats.org/officeDocument/2006/relationships/hyperlink" Target="https://web.archive.org/web/20160823161129/http://www.fes.org.mk/pdf/OFA_english.pdf" TargetMode="External"/><Relationship Id="rId316" Type="http://schemas.openxmlformats.org/officeDocument/2006/relationships/chart" Target="charts/chart4.xml"/><Relationship Id="rId34" Type="http://schemas.openxmlformats.org/officeDocument/2006/relationships/hyperlink" Target="https://web" TargetMode="External"/><Relationship Id="rId55" Type="http://schemas.openxmlformats.org/officeDocument/2006/relationships/hyperlink" Target="https://www.refworld.org/reference/countryrep/idmc/2009/en/67610" TargetMode="External"/><Relationship Id="rId76" Type="http://schemas.openxmlformats.org/officeDocument/2006/relationships/hyperlink" Target="https://www.unhcr.org/us/news/briefing-notes/unhcr-lebanon-syria-humanitarian-and-displacement-crisis-continues-deepen" TargetMode="External"/><Relationship Id="rId97" Type="http://schemas.openxmlformats.org/officeDocument/2006/relationships/hyperlink" Target="https://reporting.unhcr.org/sites/default/files/UNHCR%20urgent%20needs%20in%20Armenia%20and%20Azerbaijan%20February%202021.pdf?utm_source=chatgpt.com" TargetMode="External"/><Relationship Id="rId120" Type="http://schemas.openxmlformats.org/officeDocument/2006/relationships/hyperlink" Target="https://www.amnesty.org/ar/wp-content/uploads/2021/06/amr360331994en.pdf" TargetMode="External"/><Relationship Id="rId141" Type="http://schemas.openxmlformats.org/officeDocument/2006/relationships/hyperlink" Target="https://www" TargetMode="External"/><Relationship Id="rId7" Type="http://schemas.openxmlformats.org/officeDocument/2006/relationships/endnotes" Target="endnotes.xml"/><Relationship Id="rId162" Type="http://schemas.openxmlformats.org/officeDocument/2006/relationships/hyperlink" Target="https://www" TargetMode="External"/><Relationship Id="rId183" Type="http://schemas.openxmlformats.org/officeDocument/2006/relationships/hyperlink" Target="https://www.amnesty.org/en/latest/news/2024/12/amnesty-international-concludes-israel-is-committing-genocide-against-palestinians-in-gaza/" TargetMode="External"/><Relationship Id="rId218" Type="http://schemas.openxmlformats.org/officeDocument/2006/relationships/hyperlink" Target="https://www.thenewhumanitarian.org/news/2024/11/12/chinese-repression-uyghurs-extends-across-southeast-asia" TargetMode="External"/><Relationship Id="rId239" Type="http://schemas.openxmlformats.org/officeDocument/2006/relationships/hyperlink" Target="https://apps.dtic.mil/sti/trecms/pdf/AD1065395.pdf" TargetMode="External"/><Relationship Id="rId250" Type="http://schemas.openxmlformats.org/officeDocument/2006/relationships/hyperlink" Target="https://www.peaceagreements.org/viewmasterdocument/1460" TargetMode="External"/><Relationship Id="rId271" Type="http://schemas.openxmlformats.org/officeDocument/2006/relationships/hyperlink" Target="https://peaceaccords.nd.edu/accord/abuja-peace-agreement" TargetMode="External"/><Relationship Id="rId292" Type="http://schemas.openxmlformats.org/officeDocument/2006/relationships/hyperlink" Target="https://www.unhcr.org/statistics/%20STATISTICS/4486ceb12.pdf" TargetMode="External"/><Relationship Id="rId306" Type="http://schemas.openxmlformats.org/officeDocument/2006/relationships/hyperlink" Target="https://www.peaceagreements.org/view/1845/Final%20Agreement%20to%20End%20the%20Armed%20Conflict%20and%20Build%20a%20Stable%20and%20Lasting%20Peace" TargetMode="External"/><Relationship Id="rId24" Type="http://schemas.openxmlformats.org/officeDocument/2006/relationships/hyperlink" Target="https://www.cambridge.org/core/journals/journal-of-global-history/article/unhcr-and-the-algerian-war-of-independence-postcolonial-sovereignty-and-the-globalization-of-the-international-refugee-regime-195463/04E011CBD83427D361D2144EB3594AF1" TargetMode="External"/><Relationship Id="rId45" Type="http://schemas.openxmlformats.org/officeDocument/2006/relationships/hyperlink" Target="https://www.unhcr.org/us/news/briefing-notes/afghanistan-10-years-after-soviet-pull-out" TargetMode="External"/><Relationship Id="rId66" Type="http://schemas.openxmlformats.org/officeDocument/2006/relationships/hyperlink" Target="https://www.unrwa.org/userfiles/20100118151154.pdf" TargetMode="External"/><Relationship Id="rId87" Type="http://schemas.openxmlformats.org/officeDocument/2006/relationships/hyperlink" Target="https://www.btselem.org/deportation/statistics" TargetMode="External"/><Relationship Id="rId110" Type="http://schemas.openxmlformats.org/officeDocument/2006/relationships/hyperlink" Target="https://www.fosterglobal.com/policy_papers/CRSUSPolicyTowardHaitianImmigrants.pdf" TargetMode="External"/><Relationship Id="rId131" Type="http://schemas.openxmlformats.org/officeDocument/2006/relationships/hyperlink" Target="https://www.amnesty.org/es/wp-content/uploads/2021/06/mde140011995en.pdf" TargetMode="External"/><Relationship Id="rId152" Type="http://schemas.openxmlformats.org/officeDocument/2006/relationships/hyperlink" Target="https://www" TargetMode="External"/><Relationship Id="rId173" Type="http://schemas.openxmlformats.org/officeDocument/2006/relationships/hyperlink" Target="https://digitallibrary.un.org/record/3977817?ln=en&amp;v=pdf" TargetMode="External"/><Relationship Id="rId194" Type="http://schemas.openxmlformats.org/officeDocument/2006/relationships/hyperlink" Target="https://www.unrefugees.org/news/syria-refugee-crisis-explained/" TargetMode="External"/><Relationship Id="rId208" Type="http://schemas.openxmlformats.org/officeDocument/2006/relationships/hyperlink" Target="https://data.unhcr.org/en/situations/ukraine" TargetMode="External"/><Relationship Id="rId229" Type="http://schemas.openxmlformats.org/officeDocument/2006/relationships/hyperlink" Target="https://digitalcommons.pace.edu/cgi/viewcontent.cgi?article=1031&amp;context=pilronline" TargetMode="External"/><Relationship Id="rId240" Type="http://schemas.openxmlformats.org/officeDocument/2006/relationships/hyperlink" Target="https://peaceaccords.nd.edu/wp-content/accords/Chapultepec_Peace_Agreement_16_January_1992.pdf" TargetMode="External"/><Relationship Id="rId261" Type="http://schemas.openxmlformats.org/officeDocument/2006/relationships/hyperlink" Target="https://www.refworld.org/docid/469f38c2104.html" TargetMode="External"/><Relationship Id="rId14" Type="http://schemas.openxmlformats.org/officeDocument/2006/relationships/hyperlink" Target="https://www.unrwa.org/userfiles/20100118141933.pdf" TargetMode="External"/><Relationship Id="rId30" Type="http://schemas.openxmlformats.org/officeDocument/2006/relationships/hyperlink" Target="https://doi" TargetMode="External"/><Relationship Id="rId35" Type="http://schemas.openxmlformats.org/officeDocument/2006/relationships/hyperlink" Target="https://webarchive.archive.unhcr.org/20230518190417/https:/www.refworld.org/docid/3dedf3204.html" TargetMode="External"/><Relationship Id="rId56" Type="http://schemas.openxmlformats.org/officeDocument/2006/relationships/hyperlink" Target="https://2009-2017.state.gov/outofdate/bgn/sudan/74257.htm?utm_source=chatgpt.com" TargetMode="External"/><Relationship Id="rId77" Type="http://schemas.openxmlformats.org/officeDocument/2006/relationships/hyperlink" Target="https://www.gao.gov/products/gao-07-893r" TargetMode="External"/><Relationship Id="rId100" Type="http://schemas.openxmlformats.org/officeDocument/2006/relationships/hyperlink" Target="https://www" TargetMode="External"/><Relationship Id="rId105" Type="http://schemas.openxmlformats.org/officeDocument/2006/relationships/hyperlink" Target="https://www.ncbi.nlm.nih.gov/books/NBK223343/" TargetMode="External"/><Relationship Id="rId126" Type="http://schemas.openxmlformats.org/officeDocument/2006/relationships/hyperlink" Target="https://www.amnesty.org/es/wp-content/uploads/2021/06/mde140011995en.pdf" TargetMode="External"/><Relationship Id="rId147" Type="http://schemas.openxmlformats.org/officeDocument/2006/relationships/hyperlink" Target="https://www.amnesty.org/en/latest/news/2024/08/myanmar-new-attacks-against-rohingya-a-disturbing-echo-of-2017-mass-violence/" TargetMode="External"/><Relationship Id="rId168" Type="http://schemas.openxmlformats.org/officeDocument/2006/relationships/hyperlink" Target="https://reliefweb.int/report/democratic-republic-congo/dr-congo-hundreds-flee-new-fighting-north-kivu-unhcr-closes-small" TargetMode="External"/><Relationship Id="rId282" Type="http://schemas.openxmlformats.org/officeDocument/2006/relationships/hyperlink" Target="https://web.archive.org/web/20120501064919/http://seeu.edu.mk/files/research/projects/OFA_EN_Final.pdf" TargetMode="External"/><Relationship Id="rId312" Type="http://schemas.openxmlformats.org/officeDocument/2006/relationships/hyperlink" Target="https://data.unhcr.org/en/regions" TargetMode="External"/><Relationship Id="rId317" Type="http://schemas.openxmlformats.org/officeDocument/2006/relationships/chart" Target="charts/chart5.xml"/><Relationship Id="rId8" Type="http://schemas.openxmlformats.org/officeDocument/2006/relationships/hyperlink" Target="https://www.thesecondworldwar.org/interbellum-1918-1936/1935/second-italo-ethiopian-war" TargetMode="External"/><Relationship Id="rId51" Type="http://schemas.openxmlformats.org/officeDocument/2006/relationships/hyperlink" Target="https://1997-2001.state.gov/regions/wha/cuba/migration.html" TargetMode="External"/><Relationship Id="rId72" Type="http://schemas.openxmlformats.org/officeDocument/2006/relationships/hyperlink" Target="https://doi.org/10.25071/1920-7336.21287%20p.1" TargetMode="External"/><Relationship Id="rId93" Type="http://schemas.openxmlformats.org/officeDocument/2006/relationships/hyperlink" Target="https://www.acaps.org/fileadmin/Data_Product/Main_media/20201221_acaps_secondary_data_review_azerbaijan_nagorno-karabakh_conflict.pdf?utm_source=chatgpt.com" TargetMode="External"/><Relationship Id="rId98" Type="http://schemas.openxmlformats.org/officeDocument/2006/relationships/hyperlink" Target="https://urn.kb.se/resolve?urn=urn:nbn:se:uu:diva-45688" TargetMode="External"/><Relationship Id="rId121" Type="http://schemas.openxmlformats.org/officeDocument/2006/relationships/hyperlink" Target="https://publications.iom.int/fr/system/files/pdf/supporting_durable_solutionstodisplacement_haiti_feb2014_brookings.pdf" TargetMode="External"/><Relationship Id="rId142" Type="http://schemas.openxmlformats.org/officeDocument/2006/relationships/hyperlink" Target="https://www.unrefugees.org/news/rohingya-refugee-crisis-explained/" TargetMode="External"/><Relationship Id="rId163" Type="http://schemas.openxmlformats.org/officeDocument/2006/relationships/hyperlink" Target="https://reliefweb.int/report/democratic-republic-congo/dr-congo-hundreds-flee-new-fighting-north-kivu-unhcr-closes-small" TargetMode="External"/><Relationship Id="rId184" Type="http://schemas.openxmlformats.org/officeDocument/2006/relationships/hyperlink" Target="https://www.amnesty.org/en/latest/news/2024/12/amnesty-international-concludes-israel-is-committing-genocide-against-palestinians-in-gaza/" TargetMode="External"/><Relationship Id="rId189" Type="http://schemas.openxmlformats.org/officeDocument/2006/relationships/hyperlink" Target="https://www.nytimes.com/2010/05/18/world/asia/18briefs-PAKISTAN.html" TargetMode="External"/><Relationship Id="rId219" Type="http://schemas.openxmlformats.org/officeDocument/2006/relationships/hyperlink" Target="https://shura.shu.ac.uk/35123/1/1%20Forced%20Labor%20in%20the%20Uyghur%20Region%20The%20Evidence.pdf" TargetMode="External"/><Relationship Id="rId3" Type="http://schemas.openxmlformats.org/officeDocument/2006/relationships/styles" Target="styles.xml"/><Relationship Id="rId214" Type="http://schemas.openxmlformats.org/officeDocument/2006/relationships/hyperlink" Target="https://data.unhcr.org/en/documents/details/105366" TargetMode="External"/><Relationship Id="rId230" Type="http://schemas.openxmlformats.org/officeDocument/2006/relationships/hyperlink" Target="https://peaceaccords.nd.edu/accord/taif-accord?1772" TargetMode="External"/><Relationship Id="rId235" Type="http://schemas.openxmlformats.org/officeDocument/2006/relationships/hyperlink" Target="https://www.peaceagreements.org/viewmasterdocument/378" TargetMode="External"/><Relationship Id="rId251" Type="http://schemas.openxmlformats.org/officeDocument/2006/relationships/hyperlink" Target="https://press.un.org/en/1997/19971124.ga9360.html" TargetMode="External"/><Relationship Id="rId256" Type="http://schemas.openxmlformats.org/officeDocument/2006/relationships/hyperlink" Target="https://repository.uneca.org/handle/10855/39371" TargetMode="External"/><Relationship Id="rId277" Type="http://schemas.openxmlformats.org/officeDocument/2006/relationships/hyperlink" Target="https://reliefweb.int/report/congo/congo-disappeared-not-forgotten-brazzavilles-missing-refugees" TargetMode="External"/><Relationship Id="rId298" Type="http://schemas.openxmlformats.org/officeDocument/2006/relationships/hyperlink" Target="https://peaceaccords.nd.edu/wp-content/accords/Ouagadougou_Political_Agreement_OPA.pdf" TargetMode="External"/><Relationship Id="rId25" Type="http://schemas.openxmlformats.org/officeDocument/2006/relationships/hyperlink" Target="https://www" TargetMode="External"/><Relationship Id="rId46" Type="http://schemas.openxmlformats.org/officeDocument/2006/relationships/hyperlink" Target="https://www.amnesty.org/en/latest/news/2019/06/afghanistan-refugees-forty-years/" TargetMode="External"/><Relationship Id="rId67" Type="http://schemas.openxmlformats.org/officeDocument/2006/relationships/hyperlink" Target="https://doi.org/10.25071/1920-7336.21287" TargetMode="External"/><Relationship Id="rId116" Type="http://schemas.openxmlformats.org/officeDocument/2006/relationships/hyperlink" Target="https://publications.iom.int/fr/system/files/pdf/supporting_durable_solutionstodisplacement_haiti_feb2014_brookings.pdf" TargetMode="External"/><Relationship Id="rId137" Type="http://schemas.openxmlformats.org/officeDocument/2006/relationships/hyperlink" Target="https://www.unhcr.org/sites/default/files/legacy-pdf/3bfa33154.pdf?utm_source=chatgpt.com" TargetMode="External"/><Relationship Id="rId158" Type="http://schemas.openxmlformats.org/officeDocument/2006/relationships/hyperlink" Target="https://www" TargetMode="External"/><Relationship Id="rId272" Type="http://schemas.openxmlformats.org/officeDocument/2006/relationships/hyperlink" Target="https://press.un.org/en/1998/19981214.iha678.html" TargetMode="External"/><Relationship Id="rId293" Type="http://schemas.openxmlformats.org/officeDocument/2006/relationships/hyperlink" Target="https://www.peaceagreements.org/viewmasterdocument/1061" TargetMode="External"/><Relationship Id="rId302" Type="http://schemas.openxmlformats.org/officeDocument/2006/relationships/hyperlink" Target="https://www.jstor.org/stable/26351242" TargetMode="External"/><Relationship Id="rId307" Type="http://schemas.openxmlformats.org/officeDocument/2006/relationships/hyperlink" Target="https://www.peaceagreements.org/viewmasterdocument/1845" TargetMode="External"/><Relationship Id="rId323" Type="http://schemas.openxmlformats.org/officeDocument/2006/relationships/fontTable" Target="fontTable.xml"/><Relationship Id="rId20" Type="http://schemas.openxmlformats.org/officeDocument/2006/relationships/hyperlink" Target="https://doi.org/10.5195/ahea.2016.261%20p.123" TargetMode="External"/><Relationship Id="rId41" Type="http://schemas.openxmlformats.org/officeDocument/2006/relationships/hyperlink" Target="https://digitalcommons.wcl.american.edu/cgi/viewcontent.cgi?article=1873&amp;context=hrbrief" TargetMode="External"/><Relationship Id="rId62" Type="http://schemas.openxmlformats.org/officeDocument/2006/relationships/hyperlink" Target="https://data.unhcr.org/en/situations/sudansituation" TargetMode="External"/><Relationship Id="rId83" Type="http://schemas.openxmlformats.org/officeDocument/2006/relationships/hyperlink" Target="https://www.asyluminsight.com/sri-lanka?utm_source=chatgpt.com" TargetMode="External"/><Relationship Id="rId88" Type="http://schemas.openxmlformats.org/officeDocument/2006/relationships/hyperlink" Target="https://www.btselem.org/deportation/statistics" TargetMode="External"/><Relationship Id="rId111" Type="http://schemas.openxmlformats.org/officeDocument/2006/relationships/hyperlink" Target="https://www.everycrsreport.com/files/20040305_RS21751_e1ce0bf41f519f57006f9496dd1f83bae43128b0.pdf" TargetMode="External"/><Relationship Id="rId132" Type="http://schemas.openxmlformats.org/officeDocument/2006/relationships/hyperlink" Target="https://www.amnesty.org/ar/wp-content/uploads/2021/06/asa140012002en.pdf?utm_source=chatgpt.com" TargetMode="External"/><Relationship Id="rId153" Type="http://schemas.openxmlformats.org/officeDocument/2006/relationships/hyperlink" Target="https://www.amnesty.org/en/latest/campaigns/2016/12/sur-displaced-and-dispossessed/?utm_source=chatgpt.com" TargetMode="External"/><Relationship Id="rId174" Type="http://schemas.openxmlformats.org/officeDocument/2006/relationships/hyperlink" Target="https://www.unhcr.org/sites/default/files/legacy-pdf/4cd96bd39.pdf" TargetMode="External"/><Relationship Id="rId179" Type="http://schemas.openxmlformats.org/officeDocument/2006/relationships/hyperlink" Target="https://www.refworld.org/reference/annualreport/idmc/2013/en/49258" TargetMode="External"/><Relationship Id="rId195" Type="http://schemas.openxmlformats.org/officeDocument/2006/relationships/hyperlink" Target="https://www.unrefugees.org/news/syria-refugee-crisis-explained/" TargetMode="External"/><Relationship Id="rId209" Type="http://schemas.openxmlformats.org/officeDocument/2006/relationships/hyperlink" Target="https://data.unhcr.org/en/situations/ukraine" TargetMode="External"/><Relationship Id="rId190" Type="http://schemas.openxmlformats.org/officeDocument/2006/relationships/hyperlink" Target="https://www.unocha.org/nigeria" TargetMode="External"/><Relationship Id="rId204" Type="http://schemas.openxmlformats.org/officeDocument/2006/relationships/hyperlink" Target="https://data.unhcr.org/en/situations/yemen_cccm" TargetMode="External"/><Relationship Id="rId220" Type="http://schemas.openxmlformats.org/officeDocument/2006/relationships/hyperlink" Target="https://reliefweb.int/report/ethiopia/unicef-ethiopia-humanitarian-situation-report-no-9-september-2022" TargetMode="External"/><Relationship Id="rId225" Type="http://schemas.openxmlformats.org/officeDocument/2006/relationships/diagramQuickStyle" Target="diagrams/quickStyle1.xml"/><Relationship Id="rId241" Type="http://schemas.openxmlformats.org/officeDocument/2006/relationships/hyperlink" Target="https://documents-dds-ny.un.org/doc/UNDOC/GEN/N94/080/49/PDF/N9408049.pdf?OpenElement" TargetMode="External"/><Relationship Id="rId246" Type="http://schemas.openxmlformats.org/officeDocument/2006/relationships/hyperlink" Target="https://www.peaceagreements.org/view/1026/Protocol%20of%20Negotiations%20between%20the%20Governmental%20Delegations%20of%20the%20Republic%20of%20Georgia%20and%20the%20Russian%20Federation" TargetMode="External"/><Relationship Id="rId267" Type="http://schemas.openxmlformats.org/officeDocument/2006/relationships/hyperlink" Target="https://peaceaccords.nd.edu/wp-content/accords/S.1995.951_Erdut_agreement_.pdf" TargetMode="External"/><Relationship Id="rId288" Type="http://schemas.openxmlformats.org/officeDocument/2006/relationships/hyperlink" Target="https://www.unhcr.org/us/publications/global-report-2005" TargetMode="External"/><Relationship Id="rId15" Type="http://schemas.openxmlformats.org/officeDocument/2006/relationships/hyperlink" Target="https://digitallibrary.un.org/record/704488" TargetMode="External"/><Relationship Id="rId36" Type="http://schemas.openxmlformats.org/officeDocument/2006/relationships/hyperlink" Target="https://webarchive" TargetMode="External"/><Relationship Id="rId57" Type="http://schemas.openxmlformats.org/officeDocument/2006/relationships/hyperlink" Target="https://reporting.unhcr.org/south-sudan-situation-global-report-2023" TargetMode="External"/><Relationship Id="rId106" Type="http://schemas.openxmlformats.org/officeDocument/2006/relationships/hyperlink" Target="https://www.ian.org.rs/arhiva/publikacije/posleratnezajednice/book/04%20A%20brief%20retrospective%20on%20the%20problem%20of%20refugees%20in%20the%20Yugoslav%20wars%201991-99.pdf" TargetMode="External"/><Relationship Id="rId127" Type="http://schemas.openxmlformats.org/officeDocument/2006/relationships/hyperlink" Target="https://www.amnesty.org/en/documents/mde14/001/1995/en/" TargetMode="External"/><Relationship Id="rId262" Type="http://schemas.openxmlformats.org/officeDocument/2006/relationships/hyperlink" Target="https://www.refworld.org/docid/3f4f59523.html" TargetMode="External"/><Relationship Id="rId283" Type="http://schemas.openxmlformats.org/officeDocument/2006/relationships/hyperlink" Target="https://peaceaccords.nd.edu/wp-content/accords/Agreement_for_Reform_and_Civil_Concord_2001-05-12.pdf" TargetMode="External"/><Relationship Id="rId313" Type="http://schemas.openxmlformats.org/officeDocument/2006/relationships/hyperlink" Target="https://www.unhcr.org/refugee-statistics" TargetMode="External"/><Relationship Id="rId318" Type="http://schemas.openxmlformats.org/officeDocument/2006/relationships/chart" Target="charts/chart6.xml"/><Relationship Id="rId10" Type="http://schemas.openxmlformats.org/officeDocument/2006/relationships/hyperlink" Target="https://www.gale.com/binaries/content/assets/gale-us-en/campaigns/archives-explored/essays/rrr_essay_gatrell1_final.pdf" TargetMode="External"/><Relationship Id="rId31" Type="http://schemas.openxmlformats.org/officeDocument/2006/relationships/hyperlink" Target="https://doi.org/10.1093/jrs/6.3.226" TargetMode="External"/><Relationship Id="rId52" Type="http://schemas.openxmlformats.org/officeDocument/2006/relationships/hyperlink" Target="https://www.fosterglobal.com/policy_papers/CRSUSPolicyTowardHaitianImmigrants.pdf" TargetMode="External"/><Relationship Id="rId73" Type="http://schemas.openxmlformats.org/officeDocument/2006/relationships/hyperlink" Target="https://www.researchgate.net/publication/298012399" TargetMode="External"/><Relationship Id="rId78" Type="http://schemas.openxmlformats.org/officeDocument/2006/relationships/hyperlink" Target="https://www" TargetMode="External"/><Relationship Id="rId94" Type="http://schemas.openxmlformats.org/officeDocument/2006/relationships/hyperlink" Target="https://www.unhcr.org/sites/default/files/legacy-pdf/3ebf9bb30.pdf" TargetMode="External"/><Relationship Id="rId99" Type="http://schemas.openxmlformats.org/officeDocument/2006/relationships/hyperlink" Target="https://www.refworld.org/docid/3f4f8a744.html" TargetMode="External"/><Relationship Id="rId101" Type="http://schemas.openxmlformats.org/officeDocument/2006/relationships/hyperlink" Target="https://www.refworld.org/reference/annualreport/uscri/2000/en/13558?utm_source=chatgpt.com" TargetMode="External"/><Relationship Id="rId122" Type="http://schemas.openxmlformats.org/officeDocument/2006/relationships/hyperlink" Target="https://researchinginternaldisplacement.org/wp-content/uploads/2022/06/RID-WP_Noah-Ssempijja_ID-Uganda_160622.pdf" TargetMode="External"/><Relationship Id="rId143" Type="http://schemas.openxmlformats.org/officeDocument/2006/relationships/hyperlink" Target="https://www.unrefugees.org/news/rohingya-refugee-crisis-explained/" TargetMode="External"/><Relationship Id="rId148" Type="http://schemas.openxmlformats.org/officeDocument/2006/relationships/hyperlink" Target="https://www.refworld.org/reference/annualreport/uscri/1997/en/92282" TargetMode="External"/><Relationship Id="rId164" Type="http://schemas.openxmlformats.org/officeDocument/2006/relationships/hyperlink" Target="https://www" TargetMode="External"/><Relationship Id="rId169" Type="http://schemas.openxmlformats.org/officeDocument/2006/relationships/hyperlink" Target="https://www.unhcr.org/research/evalreports/403f62e17/evaluation-unhcrs-repatriation-reintegration-programme-east-timor-1999-2003.html" TargetMode="External"/><Relationship Id="rId185" Type="http://schemas.openxmlformats.org/officeDocument/2006/relationships/hyperlink" Target="https://www.unhcr.org/mid-year-trends" TargetMode="External"/><Relationship Id="rId4" Type="http://schemas.openxmlformats.org/officeDocument/2006/relationships/settings" Target="settings.xml"/><Relationship Id="rId9" Type="http://schemas.openxmlformats.org/officeDocument/2006/relationships/hyperlink" Target="https://revistas.um.es/analeshc/article/download/89021/86111" TargetMode="External"/><Relationship Id="rId180" Type="http://schemas.openxmlformats.org/officeDocument/2006/relationships/hyperlink" Target="https://info.publicintelligence.net/UN-GazaReport-2014-1.pdf" TargetMode="External"/><Relationship Id="rId210" Type="http://schemas.openxmlformats.org/officeDocument/2006/relationships/hyperlink" Target="https://data.unhcr.org/en/situations/ukraine" TargetMode="External"/><Relationship Id="rId215" Type="http://schemas.openxmlformats.org/officeDocument/2006/relationships/hyperlink" Target="https://dtm.iom.int/burkina-faso" TargetMode="External"/><Relationship Id="rId236" Type="http://schemas.openxmlformats.org/officeDocument/2006/relationships/hyperlink" Target="https://peaceaccords.nd.edu/wp-content/accords/Mali_Peace_Accord-proof.pdf" TargetMode="External"/><Relationship Id="rId257" Type="http://schemas.openxmlformats.org/officeDocument/2006/relationships/hyperlink" Target="https://www.refworld.org/docid/3ae6aecf14.html" TargetMode="External"/><Relationship Id="rId278" Type="http://schemas.openxmlformats.org/officeDocument/2006/relationships/hyperlink" Target="https://papers.ssrn.com/sol3/papers.cfm?abstract_id=1099049" TargetMode="External"/><Relationship Id="rId26" Type="http://schemas.openxmlformats.org/officeDocument/2006/relationships/hyperlink" Target="https://www.cambridge.org/core/journals/journal-of-global-history/article/unhcr-and-the-algerian-war-of-independence-postcolonial-sovereignty-and-the-globalization-of-the-international-refugee-regime-195463/04E011CBD83427D361D2144EB3594AF1" TargetMode="External"/><Relationship Id="rId231" Type="http://schemas.openxmlformats.org/officeDocument/2006/relationships/hyperlink" Target="https://peaceaccords.nd.edu/accord/general-peace-agreement-for-mozambique?1559" TargetMode="External"/><Relationship Id="rId252" Type="http://schemas.openxmlformats.org/officeDocument/2006/relationships/hyperlink" Target="https://www.refworld.org/docid/3ae6ac0914.html" TargetMode="External"/><Relationship Id="rId273" Type="http://schemas.openxmlformats.org/officeDocument/2006/relationships/hyperlink" Target="https://peaceaccords.nd.edu/accord/lome-peace-agreement?1628" TargetMode="External"/><Relationship Id="rId294" Type="http://schemas.openxmlformats.org/officeDocument/2006/relationships/hyperlink" Target="https://peacemaker.un.org/sites/peacemaker.un.org/files/SD_050505_DarfurPeaceAgreement.pdf" TargetMode="External"/><Relationship Id="rId308" Type="http://schemas.openxmlformats.org/officeDocument/2006/relationships/hyperlink" Target="https://www.peaceagreements.org/viewmasterdocument/2147" TargetMode="External"/><Relationship Id="rId47" Type="http://schemas.openxmlformats.org/officeDocument/2006/relationships/hyperlink" Target="https://doi.org/10.1525/9780520939431-004%20Pg%201" TargetMode="External"/><Relationship Id="rId68" Type="http://schemas.openxmlformats.org/officeDocument/2006/relationships/hyperlink" Target="https://www.researchgate.net/publication/298012399" TargetMode="External"/><Relationship Id="rId89" Type="http://schemas.openxmlformats.org/officeDocument/2006/relationships/hyperlink" Target="https://www.btselem.org/deportation/statistics" TargetMode="External"/><Relationship Id="rId112" Type="http://schemas.openxmlformats.org/officeDocument/2006/relationships/hyperlink" Target="https://www.fosterglobal.com/policy_papers/CRSUSPolicyTowardHaitianImmigrants.pdf" TargetMode="External"/><Relationship Id="rId133" Type="http://schemas.openxmlformats.org/officeDocument/2006/relationships/hyperlink" Target="https://www.hurights.or.jp/wcar/E/doc/other/Refugee/AHURA.htm?utm_source=chatgpt.com" TargetMode="External"/><Relationship Id="rId154" Type="http://schemas.openxmlformats.org/officeDocument/2006/relationships/hyperlink" Target="https://www.amnesty.org/en/latest/campaigns/2016/12/sur-displaced-and-dispossessed/" TargetMode="External"/><Relationship Id="rId175" Type="http://schemas.openxmlformats.org/officeDocument/2006/relationships/hyperlink" Target="https://www.unrwa.org/userfiles/20100118151154.pdf" TargetMode="External"/><Relationship Id="rId196" Type="http://schemas.openxmlformats.org/officeDocument/2006/relationships/hyperlink" Target="https://www.unhcr.org/media/update-unhcrs-operations-middle-east-and-north-africa-mena-2011" TargetMode="External"/><Relationship Id="rId200" Type="http://schemas.openxmlformats.org/officeDocument/2006/relationships/hyperlink" Target="https://www.hrw.org/world-report/2024/country-chapters/mali" TargetMode="External"/><Relationship Id="rId16" Type="http://schemas.openxmlformats.org/officeDocument/2006/relationships/hyperlink" Target="https://digitallibrary.un.org/record/704488" TargetMode="External"/><Relationship Id="rId221" Type="http://schemas.openxmlformats.org/officeDocument/2006/relationships/hyperlink" Target="https://en.unav.edu/web/global-affairs/cuba-se-vacia-exodo-de-un-millon-de-personas-que-deja-una-poblacion-envejecida" TargetMode="External"/><Relationship Id="rId242" Type="http://schemas.openxmlformats.org/officeDocument/2006/relationships/hyperlink" Target="https://www.peaceagreements.org/viewmasterdocument/1699" TargetMode="External"/><Relationship Id="rId263" Type="http://schemas.openxmlformats.org/officeDocument/2006/relationships/hyperlink" Target="https://www.hrw.org/reports/1996/WR96/Africa-05.htm" TargetMode="External"/><Relationship Id="rId284" Type="http://schemas.openxmlformats.org/officeDocument/2006/relationships/hyperlink" Target="https://www.unhcr.org/media/2005-unhcr-statistical-yearbook-country-data-sheet-djibouti" TargetMode="External"/><Relationship Id="rId319" Type="http://schemas.openxmlformats.org/officeDocument/2006/relationships/comments" Target="comments.xml"/><Relationship Id="rId37" Type="http://schemas.openxmlformats.org/officeDocument/2006/relationships/hyperlink" Target="https://web.archive.org/web/20201025025640/http:/www.peri.umass.edu/fileadmin/pdf/Angola.pdf" TargetMode="External"/><Relationship Id="rId58" Type="http://schemas.openxmlformats.org/officeDocument/2006/relationships/hyperlink" Target="https://www.internal-displacement.org/countries/sudan/?utm_source=chatgpt.com" TargetMode="External"/><Relationship Id="rId79" Type="http://schemas.openxmlformats.org/officeDocument/2006/relationships/hyperlink" Target="https://doi.org/10.1111/j.1468-2435.2005.00336.x" TargetMode="External"/><Relationship Id="rId102" Type="http://schemas.openxmlformats.org/officeDocument/2006/relationships/hyperlink" Target="https://www.refworld.org/reference/annualreport/uscri/2000/en/92386" TargetMode="External"/><Relationship Id="rId123" Type="http://schemas.openxmlformats.org/officeDocument/2006/relationships/hyperlink" Target="https://www.jstor.org/stable/1973761" TargetMode="External"/><Relationship Id="rId144" Type="http://schemas.openxmlformats.org/officeDocument/2006/relationships/hyperlink" Target="https://www.amnesty.org/en/latest/news/2024/08/myanmar-new-attacks-against-rohingya-a-disturbing-echo-of-2017-mass-violence/" TargetMode="External"/><Relationship Id="rId90" Type="http://schemas.openxmlformats.org/officeDocument/2006/relationships/hyperlink" Target="https://www.c-r.org/programme/caucasus/georgian-abkhaz-conflict-focus" TargetMode="External"/><Relationship Id="rId165" Type="http://schemas.openxmlformats.org/officeDocument/2006/relationships/hyperlink" Target="https://www.ohchr.org/sites/default/files/Documents/Countries/CD/DRC_MAPPING_REPORT_FINAL_EN.pdf" TargetMode="External"/><Relationship Id="rId186" Type="http://schemas.openxmlformats.org/officeDocument/2006/relationships/hyperlink" Target="https://www.amnesty.org/en/latest/news/2024/12/amnesty-international-concludes-israel-is-committing-genocide-against-palestinians-in-gaza/" TargetMode="External"/><Relationship Id="rId211" Type="http://schemas.openxmlformats.org/officeDocument/2006/relationships/hyperlink" Target="https://doi.org/10.1215/00703370-11330409" TargetMode="External"/><Relationship Id="rId232" Type="http://schemas.openxmlformats.org/officeDocument/2006/relationships/hyperlink" Target="https://www.peaceagreements.org/viewmasterdocument/611" TargetMode="External"/><Relationship Id="rId253" Type="http://schemas.openxmlformats.org/officeDocument/2006/relationships/hyperlink" Target="https://www.peaceagreements.org/viewmasterdocument/247" TargetMode="External"/><Relationship Id="rId274" Type="http://schemas.openxmlformats.org/officeDocument/2006/relationships/hyperlink" Target="https://peaceaccords.nd.edu/wp-content/accords/The_Lome_Peace_Agreement-_1999_0.pdf" TargetMode="External"/><Relationship Id="rId295" Type="http://schemas.openxmlformats.org/officeDocument/2006/relationships/hyperlink" Target="https://www.peaceagreements.org/viewmasterdocument/668" TargetMode="External"/><Relationship Id="rId309" Type="http://schemas.openxmlformats.org/officeDocument/2006/relationships/hyperlink" Target="https://reliefweb.int/report/central-african-republic/political-agreement-peace-and-reconciliation-central-african" TargetMode="External"/><Relationship Id="rId27" Type="http://schemas.openxmlformats.org/officeDocument/2006/relationships/hyperlink" Target="https://www" TargetMode="External"/><Relationship Id="rId48" Type="http://schemas.openxmlformats.org/officeDocument/2006/relationships/hyperlink" Target="https://doi.org/10.1525/9780520939431-004%20Pg%201" TargetMode="External"/><Relationship Id="rId69" Type="http://schemas.openxmlformats.org/officeDocument/2006/relationships/hyperlink" Target="https://search.proquest.com/dissertations-theses/ethnic-cleansing-as-military-strategy-lessons/docview/1931403325/se-2" TargetMode="External"/><Relationship Id="rId113" Type="http://schemas.openxmlformats.org/officeDocument/2006/relationships/hyperlink" Target="https://www.amnesty.org/ar/wp-content/uploads/2021/06/amr360331994en.pdf" TargetMode="External"/><Relationship Id="rId134" Type="http://schemas.openxmlformats.org/officeDocument/2006/relationships/hyperlink" Target="https://www.hrw.org/news/2008/02/01/bhutans-ethnic-cleansing?utm_source=chatgpt.com" TargetMode="External"/><Relationship Id="rId320" Type="http://schemas.microsoft.com/office/2011/relationships/commentsExtended" Target="commentsExtended.xml"/><Relationship Id="rId80" Type="http://schemas.openxmlformats.org/officeDocument/2006/relationships/hyperlink" Target="https://www.brookings.edu/wp-content/uploads/2016/07/iraqreport.pdf" TargetMode="External"/><Relationship Id="rId155" Type="http://schemas.openxmlformats.org/officeDocument/2006/relationships/hyperlink" Target="https://www.ohchr.org/sites/default/files/Documents/Countries/TR/OHCHR_South-East_TurkeyReport_10March2017.pdf" TargetMode="External"/><Relationship Id="rId176" Type="http://schemas.openxmlformats.org/officeDocument/2006/relationships/hyperlink" Target="https://www.refworld.org/reference/annualreport/idmc/2013/en/49258?utm_source=chatgpt.com" TargetMode="External"/><Relationship Id="rId197" Type="http://schemas.openxmlformats.org/officeDocument/2006/relationships/hyperlink" Target="https://www.unhcr.org/media/update-unhcrs-operations-middle-east-and-north-africa-mena-2011" TargetMode="External"/><Relationship Id="rId201" Type="http://schemas.openxmlformats.org/officeDocument/2006/relationships/hyperlink" Target="https://data.unhcr.org/en/country/mli" TargetMode="External"/><Relationship Id="rId222" Type="http://schemas.openxmlformats.org/officeDocument/2006/relationships/hyperlink" Target="https://en.cibercuba.com/noticias/2025-03-26-u1-e43231-s27061-nid299621-poblacion-cuba-reduce-ocho-millones-segun-estudio" TargetMode="External"/><Relationship Id="rId243" Type="http://schemas.openxmlformats.org/officeDocument/2006/relationships/hyperlink" Target="https://www.peaceagreements.org/view/1699/Agreement%20on%20Principles%20of%20Settlement%20of%20the%20Georgian-Ossetian%20Conflict%20(Sochi%20Agreement)" TargetMode="External"/><Relationship Id="rId264" Type="http://schemas.openxmlformats.org/officeDocument/2006/relationships/hyperlink" Target="https://peacemaker.un.org/document-search?keys=&amp;field_padate_value%5Bvalue%5D%5Bdate%5D=&amp;field_pacountry_tid=liberia&amp;field_paconflict_tid%5B%5D=1" TargetMode="External"/><Relationship Id="rId285" Type="http://schemas.openxmlformats.org/officeDocument/2006/relationships/hyperlink" Target="https://www.c-r.org/accord/angola/end-war-luena-memorandum-understanding" TargetMode="External"/><Relationship Id="rId17" Type="http://schemas.openxmlformats.org/officeDocument/2006/relationships/hyperlink" Target="https://legaciesofthekoreanwar.org" TargetMode="External"/><Relationship Id="rId38" Type="http://schemas.openxmlformats.org/officeDocument/2006/relationships/hyperlink" Target="https://www" TargetMode="External"/><Relationship Id="rId59" Type="http://schemas.openxmlformats.org/officeDocument/2006/relationships/hyperlink" Target="https://data.unhcr.org/en/situations/southsudan" TargetMode="External"/><Relationship Id="rId103" Type="http://schemas.openxmlformats.org/officeDocument/2006/relationships/hyperlink" Target="https://www.ncbi.nlm.nih.gov/books/NBK223343/" TargetMode="External"/><Relationship Id="rId124" Type="http://schemas.openxmlformats.org/officeDocument/2006/relationships/hyperlink" Target="https://shs.hal.science/halshs-00364961v1" TargetMode="External"/><Relationship Id="rId310" Type="http://schemas.openxmlformats.org/officeDocument/2006/relationships/image" Target="media/image1.png"/><Relationship Id="rId70" Type="http://schemas.openxmlformats.org/officeDocument/2006/relationships/hyperlink" Target="https://doi.org/10.1093/ijrl/eeu047" TargetMode="External"/><Relationship Id="rId91" Type="http://schemas.openxmlformats.org/officeDocument/2006/relationships/hyperlink" Target="https://reporting.unhcr.org/sites/default/files/UNHCR%20urgent%20needs%20in%20Armenia%20and%20Azerbaijan%20February%202021.pdf?utm_source=chatgpt.com" TargetMode="External"/><Relationship Id="rId145" Type="http://schemas.openxmlformats.org/officeDocument/2006/relationships/hyperlink" Target="https://www.amnesty.org/en/latest/news/2024/08/myanmar-new-attacks-against-rohingya-a-disturbing-echo-of-2017-mass-violence/" TargetMode="External"/><Relationship Id="rId166" Type="http://schemas.openxmlformats.org/officeDocument/2006/relationships/hyperlink" Target="https://www.ohchr.org/sites/default/files/Documents/Countries/CD/DRC_MAPPING_REPORT_FINAL_EN.pdf" TargetMode="External"/><Relationship Id="rId187" Type="http://schemas.openxmlformats.org/officeDocument/2006/relationships/hyperlink" Target="https://www.gazamentalhealth.org/wp-content/uploads/2015/04/NO-SAFE-PLACE_Indpendent-Fact-Finding-Committee_30-apriil-20091.pdf" TargetMode="External"/><Relationship Id="rId1" Type="http://schemas.openxmlformats.org/officeDocument/2006/relationships/customXml" Target="../customXml/item1.xml"/><Relationship Id="rId212" Type="http://schemas.openxmlformats.org/officeDocument/2006/relationships/hyperlink" Target="https://data.unhcr.org/en/documents/details/105366" TargetMode="External"/><Relationship Id="rId233" Type="http://schemas.openxmlformats.org/officeDocument/2006/relationships/hyperlink" Target="https://www.peaceagreements.org/viewmasterdocument/252" TargetMode="External"/><Relationship Id="rId254" Type="http://schemas.openxmlformats.org/officeDocument/2006/relationships/hyperlink" Target="https://www.peaceagreements.org/viewmasterdocument/524" TargetMode="External"/><Relationship Id="rId28" Type="http://schemas.openxmlformats.org/officeDocument/2006/relationships/hyperlink" Target="https://doi" TargetMode="External"/><Relationship Id="rId49" Type="http://schemas.openxmlformats.org/officeDocument/2006/relationships/hyperlink" Target="https://www.revistaenvio.org/articulo/3963?utm_source=chatgpt.com" TargetMode="External"/><Relationship Id="rId114" Type="http://schemas.openxmlformats.org/officeDocument/2006/relationships/hyperlink" Target="https://www.everycrsreport.com/files/20040305_RS21751_e1ce0bf41f519f57006f9496dd1f83bae43128b0.pdf" TargetMode="External"/><Relationship Id="rId275" Type="http://schemas.openxmlformats.org/officeDocument/2006/relationships/hyperlink" Target="https://peacemaker.un.org/sierraleone-ceasefire99" TargetMode="External"/><Relationship Id="rId296" Type="http://schemas.openxmlformats.org/officeDocument/2006/relationships/hyperlink" Target="https://peaceaccords.nd.edu/accord/ouagadougou-political-agreement-opa?1975" TargetMode="External"/><Relationship Id="rId300" Type="http://schemas.openxmlformats.org/officeDocument/2006/relationships/hyperlink" Target="https://www.migrationdataportal.org/afghanistan/internal-displacement" TargetMode="External"/><Relationship Id="rId60" Type="http://schemas.openxmlformats.org/officeDocument/2006/relationships/hyperlink" Target="https://data.unhcr.org/en/situations/southsudan" TargetMode="External"/><Relationship Id="rId81" Type="http://schemas.openxmlformats.org/officeDocument/2006/relationships/hyperlink" Target="https://www.unhcr.org/us/news/first-iranian-refugees-iraq-go-home-under-unhcr-auspices" TargetMode="External"/><Relationship Id="rId135" Type="http://schemas.openxmlformats.org/officeDocument/2006/relationships/hyperlink" Target="https://www.unhcr.org/au/news/stories/resettlement-bhutanese-refugees-surpasses-100-000-mark?utm_source=chatgpt.com" TargetMode="External"/><Relationship Id="rId156" Type="http://schemas.openxmlformats.org/officeDocument/2006/relationships/hyperlink" Target="https://www.ohchr.org/sites/default/files/Documents/Countries/TR/OHCHR_South-East_TurkeyReport_10March2017.pdf" TargetMode="External"/><Relationship Id="rId177" Type="http://schemas.openxmlformats.org/officeDocument/2006/relationships/hyperlink" Target="https://info.publicintelligence.net/UN-GazaReport-2014-1.pdf" TargetMode="External"/><Relationship Id="rId198" Type="http://schemas.openxmlformats.org/officeDocument/2006/relationships/hyperlink" Target="https://www.unhcr.org/media/update-unhcrs-operations-middle-east-and-north-africa-mena-2011" TargetMode="External"/><Relationship Id="rId321" Type="http://schemas.microsoft.com/office/2016/09/relationships/commentsIds" Target="commentsIds.xml"/><Relationship Id="rId202" Type="http://schemas.openxmlformats.org/officeDocument/2006/relationships/hyperlink" Target="https://data.unhcr.org/en/country/mli" TargetMode="External"/><Relationship Id="rId223" Type="http://schemas.openxmlformats.org/officeDocument/2006/relationships/diagramData" Target="diagrams/data1.xml"/><Relationship Id="rId244" Type="http://schemas.openxmlformats.org/officeDocument/2006/relationships/hyperlink" Target="https://www.peaceagreements.org/view/10/Final%20Document%20of%20the%20Moscow%20Meeting%20(Moscow%20Ceasefire)" TargetMode="External"/><Relationship Id="rId18" Type="http://schemas.openxmlformats.org/officeDocument/2006/relationships/hyperlink" Target="https://hunghist.org/images/HHR_2022_4_Kecskes.pdf" TargetMode="External"/><Relationship Id="rId39" Type="http://schemas.openxmlformats.org/officeDocument/2006/relationships/hyperlink" Target="https://arcadia.sba.uniroma3.it/bitstream/2307/3219/1/Refugees%20in%20Somalia_G.%20Melander.pdf" TargetMode="External"/><Relationship Id="rId265" Type="http://schemas.openxmlformats.org/officeDocument/2006/relationships/hyperlink" Target="https://www.ohr.int/cat/hrs-reports/" TargetMode="External"/><Relationship Id="rId286" Type="http://schemas.openxmlformats.org/officeDocument/2006/relationships/hyperlink" Target="https://www.peaceagreements.org/wview/978/Luena%20Memorandum%20of%20Understanding%20(Addendum%20to%20the%20Lusaka%20Protocol%20for%20the%20Cessation%20of%20Hostilities%20and%20the%20Resolution%20of%20the%20Outstanding%20Military%20Issues%20under%20the%20Lusaka%20Protocol)" TargetMode="External"/><Relationship Id="rId50" Type="http://schemas.openxmlformats.org/officeDocument/2006/relationships/hyperlink" Target="http://www.library.hbs.edu/intra/go/abi.html?url=http://search.proquest.com/scholarly-journals/after-mariel-survey-resettlement-experiences-1980/docview/1307911852/se-2" TargetMode="External"/><Relationship Id="rId104" Type="http://schemas.openxmlformats.org/officeDocument/2006/relationships/hyperlink" Target="https://www.ncbi.nlm.nih.gov/books/NBK223343/" TargetMode="External"/><Relationship Id="rId125" Type="http://schemas.openxmlformats.org/officeDocument/2006/relationships/hyperlink" Target="https://www.jstor.org/stable/1973761" TargetMode="External"/><Relationship Id="rId146" Type="http://schemas.openxmlformats.org/officeDocument/2006/relationships/hyperlink" Target="https://www.unrefugees.org/news/rohingya-refugee-crisis-explained/" TargetMode="External"/><Relationship Id="rId167" Type="http://schemas.openxmlformats.org/officeDocument/2006/relationships/hyperlink" Target="https://www.ohchr.org/sites/default/files/Documents/Countries/CD/DRC_MAPPING_REPORT_FINAL_EN.pdf" TargetMode="External"/><Relationship Id="rId188" Type="http://schemas.openxmlformats.org/officeDocument/2006/relationships/hyperlink" Target="https://www.refworld.org/reference/annualreport/idmc/2010/en/68120" TargetMode="External"/><Relationship Id="rId311" Type="http://schemas.openxmlformats.org/officeDocument/2006/relationships/hyperlink" Target="https://africapolis.org" TargetMode="External"/><Relationship Id="rId71" Type="http://schemas.openxmlformats.org/officeDocument/2006/relationships/hyperlink" Target="https://www.unocha.org/publications/report/lebanon/lebanon-flash-update-56-escalation-hostilities-lebanon-23-january-2025?utm_source=chatgpt.com" TargetMode="External"/><Relationship Id="rId92" Type="http://schemas.openxmlformats.org/officeDocument/2006/relationships/hyperlink" Target="https://reporting.unhcr.org/sites/default/files/UNHCR%20urgent%20needs%20in%20Armenia%20and%20Azerbaijan%20February%202021.pdf" TargetMode="External"/><Relationship Id="rId213" Type="http://schemas.openxmlformats.org/officeDocument/2006/relationships/hyperlink" Target="https://data.unhcr.org/en/documents/details/105366" TargetMode="External"/><Relationship Id="rId234" Type="http://schemas.openxmlformats.org/officeDocument/2006/relationships/hyperlink" Target="https://www.peaceagreements.org/view/378/Final%20Act%20of%20the%20Paris%20Conference%20on%20Cambodia%20(Framework%20for%20a%20Comprehensive%20Political%20Settlement%20of%20the%20Cambodia%20Conflict%20or%20Paris%20Accords)" TargetMode="External"/><Relationship Id="rId2" Type="http://schemas.openxmlformats.org/officeDocument/2006/relationships/numbering" Target="numbering.xml"/><Relationship Id="rId29" Type="http://schemas.openxmlformats.org/officeDocument/2006/relationships/hyperlink" Target="https://www.economist.com/britain/2022/08/18/50-years-on-from-the-arrival-of-the-ugandan-asians" TargetMode="External"/><Relationship Id="rId255" Type="http://schemas.openxmlformats.org/officeDocument/2006/relationships/hyperlink" Target="https://peaceaccords.nd.edu/wp-content/accords/Lusaka_Peace_Accord.pdf" TargetMode="External"/><Relationship Id="rId276" Type="http://schemas.openxmlformats.org/officeDocument/2006/relationships/hyperlink" Target="https://peacemaker.un.org/sites/peacemaker.un.org/files/CD_990710_LusakaAgreement.pdf" TargetMode="External"/><Relationship Id="rId297" Type="http://schemas.openxmlformats.org/officeDocument/2006/relationships/hyperlink" Target="https://peacekeeping.un.org/en/mission/past/unoci/reports.shtml" TargetMode="External"/><Relationship Id="rId40" Type="http://schemas.openxmlformats.org/officeDocument/2006/relationships/hyperlink" Target="https://www.jstor.org/stable/45412304" TargetMode="External"/><Relationship Id="rId115" Type="http://schemas.openxmlformats.org/officeDocument/2006/relationships/hyperlink" Target="https://publications.iom.int/fr/system/files/pdf/supporting_durable_solutionstodisplacement_haiti_feb2014_brookings.pdf" TargetMode="External"/><Relationship Id="rId136" Type="http://schemas.openxmlformats.org/officeDocument/2006/relationships/hyperlink" Target="https://www.refworld.org/reference/annualreport/freehou/1998/en/95131?utm_source=chatgpt.com" TargetMode="External"/><Relationship Id="rId157" Type="http://schemas.openxmlformats.org/officeDocument/2006/relationships/hyperlink" Target="https://www.refworld.org/reference/countryrep/idmc/2005/en/91766" TargetMode="External"/><Relationship Id="rId178" Type="http://schemas.openxmlformats.org/officeDocument/2006/relationships/hyperlink" Target="https://www.unrwa.org/userfiles/20100118151154.pdf%20p.12" TargetMode="External"/><Relationship Id="rId301" Type="http://schemas.openxmlformats.org/officeDocument/2006/relationships/hyperlink" Target="https://peacemaker.un.org/sites/peacemaker.un.org/files/PH_121015_FrameworkAgreementBangsamoro.pdf" TargetMode="External"/><Relationship Id="rId322" Type="http://schemas.microsoft.com/office/2018/08/relationships/commentsExtensible" Target="commentsExtensible.xml"/><Relationship Id="rId61" Type="http://schemas.openxmlformats.org/officeDocument/2006/relationships/hyperlink" Target="https://data.unhcr.org/en/situations/sudansituation" TargetMode="External"/><Relationship Id="rId82" Type="http://schemas.openxmlformats.org/officeDocument/2006/relationships/hyperlink" Target="https://www.icrc.org/sites/default/files/document/file_list/icrc-library-annual-reports-iran-irak.pdf" TargetMode="External"/><Relationship Id="rId199" Type="http://schemas.openxmlformats.org/officeDocument/2006/relationships/hyperlink" Target="https://doi.org/10.1093/ijrl/ees027" TargetMode="External"/><Relationship Id="rId203" Type="http://schemas.openxmlformats.org/officeDocument/2006/relationships/hyperlink" Target="https://data.unhcr.org/en/country/mli" TargetMode="External"/><Relationship Id="rId19" Type="http://schemas.openxmlformats.org/officeDocument/2006/relationships/hyperlink" Target="https://doi.org/10.5195/ahea.2016.261%20p.123" TargetMode="External"/><Relationship Id="rId224" Type="http://schemas.openxmlformats.org/officeDocument/2006/relationships/diagramLayout" Target="diagrams/layout1.xml"/><Relationship Id="rId245" Type="http://schemas.openxmlformats.org/officeDocument/2006/relationships/hyperlink" Target="https://www.peaceagreements.org/viewmasterdocument/10" TargetMode="External"/><Relationship Id="rId266" Type="http://schemas.openxmlformats.org/officeDocument/2006/relationships/hyperlink" Target="https://www.unhcr.org/us/sites/en-us/files/legacy-pdf/414ad5707.pdf" TargetMode="External"/><Relationship Id="rId287" Type="http://schemas.openxmlformats.org/officeDocument/2006/relationships/hyperlink" Target="https://www.usip.org/sites/default/files/file/resources/collections/peace_agreements/liberia_08182003.pdf"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Users\sabrina\Dropbox\Sabrina%20Wong_SocRA_Week%203%20Deliverable.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Users\sabrina\Dropbox\Sabrina%20Wong_SocRA_Week%203%20Deliverable.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Users\sabrina\Dropbox\Sabrina%20Wong_SocRA_Week%203%20Deliverable.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Users\sabrina\Dropbox\Sabrina%20Wong_SocRA_Week%203%20Deliverable.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Users\sabrina\Dropbox\Sabrina%20Wong_SocRA_Week%203%20Deliverabl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bg1">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002A-497F-A377-09B18EAB1058}"/>
              </c:ext>
            </c:extLst>
          </c:dPt>
          <c:dPt>
            <c:idx val="1"/>
            <c:bubble3D val="0"/>
            <c:spPr>
              <a:solidFill>
                <a:schemeClr val="bg1">
                  <a:lumMod val="75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002A-497F-A377-09B18EAB1058}"/>
              </c:ext>
            </c:extLst>
          </c:dPt>
          <c:dPt>
            <c:idx val="2"/>
            <c:bubble3D val="0"/>
            <c:spPr>
              <a:solidFill>
                <a:schemeClr val="bg2">
                  <a:lumMod val="1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002A-497F-A377-09B18EAB1058}"/>
              </c:ext>
            </c:extLst>
          </c:dPt>
          <c:dLbls>
            <c:dLbl>
              <c:idx val="0"/>
              <c:layout>
                <c:manualLayout>
                  <c:x val="-0.27478464230432736"/>
                  <c:y val="-0.23368833772575143"/>
                </c:manualLayout>
              </c:layout>
              <c:tx>
                <c:rich>
                  <a:bodyPr rot="0" spcFirstLastPara="1" vertOverflow="ellipsis" vert="horz"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 lastClr="FFFFFF"/>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Opinionated Press Coverage, 1914-2025 </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 lastClr="FFFFFF"/>
                        </a:solidFill>
                        <a:latin typeface="Times New Roman" panose="02020603050405020304" pitchFamily="18" charset="0"/>
                        <a:cs typeface="Times New Roman" panose="02020603050405020304" pitchFamily="18" charset="0"/>
                      </a:defRPr>
                    </a:pPr>
                    <a:r>
                      <a:rPr lang="en-US" sz="1000">
                        <a:solidFill>
                          <a:sysClr val="windowText" lastClr="000000"/>
                        </a:solidFill>
                        <a:latin typeface="Times New Roman" panose="02020603050405020304" pitchFamily="18" charset="0"/>
                        <a:cs typeface="Times New Roman" panose="02020603050405020304" pitchFamily="18" charset="0"/>
                      </a:rPr>
                      <a:t>(</a:t>
                    </a:r>
                    <a:r>
                      <a:rPr lang="en-US" sz="1000" b="1" i="0" u="none" strike="noStrike" kern="1200" baseline="0">
                        <a:solidFill>
                          <a:sysClr val="windowText" lastClr="000000"/>
                        </a:solidFill>
                        <a:effectLst/>
                        <a:latin typeface="Times New Roman" panose="02020603050405020304" pitchFamily="18" charset="0"/>
                        <a:cs typeface="Times New Roman" panose="02020603050405020304" pitchFamily="18" charset="0"/>
                      </a:rPr>
                      <a:t>n</a:t>
                    </a:r>
                    <a:r>
                      <a:rPr lang="en-US" sz="1000" b="1" i="0" u="none" strike="noStrike" kern="1200" baseline="30000">
                        <a:solidFill>
                          <a:sysClr val="windowText" lastClr="000000"/>
                        </a:solidFill>
                        <a:effectLst/>
                        <a:latin typeface="Times New Roman" panose="02020603050405020304" pitchFamily="18" charset="0"/>
                        <a:cs typeface="Times New Roman" panose="02020603050405020304" pitchFamily="18" charset="0"/>
                      </a:rPr>
                      <a:t>op</a:t>
                    </a:r>
                    <a:r>
                      <a:rPr lang="en-US" sz="1000" b="1" i="0" u="none" strike="noStrike" kern="1200" baseline="0">
                        <a:solidFill>
                          <a:sysClr val="windowText" lastClr="000000"/>
                        </a:solidFill>
                        <a:latin typeface="Times New Roman" panose="02020603050405020304" pitchFamily="18" charset="0"/>
                        <a:cs typeface="Times New Roman" panose="02020603050405020304" pitchFamily="18" charset="0"/>
                      </a:rPr>
                      <a:t>=13,747)</a:t>
                    </a:r>
                    <a:endParaRPr lang="en-US" sz="1000">
                      <a:solidFill>
                        <a:sysClr val="windowText" lastClr="000000"/>
                      </a:solidFill>
                      <a:effectLst/>
                      <a:latin typeface="Times New Roman" panose="02020603050405020304" pitchFamily="18" charset="0"/>
                      <a:cs typeface="Times New Roman" panose="02020603050405020304" pitchFamily="18" charset="0"/>
                    </a:endParaRPr>
                  </a:p>
                </c:rich>
              </c:tx>
              <c:spPr>
                <a:solidFill>
                  <a:schemeClr val="bg1">
                    <a:lumMod val="50000"/>
                  </a:scheme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 lastClr="FFFFFF"/>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0.35977762334954827"/>
                      <c:h val="0.21662037037037038"/>
                    </c:manualLayout>
                  </c15:layout>
                </c:ext>
                <c:ext xmlns:c16="http://schemas.microsoft.com/office/drawing/2014/chart" uri="{C3380CC4-5D6E-409C-BE32-E72D297353CC}">
                  <c16:uniqueId val="{00000001-002A-497F-A377-09B18EAB1058}"/>
                </c:ext>
              </c:extLst>
            </c:dLbl>
            <c:dLbl>
              <c:idx val="1"/>
              <c:layout>
                <c:manualLayout>
                  <c:x val="-0.15375050474459923"/>
                  <c:y val="6.4639363611376094E-2"/>
                </c:manualLayout>
              </c:layout>
              <c:tx>
                <c:rich>
                  <a:bodyPr rot="0" spcFirstLastPara="1" vertOverflow="ellipsis" vert="horz"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 lastClr="FFFFFF"/>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latin typeface="Times New Roman" panose="02020603050405020304" pitchFamily="18" charset="0"/>
                        <a:cs typeface="Times New Roman" panose="02020603050405020304" pitchFamily="18" charset="0"/>
                      </a:rPr>
                      <a:t>Random</a:t>
                    </a:r>
                    <a:r>
                      <a:rPr lang="en-US" b="1" baseline="0">
                        <a:solidFill>
                          <a:sysClr val="windowText" lastClr="000000"/>
                        </a:solidFill>
                        <a:latin typeface="Times New Roman" panose="02020603050405020304" pitchFamily="18" charset="0"/>
                        <a:cs typeface="Times New Roman" panose="02020603050405020304" pitchFamily="18" charset="0"/>
                      </a:rPr>
                      <a:t> Subsample </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 lastClr="FFFFFF"/>
                        </a:solidFill>
                        <a:latin typeface="Times New Roman" panose="02020603050405020304" pitchFamily="18" charset="0"/>
                        <a:cs typeface="Times New Roman" panose="02020603050405020304" pitchFamily="18" charset="0"/>
                      </a:defRPr>
                    </a:pPr>
                    <a:r>
                      <a:rPr lang="en-US" sz="1000" b="1" baseline="0">
                        <a:solidFill>
                          <a:sysClr val="windowText" lastClr="000000"/>
                        </a:solidFill>
                        <a:latin typeface="Times New Roman" panose="02020603050405020304" pitchFamily="18" charset="0"/>
                        <a:cs typeface="Times New Roman" panose="02020603050405020304" pitchFamily="18" charset="0"/>
                      </a:rPr>
                      <a:t>(</a:t>
                    </a:r>
                    <a:r>
                      <a:rPr lang="en-US" sz="1000" b="1" i="0" u="none" strike="noStrike" kern="1200" baseline="0">
                        <a:solidFill>
                          <a:sysClr val="windowText" lastClr="000000"/>
                        </a:solidFill>
                        <a:effectLst/>
                        <a:latin typeface="Times New Roman" panose="02020603050405020304" pitchFamily="18" charset="0"/>
                        <a:cs typeface="Times New Roman" panose="02020603050405020304" pitchFamily="18" charset="0"/>
                      </a:rPr>
                      <a:t>n</a:t>
                    </a:r>
                    <a:r>
                      <a:rPr lang="en-US" sz="1000" b="1" i="0" u="none" strike="noStrike" kern="1200" baseline="30000">
                        <a:solidFill>
                          <a:sysClr val="windowText" lastClr="000000"/>
                        </a:solidFill>
                        <a:effectLst/>
                        <a:latin typeface="Times New Roman" panose="02020603050405020304" pitchFamily="18" charset="0"/>
                        <a:cs typeface="Times New Roman" panose="02020603050405020304" pitchFamily="18" charset="0"/>
                      </a:rPr>
                      <a:t>rop</a:t>
                    </a:r>
                    <a:r>
                      <a:rPr lang="en-US" sz="1000" b="1" i="0" u="none" strike="noStrike" kern="1200" baseline="0">
                        <a:solidFill>
                          <a:sysClr val="windowText" lastClr="000000"/>
                        </a:solidFill>
                        <a:latin typeface="Times New Roman" panose="02020603050405020304" pitchFamily="18" charset="0"/>
                        <a:cs typeface="Times New Roman" panose="02020603050405020304" pitchFamily="18" charset="0"/>
                      </a:rPr>
                      <a:t>=1,375)</a:t>
                    </a:r>
                    <a:endParaRPr lang="en-US" sz="1000" b="1">
                      <a:solidFill>
                        <a:sysClr val="windowText" lastClr="000000"/>
                      </a:solidFill>
                      <a:effectLst/>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 lastClr="FFFFFF"/>
                        </a:solidFill>
                        <a:latin typeface="Times New Roman" panose="02020603050405020304" pitchFamily="18" charset="0"/>
                        <a:cs typeface="Times New Roman" panose="02020603050405020304" pitchFamily="18" charset="0"/>
                      </a:defRPr>
                    </a:pPr>
                    <a:r>
                      <a:rPr lang="en-US" b="1" baseline="0">
                        <a:latin typeface="Times New Roman" panose="02020603050405020304" pitchFamily="18" charset="0"/>
                        <a:cs typeface="Times New Roman" panose="02020603050405020304" pitchFamily="18" charset="0"/>
                      </a:rPr>
                      <a:t> </a:t>
                    </a:r>
                    <a:endParaRPr lang="en-US" b="1">
                      <a:latin typeface="Times New Roman" panose="02020603050405020304" pitchFamily="18" charset="0"/>
                      <a:cs typeface="Times New Roman" panose="02020603050405020304" pitchFamily="18" charset="0"/>
                    </a:endParaRPr>
                  </a:p>
                </c:rich>
              </c:tx>
              <c:spPr>
                <a:solidFill>
                  <a:schemeClr val="bg1">
                    <a:lumMod val="75000"/>
                  </a:scheme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 lastClr="FFFFFF"/>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0.25867521367521368"/>
                      <c:h val="0.29326488706365506"/>
                    </c:manualLayout>
                  </c15:layout>
                </c:ext>
                <c:ext xmlns:c16="http://schemas.microsoft.com/office/drawing/2014/chart" uri="{C3380CC4-5D6E-409C-BE32-E72D297353CC}">
                  <c16:uniqueId val="{00000003-002A-497F-A377-09B18EAB1058}"/>
                </c:ext>
              </c:extLst>
            </c:dLbl>
            <c:dLbl>
              <c:idx val="2"/>
              <c:layout>
                <c:manualLayout>
                  <c:x val="0.38689270812302307"/>
                  <c:y val="3.0208734175168554E-2"/>
                </c:manualLayout>
              </c:layout>
              <c:tx>
                <c:rich>
                  <a:bodyPr rot="0" spcFirstLastPara="1" vertOverflow="ellipsis" vert="horz"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 lastClr="FFFFFF"/>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  Negative</a:t>
                    </a:r>
                    <a:r>
                      <a:rPr lang="en-US" baseline="0">
                        <a:latin typeface="Times New Roman" panose="02020603050405020304" pitchFamily="18" charset="0"/>
                        <a:cs typeface="Times New Roman" panose="02020603050405020304" pitchFamily="18" charset="0"/>
                      </a:rPr>
                      <a:t> Opinions Subsample </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 lastClr="FFFFFF"/>
                        </a:solidFill>
                        <a:latin typeface="Times New Roman" panose="02020603050405020304" pitchFamily="18" charset="0"/>
                        <a:cs typeface="Times New Roman" panose="02020603050405020304" pitchFamily="18" charset="0"/>
                      </a:defRPr>
                    </a:pPr>
                    <a:r>
                      <a:rPr lang="en-US" baseline="0">
                        <a:latin typeface="Times New Roman" panose="02020603050405020304" pitchFamily="18" charset="0"/>
                        <a:cs typeface="Times New Roman" panose="02020603050405020304" pitchFamily="18" charset="0"/>
                      </a:rPr>
                      <a:t>(</a:t>
                    </a:r>
                    <a:r>
                      <a:rPr lang="en-US" sz="1000">
                        <a:effectLst/>
                        <a:latin typeface="Times New Roman" panose="02020603050405020304" pitchFamily="18" charset="0"/>
                        <a:cs typeface="Times New Roman" panose="02020603050405020304" pitchFamily="18" charset="0"/>
                      </a:rPr>
                      <a:t>n</a:t>
                    </a:r>
                    <a:r>
                      <a:rPr lang="en-US" sz="1000" baseline="30000">
                        <a:effectLst/>
                        <a:latin typeface="Times New Roman" panose="02020603050405020304" pitchFamily="18" charset="0"/>
                        <a:cs typeface="Times New Roman" panose="02020603050405020304" pitchFamily="18" charset="0"/>
                      </a:rPr>
                      <a:t>nop</a:t>
                    </a:r>
                    <a:r>
                      <a:rPr lang="en-US" baseline="0">
                        <a:latin typeface="Times New Roman" panose="02020603050405020304" pitchFamily="18" charset="0"/>
                        <a:cs typeface="Times New Roman" panose="02020603050405020304" pitchFamily="18" charset="0"/>
                      </a:rPr>
                      <a:t>=262)</a:t>
                    </a:r>
                    <a:endParaRPr lang="en-US">
                      <a:latin typeface="Times New Roman" panose="02020603050405020304" pitchFamily="18" charset="0"/>
                      <a:cs typeface="Times New Roman" panose="02020603050405020304" pitchFamily="18" charset="0"/>
                    </a:endParaRPr>
                  </a:p>
                </c:rich>
              </c:tx>
              <c:spPr>
                <a:solidFill>
                  <a:schemeClr val="tx1"/>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 lastClr="FFFFFF"/>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0.24336546873948445"/>
                      <c:h val="0.20607802874743328"/>
                    </c:manualLayout>
                  </c15:layout>
                </c:ext>
                <c:ext xmlns:c16="http://schemas.microsoft.com/office/drawing/2014/chart" uri="{C3380CC4-5D6E-409C-BE32-E72D297353CC}">
                  <c16:uniqueId val="{00000005-002A-497F-A377-09B18EAB1058}"/>
                </c:ext>
              </c:extLst>
            </c:dLbl>
            <c:spPr>
              <a:solidFill>
                <a:schemeClr val="tx1"/>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[Book1]Sheet1!$B$2:$D$2</c:f>
              <c:strCache>
                <c:ptCount val="3"/>
                <c:pt idx="0">
                  <c:v>Opinionated Press Coverage (1914-2024)</c:v>
                </c:pt>
                <c:pt idx="1">
                  <c:v>Random Sample</c:v>
                </c:pt>
                <c:pt idx="2">
                  <c:v>Negative Opinions</c:v>
                </c:pt>
              </c:strCache>
            </c:strRef>
          </c:cat>
          <c:val>
            <c:numRef>
              <c:f>[Book1]Sheet1!$B$3:$D$3</c:f>
              <c:numCache>
                <c:formatCode>General</c:formatCode>
                <c:ptCount val="3"/>
                <c:pt idx="0">
                  <c:v>90</c:v>
                </c:pt>
                <c:pt idx="1">
                  <c:v>10</c:v>
                </c:pt>
                <c:pt idx="2">
                  <c:v>2</c:v>
                </c:pt>
              </c:numCache>
            </c:numRef>
          </c:val>
          <c:extLst>
            <c:ext xmlns:c16="http://schemas.microsoft.com/office/drawing/2014/chart" uri="{C3380CC4-5D6E-409C-BE32-E72D297353CC}">
              <c16:uniqueId val="{00000006-002A-497F-A377-09B18EAB1058}"/>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userShapes r:id="rId5"/>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Repatriation Rates for Top 10 IDP Countries on Aggregate, 1993-2019  </a:t>
            </a:r>
          </a:p>
        </c:rich>
      </c:tx>
      <c:layout>
        <c:manualLayout>
          <c:xMode val="edge"/>
          <c:yMode val="edge"/>
          <c:x val="9.2746261851615538E-2"/>
          <c:y val="2.109704641350210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3"/>
          <c:order val="0"/>
          <c:tx>
            <c:strRef>
              <c:f>'Top 10 IDP Cntry on Aggregate'!$D$2</c:f>
              <c:strCache>
                <c:ptCount val="1"/>
                <c:pt idx="0">
                  <c:v>Syrian Arab Rep</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Aggregate'!$D$3:$D$25</c:f>
              <c:numCache>
                <c:formatCode>General</c:formatCode>
                <c:ptCount val="18"/>
                <c:pt idx="14" formatCode="0.00">
                  <c:v>8.6630364693621598</c:v>
                </c:pt>
                <c:pt idx="15" formatCode="0.00">
                  <c:v>8.8504239637524371</c:v>
                </c:pt>
                <c:pt idx="17" formatCode="0.00">
                  <c:v>7.2061366285678581</c:v>
                </c:pt>
              </c:numCache>
            </c:numRef>
          </c:val>
          <c:smooth val="0"/>
          <c:extLst>
            <c:ext xmlns:c16="http://schemas.microsoft.com/office/drawing/2014/chart" uri="{C3380CC4-5D6E-409C-BE32-E72D297353CC}">
              <c16:uniqueId val="{00000000-4627-4B26-B185-0B215EBE3E5C}"/>
            </c:ext>
          </c:extLst>
        </c:ser>
        <c:ser>
          <c:idx val="5"/>
          <c:order val="1"/>
          <c:tx>
            <c:strRef>
              <c:f>'Top 10 IDP Cntry on Aggregate'!$F$2</c:f>
              <c:strCache>
                <c:ptCount val="1"/>
                <c:pt idx="0">
                  <c:v>Event_Syr</c:v>
                </c:pt>
              </c:strCache>
            </c:strRef>
          </c:tx>
          <c:spPr>
            <a:ln w="28575" cap="rnd">
              <a:solidFill>
                <a:schemeClr val="accent6"/>
              </a:solidFill>
              <a:round/>
            </a:ln>
            <a:effectLst/>
          </c:spPr>
          <c:marker>
            <c:symbol val="diamond"/>
            <c:size val="12"/>
            <c:spPr>
              <a:solidFill>
                <a:schemeClr val="accent4"/>
              </a:solidFill>
              <a:ln w="9525">
                <a:solidFill>
                  <a:schemeClr val="accent4"/>
                </a:solidFill>
              </a:ln>
              <a:effectLst/>
            </c:spPr>
          </c:marker>
          <c:dLbls>
            <c:dLbl>
              <c:idx val="9"/>
              <c:delete val="1"/>
              <c:extLst>
                <c:ext xmlns:c15="http://schemas.microsoft.com/office/drawing/2012/chart" uri="{CE6537A1-D6FC-4f65-9D91-7224C49458BB}"/>
                <c:ext xmlns:c16="http://schemas.microsoft.com/office/drawing/2014/chart" uri="{C3380CC4-5D6E-409C-BE32-E72D297353CC}">
                  <c16:uniqueId val="{00000001-4627-4B26-B185-0B215EBE3E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Aggregate'!$F$3:$F$25</c:f>
              <c:numCache>
                <c:formatCode>General</c:formatCode>
                <c:ptCount val="18"/>
                <c:pt idx="9" formatCode="0.00">
                  <c:v>8.6630364693621598</c:v>
                </c:pt>
              </c:numCache>
            </c:numRef>
          </c:val>
          <c:smooth val="0"/>
          <c:extLst>
            <c:ext xmlns:c16="http://schemas.microsoft.com/office/drawing/2014/chart" uri="{C3380CC4-5D6E-409C-BE32-E72D297353CC}">
              <c16:uniqueId val="{00000002-4627-4B26-B185-0B215EBE3E5C}"/>
            </c:ext>
          </c:extLst>
        </c:ser>
        <c:ser>
          <c:idx val="8"/>
          <c:order val="2"/>
          <c:tx>
            <c:strRef>
              <c:f>'Top 10 IDP Cntry on Aggregate'!$I$2</c:f>
              <c:strCache>
                <c:ptCount val="1"/>
                <c:pt idx="0">
                  <c:v>Dem. Rep. of The Congo</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Aggregate'!$I$3:$I$25</c:f>
              <c:numCache>
                <c:formatCode>General</c:formatCode>
                <c:ptCount val="18"/>
                <c:pt idx="4" formatCode="0.00">
                  <c:v>31.303963401194789</c:v>
                </c:pt>
                <c:pt idx="5" formatCode="0.00">
                  <c:v>43.142890547780965</c:v>
                </c:pt>
                <c:pt idx="7" formatCode="0.00">
                  <c:v>3.6996325654363802</c:v>
                </c:pt>
                <c:pt idx="8" formatCode="0.00">
                  <c:v>21.114815941811145</c:v>
                </c:pt>
                <c:pt idx="9" formatCode="0.00">
                  <c:v>32.492063479525399</c:v>
                </c:pt>
                <c:pt idx="10" formatCode="0.00">
                  <c:v>10.243117499785619</c:v>
                </c:pt>
                <c:pt idx="11" formatCode="0.00">
                  <c:v>16.723803518910795</c:v>
                </c:pt>
                <c:pt idx="12" formatCode="0.00">
                  <c:v>16.91171905000455</c:v>
                </c:pt>
                <c:pt idx="13" formatCode="0.00">
                  <c:v>32.148926524979395</c:v>
                </c:pt>
                <c:pt idx="14" formatCode="0.00">
                  <c:v>21.721297107800176</c:v>
                </c:pt>
                <c:pt idx="15" formatCode="0.00">
                  <c:v>5.548825474912042</c:v>
                </c:pt>
                <c:pt idx="17" formatCode="0.00">
                  <c:v>29.856872714413253</c:v>
                </c:pt>
              </c:numCache>
            </c:numRef>
          </c:val>
          <c:smooth val="0"/>
          <c:extLst>
            <c:ext xmlns:c16="http://schemas.microsoft.com/office/drawing/2014/chart" uri="{C3380CC4-5D6E-409C-BE32-E72D297353CC}">
              <c16:uniqueId val="{00000003-4627-4B26-B185-0B215EBE3E5C}"/>
            </c:ext>
          </c:extLst>
        </c:ser>
        <c:ser>
          <c:idx val="10"/>
          <c:order val="3"/>
          <c:tx>
            <c:strRef>
              <c:f>'Top 10 IDP Cntry on Aggregate'!$K$2</c:f>
              <c:strCache>
                <c:ptCount val="1"/>
                <c:pt idx="0">
                  <c:v>Event_Con</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Aggregate'!$K$3:$K$25</c:f>
              <c:numCache>
                <c:formatCode>General</c:formatCode>
                <c:ptCount val="18"/>
              </c:numCache>
            </c:numRef>
          </c:val>
          <c:smooth val="0"/>
          <c:extLst>
            <c:ext xmlns:c16="http://schemas.microsoft.com/office/drawing/2014/chart" uri="{C3380CC4-5D6E-409C-BE32-E72D297353CC}">
              <c16:uniqueId val="{00000004-4627-4B26-B185-0B215EBE3E5C}"/>
            </c:ext>
          </c:extLst>
        </c:ser>
        <c:ser>
          <c:idx val="13"/>
          <c:order val="4"/>
          <c:tx>
            <c:strRef>
              <c:f>'Top 10 IDP Cntry on Aggregate'!$N$2</c:f>
              <c:strCache>
                <c:ptCount val="1"/>
                <c:pt idx="0">
                  <c:v>Iraq</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Aggregate'!$N$3:$N$25</c:f>
              <c:numCache>
                <c:formatCode>General</c:formatCode>
                <c:ptCount val="18"/>
                <c:pt idx="3" formatCode="0.00">
                  <c:v>14.040114613180515</c:v>
                </c:pt>
                <c:pt idx="4" formatCode="0.00">
                  <c:v>7.5590817832176294</c:v>
                </c:pt>
                <c:pt idx="5" formatCode="0.00">
                  <c:v>1.4864577505352279</c:v>
                </c:pt>
                <c:pt idx="6" formatCode="0.00">
                  <c:v>6.8899150622498144</c:v>
                </c:pt>
                <c:pt idx="7" formatCode="0.00">
                  <c:v>9.7537829780379983</c:v>
                </c:pt>
                <c:pt idx="8" formatCode="0.00">
                  <c:v>17.992013857946283</c:v>
                </c:pt>
                <c:pt idx="9" formatCode="0.00">
                  <c:v>12.68748460018139</c:v>
                </c:pt>
                <c:pt idx="10" formatCode="0.00">
                  <c:v>16.200087367930045</c:v>
                </c:pt>
                <c:pt idx="11" formatCode="0.00">
                  <c:v>6.2188052266664577</c:v>
                </c:pt>
                <c:pt idx="12" formatCode="0.00">
                  <c:v>0.55213541489518503</c:v>
                </c:pt>
                <c:pt idx="13" formatCode="0.00">
                  <c:v>3.9659171756676569E-2</c:v>
                </c:pt>
                <c:pt idx="14" formatCode="0.00">
                  <c:v>27.933051819916461</c:v>
                </c:pt>
                <c:pt idx="15" formatCode="0.00">
                  <c:v>37.154558693731332</c:v>
                </c:pt>
                <c:pt idx="16" formatCode="0.00">
                  <c:v>34.389745941283721</c:v>
                </c:pt>
                <c:pt idx="17" formatCode="0.00">
                  <c:v>23.357832699990571</c:v>
                </c:pt>
              </c:numCache>
            </c:numRef>
          </c:val>
          <c:smooth val="0"/>
          <c:extLst>
            <c:ext xmlns:c16="http://schemas.microsoft.com/office/drawing/2014/chart" uri="{C3380CC4-5D6E-409C-BE32-E72D297353CC}">
              <c16:uniqueId val="{00000005-4627-4B26-B185-0B215EBE3E5C}"/>
            </c:ext>
          </c:extLst>
        </c:ser>
        <c:ser>
          <c:idx val="15"/>
          <c:order val="5"/>
          <c:tx>
            <c:strRef>
              <c:f>'Top 10 IDP Cntry on Aggregate'!$P$2</c:f>
              <c:strCache>
                <c:ptCount val="1"/>
                <c:pt idx="0">
                  <c:v>Event_Ira</c:v>
                </c:pt>
              </c:strCache>
            </c:strRef>
          </c:tx>
          <c:spPr>
            <a:ln w="28575" cap="rnd">
              <a:solidFill>
                <a:schemeClr val="accent4">
                  <a:lumMod val="80000"/>
                  <a:lumOff val="20000"/>
                </a:schemeClr>
              </a:solidFill>
              <a:round/>
            </a:ln>
            <a:effectLst/>
          </c:spPr>
          <c:marker>
            <c:symbol val="diamond"/>
            <c:size val="12"/>
            <c:spPr>
              <a:solidFill>
                <a:schemeClr val="accent2"/>
              </a:solidFill>
              <a:ln w="9525">
                <a:solidFill>
                  <a:schemeClr val="accent2"/>
                </a:solidFill>
              </a:ln>
              <a:effectLst/>
            </c:spPr>
          </c:marker>
          <c:dLbls>
            <c:dLbl>
              <c:idx val="1"/>
              <c:layout>
                <c:manualLayout>
                  <c:x val="-0.11261261261261263"/>
                  <c:y val="-0.11251758087201132"/>
                </c:manualLayout>
              </c:layout>
              <c:tx>
                <c:rich>
                  <a:bodyPr/>
                  <a:lstStyle/>
                  <a:p>
                    <a:r>
                      <a:rPr lang="en-US"/>
                      <a:t>Iraq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627-4B26-B185-0B215EBE3E5C}"/>
                </c:ext>
              </c:extLst>
            </c:dLbl>
            <c:dLbl>
              <c:idx val="9"/>
              <c:delete val="1"/>
              <c:extLst>
                <c:ext xmlns:c15="http://schemas.microsoft.com/office/drawing/2012/chart" uri="{CE6537A1-D6FC-4f65-9D91-7224C49458BB}"/>
                <c:ext xmlns:c16="http://schemas.microsoft.com/office/drawing/2014/chart" uri="{C3380CC4-5D6E-409C-BE32-E72D297353CC}">
                  <c16:uniqueId val="{00000007-4627-4B26-B185-0B215EBE3E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Aggregate'!$P$3:$P$25</c:f>
              <c:numCache>
                <c:formatCode>0.00</c:formatCode>
                <c:ptCount val="18"/>
                <c:pt idx="1">
                  <c:v>14.040114613180515</c:v>
                </c:pt>
                <c:pt idx="9">
                  <c:v>12.68748460018139</c:v>
                </c:pt>
              </c:numCache>
            </c:numRef>
          </c:val>
          <c:smooth val="0"/>
          <c:extLst>
            <c:ext xmlns:c16="http://schemas.microsoft.com/office/drawing/2014/chart" uri="{C3380CC4-5D6E-409C-BE32-E72D297353CC}">
              <c16:uniqueId val="{00000008-4627-4B26-B185-0B215EBE3E5C}"/>
            </c:ext>
          </c:extLst>
        </c:ser>
        <c:ser>
          <c:idx val="18"/>
          <c:order val="6"/>
          <c:tx>
            <c:strRef>
              <c:f>'Top 10 IDP Cntry on Aggregate'!$S$2</c:f>
              <c:strCache>
                <c:ptCount val="1"/>
                <c:pt idx="0">
                  <c:v>Sudan</c:v>
                </c:pt>
              </c:strCache>
            </c:strRef>
          </c:tx>
          <c:spPr>
            <a:ln w="28575"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Aggregate'!$S$3:$S$25</c:f>
              <c:numCache>
                <c:formatCode>General</c:formatCode>
                <c:ptCount val="18"/>
                <c:pt idx="4" formatCode="0.00">
                  <c:v>0.89403899221501804</c:v>
                </c:pt>
                <c:pt idx="5" formatCode="0.00">
                  <c:v>6.3553970006757385</c:v>
                </c:pt>
                <c:pt idx="6" formatCode="0.00">
                  <c:v>1.7249519482931723</c:v>
                </c:pt>
                <c:pt idx="7" formatCode="0.00">
                  <c:v>13.896289882102177</c:v>
                </c:pt>
                <c:pt idx="8" formatCode="0.00">
                  <c:v>8.0923547054496066</c:v>
                </c:pt>
                <c:pt idx="9" formatCode="0.00">
                  <c:v>10.338305861365104</c:v>
                </c:pt>
                <c:pt idx="10" formatCode="0.00">
                  <c:v>4.6595828494127298</c:v>
                </c:pt>
                <c:pt idx="11" formatCode="0.00">
                  <c:v>1.0287034194839206</c:v>
                </c:pt>
                <c:pt idx="12" formatCode="0.00">
                  <c:v>7.7237671022202983E-2</c:v>
                </c:pt>
                <c:pt idx="13" formatCode="0.00">
                  <c:v>4.5288538925989137</c:v>
                </c:pt>
                <c:pt idx="15" formatCode="0.00">
                  <c:v>16.206464660874893</c:v>
                </c:pt>
              </c:numCache>
            </c:numRef>
          </c:val>
          <c:smooth val="0"/>
          <c:extLst>
            <c:ext xmlns:c16="http://schemas.microsoft.com/office/drawing/2014/chart" uri="{C3380CC4-5D6E-409C-BE32-E72D297353CC}">
              <c16:uniqueId val="{00000009-4627-4B26-B185-0B215EBE3E5C}"/>
            </c:ext>
          </c:extLst>
        </c:ser>
        <c:ser>
          <c:idx val="20"/>
          <c:order val="7"/>
          <c:tx>
            <c:strRef>
              <c:f>'Top 10 IDP Cntry on Aggregate'!$U$2</c:f>
              <c:strCache>
                <c:ptCount val="1"/>
                <c:pt idx="0">
                  <c:v>Event_Sud</c:v>
                </c:pt>
              </c:strCache>
            </c:strRef>
          </c:tx>
          <c:spPr>
            <a:ln w="28575"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dPt>
            <c:idx val="1"/>
            <c:marker>
              <c:symbol val="diamond"/>
              <c:size val="12"/>
              <c:spPr>
                <a:solidFill>
                  <a:srgbClr val="002060"/>
                </a:solidFill>
                <a:ln w="9525">
                  <a:solidFill>
                    <a:srgbClr val="002060"/>
                  </a:solidFill>
                </a:ln>
                <a:effectLst/>
              </c:spPr>
            </c:marker>
            <c:bubble3D val="0"/>
            <c:extLst>
              <c:ext xmlns:c16="http://schemas.microsoft.com/office/drawing/2014/chart" uri="{C3380CC4-5D6E-409C-BE32-E72D297353CC}">
                <c16:uniqueId val="{0000000A-4627-4B26-B185-0B215EBE3E5C}"/>
              </c:ext>
            </c:extLst>
          </c:dPt>
          <c:dPt>
            <c:idx val="7"/>
            <c:marker>
              <c:symbol val="diamond"/>
              <c:size val="12"/>
              <c:spPr>
                <a:solidFill>
                  <a:srgbClr val="002060"/>
                </a:solidFill>
                <a:ln w="9525">
                  <a:solidFill>
                    <a:srgbClr val="002060"/>
                  </a:solidFill>
                </a:ln>
                <a:effectLst/>
              </c:spPr>
            </c:marker>
            <c:bubble3D val="0"/>
            <c:extLst>
              <c:ext xmlns:c16="http://schemas.microsoft.com/office/drawing/2014/chart" uri="{C3380CC4-5D6E-409C-BE32-E72D297353CC}">
                <c16:uniqueId val="{0000000B-4627-4B26-B185-0B215EBE3E5C}"/>
              </c:ext>
            </c:extLst>
          </c:dPt>
          <c:dPt>
            <c:idx val="9"/>
            <c:marker>
              <c:symbol val="diamond"/>
              <c:size val="12"/>
              <c:spPr>
                <a:solidFill>
                  <a:srgbClr val="002060"/>
                </a:solidFill>
                <a:ln w="9525">
                  <a:solidFill>
                    <a:srgbClr val="002060"/>
                  </a:solidFill>
                </a:ln>
                <a:effectLst/>
              </c:spPr>
            </c:marker>
            <c:bubble3D val="0"/>
            <c:extLst>
              <c:ext xmlns:c16="http://schemas.microsoft.com/office/drawing/2014/chart" uri="{C3380CC4-5D6E-409C-BE32-E72D297353CC}">
                <c16:uniqueId val="{0000000C-4627-4B26-B185-0B215EBE3E5C}"/>
              </c:ext>
            </c:extLst>
          </c:dPt>
          <c:dLbls>
            <c:dLbl>
              <c:idx val="1"/>
              <c:layout>
                <c:manualLayout>
                  <c:x val="-5.4054054054054057E-2"/>
                  <c:y val="-5.2742616033755275E-2"/>
                </c:manualLayout>
              </c:layout>
              <c:tx>
                <c:rich>
                  <a:bodyPr/>
                  <a:lstStyle/>
                  <a:p>
                    <a:r>
                      <a:rPr lang="en-US"/>
                      <a:t>War in Darfur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4627-4B26-B185-0B215EBE3E5C}"/>
                </c:ext>
              </c:extLst>
            </c:dLbl>
            <c:dLbl>
              <c:idx val="7"/>
              <c:layout>
                <c:manualLayout>
                  <c:x val="-0.23648648648648649"/>
                  <c:y val="-5.2742616033755275E-2"/>
                </c:manualLayout>
              </c:layout>
              <c:tx>
                <c:rich>
                  <a:bodyPr/>
                  <a:lstStyle/>
                  <a:p>
                    <a:r>
                      <a:rPr lang="en-US"/>
                      <a:t>End of War in Darfur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627-4B26-B185-0B215EBE3E5C}"/>
                </c:ext>
              </c:extLst>
            </c:dLbl>
            <c:dLbl>
              <c:idx val="9"/>
              <c:layout>
                <c:manualLayout>
                  <c:x val="-0.13738738738738748"/>
                  <c:y val="-0.37271448663853729"/>
                </c:manualLayout>
              </c:layout>
              <c:tx>
                <c:rich>
                  <a:bodyPr/>
                  <a:lstStyle/>
                  <a:p>
                    <a:r>
                      <a:rPr lang="en-US"/>
                      <a:t>Sudan War;</a:t>
                    </a:r>
                  </a:p>
                  <a:p>
                    <a:r>
                      <a:rPr lang="en-US"/>
                      <a:t>Syria War</a:t>
                    </a:r>
                  </a:p>
                  <a:p>
                    <a:r>
                      <a:rPr lang="en-US"/>
                      <a:t>end of Iraq</a:t>
                    </a:r>
                    <a:r>
                      <a:rPr lang="en-US" baseline="0"/>
                      <a:t> War II</a:t>
                    </a:r>
                    <a:r>
                      <a:rPr lang="en-US"/>
                      <a:t> </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4627-4B26-B185-0B215EBE3E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Aggregate'!$U$3:$U$25</c:f>
              <c:numCache>
                <c:formatCode>0.00</c:formatCode>
                <c:ptCount val="18"/>
                <c:pt idx="1">
                  <c:v>0.89403899221501804</c:v>
                </c:pt>
                <c:pt idx="7">
                  <c:v>13.896289882102177</c:v>
                </c:pt>
                <c:pt idx="9">
                  <c:v>10.338305861365104</c:v>
                </c:pt>
                <c:pt idx="11">
                  <c:v>1.0287034194839206</c:v>
                </c:pt>
              </c:numCache>
            </c:numRef>
          </c:val>
          <c:smooth val="0"/>
          <c:extLst>
            <c:ext xmlns:c16="http://schemas.microsoft.com/office/drawing/2014/chart" uri="{C3380CC4-5D6E-409C-BE32-E72D297353CC}">
              <c16:uniqueId val="{0000000D-4627-4B26-B185-0B215EBE3E5C}"/>
            </c:ext>
          </c:extLst>
        </c:ser>
        <c:ser>
          <c:idx val="23"/>
          <c:order val="8"/>
          <c:tx>
            <c:strRef>
              <c:f>'Top 10 IDP Cntry on Aggregate'!$X$2</c:f>
              <c:strCache>
                <c:ptCount val="1"/>
                <c:pt idx="0">
                  <c:v>Somalia</c:v>
                </c:pt>
              </c:strCache>
            </c:strRef>
          </c:tx>
          <c:spPr>
            <a:ln w="28575"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Aggregate'!$X$3:$X$25</c:f>
              <c:numCache>
                <c:formatCode>General</c:formatCode>
                <c:ptCount val="18"/>
                <c:pt idx="10" formatCode="0.00">
                  <c:v>0.89122084484027053</c:v>
                </c:pt>
                <c:pt idx="11" formatCode="0.00">
                  <c:v>8.4596826710058775</c:v>
                </c:pt>
                <c:pt idx="12" formatCode="0.00">
                  <c:v>1.1115998799025255</c:v>
                </c:pt>
                <c:pt idx="13" formatCode="0.00">
                  <c:v>0.43936731107205629</c:v>
                </c:pt>
                <c:pt idx="17" formatCode="0.00">
                  <c:v>0.84458099533617548</c:v>
                </c:pt>
              </c:numCache>
            </c:numRef>
          </c:val>
          <c:smooth val="0"/>
          <c:extLst>
            <c:ext xmlns:c16="http://schemas.microsoft.com/office/drawing/2014/chart" uri="{C3380CC4-5D6E-409C-BE32-E72D297353CC}">
              <c16:uniqueId val="{0000000E-4627-4B26-B185-0B215EBE3E5C}"/>
            </c:ext>
          </c:extLst>
        </c:ser>
        <c:ser>
          <c:idx val="25"/>
          <c:order val="9"/>
          <c:tx>
            <c:strRef>
              <c:f>'Top 10 IDP Cntry on Aggregate'!$Z$2</c:f>
              <c:strCache>
                <c:ptCount val="1"/>
                <c:pt idx="0">
                  <c:v>Event_Som</c:v>
                </c:pt>
              </c:strCache>
            </c:strRef>
          </c:tx>
          <c:spPr>
            <a:ln w="28575"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Aggregate'!$Z$3:$Z$25</c:f>
              <c:numCache>
                <c:formatCode>General</c:formatCode>
                <c:ptCount val="18"/>
              </c:numCache>
            </c:numRef>
          </c:val>
          <c:smooth val="0"/>
          <c:extLst>
            <c:ext xmlns:c16="http://schemas.microsoft.com/office/drawing/2014/chart" uri="{C3380CC4-5D6E-409C-BE32-E72D297353CC}">
              <c16:uniqueId val="{0000000F-4627-4B26-B185-0B215EBE3E5C}"/>
            </c:ext>
          </c:extLst>
        </c:ser>
        <c:ser>
          <c:idx val="28"/>
          <c:order val="10"/>
          <c:tx>
            <c:strRef>
              <c:f>'Top 10 IDP Cntry on Aggregate'!$AC$2</c:f>
              <c:strCache>
                <c:ptCount val="1"/>
                <c:pt idx="0">
                  <c:v>Afghanistan</c:v>
                </c:pt>
              </c:strCache>
            </c:strRef>
          </c:tx>
          <c:spPr>
            <a:ln w="28575"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Aggregate'!$AC$3:$AC$25</c:f>
              <c:numCache>
                <c:formatCode>0.00</c:formatCode>
                <c:ptCount val="18"/>
                <c:pt idx="0">
                  <c:v>53.108494888967215</c:v>
                </c:pt>
                <c:pt idx="1">
                  <c:v>30.813333533581645</c:v>
                </c:pt>
                <c:pt idx="2">
                  <c:v>14.652294853963838</c:v>
                </c:pt>
                <c:pt idx="3">
                  <c:v>10.682611611479858</c:v>
                </c:pt>
                <c:pt idx="4">
                  <c:v>7.4724692850958476</c:v>
                </c:pt>
                <c:pt idx="5">
                  <c:v>4.9539355716317317</c:v>
                </c:pt>
                <c:pt idx="6">
                  <c:v>2.7213724522716061</c:v>
                </c:pt>
                <c:pt idx="7">
                  <c:v>2.373880415568713</c:v>
                </c:pt>
                <c:pt idx="8">
                  <c:v>0.94744041905802012</c:v>
                </c:pt>
                <c:pt idx="9">
                  <c:v>14.426959847036327</c:v>
                </c:pt>
                <c:pt idx="10">
                  <c:v>3.7277680112763498</c:v>
                </c:pt>
                <c:pt idx="11">
                  <c:v>3.3424384029789498</c:v>
                </c:pt>
                <c:pt idx="13">
                  <c:v>9.526726190888926</c:v>
                </c:pt>
                <c:pt idx="15">
                  <c:v>1.7461898201235688</c:v>
                </c:pt>
                <c:pt idx="16">
                  <c:v>3.372148485154236</c:v>
                </c:pt>
              </c:numCache>
            </c:numRef>
          </c:val>
          <c:smooth val="0"/>
          <c:extLst>
            <c:ext xmlns:c16="http://schemas.microsoft.com/office/drawing/2014/chart" uri="{C3380CC4-5D6E-409C-BE32-E72D297353CC}">
              <c16:uniqueId val="{00000010-4627-4B26-B185-0B215EBE3E5C}"/>
            </c:ext>
          </c:extLst>
        </c:ser>
        <c:ser>
          <c:idx val="30"/>
          <c:order val="11"/>
          <c:tx>
            <c:strRef>
              <c:f>'Top 10 IDP Cntry on Aggregate'!$AE$2</c:f>
              <c:strCache>
                <c:ptCount val="1"/>
                <c:pt idx="0">
                  <c:v>Event_Afg</c:v>
                </c:pt>
              </c:strCache>
            </c:strRef>
          </c:tx>
          <c:spPr>
            <a:ln w="28575" cap="rnd">
              <a:solidFill>
                <a:schemeClr val="accent1">
                  <a:lumMod val="50000"/>
                </a:schemeClr>
              </a:solidFill>
              <a:round/>
            </a:ln>
            <a:effectLst/>
          </c:spPr>
          <c:marker>
            <c:symbol val="diamond"/>
            <c:size val="12"/>
            <c:spPr>
              <a:solidFill>
                <a:schemeClr val="accent5"/>
              </a:solidFill>
              <a:ln w="9525">
                <a:solidFill>
                  <a:schemeClr val="accent5"/>
                </a:solidFill>
              </a:ln>
              <a:effectLst/>
            </c:spPr>
          </c:marker>
          <c:dLbls>
            <c:dLbl>
              <c:idx val="12"/>
              <c:layout>
                <c:manualLayout>
                  <c:x val="9.45945945945946E-2"/>
                  <c:y val="-0.38326300984528833"/>
                </c:manualLayout>
              </c:layout>
              <c:tx>
                <c:rich>
                  <a:bodyPr/>
                  <a:lstStyle/>
                  <a:p>
                    <a:r>
                      <a:rPr lang="en-US"/>
                      <a:t>Afghan War end</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4627-4B26-B185-0B215EBE3E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Aggregate'!$AE$3:$AE$25</c:f>
              <c:numCache>
                <c:formatCode>General</c:formatCode>
                <c:ptCount val="18"/>
                <c:pt idx="12" formatCode="0.00">
                  <c:v>3.3424384029789498</c:v>
                </c:pt>
              </c:numCache>
            </c:numRef>
          </c:val>
          <c:smooth val="0"/>
          <c:extLst>
            <c:ext xmlns:c16="http://schemas.microsoft.com/office/drawing/2014/chart" uri="{C3380CC4-5D6E-409C-BE32-E72D297353CC}">
              <c16:uniqueId val="{00000012-4627-4B26-B185-0B215EBE3E5C}"/>
            </c:ext>
          </c:extLst>
        </c:ser>
        <c:ser>
          <c:idx val="33"/>
          <c:order val="12"/>
          <c:tx>
            <c:strRef>
              <c:f>'Top 10 IDP Cntry on Aggregate'!$AH$2</c:f>
              <c:strCache>
                <c:ptCount val="1"/>
                <c:pt idx="0">
                  <c:v>Yemen</c:v>
                </c:pt>
              </c:strCache>
            </c:strRef>
          </c:tx>
          <c:spPr>
            <a:ln w="28575"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Aggregate'!$AH$3:$AH$25</c:f>
              <c:numCache>
                <c:formatCode>General</c:formatCode>
                <c:ptCount val="18"/>
                <c:pt idx="8" formatCode="0.00">
                  <c:v>30.000063350078872</c:v>
                </c:pt>
                <c:pt idx="9" formatCode="0.00">
                  <c:v>1.7049748244504257</c:v>
                </c:pt>
                <c:pt idx="10" formatCode="0.00">
                  <c:v>21.712841434573782</c:v>
                </c:pt>
                <c:pt idx="11" formatCode="0.00">
                  <c:v>23.283016696316203</c:v>
                </c:pt>
                <c:pt idx="12" formatCode="0.00">
                  <c:v>20.434724623599067</c:v>
                </c:pt>
                <c:pt idx="14" formatCode="0.00">
                  <c:v>32.478148575681246</c:v>
                </c:pt>
                <c:pt idx="15" formatCode="0.00">
                  <c:v>5.8451794589864132</c:v>
                </c:pt>
                <c:pt idx="16" formatCode="0.00">
                  <c:v>5.8639725165791097</c:v>
                </c:pt>
                <c:pt idx="17" formatCode="0.00">
                  <c:v>1.8721531628817094</c:v>
                </c:pt>
              </c:numCache>
            </c:numRef>
          </c:val>
          <c:smooth val="0"/>
          <c:extLst>
            <c:ext xmlns:c16="http://schemas.microsoft.com/office/drawing/2014/chart" uri="{C3380CC4-5D6E-409C-BE32-E72D297353CC}">
              <c16:uniqueId val="{00000013-4627-4B26-B185-0B215EBE3E5C}"/>
            </c:ext>
          </c:extLst>
        </c:ser>
        <c:ser>
          <c:idx val="35"/>
          <c:order val="13"/>
          <c:tx>
            <c:strRef>
              <c:f>'Top 10 IDP Cntry on Aggregate'!$AJ$2</c:f>
              <c:strCache>
                <c:ptCount val="1"/>
                <c:pt idx="0">
                  <c:v>Event_Yem</c:v>
                </c:pt>
              </c:strCache>
            </c:strRef>
          </c:tx>
          <c:spPr>
            <a:ln w="28575" cap="rnd">
              <a:solidFill>
                <a:schemeClr val="accent6">
                  <a:lumMod val="50000"/>
                </a:schemeClr>
              </a:solidFill>
              <a:round/>
            </a:ln>
            <a:effectLst/>
          </c:spPr>
          <c:marker>
            <c:symbol val="diamond"/>
            <c:size val="12"/>
            <c:spPr>
              <a:solidFill>
                <a:schemeClr val="accent4">
                  <a:lumMod val="50000"/>
                </a:schemeClr>
              </a:solidFill>
              <a:ln w="9525">
                <a:solidFill>
                  <a:schemeClr val="accent4">
                    <a:lumMod val="50000"/>
                  </a:schemeClr>
                </a:solidFill>
              </a:ln>
              <a:effectLst/>
            </c:spPr>
          </c:marker>
          <c:dLbls>
            <c:dLbl>
              <c:idx val="13"/>
              <c:layout>
                <c:manualLayout>
                  <c:x val="-7.7426934808824649E-2"/>
                  <c:y val="-0.17935119660675328"/>
                </c:manualLayout>
              </c:layout>
              <c:tx>
                <c:rich>
                  <a:bodyPr/>
                  <a:lstStyle/>
                  <a:p>
                    <a:r>
                      <a:rPr lang="en-US"/>
                      <a:t>Yemen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4627-4B26-B185-0B215EBE3E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Aggregate'!$AJ$3:$AJ$25</c:f>
              <c:numCache>
                <c:formatCode>General</c:formatCode>
                <c:ptCount val="18"/>
                <c:pt idx="13">
                  <c:v>32.479999999999997</c:v>
                </c:pt>
              </c:numCache>
            </c:numRef>
          </c:val>
          <c:smooth val="0"/>
          <c:extLst>
            <c:ext xmlns:c16="http://schemas.microsoft.com/office/drawing/2014/chart" uri="{C3380CC4-5D6E-409C-BE32-E72D297353CC}">
              <c16:uniqueId val="{00000015-4627-4B26-B185-0B215EBE3E5C}"/>
            </c:ext>
          </c:extLst>
        </c:ser>
        <c:ser>
          <c:idx val="38"/>
          <c:order val="14"/>
          <c:tx>
            <c:strRef>
              <c:f>'Top 10 IDP Cntry on Aggregate'!$AM$2</c:f>
              <c:strCache>
                <c:ptCount val="1"/>
                <c:pt idx="0">
                  <c:v>South Sudan</c:v>
                </c:pt>
              </c:strCache>
            </c:strRef>
          </c:tx>
          <c:spPr>
            <a:ln w="28575"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Aggregate'!$AM$3:$AM$25</c:f>
              <c:numCache>
                <c:formatCode>General</c:formatCode>
                <c:ptCount val="18"/>
                <c:pt idx="12" formatCode="0.00">
                  <c:v>10.840463042287315</c:v>
                </c:pt>
                <c:pt idx="14" formatCode="0.00">
                  <c:v>28.864451295667802</c:v>
                </c:pt>
                <c:pt idx="15" formatCode="0.00">
                  <c:v>4.2682408232822301E-2</c:v>
                </c:pt>
                <c:pt idx="17" formatCode="0.00">
                  <c:v>14.233956210182065</c:v>
                </c:pt>
              </c:numCache>
            </c:numRef>
          </c:val>
          <c:smooth val="0"/>
          <c:extLst>
            <c:ext xmlns:c16="http://schemas.microsoft.com/office/drawing/2014/chart" uri="{C3380CC4-5D6E-409C-BE32-E72D297353CC}">
              <c16:uniqueId val="{00000016-4627-4B26-B185-0B215EBE3E5C}"/>
            </c:ext>
          </c:extLst>
        </c:ser>
        <c:ser>
          <c:idx val="40"/>
          <c:order val="15"/>
          <c:tx>
            <c:strRef>
              <c:f>'Top 10 IDP Cntry on Aggregate'!$AO$2</c:f>
              <c:strCache>
                <c:ptCount val="1"/>
                <c:pt idx="0">
                  <c:v>Event_Sou</c:v>
                </c:pt>
              </c:strCache>
            </c:strRef>
          </c:tx>
          <c:spPr>
            <a:ln w="28575" cap="rnd">
              <a:solidFill>
                <a:schemeClr val="accent5">
                  <a:lumMod val="70000"/>
                  <a:lumOff val="30000"/>
                </a:schemeClr>
              </a:solidFill>
              <a:round/>
            </a:ln>
            <a:effectLst/>
          </c:spPr>
          <c:marker>
            <c:symbol val="diamond"/>
            <c:size val="12"/>
            <c:spPr>
              <a:solidFill>
                <a:schemeClr val="accent3"/>
              </a:solidFill>
              <a:ln w="9525">
                <a:solidFill>
                  <a:schemeClr val="accent3"/>
                </a:solidFill>
              </a:ln>
              <a:effectLst/>
            </c:spPr>
          </c:marker>
          <c:dLbls>
            <c:dLbl>
              <c:idx val="11"/>
              <c:layout>
                <c:manualLayout>
                  <c:x val="-0.1036036036036036"/>
                  <c:y val="-0.22503516174402249"/>
                </c:manualLayout>
              </c:layout>
              <c:tx>
                <c:rich>
                  <a:bodyPr/>
                  <a:lstStyle/>
                  <a:p>
                    <a:r>
                      <a:rPr lang="en-US"/>
                      <a:t>Sudan</a:t>
                    </a:r>
                    <a:r>
                      <a:rPr lang="en-US" baseline="0"/>
                      <a:t> War end</a:t>
                    </a:r>
                    <a:endParaRPr lang="en-US"/>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4627-4B26-B185-0B215EBE3E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10 IDP Cntry on Aggregate'!$A$8:$A$25</c:f>
              <c:numCache>
                <c:formatCode>General</c:formatCode>
                <c:ptCount val="18"/>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numCache>
            </c:numRef>
          </c:cat>
          <c:val>
            <c:numRef>
              <c:f>'Top 10 IDP Cntry on Aggregate'!$AO$3:$AO$25</c:f>
              <c:numCache>
                <c:formatCode>General</c:formatCode>
                <c:ptCount val="18"/>
                <c:pt idx="11" formatCode="0.00">
                  <c:v>10.840463042287315</c:v>
                </c:pt>
              </c:numCache>
            </c:numRef>
          </c:val>
          <c:smooth val="0"/>
          <c:extLst>
            <c:ext xmlns:c16="http://schemas.microsoft.com/office/drawing/2014/chart" uri="{C3380CC4-5D6E-409C-BE32-E72D297353CC}">
              <c16:uniqueId val="{00000018-4627-4B26-B185-0B215EBE3E5C}"/>
            </c:ext>
          </c:extLst>
        </c:ser>
        <c:dLbls>
          <c:showLegendKey val="0"/>
          <c:showVal val="0"/>
          <c:showCatName val="0"/>
          <c:showSerName val="0"/>
          <c:showPercent val="0"/>
          <c:showBubbleSize val="0"/>
        </c:dLbls>
        <c:marker val="1"/>
        <c:smooth val="0"/>
        <c:axId val="309944832"/>
        <c:axId val="307613664"/>
      </c:lineChart>
      <c:catAx>
        <c:axId val="30994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613664"/>
        <c:crosses val="autoZero"/>
        <c:auto val="1"/>
        <c:lblAlgn val="ctr"/>
        <c:lblOffset val="100"/>
        <c:noMultiLvlLbl val="0"/>
      </c:catAx>
      <c:valAx>
        <c:axId val="307613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Repatriation Rate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9944832"/>
        <c:crosses val="autoZero"/>
        <c:crossBetween val="between"/>
      </c:valAx>
      <c:spPr>
        <a:noFill/>
        <a:ln>
          <a:noFill/>
        </a:ln>
        <a:effectLst/>
      </c:spPr>
    </c:plotArea>
    <c:legend>
      <c:legendPos val="b"/>
      <c:legendEntry>
        <c:idx val="1"/>
        <c:delete val="1"/>
      </c:legendEntry>
      <c:legendEntry>
        <c:idx val="3"/>
        <c:delete val="1"/>
      </c:legendEntry>
      <c:legendEntry>
        <c:idx val="5"/>
        <c:delete val="1"/>
      </c:legendEntry>
      <c:legendEntry>
        <c:idx val="7"/>
        <c:delete val="1"/>
      </c:legendEntry>
      <c:legendEntry>
        <c:idx val="9"/>
        <c:delete val="1"/>
      </c:legendEntry>
      <c:legendEntry>
        <c:idx val="11"/>
        <c:delete val="1"/>
      </c:legendEntry>
      <c:legendEntry>
        <c:idx val="13"/>
        <c:delete val="1"/>
      </c:legendEntry>
      <c:legendEntry>
        <c:idx val="15"/>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Graph 2: Repatriation</a:t>
            </a:r>
            <a:r>
              <a:rPr lang="en-US" baseline="0"/>
              <a:t> Rates for Top 3 Refugee Countries on Aggregate, 1978-2019</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3"/>
          <c:order val="0"/>
          <c:tx>
            <c:strRef>
              <c:f>'Top 3 Ref. Cntry on Aggregate'!$D$7</c:f>
              <c:strCache>
                <c:ptCount val="1"/>
                <c:pt idx="0">
                  <c:v>Afghanistan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'Top 3 Ref. Cntry on Aggregate'!$A$21:$A$62</c:f>
              <c:numCache>
                <c:formatCode>General</c:formatCode>
                <c:ptCount val="42"/>
                <c:pt idx="0">
                  <c:v>1978</c:v>
                </c:pt>
                <c:pt idx="1">
                  <c:v>1979</c:v>
                </c:pt>
                <c:pt idx="2">
                  <c:v>1980</c:v>
                </c:pt>
                <c:pt idx="3">
                  <c:v>1981</c:v>
                </c:pt>
                <c:pt idx="4">
                  <c:v>1982</c:v>
                </c:pt>
                <c:pt idx="5">
                  <c:v>1983</c:v>
                </c:pt>
                <c:pt idx="6">
                  <c:v>1984</c:v>
                </c:pt>
                <c:pt idx="7">
                  <c:v>1985</c:v>
                </c:pt>
                <c:pt idx="8">
                  <c:v>1986</c:v>
                </c:pt>
                <c:pt idx="9">
                  <c:v>1987</c:v>
                </c:pt>
                <c:pt idx="10">
                  <c:v>1988</c:v>
                </c:pt>
                <c:pt idx="11">
                  <c:v>1989</c:v>
                </c:pt>
                <c:pt idx="12">
                  <c:v>1990</c:v>
                </c:pt>
                <c:pt idx="13">
                  <c:v>1991</c:v>
                </c:pt>
                <c:pt idx="14">
                  <c:v>1992</c:v>
                </c:pt>
                <c:pt idx="15">
                  <c:v>1993</c:v>
                </c:pt>
                <c:pt idx="16">
                  <c:v>1994</c:v>
                </c:pt>
                <c:pt idx="17">
                  <c:v>1995</c:v>
                </c:pt>
                <c:pt idx="18">
                  <c:v>1996</c:v>
                </c:pt>
                <c:pt idx="19">
                  <c:v>1997</c:v>
                </c:pt>
                <c:pt idx="20">
                  <c:v>1998</c:v>
                </c:pt>
                <c:pt idx="21">
                  <c:v>1999</c:v>
                </c:pt>
                <c:pt idx="22">
                  <c:v>2000</c:v>
                </c:pt>
                <c:pt idx="23">
                  <c:v>2001</c:v>
                </c:pt>
                <c:pt idx="24">
                  <c:v>2002</c:v>
                </c:pt>
                <c:pt idx="25">
                  <c:v>2003</c:v>
                </c:pt>
                <c:pt idx="26">
                  <c:v>2004</c:v>
                </c:pt>
                <c:pt idx="27">
                  <c:v>2005</c:v>
                </c:pt>
                <c:pt idx="28">
                  <c:v>2006</c:v>
                </c:pt>
                <c:pt idx="29">
                  <c:v>2007</c:v>
                </c:pt>
                <c:pt idx="30">
                  <c:v>2008</c:v>
                </c:pt>
                <c:pt idx="31">
                  <c:v>2009</c:v>
                </c:pt>
                <c:pt idx="32">
                  <c:v>2010</c:v>
                </c:pt>
                <c:pt idx="33">
                  <c:v>2011</c:v>
                </c:pt>
                <c:pt idx="34">
                  <c:v>2012</c:v>
                </c:pt>
                <c:pt idx="35">
                  <c:v>2013</c:v>
                </c:pt>
                <c:pt idx="36">
                  <c:v>2014</c:v>
                </c:pt>
                <c:pt idx="37">
                  <c:v>2015</c:v>
                </c:pt>
                <c:pt idx="38">
                  <c:v>2016</c:v>
                </c:pt>
                <c:pt idx="39">
                  <c:v>2017</c:v>
                </c:pt>
                <c:pt idx="40">
                  <c:v>2018</c:v>
                </c:pt>
                <c:pt idx="41">
                  <c:v>2019</c:v>
                </c:pt>
              </c:numCache>
            </c:numRef>
          </c:cat>
          <c:val>
            <c:numRef>
              <c:f>'Top 3 Ref. Cntry on Aggregate'!$D$8:$D$62</c:f>
              <c:numCache>
                <c:formatCode>General</c:formatCode>
                <c:ptCount val="42"/>
                <c:pt idx="4" formatCode="0.00">
                  <c:v>1.2030064467778809E-2</c:v>
                </c:pt>
                <c:pt idx="5" formatCode="0.00">
                  <c:v>9.1233809976947553E-3</c:v>
                </c:pt>
                <c:pt idx="6" formatCode="0.00">
                  <c:v>2.7608862082645094E-2</c:v>
                </c:pt>
                <c:pt idx="7" formatCode="0.00">
                  <c:v>2.4708105956093053E-2</c:v>
                </c:pt>
                <c:pt idx="8" formatCode="0.00">
                  <c:v>2.2961648355896914E-2</c:v>
                </c:pt>
                <c:pt idx="10" formatCode="0.00">
                  <c:v>1.1736166704779573E-2</c:v>
                </c:pt>
                <c:pt idx="11" formatCode="0.00">
                  <c:v>1.62978712322909E-2</c:v>
                </c:pt>
                <c:pt idx="12" formatCode="0.00">
                  <c:v>0.33927216844124247</c:v>
                </c:pt>
                <c:pt idx="13" formatCode="0.00">
                  <c:v>2.7491409994585609</c:v>
                </c:pt>
                <c:pt idx="14" formatCode="0.00">
                  <c:v>25.728681242195002</c:v>
                </c:pt>
                <c:pt idx="15" formatCode="0.00">
                  <c:v>5.5709299928682614E-2</c:v>
                </c:pt>
                <c:pt idx="16" formatCode="0.00">
                  <c:v>10.760586611372743</c:v>
                </c:pt>
                <c:pt idx="17" formatCode="0.00">
                  <c:v>11.506057027721122</c:v>
                </c:pt>
                <c:pt idx="18" formatCode="0.00">
                  <c:v>5.6024658403663459</c:v>
                </c:pt>
                <c:pt idx="19" formatCode="0.00">
                  <c:v>3.1304568114578339</c:v>
                </c:pt>
                <c:pt idx="20" formatCode="0.00">
                  <c:v>3.8586413271318234</c:v>
                </c:pt>
                <c:pt idx="21" formatCode="0.00">
                  <c:v>8.8635024545331618</c:v>
                </c:pt>
                <c:pt idx="22" formatCode="0.00">
                  <c:v>7.5386146387027617</c:v>
                </c:pt>
                <c:pt idx="23" formatCode="0.00">
                  <c:v>0.68021340744110503</c:v>
                </c:pt>
                <c:pt idx="24" formatCode="0.00">
                  <c:v>43.819290285747279</c:v>
                </c:pt>
                <c:pt idx="25" formatCode="0.00">
                  <c:v>23.215079765350144</c:v>
                </c:pt>
                <c:pt idx="26" formatCode="0.00">
                  <c:v>26.706615182864635</c:v>
                </c:pt>
                <c:pt idx="27" formatCode="0.00">
                  <c:v>25.829832504650746</c:v>
                </c:pt>
                <c:pt idx="28" formatCode="0.00">
                  <c:v>15.544945904941128</c:v>
                </c:pt>
                <c:pt idx="29" formatCode="0.00">
                  <c:v>10.926823868361907</c:v>
                </c:pt>
                <c:pt idx="30" formatCode="0.00">
                  <c:v>8.9612755825050847</c:v>
                </c:pt>
                <c:pt idx="31" formatCode="0.00">
                  <c:v>1.9714271744710674</c:v>
                </c:pt>
                <c:pt idx="32" formatCode="0.00">
                  <c:v>3.720171587245054</c:v>
                </c:pt>
                <c:pt idx="33" formatCode="0.00">
                  <c:v>2.6007395904616519</c:v>
                </c:pt>
                <c:pt idx="34" formatCode="0.00">
                  <c:v>3.6730145120035695</c:v>
                </c:pt>
                <c:pt idx="35" formatCode="0.00">
                  <c:v>1.5278404775074457</c:v>
                </c:pt>
                <c:pt idx="36" formatCode="0.00">
                  <c:v>0.68150327802502908</c:v>
                </c:pt>
                <c:pt idx="37" formatCode="0.00">
                  <c:v>2.2503047467165258</c:v>
                </c:pt>
                <c:pt idx="38" formatCode="0.00">
                  <c:v>13.306661093776698</c:v>
                </c:pt>
                <c:pt idx="39" formatCode="0.00">
                  <c:v>2.2549487746973154</c:v>
                </c:pt>
                <c:pt idx="40" formatCode="0.00">
                  <c:v>0.6012266982022143</c:v>
                </c:pt>
                <c:pt idx="41" formatCode="0.00">
                  <c:v>0.30702268731069093</c:v>
                </c:pt>
              </c:numCache>
            </c:numRef>
          </c:val>
          <c:smooth val="0"/>
          <c:extLst>
            <c:ext xmlns:c16="http://schemas.microsoft.com/office/drawing/2014/chart" uri="{C3380CC4-5D6E-409C-BE32-E72D297353CC}">
              <c16:uniqueId val="{00000000-6F28-477E-84A1-6DE0D6BD9BAE}"/>
            </c:ext>
          </c:extLst>
        </c:ser>
        <c:ser>
          <c:idx val="5"/>
          <c:order val="1"/>
          <c:tx>
            <c:strRef>
              <c:f>'Top 3 Ref. Cntry on Aggregate'!$F$7</c:f>
              <c:strCache>
                <c:ptCount val="1"/>
                <c:pt idx="0">
                  <c:v>Event_Afg</c:v>
                </c:pt>
              </c:strCache>
            </c:strRef>
          </c:tx>
          <c:spPr>
            <a:ln w="28575" cap="rnd">
              <a:solidFill>
                <a:schemeClr val="accent6"/>
              </a:solidFill>
              <a:round/>
            </a:ln>
            <a:effectLst/>
          </c:spPr>
          <c:marker>
            <c:symbol val="diamond"/>
            <c:size val="12"/>
            <c:spPr>
              <a:solidFill>
                <a:schemeClr val="accent4"/>
              </a:solidFill>
              <a:ln w="9525">
                <a:solidFill>
                  <a:schemeClr val="accent4"/>
                </a:solidFill>
              </a:ln>
              <a:effectLst/>
            </c:spPr>
          </c:marker>
          <c:dLbls>
            <c:dLbl>
              <c:idx val="0"/>
              <c:tx>
                <c:rich>
                  <a:bodyPr/>
                  <a:lstStyle/>
                  <a:p>
                    <a:r>
                      <a:rPr lang="en-US"/>
                      <a:t>Soviet-Afghan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F28-477E-84A1-6DE0D6BD9BAE}"/>
                </c:ext>
              </c:extLst>
            </c:dLbl>
            <c:dLbl>
              <c:idx val="14"/>
              <c:tx>
                <c:rich>
                  <a:bodyPr/>
                  <a:lstStyle/>
                  <a:p>
                    <a:r>
                      <a:rPr lang="en-US"/>
                      <a:t>End of Soviet-Afghan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F28-477E-84A1-6DE0D6BD9BAE}"/>
                </c:ext>
              </c:extLst>
            </c:dLbl>
            <c:dLbl>
              <c:idx val="23"/>
              <c:tx>
                <c:rich>
                  <a:bodyPr/>
                  <a:lstStyle/>
                  <a:p>
                    <a:r>
                      <a:rPr lang="en-US"/>
                      <a:t>War in Afghanistan (US Involvement)</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F28-477E-84A1-6DE0D6BD9BAE}"/>
                </c:ext>
              </c:extLst>
            </c:dLbl>
            <c:dLbl>
              <c:idx val="36"/>
              <c:tx>
                <c:rich>
                  <a:bodyPr/>
                  <a:lstStyle/>
                  <a:p>
                    <a:r>
                      <a:rPr lang="en-US"/>
                      <a:t>End of War in Afghanistan</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F28-477E-84A1-6DE0D6BD9BA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3 Ref. Cntry on Aggregate'!$A$21:$A$62</c:f>
              <c:numCache>
                <c:formatCode>General</c:formatCode>
                <c:ptCount val="42"/>
                <c:pt idx="0">
                  <c:v>1978</c:v>
                </c:pt>
                <c:pt idx="1">
                  <c:v>1979</c:v>
                </c:pt>
                <c:pt idx="2">
                  <c:v>1980</c:v>
                </c:pt>
                <c:pt idx="3">
                  <c:v>1981</c:v>
                </c:pt>
                <c:pt idx="4">
                  <c:v>1982</c:v>
                </c:pt>
                <c:pt idx="5">
                  <c:v>1983</c:v>
                </c:pt>
                <c:pt idx="6">
                  <c:v>1984</c:v>
                </c:pt>
                <c:pt idx="7">
                  <c:v>1985</c:v>
                </c:pt>
                <c:pt idx="8">
                  <c:v>1986</c:v>
                </c:pt>
                <c:pt idx="9">
                  <c:v>1987</c:v>
                </c:pt>
                <c:pt idx="10">
                  <c:v>1988</c:v>
                </c:pt>
                <c:pt idx="11">
                  <c:v>1989</c:v>
                </c:pt>
                <c:pt idx="12">
                  <c:v>1990</c:v>
                </c:pt>
                <c:pt idx="13">
                  <c:v>1991</c:v>
                </c:pt>
                <c:pt idx="14">
                  <c:v>1992</c:v>
                </c:pt>
                <c:pt idx="15">
                  <c:v>1993</c:v>
                </c:pt>
                <c:pt idx="16">
                  <c:v>1994</c:v>
                </c:pt>
                <c:pt idx="17">
                  <c:v>1995</c:v>
                </c:pt>
                <c:pt idx="18">
                  <c:v>1996</c:v>
                </c:pt>
                <c:pt idx="19">
                  <c:v>1997</c:v>
                </c:pt>
                <c:pt idx="20">
                  <c:v>1998</c:v>
                </c:pt>
                <c:pt idx="21">
                  <c:v>1999</c:v>
                </c:pt>
                <c:pt idx="22">
                  <c:v>2000</c:v>
                </c:pt>
                <c:pt idx="23">
                  <c:v>2001</c:v>
                </c:pt>
                <c:pt idx="24">
                  <c:v>2002</c:v>
                </c:pt>
                <c:pt idx="25">
                  <c:v>2003</c:v>
                </c:pt>
                <c:pt idx="26">
                  <c:v>2004</c:v>
                </c:pt>
                <c:pt idx="27">
                  <c:v>2005</c:v>
                </c:pt>
                <c:pt idx="28">
                  <c:v>2006</c:v>
                </c:pt>
                <c:pt idx="29">
                  <c:v>2007</c:v>
                </c:pt>
                <c:pt idx="30">
                  <c:v>2008</c:v>
                </c:pt>
                <c:pt idx="31">
                  <c:v>2009</c:v>
                </c:pt>
                <c:pt idx="32">
                  <c:v>2010</c:v>
                </c:pt>
                <c:pt idx="33">
                  <c:v>2011</c:v>
                </c:pt>
                <c:pt idx="34">
                  <c:v>2012</c:v>
                </c:pt>
                <c:pt idx="35">
                  <c:v>2013</c:v>
                </c:pt>
                <c:pt idx="36">
                  <c:v>2014</c:v>
                </c:pt>
                <c:pt idx="37">
                  <c:v>2015</c:v>
                </c:pt>
                <c:pt idx="38">
                  <c:v>2016</c:v>
                </c:pt>
                <c:pt idx="39">
                  <c:v>2017</c:v>
                </c:pt>
                <c:pt idx="40">
                  <c:v>2018</c:v>
                </c:pt>
                <c:pt idx="41">
                  <c:v>2019</c:v>
                </c:pt>
              </c:numCache>
            </c:numRef>
          </c:cat>
          <c:val>
            <c:numRef>
              <c:f>'Top 3 Ref. Cntry on Aggregate'!$F$8:$F$62</c:f>
              <c:numCache>
                <c:formatCode>General</c:formatCode>
                <c:ptCount val="42"/>
                <c:pt idx="0" formatCode="0.00">
                  <c:v>1.2030064467778809E-2</c:v>
                </c:pt>
                <c:pt idx="14" formatCode="0.00">
                  <c:v>25.728681242195002</c:v>
                </c:pt>
                <c:pt idx="23" formatCode="0.00">
                  <c:v>0.68021340744110503</c:v>
                </c:pt>
                <c:pt idx="36" formatCode="0.00">
                  <c:v>0.68150327802502908</c:v>
                </c:pt>
              </c:numCache>
            </c:numRef>
          </c:val>
          <c:smooth val="0"/>
          <c:extLst>
            <c:ext xmlns:c16="http://schemas.microsoft.com/office/drawing/2014/chart" uri="{C3380CC4-5D6E-409C-BE32-E72D297353CC}">
              <c16:uniqueId val="{00000005-6F28-477E-84A1-6DE0D6BD9BAE}"/>
            </c:ext>
          </c:extLst>
        </c:ser>
        <c:ser>
          <c:idx val="8"/>
          <c:order val="2"/>
          <c:tx>
            <c:strRef>
              <c:f>'Top 3 Ref. Cntry on Aggregate'!$I$7</c:f>
              <c:strCache>
                <c:ptCount val="1"/>
                <c:pt idx="0">
                  <c:v>Syrian Arab Rep.</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'Top 3 Ref. Cntry on Aggregate'!$A$21:$A$62</c:f>
              <c:numCache>
                <c:formatCode>General</c:formatCode>
                <c:ptCount val="42"/>
                <c:pt idx="0">
                  <c:v>1978</c:v>
                </c:pt>
                <c:pt idx="1">
                  <c:v>1979</c:v>
                </c:pt>
                <c:pt idx="2">
                  <c:v>1980</c:v>
                </c:pt>
                <c:pt idx="3">
                  <c:v>1981</c:v>
                </c:pt>
                <c:pt idx="4">
                  <c:v>1982</c:v>
                </c:pt>
                <c:pt idx="5">
                  <c:v>1983</c:v>
                </c:pt>
                <c:pt idx="6">
                  <c:v>1984</c:v>
                </c:pt>
                <c:pt idx="7">
                  <c:v>1985</c:v>
                </c:pt>
                <c:pt idx="8">
                  <c:v>1986</c:v>
                </c:pt>
                <c:pt idx="9">
                  <c:v>1987</c:v>
                </c:pt>
                <c:pt idx="10">
                  <c:v>1988</c:v>
                </c:pt>
                <c:pt idx="11">
                  <c:v>1989</c:v>
                </c:pt>
                <c:pt idx="12">
                  <c:v>1990</c:v>
                </c:pt>
                <c:pt idx="13">
                  <c:v>1991</c:v>
                </c:pt>
                <c:pt idx="14">
                  <c:v>1992</c:v>
                </c:pt>
                <c:pt idx="15">
                  <c:v>1993</c:v>
                </c:pt>
                <c:pt idx="16">
                  <c:v>1994</c:v>
                </c:pt>
                <c:pt idx="17">
                  <c:v>1995</c:v>
                </c:pt>
                <c:pt idx="18">
                  <c:v>1996</c:v>
                </c:pt>
                <c:pt idx="19">
                  <c:v>1997</c:v>
                </c:pt>
                <c:pt idx="20">
                  <c:v>1998</c:v>
                </c:pt>
                <c:pt idx="21">
                  <c:v>1999</c:v>
                </c:pt>
                <c:pt idx="22">
                  <c:v>2000</c:v>
                </c:pt>
                <c:pt idx="23">
                  <c:v>2001</c:v>
                </c:pt>
                <c:pt idx="24">
                  <c:v>2002</c:v>
                </c:pt>
                <c:pt idx="25">
                  <c:v>2003</c:v>
                </c:pt>
                <c:pt idx="26">
                  <c:v>2004</c:v>
                </c:pt>
                <c:pt idx="27">
                  <c:v>2005</c:v>
                </c:pt>
                <c:pt idx="28">
                  <c:v>2006</c:v>
                </c:pt>
                <c:pt idx="29">
                  <c:v>2007</c:v>
                </c:pt>
                <c:pt idx="30">
                  <c:v>2008</c:v>
                </c:pt>
                <c:pt idx="31">
                  <c:v>2009</c:v>
                </c:pt>
                <c:pt idx="32">
                  <c:v>2010</c:v>
                </c:pt>
                <c:pt idx="33">
                  <c:v>2011</c:v>
                </c:pt>
                <c:pt idx="34">
                  <c:v>2012</c:v>
                </c:pt>
                <c:pt idx="35">
                  <c:v>2013</c:v>
                </c:pt>
                <c:pt idx="36">
                  <c:v>2014</c:v>
                </c:pt>
                <c:pt idx="37">
                  <c:v>2015</c:v>
                </c:pt>
                <c:pt idx="38">
                  <c:v>2016</c:v>
                </c:pt>
                <c:pt idx="39">
                  <c:v>2017</c:v>
                </c:pt>
                <c:pt idx="40">
                  <c:v>2018</c:v>
                </c:pt>
                <c:pt idx="41">
                  <c:v>2019</c:v>
                </c:pt>
              </c:numCache>
            </c:numRef>
          </c:cat>
          <c:val>
            <c:numRef>
              <c:f>'Top 3 Ref. Cntry on Aggregate'!$I$8:$I$62</c:f>
              <c:numCache>
                <c:formatCode>General</c:formatCode>
                <c:ptCount val="42"/>
                <c:pt idx="4" formatCode="0.00">
                  <c:v>92.236740968485776</c:v>
                </c:pt>
                <c:pt idx="8" formatCode="0.00">
                  <c:v>11.589403973509933</c:v>
                </c:pt>
                <c:pt idx="16" formatCode="0.00">
                  <c:v>8.4590441280135334E-2</c:v>
                </c:pt>
                <c:pt idx="26" formatCode="0.00">
                  <c:v>0.73188808597368904</c:v>
                </c:pt>
                <c:pt idx="27" formatCode="0.00">
                  <c:v>0.10966916468652897</c:v>
                </c:pt>
                <c:pt idx="28" formatCode="0.00">
                  <c:v>4.05449237755433E-2</c:v>
                </c:pt>
                <c:pt idx="29" formatCode="0.00">
                  <c:v>0.18964259664478483</c:v>
                </c:pt>
                <c:pt idx="30" formatCode="0.00">
                  <c:v>5.2583147101354019E-2</c:v>
                </c:pt>
                <c:pt idx="34" formatCode="0.00">
                  <c:v>8.5975789414294397</c:v>
                </c:pt>
                <c:pt idx="35" formatCode="0.00">
                  <c:v>5.3950351924276871</c:v>
                </c:pt>
                <c:pt idx="37" formatCode="0.00">
                  <c:v>3.857657367797261E-3</c:v>
                </c:pt>
                <c:pt idx="39" formatCode="0.00">
                  <c:v>1.2087586944303983</c:v>
                </c:pt>
                <c:pt idx="40" formatCode="0.00">
                  <c:v>3.0726317200072248</c:v>
                </c:pt>
                <c:pt idx="41" formatCode="0.00">
                  <c:v>1.4150999617995568</c:v>
                </c:pt>
              </c:numCache>
            </c:numRef>
          </c:val>
          <c:smooth val="0"/>
          <c:extLst>
            <c:ext xmlns:c16="http://schemas.microsoft.com/office/drawing/2014/chart" uri="{C3380CC4-5D6E-409C-BE32-E72D297353CC}">
              <c16:uniqueId val="{00000006-6F28-477E-84A1-6DE0D6BD9BAE}"/>
            </c:ext>
          </c:extLst>
        </c:ser>
        <c:ser>
          <c:idx val="10"/>
          <c:order val="3"/>
          <c:tx>
            <c:strRef>
              <c:f>'Top 3 Ref. Cntry on Aggregate'!$K$7</c:f>
              <c:strCache>
                <c:ptCount val="1"/>
                <c:pt idx="0">
                  <c:v>Event_Syr</c:v>
                </c:pt>
              </c:strCache>
            </c:strRef>
          </c:tx>
          <c:spPr>
            <a:ln w="28575" cap="rnd">
              <a:solidFill>
                <a:schemeClr val="accent5">
                  <a:lumMod val="60000"/>
                </a:schemeClr>
              </a:solidFill>
              <a:round/>
            </a:ln>
            <a:effectLst/>
          </c:spPr>
          <c:marker>
            <c:symbol val="diamond"/>
            <c:size val="12"/>
            <c:spPr>
              <a:solidFill>
                <a:schemeClr val="accent3">
                  <a:lumMod val="50000"/>
                </a:schemeClr>
              </a:solidFill>
              <a:ln w="9525">
                <a:solidFill>
                  <a:schemeClr val="accent3">
                    <a:lumMod val="50000"/>
                  </a:schemeClr>
                </a:solidFill>
              </a:ln>
              <a:effectLst/>
            </c:spPr>
          </c:marker>
          <c:dLbls>
            <c:dLbl>
              <c:idx val="33"/>
              <c:tx>
                <c:rich>
                  <a:bodyPr/>
                  <a:lstStyle/>
                  <a:p>
                    <a:r>
                      <a:rPr lang="en-US"/>
                      <a:t>Syrian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F28-477E-84A1-6DE0D6BD9BAE}"/>
                </c:ext>
              </c:extLst>
            </c:dLbl>
            <c:dLbl>
              <c:idx val="39"/>
              <c:tx>
                <c:rich>
                  <a:bodyPr/>
                  <a:lstStyle/>
                  <a:p>
                    <a:r>
                      <a:rPr lang="en-US"/>
                      <a:t>Syrian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F28-477E-84A1-6DE0D6BD9BA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3 Ref. Cntry on Aggregate'!$A$21:$A$62</c:f>
              <c:numCache>
                <c:formatCode>General</c:formatCode>
                <c:ptCount val="42"/>
                <c:pt idx="0">
                  <c:v>1978</c:v>
                </c:pt>
                <c:pt idx="1">
                  <c:v>1979</c:v>
                </c:pt>
                <c:pt idx="2">
                  <c:v>1980</c:v>
                </c:pt>
                <c:pt idx="3">
                  <c:v>1981</c:v>
                </c:pt>
                <c:pt idx="4">
                  <c:v>1982</c:v>
                </c:pt>
                <c:pt idx="5">
                  <c:v>1983</c:v>
                </c:pt>
                <c:pt idx="6">
                  <c:v>1984</c:v>
                </c:pt>
                <c:pt idx="7">
                  <c:v>1985</c:v>
                </c:pt>
                <c:pt idx="8">
                  <c:v>1986</c:v>
                </c:pt>
                <c:pt idx="9">
                  <c:v>1987</c:v>
                </c:pt>
                <c:pt idx="10">
                  <c:v>1988</c:v>
                </c:pt>
                <c:pt idx="11">
                  <c:v>1989</c:v>
                </c:pt>
                <c:pt idx="12">
                  <c:v>1990</c:v>
                </c:pt>
                <c:pt idx="13">
                  <c:v>1991</c:v>
                </c:pt>
                <c:pt idx="14">
                  <c:v>1992</c:v>
                </c:pt>
                <c:pt idx="15">
                  <c:v>1993</c:v>
                </c:pt>
                <c:pt idx="16">
                  <c:v>1994</c:v>
                </c:pt>
                <c:pt idx="17">
                  <c:v>1995</c:v>
                </c:pt>
                <c:pt idx="18">
                  <c:v>1996</c:v>
                </c:pt>
                <c:pt idx="19">
                  <c:v>1997</c:v>
                </c:pt>
                <c:pt idx="20">
                  <c:v>1998</c:v>
                </c:pt>
                <c:pt idx="21">
                  <c:v>1999</c:v>
                </c:pt>
                <c:pt idx="22">
                  <c:v>2000</c:v>
                </c:pt>
                <c:pt idx="23">
                  <c:v>2001</c:v>
                </c:pt>
                <c:pt idx="24">
                  <c:v>2002</c:v>
                </c:pt>
                <c:pt idx="25">
                  <c:v>2003</c:v>
                </c:pt>
                <c:pt idx="26">
                  <c:v>2004</c:v>
                </c:pt>
                <c:pt idx="27">
                  <c:v>2005</c:v>
                </c:pt>
                <c:pt idx="28">
                  <c:v>2006</c:v>
                </c:pt>
                <c:pt idx="29">
                  <c:v>2007</c:v>
                </c:pt>
                <c:pt idx="30">
                  <c:v>2008</c:v>
                </c:pt>
                <c:pt idx="31">
                  <c:v>2009</c:v>
                </c:pt>
                <c:pt idx="32">
                  <c:v>2010</c:v>
                </c:pt>
                <c:pt idx="33">
                  <c:v>2011</c:v>
                </c:pt>
                <c:pt idx="34">
                  <c:v>2012</c:v>
                </c:pt>
                <c:pt idx="35">
                  <c:v>2013</c:v>
                </c:pt>
                <c:pt idx="36">
                  <c:v>2014</c:v>
                </c:pt>
                <c:pt idx="37">
                  <c:v>2015</c:v>
                </c:pt>
                <c:pt idx="38">
                  <c:v>2016</c:v>
                </c:pt>
                <c:pt idx="39">
                  <c:v>2017</c:v>
                </c:pt>
                <c:pt idx="40">
                  <c:v>2018</c:v>
                </c:pt>
                <c:pt idx="41">
                  <c:v>2019</c:v>
                </c:pt>
              </c:numCache>
            </c:numRef>
          </c:cat>
          <c:val>
            <c:numRef>
              <c:f>'Top 3 Ref. Cntry on Aggregate'!$K$8:$K$62</c:f>
              <c:numCache>
                <c:formatCode>General</c:formatCode>
                <c:ptCount val="42"/>
                <c:pt idx="33" formatCode="0.00">
                  <c:v>8.5975789414294397</c:v>
                </c:pt>
                <c:pt idx="39" formatCode="0.00">
                  <c:v>1.2087586944303983</c:v>
                </c:pt>
              </c:numCache>
            </c:numRef>
          </c:val>
          <c:smooth val="0"/>
          <c:extLst>
            <c:ext xmlns:c16="http://schemas.microsoft.com/office/drawing/2014/chart" uri="{C3380CC4-5D6E-409C-BE32-E72D297353CC}">
              <c16:uniqueId val="{00000009-6F28-477E-84A1-6DE0D6BD9BAE}"/>
            </c:ext>
          </c:extLst>
        </c:ser>
        <c:ser>
          <c:idx val="13"/>
          <c:order val="4"/>
          <c:tx>
            <c:strRef>
              <c:f>'Top 3 Ref. Cntry on Aggregate'!$N$7</c:f>
              <c:strCache>
                <c:ptCount val="1"/>
                <c:pt idx="0">
                  <c:v>Iraq</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'Top 3 Ref. Cntry on Aggregate'!$A$21:$A$62</c:f>
              <c:numCache>
                <c:formatCode>General</c:formatCode>
                <c:ptCount val="42"/>
                <c:pt idx="0">
                  <c:v>1978</c:v>
                </c:pt>
                <c:pt idx="1">
                  <c:v>1979</c:v>
                </c:pt>
                <c:pt idx="2">
                  <c:v>1980</c:v>
                </c:pt>
                <c:pt idx="3">
                  <c:v>1981</c:v>
                </c:pt>
                <c:pt idx="4">
                  <c:v>1982</c:v>
                </c:pt>
                <c:pt idx="5">
                  <c:v>1983</c:v>
                </c:pt>
                <c:pt idx="6">
                  <c:v>1984</c:v>
                </c:pt>
                <c:pt idx="7">
                  <c:v>1985</c:v>
                </c:pt>
                <c:pt idx="8">
                  <c:v>1986</c:v>
                </c:pt>
                <c:pt idx="9">
                  <c:v>1987</c:v>
                </c:pt>
                <c:pt idx="10">
                  <c:v>1988</c:v>
                </c:pt>
                <c:pt idx="11">
                  <c:v>1989</c:v>
                </c:pt>
                <c:pt idx="12">
                  <c:v>1990</c:v>
                </c:pt>
                <c:pt idx="13">
                  <c:v>1991</c:v>
                </c:pt>
                <c:pt idx="14">
                  <c:v>1992</c:v>
                </c:pt>
                <c:pt idx="15">
                  <c:v>1993</c:v>
                </c:pt>
                <c:pt idx="16">
                  <c:v>1994</c:v>
                </c:pt>
                <c:pt idx="17">
                  <c:v>1995</c:v>
                </c:pt>
                <c:pt idx="18">
                  <c:v>1996</c:v>
                </c:pt>
                <c:pt idx="19">
                  <c:v>1997</c:v>
                </c:pt>
                <c:pt idx="20">
                  <c:v>1998</c:v>
                </c:pt>
                <c:pt idx="21">
                  <c:v>1999</c:v>
                </c:pt>
                <c:pt idx="22">
                  <c:v>2000</c:v>
                </c:pt>
                <c:pt idx="23">
                  <c:v>2001</c:v>
                </c:pt>
                <c:pt idx="24">
                  <c:v>2002</c:v>
                </c:pt>
                <c:pt idx="25">
                  <c:v>2003</c:v>
                </c:pt>
                <c:pt idx="26">
                  <c:v>2004</c:v>
                </c:pt>
                <c:pt idx="27">
                  <c:v>2005</c:v>
                </c:pt>
                <c:pt idx="28">
                  <c:v>2006</c:v>
                </c:pt>
                <c:pt idx="29">
                  <c:v>2007</c:v>
                </c:pt>
                <c:pt idx="30">
                  <c:v>2008</c:v>
                </c:pt>
                <c:pt idx="31">
                  <c:v>2009</c:v>
                </c:pt>
                <c:pt idx="32">
                  <c:v>2010</c:v>
                </c:pt>
                <c:pt idx="33">
                  <c:v>2011</c:v>
                </c:pt>
                <c:pt idx="34">
                  <c:v>2012</c:v>
                </c:pt>
                <c:pt idx="35">
                  <c:v>2013</c:v>
                </c:pt>
                <c:pt idx="36">
                  <c:v>2014</c:v>
                </c:pt>
                <c:pt idx="37">
                  <c:v>2015</c:v>
                </c:pt>
                <c:pt idx="38">
                  <c:v>2016</c:v>
                </c:pt>
                <c:pt idx="39">
                  <c:v>2017</c:v>
                </c:pt>
                <c:pt idx="40">
                  <c:v>2018</c:v>
                </c:pt>
                <c:pt idx="41">
                  <c:v>2019</c:v>
                </c:pt>
              </c:numCache>
            </c:numRef>
          </c:cat>
          <c:val>
            <c:numRef>
              <c:f>'Top 3 Ref. Cntry on Aggregate'!$N$8:$N$62</c:f>
              <c:numCache>
                <c:formatCode>General</c:formatCode>
                <c:ptCount val="42"/>
                <c:pt idx="7" formatCode="0.00">
                  <c:v>2.2410749191345464E-2</c:v>
                </c:pt>
                <c:pt idx="10" formatCode="0.00">
                  <c:v>7.9642621835110807</c:v>
                </c:pt>
                <c:pt idx="11" formatCode="0.00">
                  <c:v>5.5089264282875507E-2</c:v>
                </c:pt>
                <c:pt idx="12" formatCode="0.00">
                  <c:v>1.6754923963509541E-2</c:v>
                </c:pt>
                <c:pt idx="13" formatCode="0.00">
                  <c:v>50.281288000773316</c:v>
                </c:pt>
                <c:pt idx="14" formatCode="0.00">
                  <c:v>1.3072625041861776</c:v>
                </c:pt>
                <c:pt idx="15" formatCode="0.00">
                  <c:v>1.4265612740489051E-3</c:v>
                </c:pt>
                <c:pt idx="16" formatCode="0.00">
                  <c:v>0.48481325465901159</c:v>
                </c:pt>
                <c:pt idx="17" formatCode="0.00">
                  <c:v>2.4471120304691172</c:v>
                </c:pt>
                <c:pt idx="18" formatCode="0.00">
                  <c:v>10.240734624267366</c:v>
                </c:pt>
                <c:pt idx="19" formatCode="0.00">
                  <c:v>1.4542060241299564</c:v>
                </c:pt>
                <c:pt idx="20" formatCode="0.00">
                  <c:v>3.5393302520921294E-2</c:v>
                </c:pt>
                <c:pt idx="21" formatCode="0.00">
                  <c:v>3.124138232417681</c:v>
                </c:pt>
                <c:pt idx="22" formatCode="0.00">
                  <c:v>0.70072733723611846</c:v>
                </c:pt>
                <c:pt idx="23" formatCode="0.00">
                  <c:v>0.36940701441382223</c:v>
                </c:pt>
                <c:pt idx="24" formatCode="0.00">
                  <c:v>0.29615890163984715</c:v>
                </c:pt>
                <c:pt idx="25" formatCode="0.00">
                  <c:v>13.073102394294448</c:v>
                </c:pt>
                <c:pt idx="26" formatCode="0.00">
                  <c:v>38.317363315435045</c:v>
                </c:pt>
                <c:pt idx="27" formatCode="0.00">
                  <c:v>17.632170625400374</c:v>
                </c:pt>
                <c:pt idx="28" formatCode="0.00">
                  <c:v>1.368287383857363</c:v>
                </c:pt>
                <c:pt idx="29" formatCode="0.00">
                  <c:v>1.9292275402996508</c:v>
                </c:pt>
                <c:pt idx="30" formatCode="0.00">
                  <c:v>1.3292832113458708</c:v>
                </c:pt>
                <c:pt idx="31" formatCode="0.00">
                  <c:v>3.0471042001344686</c:v>
                </c:pt>
                <c:pt idx="32" formatCode="0.00">
                  <c:v>1.68692597333433</c:v>
                </c:pt>
                <c:pt idx="33" formatCode="0.00">
                  <c:v>4.9477158066433171</c:v>
                </c:pt>
                <c:pt idx="34" formatCode="0.00">
                  <c:v>11.199490667190281</c:v>
                </c:pt>
                <c:pt idx="35" formatCode="0.00">
                  <c:v>17.000008269793749</c:v>
                </c:pt>
                <c:pt idx="36" formatCode="0.00">
                  <c:v>3.1895935878413919</c:v>
                </c:pt>
                <c:pt idx="37" formatCode="0.00">
                  <c:v>2.9794706755426237</c:v>
                </c:pt>
                <c:pt idx="38" formatCode="0.00">
                  <c:v>4.996616215600827E-2</c:v>
                </c:pt>
                <c:pt idx="39" formatCode="0.00">
                  <c:v>3.5616146837800096</c:v>
                </c:pt>
                <c:pt idx="40" formatCode="0.00">
                  <c:v>1.6649033013421268E-2</c:v>
                </c:pt>
                <c:pt idx="41" formatCode="0.00">
                  <c:v>2.902252147666589E-2</c:v>
                </c:pt>
              </c:numCache>
            </c:numRef>
          </c:val>
          <c:smooth val="0"/>
          <c:extLst>
            <c:ext xmlns:c16="http://schemas.microsoft.com/office/drawing/2014/chart" uri="{C3380CC4-5D6E-409C-BE32-E72D297353CC}">
              <c16:uniqueId val="{0000000A-6F28-477E-84A1-6DE0D6BD9BAE}"/>
            </c:ext>
          </c:extLst>
        </c:ser>
        <c:ser>
          <c:idx val="15"/>
          <c:order val="5"/>
          <c:tx>
            <c:strRef>
              <c:f>'Top 3 Ref. Cntry on Aggregate'!$P$7</c:f>
              <c:strCache>
                <c:ptCount val="1"/>
                <c:pt idx="0">
                  <c:v>Even_Ira</c:v>
                </c:pt>
              </c:strCache>
            </c:strRef>
          </c:tx>
          <c:spPr>
            <a:ln w="28575" cap="rnd">
              <a:solidFill>
                <a:schemeClr val="accent4">
                  <a:lumMod val="80000"/>
                  <a:lumOff val="20000"/>
                </a:schemeClr>
              </a:solidFill>
              <a:round/>
            </a:ln>
            <a:effectLst/>
          </c:spPr>
          <c:marker>
            <c:symbol val="diamond"/>
            <c:size val="12"/>
            <c:spPr>
              <a:solidFill>
                <a:schemeClr val="accent6"/>
              </a:solidFill>
              <a:ln w="9525">
                <a:solidFill>
                  <a:schemeClr val="accent6"/>
                </a:solidFill>
              </a:ln>
              <a:effectLst/>
            </c:spPr>
          </c:marker>
          <c:dLbls>
            <c:dLbl>
              <c:idx val="10"/>
              <c:tx>
                <c:rich>
                  <a:bodyPr/>
                  <a:lstStyle/>
                  <a:p>
                    <a:r>
                      <a:rPr lang="en-US"/>
                      <a:t>End of Iran-Iraq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6F28-477E-84A1-6DE0D6BD9BAE}"/>
                </c:ext>
              </c:extLst>
            </c:dLbl>
            <c:dLbl>
              <c:idx val="12"/>
              <c:tx>
                <c:rich>
                  <a:bodyPr/>
                  <a:lstStyle/>
                  <a:p>
                    <a:r>
                      <a:rPr lang="en-US"/>
                      <a:t>Gulf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6F28-477E-84A1-6DE0D6BD9BAE}"/>
                </c:ext>
              </c:extLst>
            </c:dLbl>
            <c:dLbl>
              <c:idx val="13"/>
              <c:tx>
                <c:rich>
                  <a:bodyPr/>
                  <a:lstStyle/>
                  <a:p>
                    <a:r>
                      <a:rPr lang="en-US"/>
                      <a:t>Gulf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6F28-477E-84A1-6DE0D6BD9BAE}"/>
                </c:ext>
              </c:extLst>
            </c:dLbl>
            <c:dLbl>
              <c:idx val="25"/>
              <c:tx>
                <c:rich>
                  <a:bodyPr/>
                  <a:lstStyle/>
                  <a:p>
                    <a:r>
                      <a:rPr lang="en-US"/>
                      <a:t>Iraq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6F28-477E-84A1-6DE0D6BD9BAE}"/>
                </c:ext>
              </c:extLst>
            </c:dLbl>
            <c:dLbl>
              <c:idx val="33"/>
              <c:tx>
                <c:rich>
                  <a:bodyPr/>
                  <a:lstStyle/>
                  <a:p>
                    <a:r>
                      <a:rPr lang="en-US"/>
                      <a:t>End of Iraq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6F28-477E-84A1-6DE0D6BD9BAE}"/>
                </c:ext>
              </c:extLst>
            </c:dLbl>
            <c:dLbl>
              <c:idx val="36"/>
              <c:tx>
                <c:rich>
                  <a:bodyPr/>
                  <a:lstStyle/>
                  <a:p>
                    <a:r>
                      <a:rPr lang="en-US"/>
                      <a:t>Iraqi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6F28-477E-84A1-6DE0D6BD9BAE}"/>
                </c:ext>
              </c:extLst>
            </c:dLbl>
            <c:dLbl>
              <c:idx val="39"/>
              <c:tx>
                <c:rich>
                  <a:bodyPr/>
                  <a:lstStyle/>
                  <a:p>
                    <a:r>
                      <a:rPr lang="en-US"/>
                      <a:t>End of Iraqi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6F28-477E-84A1-6DE0D6BD9BA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3 Ref. Cntry on Aggregate'!$A$21:$A$62</c:f>
              <c:numCache>
                <c:formatCode>General</c:formatCode>
                <c:ptCount val="42"/>
                <c:pt idx="0">
                  <c:v>1978</c:v>
                </c:pt>
                <c:pt idx="1">
                  <c:v>1979</c:v>
                </c:pt>
                <c:pt idx="2">
                  <c:v>1980</c:v>
                </c:pt>
                <c:pt idx="3">
                  <c:v>1981</c:v>
                </c:pt>
                <c:pt idx="4">
                  <c:v>1982</c:v>
                </c:pt>
                <c:pt idx="5">
                  <c:v>1983</c:v>
                </c:pt>
                <c:pt idx="6">
                  <c:v>1984</c:v>
                </c:pt>
                <c:pt idx="7">
                  <c:v>1985</c:v>
                </c:pt>
                <c:pt idx="8">
                  <c:v>1986</c:v>
                </c:pt>
                <c:pt idx="9">
                  <c:v>1987</c:v>
                </c:pt>
                <c:pt idx="10">
                  <c:v>1988</c:v>
                </c:pt>
                <c:pt idx="11">
                  <c:v>1989</c:v>
                </c:pt>
                <c:pt idx="12">
                  <c:v>1990</c:v>
                </c:pt>
                <c:pt idx="13">
                  <c:v>1991</c:v>
                </c:pt>
                <c:pt idx="14">
                  <c:v>1992</c:v>
                </c:pt>
                <c:pt idx="15">
                  <c:v>1993</c:v>
                </c:pt>
                <c:pt idx="16">
                  <c:v>1994</c:v>
                </c:pt>
                <c:pt idx="17">
                  <c:v>1995</c:v>
                </c:pt>
                <c:pt idx="18">
                  <c:v>1996</c:v>
                </c:pt>
                <c:pt idx="19">
                  <c:v>1997</c:v>
                </c:pt>
                <c:pt idx="20">
                  <c:v>1998</c:v>
                </c:pt>
                <c:pt idx="21">
                  <c:v>1999</c:v>
                </c:pt>
                <c:pt idx="22">
                  <c:v>2000</c:v>
                </c:pt>
                <c:pt idx="23">
                  <c:v>2001</c:v>
                </c:pt>
                <c:pt idx="24">
                  <c:v>2002</c:v>
                </c:pt>
                <c:pt idx="25">
                  <c:v>2003</c:v>
                </c:pt>
                <c:pt idx="26">
                  <c:v>2004</c:v>
                </c:pt>
                <c:pt idx="27">
                  <c:v>2005</c:v>
                </c:pt>
                <c:pt idx="28">
                  <c:v>2006</c:v>
                </c:pt>
                <c:pt idx="29">
                  <c:v>2007</c:v>
                </c:pt>
                <c:pt idx="30">
                  <c:v>2008</c:v>
                </c:pt>
                <c:pt idx="31">
                  <c:v>2009</c:v>
                </c:pt>
                <c:pt idx="32">
                  <c:v>2010</c:v>
                </c:pt>
                <c:pt idx="33">
                  <c:v>2011</c:v>
                </c:pt>
                <c:pt idx="34">
                  <c:v>2012</c:v>
                </c:pt>
                <c:pt idx="35">
                  <c:v>2013</c:v>
                </c:pt>
                <c:pt idx="36">
                  <c:v>2014</c:v>
                </c:pt>
                <c:pt idx="37">
                  <c:v>2015</c:v>
                </c:pt>
                <c:pt idx="38">
                  <c:v>2016</c:v>
                </c:pt>
                <c:pt idx="39">
                  <c:v>2017</c:v>
                </c:pt>
                <c:pt idx="40">
                  <c:v>2018</c:v>
                </c:pt>
                <c:pt idx="41">
                  <c:v>2019</c:v>
                </c:pt>
              </c:numCache>
            </c:numRef>
          </c:cat>
          <c:val>
            <c:numRef>
              <c:f>'Top 3 Ref. Cntry on Aggregate'!$P$8:$P$62</c:f>
              <c:numCache>
                <c:formatCode>General</c:formatCode>
                <c:ptCount val="42"/>
                <c:pt idx="10" formatCode="0.00">
                  <c:v>7.9642621835110807</c:v>
                </c:pt>
                <c:pt idx="12" formatCode="0.00">
                  <c:v>1.6754923963509541E-2</c:v>
                </c:pt>
                <c:pt idx="25" formatCode="0.00">
                  <c:v>13.073102394294448</c:v>
                </c:pt>
                <c:pt idx="33" formatCode="0.00">
                  <c:v>4.9477158066433171</c:v>
                </c:pt>
                <c:pt idx="36" formatCode="0.00">
                  <c:v>3.1895935878413919</c:v>
                </c:pt>
                <c:pt idx="39" formatCode="0.00">
                  <c:v>3.5616146837800096</c:v>
                </c:pt>
              </c:numCache>
            </c:numRef>
          </c:val>
          <c:smooth val="0"/>
          <c:extLst>
            <c:ext xmlns:c16="http://schemas.microsoft.com/office/drawing/2014/chart" uri="{C3380CC4-5D6E-409C-BE32-E72D297353CC}">
              <c16:uniqueId val="{00000012-6F28-477E-84A1-6DE0D6BD9BAE}"/>
            </c:ext>
          </c:extLst>
        </c:ser>
        <c:dLbls>
          <c:showLegendKey val="0"/>
          <c:showVal val="0"/>
          <c:showCatName val="0"/>
          <c:showSerName val="0"/>
          <c:showPercent val="0"/>
          <c:showBubbleSize val="0"/>
        </c:dLbls>
        <c:marker val="1"/>
        <c:smooth val="0"/>
        <c:axId val="336710400"/>
        <c:axId val="332790656"/>
      </c:lineChart>
      <c:catAx>
        <c:axId val="336710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790656"/>
        <c:crosses val="autoZero"/>
        <c:auto val="1"/>
        <c:lblAlgn val="ctr"/>
        <c:lblOffset val="100"/>
        <c:noMultiLvlLbl val="0"/>
      </c:catAx>
      <c:valAx>
        <c:axId val="332790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Repatriation Rate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6710400"/>
        <c:crosses val="autoZero"/>
        <c:crossBetween val="between"/>
      </c:valAx>
      <c:spPr>
        <a:noFill/>
        <a:ln>
          <a:noFill/>
        </a:ln>
        <a:effectLst/>
      </c:spPr>
    </c:plotArea>
    <c:legend>
      <c:legendPos val="b"/>
      <c:legendEntry>
        <c:idx val="1"/>
        <c:delete val="1"/>
      </c:legendEntry>
      <c:legendEntry>
        <c:idx val="3"/>
        <c:delete val="1"/>
      </c:legendEntry>
      <c:legendEntry>
        <c:idx val="5"/>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Graph 3: Repatriation Rates for Top 4-6 Refugee Countries on Aggregate, 1965-2019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'Top 4-6 Ref. Cntry on Agg.'!$C$3</c:f>
              <c:strCache>
                <c:ptCount val="1"/>
                <c:pt idx="0">
                  <c:v>Returned</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Agg.'!$C$4:$C$58</c:f>
            </c:numRef>
          </c:val>
          <c:smooth val="0"/>
          <c:extLst>
            <c:ext xmlns:c16="http://schemas.microsoft.com/office/drawing/2014/chart" uri="{C3380CC4-5D6E-409C-BE32-E72D297353CC}">
              <c16:uniqueId val="{00000000-09E2-40B6-BA23-FA05B0509FC8}"/>
            </c:ext>
          </c:extLst>
        </c:ser>
        <c:ser>
          <c:idx val="2"/>
          <c:order val="1"/>
          <c:tx>
            <c:strRef>
              <c:f>'Top 4-6 Ref. Cntry on Agg.'!$D$3</c:f>
              <c:strCache>
                <c:ptCount val="1"/>
                <c:pt idx="0">
                  <c:v>Unreturned Ref</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Agg.'!$D$4:$D$58</c:f>
            </c:numRef>
          </c:val>
          <c:smooth val="0"/>
          <c:extLst>
            <c:ext xmlns:c16="http://schemas.microsoft.com/office/drawing/2014/chart" uri="{C3380CC4-5D6E-409C-BE32-E72D297353CC}">
              <c16:uniqueId val="{00000001-09E2-40B6-BA23-FA05B0509FC8}"/>
            </c:ext>
          </c:extLst>
        </c:ser>
        <c:ser>
          <c:idx val="3"/>
          <c:order val="2"/>
          <c:tx>
            <c:strRef>
              <c:f>'Top 4-6 Ref. Cntry on Agg.'!$E$3</c:f>
              <c:strCache>
                <c:ptCount val="1"/>
                <c:pt idx="0">
                  <c:v>Afghanistan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Agg.'!$E$4:$E$58</c:f>
            </c:numRef>
          </c:val>
          <c:smooth val="0"/>
          <c:extLst>
            <c:ext xmlns:c16="http://schemas.microsoft.com/office/drawing/2014/chart" uri="{C3380CC4-5D6E-409C-BE32-E72D297353CC}">
              <c16:uniqueId val="{00000002-09E2-40B6-BA23-FA05B0509FC8}"/>
            </c:ext>
          </c:extLst>
        </c:ser>
        <c:ser>
          <c:idx val="4"/>
          <c:order val="3"/>
          <c:tx>
            <c:strRef>
              <c:f>'Top 4-6 Ref. Cntry on Agg.'!$F$3</c:f>
              <c:strCache>
                <c:ptCount val="1"/>
                <c:pt idx="0">
                  <c:v>Event Name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Agg.'!$F$4:$F$58</c:f>
            </c:numRef>
          </c:val>
          <c:smooth val="0"/>
          <c:extLst>
            <c:ext xmlns:c16="http://schemas.microsoft.com/office/drawing/2014/chart" uri="{C3380CC4-5D6E-409C-BE32-E72D297353CC}">
              <c16:uniqueId val="{00000003-09E2-40B6-BA23-FA05B0509FC8}"/>
            </c:ext>
          </c:extLst>
        </c:ser>
        <c:ser>
          <c:idx val="5"/>
          <c:order val="4"/>
          <c:tx>
            <c:strRef>
              <c:f>'Top 4-6 Ref. Cntry on Agg.'!$G$3</c:f>
              <c:strCache>
                <c:ptCount val="1"/>
                <c:pt idx="0">
                  <c:v>Event_Afg</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Agg.'!$G$4:$G$58</c:f>
            </c:numRef>
          </c:val>
          <c:smooth val="0"/>
          <c:extLst>
            <c:ext xmlns:c16="http://schemas.microsoft.com/office/drawing/2014/chart" uri="{C3380CC4-5D6E-409C-BE32-E72D297353CC}">
              <c16:uniqueId val="{00000004-09E2-40B6-BA23-FA05B0509FC8}"/>
            </c:ext>
          </c:extLst>
        </c:ser>
        <c:ser>
          <c:idx val="6"/>
          <c:order val="5"/>
          <c:tx>
            <c:strRef>
              <c:f>'Top 4-6 Ref. Cntry on Agg.'!$H$3</c:f>
              <c:strCache>
                <c:ptCount val="1"/>
                <c:pt idx="0">
                  <c:v>Returned</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Agg.'!$H$4:$H$58</c:f>
            </c:numRef>
          </c:val>
          <c:smooth val="0"/>
          <c:extLst>
            <c:ext xmlns:c16="http://schemas.microsoft.com/office/drawing/2014/chart" uri="{C3380CC4-5D6E-409C-BE32-E72D297353CC}">
              <c16:uniqueId val="{00000005-09E2-40B6-BA23-FA05B0509FC8}"/>
            </c:ext>
          </c:extLst>
        </c:ser>
        <c:ser>
          <c:idx val="7"/>
          <c:order val="6"/>
          <c:tx>
            <c:strRef>
              <c:f>'Top 4-6 Ref. Cntry on Agg.'!$I$3</c:f>
              <c:strCache>
                <c:ptCount val="1"/>
                <c:pt idx="0">
                  <c:v>Unreturned Ref</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Agg.'!$I$4:$I$58</c:f>
            </c:numRef>
          </c:val>
          <c:smooth val="0"/>
          <c:extLst>
            <c:ext xmlns:c16="http://schemas.microsoft.com/office/drawing/2014/chart" uri="{C3380CC4-5D6E-409C-BE32-E72D297353CC}">
              <c16:uniqueId val="{00000006-09E2-40B6-BA23-FA05B0509FC8}"/>
            </c:ext>
          </c:extLst>
        </c:ser>
        <c:ser>
          <c:idx val="8"/>
          <c:order val="7"/>
          <c:tx>
            <c:strRef>
              <c:f>'Top 4-6 Ref. Cntry on Agg.'!$J$3</c:f>
              <c:strCache>
                <c:ptCount val="1"/>
                <c:pt idx="0">
                  <c:v>Syrian Arab Rep.</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Agg.'!$J$4:$J$58</c:f>
            </c:numRef>
          </c:val>
          <c:smooth val="0"/>
          <c:extLst>
            <c:ext xmlns:c16="http://schemas.microsoft.com/office/drawing/2014/chart" uri="{C3380CC4-5D6E-409C-BE32-E72D297353CC}">
              <c16:uniqueId val="{00000007-09E2-40B6-BA23-FA05B0509FC8}"/>
            </c:ext>
          </c:extLst>
        </c:ser>
        <c:ser>
          <c:idx val="9"/>
          <c:order val="8"/>
          <c:tx>
            <c:strRef>
              <c:f>'Top 4-6 Ref. Cntry on Agg.'!$K$3</c:f>
              <c:strCache>
                <c:ptCount val="1"/>
                <c:pt idx="0">
                  <c:v>Event Name</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Agg.'!$K$4:$K$58</c:f>
            </c:numRef>
          </c:val>
          <c:smooth val="0"/>
          <c:extLst>
            <c:ext xmlns:c16="http://schemas.microsoft.com/office/drawing/2014/chart" uri="{C3380CC4-5D6E-409C-BE32-E72D297353CC}">
              <c16:uniqueId val="{00000008-09E2-40B6-BA23-FA05B0509FC8}"/>
            </c:ext>
          </c:extLst>
        </c:ser>
        <c:ser>
          <c:idx val="10"/>
          <c:order val="9"/>
          <c:tx>
            <c:strRef>
              <c:f>'Top 4-6 Ref. Cntry on Agg.'!$L$3</c:f>
              <c:strCache>
                <c:ptCount val="1"/>
                <c:pt idx="0">
                  <c:v>Event_Syr</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Agg.'!$L$4:$L$58</c:f>
            </c:numRef>
          </c:val>
          <c:smooth val="0"/>
          <c:extLst>
            <c:ext xmlns:c16="http://schemas.microsoft.com/office/drawing/2014/chart" uri="{C3380CC4-5D6E-409C-BE32-E72D297353CC}">
              <c16:uniqueId val="{00000009-09E2-40B6-BA23-FA05B0509FC8}"/>
            </c:ext>
          </c:extLst>
        </c:ser>
        <c:ser>
          <c:idx val="11"/>
          <c:order val="10"/>
          <c:tx>
            <c:strRef>
              <c:f>'Top 4-6 Ref. Cntry on Agg.'!$M$3</c:f>
              <c:strCache>
                <c:ptCount val="1"/>
                <c:pt idx="0">
                  <c:v>Returned</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Agg.'!$M$4:$M$58</c:f>
            </c:numRef>
          </c:val>
          <c:smooth val="0"/>
          <c:extLst>
            <c:ext xmlns:c16="http://schemas.microsoft.com/office/drawing/2014/chart" uri="{C3380CC4-5D6E-409C-BE32-E72D297353CC}">
              <c16:uniqueId val="{0000000A-09E2-40B6-BA23-FA05B0509FC8}"/>
            </c:ext>
          </c:extLst>
        </c:ser>
        <c:ser>
          <c:idx val="12"/>
          <c:order val="11"/>
          <c:tx>
            <c:strRef>
              <c:f>'Top 4-6 Ref. Cntry on Agg.'!$N$3</c:f>
              <c:strCache>
                <c:ptCount val="1"/>
                <c:pt idx="0">
                  <c:v>Unreturned Ref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Agg.'!$N$4:$N$58</c:f>
            </c:numRef>
          </c:val>
          <c:smooth val="0"/>
          <c:extLst>
            <c:ext xmlns:c16="http://schemas.microsoft.com/office/drawing/2014/chart" uri="{C3380CC4-5D6E-409C-BE32-E72D297353CC}">
              <c16:uniqueId val="{0000000B-09E2-40B6-BA23-FA05B0509FC8}"/>
            </c:ext>
          </c:extLst>
        </c:ser>
        <c:ser>
          <c:idx val="13"/>
          <c:order val="12"/>
          <c:tx>
            <c:strRef>
              <c:f>'Top 4-6 Ref. Cntry on Agg.'!$O$3</c:f>
              <c:strCache>
                <c:ptCount val="1"/>
                <c:pt idx="0">
                  <c:v>Iraq</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Agg.'!$O$4:$O$58</c:f>
            </c:numRef>
          </c:val>
          <c:smooth val="0"/>
          <c:extLst>
            <c:ext xmlns:c16="http://schemas.microsoft.com/office/drawing/2014/chart" uri="{C3380CC4-5D6E-409C-BE32-E72D297353CC}">
              <c16:uniqueId val="{0000000C-09E2-40B6-BA23-FA05B0509FC8}"/>
            </c:ext>
          </c:extLst>
        </c:ser>
        <c:ser>
          <c:idx val="14"/>
          <c:order val="13"/>
          <c:tx>
            <c:strRef>
              <c:f>'Top 4-6 Ref. Cntry on Agg.'!$P$3</c:f>
              <c:strCache>
                <c:ptCount val="1"/>
                <c:pt idx="0">
                  <c:v>Event Name</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Agg.'!$P$4:$P$58</c:f>
            </c:numRef>
          </c:val>
          <c:smooth val="0"/>
          <c:extLst>
            <c:ext xmlns:c16="http://schemas.microsoft.com/office/drawing/2014/chart" uri="{C3380CC4-5D6E-409C-BE32-E72D297353CC}">
              <c16:uniqueId val="{0000000D-09E2-40B6-BA23-FA05B0509FC8}"/>
            </c:ext>
          </c:extLst>
        </c:ser>
        <c:ser>
          <c:idx val="15"/>
          <c:order val="14"/>
          <c:tx>
            <c:strRef>
              <c:f>'Top 4-6 Ref. Cntry on Agg.'!$Q$3</c:f>
              <c:strCache>
                <c:ptCount val="1"/>
                <c:pt idx="0">
                  <c:v>Even_Ira</c:v>
                </c:pt>
              </c:strCache>
            </c:strRef>
          </c:tx>
          <c:spPr>
            <a:ln w="28575"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Agg.'!$Q$4:$Q$58</c:f>
            </c:numRef>
          </c:val>
          <c:smooth val="0"/>
          <c:extLst>
            <c:ext xmlns:c16="http://schemas.microsoft.com/office/drawing/2014/chart" uri="{C3380CC4-5D6E-409C-BE32-E72D297353CC}">
              <c16:uniqueId val="{0000000E-09E2-40B6-BA23-FA05B0509FC8}"/>
            </c:ext>
          </c:extLst>
        </c:ser>
        <c:ser>
          <c:idx val="18"/>
          <c:order val="15"/>
          <c:tx>
            <c:strRef>
              <c:f>'Top 4-6 Ref. Cntry on Agg.'!$T$3</c:f>
              <c:strCache>
                <c:ptCount val="1"/>
                <c:pt idx="0">
                  <c:v>Ethiopia</c:v>
                </c:pt>
              </c:strCache>
            </c:strRef>
          </c:tx>
          <c:spPr>
            <a:ln w="28575"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Agg.'!$T$4:$T$58</c:f>
              <c:numCache>
                <c:formatCode>General</c:formatCode>
                <c:ptCount val="55"/>
                <c:pt idx="7" formatCode="0.00">
                  <c:v>15.342309880523421</c:v>
                </c:pt>
                <c:pt idx="12" formatCode="0.00">
                  <c:v>0.17517136329017516</c:v>
                </c:pt>
                <c:pt idx="13" formatCode="0.00">
                  <c:v>1.0004014989293362</c:v>
                </c:pt>
                <c:pt idx="14" formatCode="0.00">
                  <c:v>1.2706943828012427</c:v>
                </c:pt>
                <c:pt idx="15" formatCode="0.00">
                  <c:v>0.38789789596423269</c:v>
                </c:pt>
                <c:pt idx="16" formatCode="0.00">
                  <c:v>1.9011488926275431</c:v>
                </c:pt>
                <c:pt idx="17" formatCode="0.00">
                  <c:v>5.6540498899227156</c:v>
                </c:pt>
                <c:pt idx="18" formatCode="0.00">
                  <c:v>5.748837300096139</c:v>
                </c:pt>
                <c:pt idx="19" formatCode="0.00">
                  <c:v>15.637839424597349</c:v>
                </c:pt>
                <c:pt idx="20" formatCode="0.00">
                  <c:v>6.2348945047487998</c:v>
                </c:pt>
                <c:pt idx="21" formatCode="0.00">
                  <c:v>12.231698779689866</c:v>
                </c:pt>
                <c:pt idx="22" formatCode="0.00">
                  <c:v>3.8500988538894916</c:v>
                </c:pt>
                <c:pt idx="23" formatCode="0.00">
                  <c:v>0.46567091141926364</c:v>
                </c:pt>
                <c:pt idx="24" formatCode="0.00">
                  <c:v>0.42532535702013002</c:v>
                </c:pt>
                <c:pt idx="26" formatCode="0.00">
                  <c:v>17.647656539367976</c:v>
                </c:pt>
                <c:pt idx="27" formatCode="0.00">
                  <c:v>3.6893389024562788</c:v>
                </c:pt>
                <c:pt idx="28" formatCode="0.00">
                  <c:v>18.497781431340883</c:v>
                </c:pt>
                <c:pt idx="29" formatCode="0.00">
                  <c:v>14.903828085656517</c:v>
                </c:pt>
                <c:pt idx="30" formatCode="0.00">
                  <c:v>25.817588810860048</c:v>
                </c:pt>
                <c:pt idx="31" formatCode="0.00">
                  <c:v>22.528931738801525</c:v>
                </c:pt>
                <c:pt idx="32" formatCode="0.00">
                  <c:v>10.626985808091506</c:v>
                </c:pt>
                <c:pt idx="33" formatCode="0.00">
                  <c:v>15.294526623672414</c:v>
                </c:pt>
                <c:pt idx="34" formatCode="0.00">
                  <c:v>2.5527770538127048</c:v>
                </c:pt>
                <c:pt idx="35" formatCode="0.00">
                  <c:v>4.2305528710929048</c:v>
                </c:pt>
                <c:pt idx="36" formatCode="0.00">
                  <c:v>13.701275898396348</c:v>
                </c:pt>
                <c:pt idx="37" formatCode="0.00">
                  <c:v>0.33852513711895582</c:v>
                </c:pt>
                <c:pt idx="38" formatCode="0.00">
                  <c:v>3.0306413794203499E-2</c:v>
                </c:pt>
                <c:pt idx="39" formatCode="0.00">
                  <c:v>7.9166534722442134E-3</c:v>
                </c:pt>
                <c:pt idx="40" formatCode="0.00">
                  <c:v>0.22258472702879881</c:v>
                </c:pt>
                <c:pt idx="41" formatCode="0.00">
                  <c:v>3.1068485749020668E-2</c:v>
                </c:pt>
                <c:pt idx="42" formatCode="0.00">
                  <c:v>3.5078341629639527E-2</c:v>
                </c:pt>
                <c:pt idx="43" formatCode="0.00">
                  <c:v>0.25614994142912922</c:v>
                </c:pt>
                <c:pt idx="44" formatCode="0.00">
                  <c:v>2.2260736830389084E-2</c:v>
                </c:pt>
                <c:pt idx="45" formatCode="0.00">
                  <c:v>7.2629025463736329E-3</c:v>
                </c:pt>
                <c:pt idx="46" formatCode="0.00">
                  <c:v>2.9735776386961572E-2</c:v>
                </c:pt>
                <c:pt idx="47" formatCode="0.00">
                  <c:v>3.8669760247486466E-2</c:v>
                </c:pt>
                <c:pt idx="48" formatCode="0.00">
                  <c:v>3.889083343056042E-2</c:v>
                </c:pt>
                <c:pt idx="49" formatCode="0.00">
                  <c:v>0.53023362345396241</c:v>
                </c:pt>
                <c:pt idx="50" formatCode="0.00">
                  <c:v>5.8245188947392947E-3</c:v>
                </c:pt>
                <c:pt idx="53" formatCode="0.00">
                  <c:v>1.7344549475327379E-2</c:v>
                </c:pt>
                <c:pt idx="54" formatCode="0.00">
                  <c:v>0.14505760561028552</c:v>
                </c:pt>
              </c:numCache>
            </c:numRef>
          </c:val>
          <c:smooth val="0"/>
          <c:extLst>
            <c:ext xmlns:c16="http://schemas.microsoft.com/office/drawing/2014/chart" uri="{C3380CC4-5D6E-409C-BE32-E72D297353CC}">
              <c16:uniqueId val="{0000000F-09E2-40B6-BA23-FA05B0509FC8}"/>
            </c:ext>
          </c:extLst>
        </c:ser>
        <c:ser>
          <c:idx val="20"/>
          <c:order val="16"/>
          <c:tx>
            <c:strRef>
              <c:f>'Top 4-6 Ref. Cntry on Agg.'!$V$3</c:f>
              <c:strCache>
                <c:ptCount val="1"/>
                <c:pt idx="0">
                  <c:v>Event_Eth</c:v>
                </c:pt>
              </c:strCache>
            </c:strRef>
          </c:tx>
          <c:spPr>
            <a:ln w="28575" cap="rnd">
              <a:solidFill>
                <a:schemeClr val="accent3">
                  <a:lumMod val="80000"/>
                </a:schemeClr>
              </a:solidFill>
              <a:round/>
            </a:ln>
            <a:effectLst/>
          </c:spPr>
          <c:marker>
            <c:symbol val="diamond"/>
            <c:size val="12"/>
            <c:spPr>
              <a:solidFill>
                <a:schemeClr val="accent1"/>
              </a:solidFill>
              <a:ln w="9525">
                <a:solidFill>
                  <a:schemeClr val="accent1"/>
                </a:solidFill>
              </a:ln>
              <a:effectLst/>
            </c:spPr>
          </c:marker>
          <c:dLbls>
            <c:dLbl>
              <c:idx val="9"/>
              <c:tx>
                <c:rich>
                  <a:bodyPr/>
                  <a:lstStyle/>
                  <a:p>
                    <a:r>
                      <a:rPr lang="en-US"/>
                      <a:t>Ethiopian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9E2-40B6-BA23-FA05B0509FC8}"/>
                </c:ext>
              </c:extLst>
            </c:dLbl>
            <c:dLbl>
              <c:idx val="26"/>
              <c:tx>
                <c:rich>
                  <a:bodyPr/>
                  <a:lstStyle/>
                  <a:p>
                    <a:r>
                      <a:rPr lang="en-US"/>
                      <a:t>End of Ethiopian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09E2-40B6-BA23-FA05B0509FC8}"/>
                </c:ext>
              </c:extLst>
            </c:dLbl>
            <c:dLbl>
              <c:idx val="33"/>
              <c:tx>
                <c:rich>
                  <a:bodyPr/>
                  <a:lstStyle/>
                  <a:p>
                    <a:r>
                      <a:rPr lang="en-US"/>
                      <a:t>Eritrean-Ethiopian</a:t>
                    </a:r>
                    <a:r>
                      <a:rPr lang="en-US" baseline="0"/>
                      <a:t> War</a:t>
                    </a:r>
                    <a:endParaRPr lang="en-US"/>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09E2-40B6-BA23-FA05B0509FC8}"/>
                </c:ext>
              </c:extLst>
            </c:dLbl>
            <c:dLbl>
              <c:idx val="35"/>
              <c:tx>
                <c:rich>
                  <a:bodyPr/>
                  <a:lstStyle/>
                  <a:p>
                    <a:r>
                      <a:rPr lang="en-US"/>
                      <a:t>End of Eritrean-Ethiopian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09E2-40B6-BA23-FA05B0509FC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Agg.'!$V$4:$V$58</c:f>
              <c:numCache>
                <c:formatCode>General</c:formatCode>
                <c:ptCount val="55"/>
                <c:pt idx="9" formatCode="0.00">
                  <c:v>0.17517136329017516</c:v>
                </c:pt>
                <c:pt idx="26" formatCode="0.00">
                  <c:v>17.647656539367976</c:v>
                </c:pt>
                <c:pt idx="33" formatCode="0.00">
                  <c:v>15.294526623672414</c:v>
                </c:pt>
                <c:pt idx="35" formatCode="0.00">
                  <c:v>4.2305528710929048</c:v>
                </c:pt>
              </c:numCache>
            </c:numRef>
          </c:val>
          <c:smooth val="0"/>
          <c:extLst>
            <c:ext xmlns:c16="http://schemas.microsoft.com/office/drawing/2014/chart" uri="{C3380CC4-5D6E-409C-BE32-E72D297353CC}">
              <c16:uniqueId val="{00000014-09E2-40B6-BA23-FA05B0509FC8}"/>
            </c:ext>
          </c:extLst>
        </c:ser>
        <c:ser>
          <c:idx val="24"/>
          <c:order val="17"/>
          <c:tx>
            <c:strRef>
              <c:f>'Top 4-6 Ref. Cntry on Agg.'!$Z$3</c:f>
              <c:strCache>
                <c:ptCount val="1"/>
                <c:pt idx="0">
                  <c:v>Somalia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Agg.'!$Z$4:$Z$58</c:f>
              <c:numCache>
                <c:formatCode>General</c:formatCode>
                <c:ptCount val="55"/>
                <c:pt idx="25" formatCode="0.00">
                  <c:v>4.1173495607344748</c:v>
                </c:pt>
                <c:pt idx="26" formatCode="0.00">
                  <c:v>5.866094790634984E-2</c:v>
                </c:pt>
                <c:pt idx="27" formatCode="0.00">
                  <c:v>0.60187440185824748</c:v>
                </c:pt>
                <c:pt idx="28" formatCode="0.00">
                  <c:v>10.387698449830012</c:v>
                </c:pt>
                <c:pt idx="29" formatCode="0.00">
                  <c:v>8.8321967799177301</c:v>
                </c:pt>
                <c:pt idx="30" formatCode="0.00">
                  <c:v>6.3220978616865082</c:v>
                </c:pt>
                <c:pt idx="31" formatCode="0.00">
                  <c:v>0.28100485457411717</c:v>
                </c:pt>
                <c:pt idx="32" formatCode="0.00">
                  <c:v>7.8555658428886828</c:v>
                </c:pt>
                <c:pt idx="33" formatCode="0.00">
                  <c:v>8.4447923179038327</c:v>
                </c:pt>
                <c:pt idx="34" formatCode="0.00">
                  <c:v>4.3946070659245731</c:v>
                </c:pt>
                <c:pt idx="35" formatCode="0.00">
                  <c:v>8.7950206227673053</c:v>
                </c:pt>
                <c:pt idx="36" formatCode="0.00">
                  <c:v>10.445513831378255</c:v>
                </c:pt>
                <c:pt idx="37" formatCode="0.00">
                  <c:v>6.9016608090414167</c:v>
                </c:pt>
                <c:pt idx="38" formatCode="0.00">
                  <c:v>2.4862635032126557</c:v>
                </c:pt>
                <c:pt idx="39" formatCode="0.00">
                  <c:v>4.4359124797168086</c:v>
                </c:pt>
                <c:pt idx="40" formatCode="0.00">
                  <c:v>2.932320309796733</c:v>
                </c:pt>
                <c:pt idx="41" formatCode="0.00">
                  <c:v>0.39474955190881478</c:v>
                </c:pt>
                <c:pt idx="42" formatCode="0.00">
                  <c:v>0.48176621500177347</c:v>
                </c:pt>
                <c:pt idx="43" formatCode="0.00">
                  <c:v>0.2625203733228112</c:v>
                </c:pt>
                <c:pt idx="44" formatCode="0.00">
                  <c:v>8.6974980688605975E-3</c:v>
                </c:pt>
                <c:pt idx="45" formatCode="0.00">
                  <c:v>4.4145696378884332E-3</c:v>
                </c:pt>
                <c:pt idx="46" formatCode="0.00">
                  <c:v>1.9494118346007606E-2</c:v>
                </c:pt>
                <c:pt idx="47" formatCode="0.00">
                  <c:v>3.9586366455392763E-3</c:v>
                </c:pt>
                <c:pt idx="48" formatCode="0.00">
                  <c:v>3.1178208073514933</c:v>
                </c:pt>
                <c:pt idx="49" formatCode="0.00">
                  <c:v>0.2240929196556995</c:v>
                </c:pt>
                <c:pt idx="50" formatCode="0.00">
                  <c:v>2.7990795223139679</c:v>
                </c:pt>
                <c:pt idx="51" formatCode="0.00">
                  <c:v>3.4465919409112069</c:v>
                </c:pt>
                <c:pt idx="52" formatCode="0.00">
                  <c:v>4.0351720367130994</c:v>
                </c:pt>
                <c:pt idx="53" formatCode="0.00">
                  <c:v>8.440394570271863</c:v>
                </c:pt>
                <c:pt idx="54" formatCode="0.00">
                  <c:v>0.68480825149503477</c:v>
                </c:pt>
              </c:numCache>
            </c:numRef>
          </c:val>
          <c:smooth val="0"/>
          <c:extLst>
            <c:ext xmlns:c16="http://schemas.microsoft.com/office/drawing/2014/chart" uri="{C3380CC4-5D6E-409C-BE32-E72D297353CC}">
              <c16:uniqueId val="{00000015-09E2-40B6-BA23-FA05B0509FC8}"/>
            </c:ext>
          </c:extLst>
        </c:ser>
        <c:ser>
          <c:idx val="26"/>
          <c:order val="18"/>
          <c:tx>
            <c:strRef>
              <c:f>'Top 4-6 Ref. Cntry on Agg.'!$AB$3</c:f>
              <c:strCache>
                <c:ptCount val="1"/>
                <c:pt idx="0">
                  <c:v>Event_Som</c:v>
                </c:pt>
              </c:strCache>
            </c:strRef>
          </c:tx>
          <c:spPr>
            <a:ln w="28575" cap="rnd">
              <a:solidFill>
                <a:schemeClr val="accent2"/>
              </a:solidFill>
              <a:round/>
            </a:ln>
            <a:effectLst/>
          </c:spPr>
          <c:marker>
            <c:symbol val="diamond"/>
            <c:size val="12"/>
            <c:spPr>
              <a:solidFill>
                <a:schemeClr val="accent2"/>
              </a:solidFill>
              <a:ln w="9525">
                <a:solidFill>
                  <a:schemeClr val="accent2"/>
                </a:solidFill>
              </a:ln>
              <a:effectLst/>
            </c:spPr>
          </c:marker>
          <c:dLbls>
            <c:dLbl>
              <c:idx val="24"/>
              <c:tx>
                <c:rich>
                  <a:bodyPr/>
                  <a:lstStyle/>
                  <a:p>
                    <a:r>
                      <a:rPr lang="en-US"/>
                      <a:t>Somalia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09E2-40B6-BA23-FA05B0509FC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Agg.'!$AB$4:$AB$58</c:f>
              <c:numCache>
                <c:formatCode>General</c:formatCode>
                <c:ptCount val="55"/>
                <c:pt idx="24" formatCode="0.00">
                  <c:v>4.1173495607344748</c:v>
                </c:pt>
              </c:numCache>
            </c:numRef>
          </c:val>
          <c:smooth val="0"/>
          <c:extLst>
            <c:ext xmlns:c16="http://schemas.microsoft.com/office/drawing/2014/chart" uri="{C3380CC4-5D6E-409C-BE32-E72D297353CC}">
              <c16:uniqueId val="{00000017-09E2-40B6-BA23-FA05B0509FC8}"/>
            </c:ext>
          </c:extLst>
        </c:ser>
        <c:ser>
          <c:idx val="29"/>
          <c:order val="19"/>
          <c:tx>
            <c:strRef>
              <c:f>'Top 4-6 Ref. Cntry on Agg.'!$AE$3</c:f>
              <c:strCache>
                <c:ptCount val="1"/>
                <c:pt idx="0">
                  <c:v>Sudan</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Agg.'!$AE$4:$AE$58</c:f>
              <c:numCache>
                <c:formatCode>0.00</c:formatCode>
                <c:ptCount val="55"/>
                <c:pt idx="1">
                  <c:v>0.86206896551724133</c:v>
                </c:pt>
                <c:pt idx="3">
                  <c:v>1.1267605633802817</c:v>
                </c:pt>
                <c:pt idx="4">
                  <c:v>0.35087719298245612</c:v>
                </c:pt>
                <c:pt idx="5">
                  <c:v>0.17315017892185156</c:v>
                </c:pt>
                <c:pt idx="6">
                  <c:v>1.687037355827165</c:v>
                </c:pt>
                <c:pt idx="7">
                  <c:v>39.802230762020805</c:v>
                </c:pt>
                <c:pt idx="8">
                  <c:v>90.182802979011512</c:v>
                </c:pt>
                <c:pt idx="9">
                  <c:v>3.1275720164609053</c:v>
                </c:pt>
                <c:pt idx="16">
                  <c:v>2.3722627737226274</c:v>
                </c:pt>
                <c:pt idx="20">
                  <c:v>0.22068356734986622</c:v>
                </c:pt>
                <c:pt idx="22">
                  <c:v>1.9745987615316568E-2</c:v>
                </c:pt>
                <c:pt idx="23">
                  <c:v>0.37862598923210633</c:v>
                </c:pt>
                <c:pt idx="25">
                  <c:v>3.3994793855865026</c:v>
                </c:pt>
                <c:pt idx="26">
                  <c:v>65.343086524842732</c:v>
                </c:pt>
                <c:pt idx="27">
                  <c:v>1.5189575464238296</c:v>
                </c:pt>
                <c:pt idx="28">
                  <c:v>1.9038036223076771</c:v>
                </c:pt>
                <c:pt idx="29">
                  <c:v>1.2341595620214546E-3</c:v>
                </c:pt>
                <c:pt idx="30">
                  <c:v>7.1860213918874304E-3</c:v>
                </c:pt>
                <c:pt idx="31">
                  <c:v>0.23424807626915858</c:v>
                </c:pt>
                <c:pt idx="32">
                  <c:v>14.801745230878527</c:v>
                </c:pt>
                <c:pt idx="33">
                  <c:v>2.5890664492876223E-2</c:v>
                </c:pt>
                <c:pt idx="34">
                  <c:v>3.5006867523717157E-2</c:v>
                </c:pt>
                <c:pt idx="35">
                  <c:v>5.2768634808698534E-2</c:v>
                </c:pt>
                <c:pt idx="36">
                  <c:v>1.0458303121130903</c:v>
                </c:pt>
                <c:pt idx="37">
                  <c:v>7.5601671484227723E-2</c:v>
                </c:pt>
                <c:pt idx="38">
                  <c:v>2.0450100106538423E-2</c:v>
                </c:pt>
                <c:pt idx="39">
                  <c:v>3.9265690542577961E-2</c:v>
                </c:pt>
                <c:pt idx="40">
                  <c:v>2.6007453569653243</c:v>
                </c:pt>
                <c:pt idx="41">
                  <c:v>5.7996099095599609</c:v>
                </c:pt>
                <c:pt idx="42">
                  <c:v>19.99079103762978</c:v>
                </c:pt>
                <c:pt idx="43">
                  <c:v>17.68666078969947</c:v>
                </c:pt>
                <c:pt idx="44">
                  <c:v>8.2566475544026723</c:v>
                </c:pt>
                <c:pt idx="45">
                  <c:v>1.7913975386035519</c:v>
                </c:pt>
                <c:pt idx="46">
                  <c:v>9.1023951279370987</c:v>
                </c:pt>
                <c:pt idx="47">
                  <c:v>3.3119031716979115</c:v>
                </c:pt>
                <c:pt idx="48">
                  <c:v>2.5453344045893811</c:v>
                </c:pt>
                <c:pt idx="49">
                  <c:v>1.9349252535723962</c:v>
                </c:pt>
                <c:pt idx="50">
                  <c:v>5.9245001657737886</c:v>
                </c:pt>
                <c:pt idx="51">
                  <c:v>5.4122564375529008</c:v>
                </c:pt>
                <c:pt idx="52">
                  <c:v>1.6531418190365477</c:v>
                </c:pt>
                <c:pt idx="53">
                  <c:v>0.24828273402780929</c:v>
                </c:pt>
                <c:pt idx="54">
                  <c:v>0.2972306406670121</c:v>
                </c:pt>
              </c:numCache>
            </c:numRef>
          </c:val>
          <c:smooth val="0"/>
          <c:extLst>
            <c:ext xmlns:c16="http://schemas.microsoft.com/office/drawing/2014/chart" uri="{C3380CC4-5D6E-409C-BE32-E72D297353CC}">
              <c16:uniqueId val="{00000018-09E2-40B6-BA23-FA05B0509FC8}"/>
            </c:ext>
          </c:extLst>
        </c:ser>
        <c:ser>
          <c:idx val="31"/>
          <c:order val="20"/>
          <c:tx>
            <c:strRef>
              <c:f>'Top 4-6 Ref. Cntry on Agg.'!$AG$3</c:f>
              <c:strCache>
                <c:ptCount val="1"/>
                <c:pt idx="0">
                  <c:v>Event_Sud</c:v>
                </c:pt>
              </c:strCache>
            </c:strRef>
          </c:tx>
          <c:spPr>
            <a:ln w="28575" cap="rnd">
              <a:solidFill>
                <a:schemeClr val="accent6"/>
              </a:solidFill>
              <a:round/>
            </a:ln>
            <a:effectLst/>
          </c:spPr>
          <c:marker>
            <c:symbol val="diamond"/>
            <c:size val="12"/>
            <c:spPr>
              <a:solidFill>
                <a:schemeClr val="accent6"/>
              </a:solidFill>
              <a:ln w="9525">
                <a:solidFill>
                  <a:schemeClr val="accent6"/>
                </a:solidFill>
              </a:ln>
              <a:effectLst/>
            </c:spPr>
          </c:marker>
          <c:dLbls>
            <c:dLbl>
              <c:idx val="8"/>
              <c:tx>
                <c:rich>
                  <a:bodyPr/>
                  <a:lstStyle/>
                  <a:p>
                    <a:r>
                      <a:rPr lang="en-US"/>
                      <a:t>End of First Sudanese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09E2-40B6-BA23-FA05B0509FC8}"/>
                </c:ext>
              </c:extLst>
            </c:dLbl>
            <c:dLbl>
              <c:idx val="18"/>
              <c:tx>
                <c:rich>
                  <a:bodyPr/>
                  <a:lstStyle/>
                  <a:p>
                    <a:r>
                      <a:rPr lang="en-US"/>
                      <a:t>Second Sudanese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09E2-40B6-BA23-FA05B0509FC8}"/>
                </c:ext>
              </c:extLst>
            </c:dLbl>
            <c:dLbl>
              <c:idx val="26"/>
              <c:tx>
                <c:rich>
                  <a:bodyPr/>
                  <a:lstStyle/>
                  <a:p>
                    <a:r>
                      <a:rPr lang="en-US"/>
                      <a:t>SPLM/A Split</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09E2-40B6-BA23-FA05B0509FC8}"/>
                </c:ext>
              </c:extLst>
            </c:dLbl>
            <c:dLbl>
              <c:idx val="38"/>
              <c:tx>
                <c:rich>
                  <a:bodyPr/>
                  <a:lstStyle/>
                  <a:p>
                    <a:r>
                      <a:rPr lang="en-US"/>
                      <a:t>War in Darfur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09E2-40B6-BA23-FA05B0509FC8}"/>
                </c:ext>
              </c:extLst>
            </c:dLbl>
            <c:dLbl>
              <c:idx val="40"/>
              <c:tx>
                <c:rich>
                  <a:bodyPr/>
                  <a:lstStyle/>
                  <a:p>
                    <a:r>
                      <a:rPr lang="en-US"/>
                      <a:t>End of Second Sudanese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09E2-40B6-BA23-FA05B0509FC8}"/>
                </c:ext>
              </c:extLst>
            </c:dLbl>
            <c:dLbl>
              <c:idx val="44"/>
              <c:tx>
                <c:rich>
                  <a:bodyPr/>
                  <a:lstStyle/>
                  <a:p>
                    <a:r>
                      <a:rPr lang="en-US"/>
                      <a:t>End of War in Darfur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09E2-40B6-BA23-FA05B0509FC8}"/>
                </c:ext>
              </c:extLst>
            </c:dLbl>
            <c:dLbl>
              <c:idx val="46"/>
              <c:tx>
                <c:rich>
                  <a:bodyPr/>
                  <a:lstStyle/>
                  <a:p>
                    <a:r>
                      <a:rPr lang="en-US"/>
                      <a:t>Third Sudanese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09E2-40B6-BA23-FA05B0509FC8}"/>
                </c:ext>
              </c:extLst>
            </c:dLbl>
            <c:dLbl>
              <c:idx val="48"/>
              <c:tx>
                <c:rich>
                  <a:bodyPr/>
                  <a:lstStyle/>
                  <a:p>
                    <a:r>
                      <a:rPr lang="en-US"/>
                      <a:t>South Sudanese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0-09E2-40B6-BA23-FA05B0509FC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4-6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4-6 Ref. Cntry on Agg.'!$AG$4:$AG$58</c:f>
              <c:numCache>
                <c:formatCode>General</c:formatCode>
                <c:ptCount val="55"/>
                <c:pt idx="8" formatCode="0.00">
                  <c:v>90.182802979011512</c:v>
                </c:pt>
                <c:pt idx="18" formatCode="0.00">
                  <c:v>0.22068356734986622</c:v>
                </c:pt>
                <c:pt idx="38" formatCode="0.00">
                  <c:v>2.0450100106538423E-2</c:v>
                </c:pt>
                <c:pt idx="40" formatCode="0.00">
                  <c:v>2.6007453569653243</c:v>
                </c:pt>
                <c:pt idx="44" formatCode="0.00">
                  <c:v>8.2566475544026723</c:v>
                </c:pt>
                <c:pt idx="46" formatCode="0.00">
                  <c:v>9.1023951279370987</c:v>
                </c:pt>
                <c:pt idx="48" formatCode="0.00">
                  <c:v>2.5453344045893811</c:v>
                </c:pt>
              </c:numCache>
            </c:numRef>
          </c:val>
          <c:smooth val="0"/>
          <c:extLst>
            <c:ext xmlns:c16="http://schemas.microsoft.com/office/drawing/2014/chart" uri="{C3380CC4-5D6E-409C-BE32-E72D297353CC}">
              <c16:uniqueId val="{00000021-09E2-40B6-BA23-FA05B0509FC8}"/>
            </c:ext>
          </c:extLst>
        </c:ser>
        <c:dLbls>
          <c:showLegendKey val="0"/>
          <c:showVal val="0"/>
          <c:showCatName val="0"/>
          <c:showSerName val="0"/>
          <c:showPercent val="0"/>
          <c:showBubbleSize val="0"/>
        </c:dLbls>
        <c:marker val="1"/>
        <c:smooth val="0"/>
        <c:axId val="315810880"/>
        <c:axId val="315737184"/>
      </c:lineChart>
      <c:catAx>
        <c:axId val="315810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737184"/>
        <c:crosses val="autoZero"/>
        <c:auto val="1"/>
        <c:lblAlgn val="ctr"/>
        <c:lblOffset val="100"/>
        <c:noMultiLvlLbl val="0"/>
      </c:catAx>
      <c:valAx>
        <c:axId val="315737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Repatriation Rate</a:t>
                </a:r>
                <a:r>
                  <a:rPr lang="en-US" baseline="0"/>
                  <a:t>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810880"/>
        <c:crosses val="autoZero"/>
        <c:crossBetween val="between"/>
      </c:valAx>
      <c:spPr>
        <a:noFill/>
        <a:ln>
          <a:noFill/>
        </a:ln>
        <a:effectLst/>
      </c:spPr>
    </c:plotArea>
    <c:legend>
      <c:legendPos val="b"/>
      <c:legendEntry>
        <c:idx val="1"/>
        <c:delete val="1"/>
      </c:legendEntry>
      <c:legendEntry>
        <c:idx val="3"/>
        <c:delete val="1"/>
      </c:legendEntry>
      <c:legendEntry>
        <c:idx val="5"/>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baseline="0">
                <a:effectLst/>
              </a:rPr>
              <a:t>Graph 4: Repatriation Rates for Top 7-9 Refugee Countries on Aggregate, 1965-2019</a:t>
            </a:r>
            <a:endParaRPr lang="en-US"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'Top 7-9 Ref. Cntry on Agg.'!$C$3</c:f>
              <c:strCache>
                <c:ptCount val="1"/>
                <c:pt idx="0">
                  <c:v>Returned</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Agg.'!$C$4:$C$58</c:f>
            </c:numRef>
          </c:val>
          <c:smooth val="0"/>
          <c:extLst>
            <c:ext xmlns:c16="http://schemas.microsoft.com/office/drawing/2014/chart" uri="{C3380CC4-5D6E-409C-BE32-E72D297353CC}">
              <c16:uniqueId val="{00000000-BEF7-4E7F-9779-674664B52213}"/>
            </c:ext>
          </c:extLst>
        </c:ser>
        <c:ser>
          <c:idx val="2"/>
          <c:order val="1"/>
          <c:tx>
            <c:strRef>
              <c:f>'Top 7-9 Ref. Cntry on Agg.'!$D$3</c:f>
              <c:strCache>
                <c:ptCount val="1"/>
                <c:pt idx="0">
                  <c:v>Unreturned Ref</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Agg.'!$D$4:$D$58</c:f>
            </c:numRef>
          </c:val>
          <c:smooth val="0"/>
          <c:extLst>
            <c:ext xmlns:c16="http://schemas.microsoft.com/office/drawing/2014/chart" uri="{C3380CC4-5D6E-409C-BE32-E72D297353CC}">
              <c16:uniqueId val="{00000001-BEF7-4E7F-9779-674664B52213}"/>
            </c:ext>
          </c:extLst>
        </c:ser>
        <c:ser>
          <c:idx val="3"/>
          <c:order val="2"/>
          <c:tx>
            <c:strRef>
              <c:f>'Top 7-9 Ref. Cntry on Agg.'!$E$3</c:f>
              <c:strCache>
                <c:ptCount val="1"/>
                <c:pt idx="0">
                  <c:v>Afghanistan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Agg.'!$E$4:$E$58</c:f>
            </c:numRef>
          </c:val>
          <c:smooth val="0"/>
          <c:extLst>
            <c:ext xmlns:c16="http://schemas.microsoft.com/office/drawing/2014/chart" uri="{C3380CC4-5D6E-409C-BE32-E72D297353CC}">
              <c16:uniqueId val="{00000002-BEF7-4E7F-9779-674664B52213}"/>
            </c:ext>
          </c:extLst>
        </c:ser>
        <c:ser>
          <c:idx val="4"/>
          <c:order val="3"/>
          <c:tx>
            <c:strRef>
              <c:f>'Top 7-9 Ref. Cntry on Agg.'!$F$3</c:f>
              <c:strCache>
                <c:ptCount val="1"/>
                <c:pt idx="0">
                  <c:v>Event Name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Agg.'!$F$4:$F$58</c:f>
            </c:numRef>
          </c:val>
          <c:smooth val="0"/>
          <c:extLst>
            <c:ext xmlns:c16="http://schemas.microsoft.com/office/drawing/2014/chart" uri="{C3380CC4-5D6E-409C-BE32-E72D297353CC}">
              <c16:uniqueId val="{00000003-BEF7-4E7F-9779-674664B52213}"/>
            </c:ext>
          </c:extLst>
        </c:ser>
        <c:ser>
          <c:idx val="5"/>
          <c:order val="4"/>
          <c:tx>
            <c:strRef>
              <c:f>'Top 7-9 Ref. Cntry on Agg.'!$G$3</c:f>
              <c:strCache>
                <c:ptCount val="1"/>
                <c:pt idx="0">
                  <c:v>Event_Afg</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Agg.'!$G$4:$G$58</c:f>
            </c:numRef>
          </c:val>
          <c:smooth val="0"/>
          <c:extLst>
            <c:ext xmlns:c16="http://schemas.microsoft.com/office/drawing/2014/chart" uri="{C3380CC4-5D6E-409C-BE32-E72D297353CC}">
              <c16:uniqueId val="{00000004-BEF7-4E7F-9779-674664B52213}"/>
            </c:ext>
          </c:extLst>
        </c:ser>
        <c:ser>
          <c:idx val="6"/>
          <c:order val="5"/>
          <c:tx>
            <c:strRef>
              <c:f>'Top 7-9 Ref. Cntry on Agg.'!$H$3</c:f>
              <c:strCache>
                <c:ptCount val="1"/>
                <c:pt idx="0">
                  <c:v>Returned</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Agg.'!$H$4:$H$58</c:f>
            </c:numRef>
          </c:val>
          <c:smooth val="0"/>
          <c:extLst>
            <c:ext xmlns:c16="http://schemas.microsoft.com/office/drawing/2014/chart" uri="{C3380CC4-5D6E-409C-BE32-E72D297353CC}">
              <c16:uniqueId val="{00000005-BEF7-4E7F-9779-674664B52213}"/>
            </c:ext>
          </c:extLst>
        </c:ser>
        <c:ser>
          <c:idx val="7"/>
          <c:order val="6"/>
          <c:tx>
            <c:strRef>
              <c:f>'Top 7-9 Ref. Cntry on Agg.'!$I$3</c:f>
              <c:strCache>
                <c:ptCount val="1"/>
                <c:pt idx="0">
                  <c:v>Unreturned Ref</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Agg.'!$I$4:$I$58</c:f>
            </c:numRef>
          </c:val>
          <c:smooth val="0"/>
          <c:extLst>
            <c:ext xmlns:c16="http://schemas.microsoft.com/office/drawing/2014/chart" uri="{C3380CC4-5D6E-409C-BE32-E72D297353CC}">
              <c16:uniqueId val="{00000006-BEF7-4E7F-9779-674664B52213}"/>
            </c:ext>
          </c:extLst>
        </c:ser>
        <c:ser>
          <c:idx val="8"/>
          <c:order val="7"/>
          <c:tx>
            <c:strRef>
              <c:f>'Top 7-9 Ref. Cntry on Agg.'!$J$3</c:f>
              <c:strCache>
                <c:ptCount val="1"/>
                <c:pt idx="0">
                  <c:v>Syrian Arab Rep.</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Agg.'!$J$4:$J$58</c:f>
            </c:numRef>
          </c:val>
          <c:smooth val="0"/>
          <c:extLst>
            <c:ext xmlns:c16="http://schemas.microsoft.com/office/drawing/2014/chart" uri="{C3380CC4-5D6E-409C-BE32-E72D297353CC}">
              <c16:uniqueId val="{00000007-BEF7-4E7F-9779-674664B52213}"/>
            </c:ext>
          </c:extLst>
        </c:ser>
        <c:ser>
          <c:idx val="9"/>
          <c:order val="8"/>
          <c:tx>
            <c:strRef>
              <c:f>'Top 7-9 Ref. Cntry on Agg.'!$K$3</c:f>
              <c:strCache>
                <c:ptCount val="1"/>
                <c:pt idx="0">
                  <c:v>Event Name</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Agg.'!$K$4:$K$58</c:f>
            </c:numRef>
          </c:val>
          <c:smooth val="0"/>
          <c:extLst>
            <c:ext xmlns:c16="http://schemas.microsoft.com/office/drawing/2014/chart" uri="{C3380CC4-5D6E-409C-BE32-E72D297353CC}">
              <c16:uniqueId val="{00000008-BEF7-4E7F-9779-674664B52213}"/>
            </c:ext>
          </c:extLst>
        </c:ser>
        <c:ser>
          <c:idx val="10"/>
          <c:order val="9"/>
          <c:tx>
            <c:strRef>
              <c:f>'Top 7-9 Ref. Cntry on Agg.'!$L$3</c:f>
              <c:strCache>
                <c:ptCount val="1"/>
                <c:pt idx="0">
                  <c:v>Event_Syr</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Agg.'!$L$4:$L$58</c:f>
            </c:numRef>
          </c:val>
          <c:smooth val="0"/>
          <c:extLst>
            <c:ext xmlns:c16="http://schemas.microsoft.com/office/drawing/2014/chart" uri="{C3380CC4-5D6E-409C-BE32-E72D297353CC}">
              <c16:uniqueId val="{00000009-BEF7-4E7F-9779-674664B52213}"/>
            </c:ext>
          </c:extLst>
        </c:ser>
        <c:ser>
          <c:idx val="11"/>
          <c:order val="10"/>
          <c:tx>
            <c:strRef>
              <c:f>'Top 7-9 Ref. Cntry on Agg.'!$M$3</c:f>
              <c:strCache>
                <c:ptCount val="1"/>
                <c:pt idx="0">
                  <c:v>Returned</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Agg.'!$M$4:$M$58</c:f>
            </c:numRef>
          </c:val>
          <c:smooth val="0"/>
          <c:extLst>
            <c:ext xmlns:c16="http://schemas.microsoft.com/office/drawing/2014/chart" uri="{C3380CC4-5D6E-409C-BE32-E72D297353CC}">
              <c16:uniqueId val="{0000000A-BEF7-4E7F-9779-674664B52213}"/>
            </c:ext>
          </c:extLst>
        </c:ser>
        <c:ser>
          <c:idx val="12"/>
          <c:order val="11"/>
          <c:tx>
            <c:strRef>
              <c:f>'Top 7-9 Ref. Cntry on Agg.'!$N$3</c:f>
              <c:strCache>
                <c:ptCount val="1"/>
                <c:pt idx="0">
                  <c:v>Unreturned Ref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Agg.'!$N$4:$N$58</c:f>
            </c:numRef>
          </c:val>
          <c:smooth val="0"/>
          <c:extLst>
            <c:ext xmlns:c16="http://schemas.microsoft.com/office/drawing/2014/chart" uri="{C3380CC4-5D6E-409C-BE32-E72D297353CC}">
              <c16:uniqueId val="{0000000B-BEF7-4E7F-9779-674664B52213}"/>
            </c:ext>
          </c:extLst>
        </c:ser>
        <c:ser>
          <c:idx val="13"/>
          <c:order val="12"/>
          <c:tx>
            <c:strRef>
              <c:f>'Top 7-9 Ref. Cntry on Agg.'!$O$3</c:f>
              <c:strCache>
                <c:ptCount val="1"/>
                <c:pt idx="0">
                  <c:v>Iraq</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Agg.'!$O$4:$O$58</c:f>
            </c:numRef>
          </c:val>
          <c:smooth val="0"/>
          <c:extLst>
            <c:ext xmlns:c16="http://schemas.microsoft.com/office/drawing/2014/chart" uri="{C3380CC4-5D6E-409C-BE32-E72D297353CC}">
              <c16:uniqueId val="{0000000C-BEF7-4E7F-9779-674664B52213}"/>
            </c:ext>
          </c:extLst>
        </c:ser>
        <c:ser>
          <c:idx val="14"/>
          <c:order val="13"/>
          <c:tx>
            <c:strRef>
              <c:f>'Top 7-9 Ref. Cntry on Agg.'!$P$3</c:f>
              <c:strCache>
                <c:ptCount val="1"/>
                <c:pt idx="0">
                  <c:v>Event Name</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Agg.'!$P$4:$P$58</c:f>
            </c:numRef>
          </c:val>
          <c:smooth val="0"/>
          <c:extLst>
            <c:ext xmlns:c16="http://schemas.microsoft.com/office/drawing/2014/chart" uri="{C3380CC4-5D6E-409C-BE32-E72D297353CC}">
              <c16:uniqueId val="{0000000D-BEF7-4E7F-9779-674664B52213}"/>
            </c:ext>
          </c:extLst>
        </c:ser>
        <c:ser>
          <c:idx val="15"/>
          <c:order val="14"/>
          <c:tx>
            <c:strRef>
              <c:f>'Top 7-9 Ref. Cntry on Agg.'!$Q$3</c:f>
              <c:strCache>
                <c:ptCount val="1"/>
                <c:pt idx="0">
                  <c:v>Even_Ira</c:v>
                </c:pt>
              </c:strCache>
            </c:strRef>
          </c:tx>
          <c:spPr>
            <a:ln w="28575"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Agg.'!$Q$4:$Q$58</c:f>
            </c:numRef>
          </c:val>
          <c:smooth val="0"/>
          <c:extLst>
            <c:ext xmlns:c16="http://schemas.microsoft.com/office/drawing/2014/chart" uri="{C3380CC4-5D6E-409C-BE32-E72D297353CC}">
              <c16:uniqueId val="{0000000E-BEF7-4E7F-9779-674664B52213}"/>
            </c:ext>
          </c:extLst>
        </c:ser>
        <c:ser>
          <c:idx val="16"/>
          <c:order val="15"/>
          <c:tx>
            <c:strRef>
              <c:f>'Top 7-9 Ref. Cntry on Agg.'!$R$3</c:f>
              <c:strCache>
                <c:ptCount val="1"/>
                <c:pt idx="0">
                  <c:v>Returned</c:v>
                </c:pt>
              </c:strCache>
            </c:strRef>
          </c:tx>
          <c:spPr>
            <a:ln w="28575"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Agg.'!$R$4:$R$58</c:f>
            </c:numRef>
          </c:val>
          <c:smooth val="0"/>
          <c:extLst>
            <c:ext xmlns:c16="http://schemas.microsoft.com/office/drawing/2014/chart" uri="{C3380CC4-5D6E-409C-BE32-E72D297353CC}">
              <c16:uniqueId val="{0000000F-BEF7-4E7F-9779-674664B52213}"/>
            </c:ext>
          </c:extLst>
        </c:ser>
        <c:ser>
          <c:idx val="17"/>
          <c:order val="16"/>
          <c:tx>
            <c:strRef>
              <c:f>'Top 7-9 Ref. Cntry on Agg.'!$S$3</c:f>
              <c:strCache>
                <c:ptCount val="1"/>
                <c:pt idx="0">
                  <c:v>Unreturned Ref</c:v>
                </c:pt>
              </c:strCache>
            </c:strRef>
          </c:tx>
          <c:spPr>
            <a:ln w="28575"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Agg.'!$S$4:$S$58</c:f>
            </c:numRef>
          </c:val>
          <c:smooth val="0"/>
          <c:extLst>
            <c:ext xmlns:c16="http://schemas.microsoft.com/office/drawing/2014/chart" uri="{C3380CC4-5D6E-409C-BE32-E72D297353CC}">
              <c16:uniqueId val="{00000010-BEF7-4E7F-9779-674664B52213}"/>
            </c:ext>
          </c:extLst>
        </c:ser>
        <c:ser>
          <c:idx val="18"/>
          <c:order val="17"/>
          <c:tx>
            <c:strRef>
              <c:f>'Top 7-9 Ref. Cntry on Agg.'!$T$3</c:f>
              <c:strCache>
                <c:ptCount val="1"/>
                <c:pt idx="0">
                  <c:v>Ethiopia</c:v>
                </c:pt>
              </c:strCache>
            </c:strRef>
          </c:tx>
          <c:spPr>
            <a:ln w="28575"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Agg.'!$T$4:$T$58</c:f>
            </c:numRef>
          </c:val>
          <c:smooth val="0"/>
          <c:extLst>
            <c:ext xmlns:c16="http://schemas.microsoft.com/office/drawing/2014/chart" uri="{C3380CC4-5D6E-409C-BE32-E72D297353CC}">
              <c16:uniqueId val="{00000011-BEF7-4E7F-9779-674664B52213}"/>
            </c:ext>
          </c:extLst>
        </c:ser>
        <c:ser>
          <c:idx val="19"/>
          <c:order val="18"/>
          <c:tx>
            <c:strRef>
              <c:f>'Top 7-9 Ref. Cntry on Agg.'!$U$3</c:f>
              <c:strCache>
                <c:ptCount val="1"/>
                <c:pt idx="0">
                  <c:v>Event Name</c:v>
                </c:pt>
              </c:strCache>
            </c:strRef>
          </c:tx>
          <c:spPr>
            <a:ln w="28575"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Agg.'!$U$4:$U$58</c:f>
            </c:numRef>
          </c:val>
          <c:smooth val="0"/>
          <c:extLst>
            <c:ext xmlns:c16="http://schemas.microsoft.com/office/drawing/2014/chart" uri="{C3380CC4-5D6E-409C-BE32-E72D297353CC}">
              <c16:uniqueId val="{00000012-BEF7-4E7F-9779-674664B52213}"/>
            </c:ext>
          </c:extLst>
        </c:ser>
        <c:ser>
          <c:idx val="20"/>
          <c:order val="19"/>
          <c:tx>
            <c:strRef>
              <c:f>'Top 7-9 Ref. Cntry on Agg.'!$V$3</c:f>
              <c:strCache>
                <c:ptCount val="1"/>
                <c:pt idx="0">
                  <c:v>Event_Eth</c:v>
                </c:pt>
              </c:strCache>
            </c:strRef>
          </c:tx>
          <c:spPr>
            <a:ln w="28575"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Agg.'!$V$4:$V$58</c:f>
            </c:numRef>
          </c:val>
          <c:smooth val="0"/>
          <c:extLst>
            <c:ext xmlns:c16="http://schemas.microsoft.com/office/drawing/2014/chart" uri="{C3380CC4-5D6E-409C-BE32-E72D297353CC}">
              <c16:uniqueId val="{00000013-BEF7-4E7F-9779-674664B52213}"/>
            </c:ext>
          </c:extLst>
        </c:ser>
        <c:ser>
          <c:idx val="21"/>
          <c:order val="20"/>
          <c:tx>
            <c:strRef>
              <c:f>'Top 7-9 Ref. Cntry on Agg.'!$W$3</c:f>
              <c:strCache>
                <c:ptCount val="1"/>
              </c:strCache>
            </c:strRef>
          </c:tx>
          <c:spPr>
            <a:ln w="28575"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Agg.'!$W$4:$W$58</c:f>
            </c:numRef>
          </c:val>
          <c:smooth val="0"/>
          <c:extLst>
            <c:ext xmlns:c16="http://schemas.microsoft.com/office/drawing/2014/chart" uri="{C3380CC4-5D6E-409C-BE32-E72D297353CC}">
              <c16:uniqueId val="{00000014-BEF7-4E7F-9779-674664B52213}"/>
            </c:ext>
          </c:extLst>
        </c:ser>
        <c:ser>
          <c:idx val="22"/>
          <c:order val="21"/>
          <c:tx>
            <c:strRef>
              <c:f>'Top 7-9 Ref. Cntry on Agg.'!$X$3</c:f>
              <c:strCache>
                <c:ptCount val="1"/>
                <c:pt idx="0">
                  <c:v>Returned</c:v>
                </c:pt>
              </c:strCache>
            </c:strRef>
          </c:tx>
          <c:spPr>
            <a:ln w="28575"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Agg.'!$X$4:$X$58</c:f>
            </c:numRef>
          </c:val>
          <c:smooth val="0"/>
          <c:extLst>
            <c:ext xmlns:c16="http://schemas.microsoft.com/office/drawing/2014/chart" uri="{C3380CC4-5D6E-409C-BE32-E72D297353CC}">
              <c16:uniqueId val="{00000015-BEF7-4E7F-9779-674664B52213}"/>
            </c:ext>
          </c:extLst>
        </c:ser>
        <c:ser>
          <c:idx val="23"/>
          <c:order val="22"/>
          <c:tx>
            <c:strRef>
              <c:f>'Top 7-9 Ref. Cntry on Agg.'!$Y$3</c:f>
              <c:strCache>
                <c:ptCount val="1"/>
                <c:pt idx="0">
                  <c:v>Unreturned Ref</c:v>
                </c:pt>
              </c:strCache>
            </c:strRef>
          </c:tx>
          <c:spPr>
            <a:ln w="28575"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Agg.'!$Y$4:$Y$58</c:f>
            </c:numRef>
          </c:val>
          <c:smooth val="0"/>
          <c:extLst>
            <c:ext xmlns:c16="http://schemas.microsoft.com/office/drawing/2014/chart" uri="{C3380CC4-5D6E-409C-BE32-E72D297353CC}">
              <c16:uniqueId val="{00000016-BEF7-4E7F-9779-674664B52213}"/>
            </c:ext>
          </c:extLst>
        </c:ser>
        <c:ser>
          <c:idx val="24"/>
          <c:order val="23"/>
          <c:tx>
            <c:strRef>
              <c:f>'Top 7-9 Ref. Cntry on Agg.'!$Z$3</c:f>
              <c:strCache>
                <c:ptCount val="1"/>
                <c:pt idx="0">
                  <c:v>Somalia</c:v>
                </c:pt>
              </c:strCache>
            </c:strRef>
          </c:tx>
          <c:spPr>
            <a:ln w="28575"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Agg.'!$Z$4:$Z$58</c:f>
            </c:numRef>
          </c:val>
          <c:smooth val="0"/>
          <c:extLst>
            <c:ext xmlns:c16="http://schemas.microsoft.com/office/drawing/2014/chart" uri="{C3380CC4-5D6E-409C-BE32-E72D297353CC}">
              <c16:uniqueId val="{00000017-BEF7-4E7F-9779-674664B52213}"/>
            </c:ext>
          </c:extLst>
        </c:ser>
        <c:ser>
          <c:idx val="25"/>
          <c:order val="24"/>
          <c:tx>
            <c:strRef>
              <c:f>'Top 7-9 Ref. Cntry on Agg.'!$AA$3</c:f>
              <c:strCache>
                <c:ptCount val="1"/>
                <c:pt idx="0">
                  <c:v>Event Name</c:v>
                </c:pt>
              </c:strCache>
            </c:strRef>
          </c:tx>
          <c:spPr>
            <a:ln w="28575"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Agg.'!$AA$4:$AA$58</c:f>
            </c:numRef>
          </c:val>
          <c:smooth val="0"/>
          <c:extLst>
            <c:ext xmlns:c16="http://schemas.microsoft.com/office/drawing/2014/chart" uri="{C3380CC4-5D6E-409C-BE32-E72D297353CC}">
              <c16:uniqueId val="{00000018-BEF7-4E7F-9779-674664B52213}"/>
            </c:ext>
          </c:extLst>
        </c:ser>
        <c:ser>
          <c:idx val="26"/>
          <c:order val="25"/>
          <c:tx>
            <c:strRef>
              <c:f>'Top 7-9 Ref. Cntry on Agg.'!$AB$3</c:f>
              <c:strCache>
                <c:ptCount val="1"/>
                <c:pt idx="0">
                  <c:v>Event_Som</c:v>
                </c:pt>
              </c:strCache>
            </c:strRef>
          </c:tx>
          <c:spPr>
            <a:ln w="28575"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Agg.'!$AB$4:$AB$58</c:f>
            </c:numRef>
          </c:val>
          <c:smooth val="0"/>
          <c:extLst>
            <c:ext xmlns:c16="http://schemas.microsoft.com/office/drawing/2014/chart" uri="{C3380CC4-5D6E-409C-BE32-E72D297353CC}">
              <c16:uniqueId val="{00000019-BEF7-4E7F-9779-674664B52213}"/>
            </c:ext>
          </c:extLst>
        </c:ser>
        <c:ser>
          <c:idx val="27"/>
          <c:order val="26"/>
          <c:tx>
            <c:strRef>
              <c:f>'Top 7-9 Ref. Cntry on Agg.'!$AC$3</c:f>
              <c:strCache>
                <c:ptCount val="1"/>
                <c:pt idx="0">
                  <c:v>Returned</c:v>
                </c:pt>
              </c:strCache>
            </c:strRef>
          </c:tx>
          <c:spPr>
            <a:ln w="28575"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Agg.'!$AC$4:$AC$58</c:f>
            </c:numRef>
          </c:val>
          <c:smooth val="0"/>
          <c:extLst>
            <c:ext xmlns:c16="http://schemas.microsoft.com/office/drawing/2014/chart" uri="{C3380CC4-5D6E-409C-BE32-E72D297353CC}">
              <c16:uniqueId val="{0000001A-BEF7-4E7F-9779-674664B52213}"/>
            </c:ext>
          </c:extLst>
        </c:ser>
        <c:ser>
          <c:idx val="28"/>
          <c:order val="27"/>
          <c:tx>
            <c:strRef>
              <c:f>'Top 7-9 Ref. Cntry on Agg.'!$AD$3</c:f>
              <c:strCache>
                <c:ptCount val="1"/>
                <c:pt idx="0">
                  <c:v>Unreturned Ref</c:v>
                </c:pt>
              </c:strCache>
            </c:strRef>
          </c:tx>
          <c:spPr>
            <a:ln w="28575"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Agg.'!$AD$4:$AD$58</c:f>
            </c:numRef>
          </c:val>
          <c:smooth val="0"/>
          <c:extLst>
            <c:ext xmlns:c16="http://schemas.microsoft.com/office/drawing/2014/chart" uri="{C3380CC4-5D6E-409C-BE32-E72D297353CC}">
              <c16:uniqueId val="{0000001B-BEF7-4E7F-9779-674664B52213}"/>
            </c:ext>
          </c:extLst>
        </c:ser>
        <c:ser>
          <c:idx val="29"/>
          <c:order val="28"/>
          <c:tx>
            <c:strRef>
              <c:f>'Top 7-9 Ref. Cntry on Agg.'!$AE$3</c:f>
              <c:strCache>
                <c:ptCount val="1"/>
                <c:pt idx="0">
                  <c:v>Sudan</c:v>
                </c:pt>
              </c:strCache>
            </c:strRef>
          </c:tx>
          <c:spPr>
            <a:ln w="28575"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Agg.'!$AE$4:$AE$58</c:f>
            </c:numRef>
          </c:val>
          <c:smooth val="0"/>
          <c:extLst>
            <c:ext xmlns:c16="http://schemas.microsoft.com/office/drawing/2014/chart" uri="{C3380CC4-5D6E-409C-BE32-E72D297353CC}">
              <c16:uniqueId val="{0000001C-BEF7-4E7F-9779-674664B52213}"/>
            </c:ext>
          </c:extLst>
        </c:ser>
        <c:ser>
          <c:idx val="30"/>
          <c:order val="29"/>
          <c:tx>
            <c:strRef>
              <c:f>'Top 7-9 Ref. Cntry on Agg.'!$AF$3</c:f>
              <c:strCache>
                <c:ptCount val="1"/>
                <c:pt idx="0">
                  <c:v>Event Name</c:v>
                </c:pt>
              </c:strCache>
            </c:strRef>
          </c:tx>
          <c:spPr>
            <a:ln w="28575"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Agg.'!$AF$4:$AF$58</c:f>
            </c:numRef>
          </c:val>
          <c:smooth val="0"/>
          <c:extLst>
            <c:ext xmlns:c16="http://schemas.microsoft.com/office/drawing/2014/chart" uri="{C3380CC4-5D6E-409C-BE32-E72D297353CC}">
              <c16:uniqueId val="{0000001D-BEF7-4E7F-9779-674664B52213}"/>
            </c:ext>
          </c:extLst>
        </c:ser>
        <c:ser>
          <c:idx val="31"/>
          <c:order val="30"/>
          <c:tx>
            <c:strRef>
              <c:f>'Top 7-9 Ref. Cntry on Agg.'!$AG$3</c:f>
              <c:strCache>
                <c:ptCount val="1"/>
                <c:pt idx="0">
                  <c:v>Event_Sud</c:v>
                </c:pt>
              </c:strCache>
            </c:strRef>
          </c:tx>
          <c:spPr>
            <a:ln w="28575"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Agg.'!$AG$4:$AG$58</c:f>
            </c:numRef>
          </c:val>
          <c:smooth val="0"/>
          <c:extLst>
            <c:ext xmlns:c16="http://schemas.microsoft.com/office/drawing/2014/chart" uri="{C3380CC4-5D6E-409C-BE32-E72D297353CC}">
              <c16:uniqueId val="{0000001E-BEF7-4E7F-9779-674664B52213}"/>
            </c:ext>
          </c:extLst>
        </c:ser>
        <c:ser>
          <c:idx val="34"/>
          <c:order val="31"/>
          <c:tx>
            <c:strRef>
              <c:f>'Top 7-9 Ref. Cntry on Agg.'!$AJ$3</c:f>
              <c:strCache>
                <c:ptCount val="1"/>
                <c:pt idx="0">
                  <c:v>Angola</c:v>
                </c:pt>
              </c:strCache>
            </c:strRef>
          </c:tx>
          <c:spPr>
            <a:ln w="28575"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Agg.'!$AJ$4:$AJ$58</c:f>
              <c:numCache>
                <c:formatCode>0.00</c:formatCode>
                <c:ptCount val="55"/>
                <c:pt idx="1">
                  <c:v>0.36077402427025257</c:v>
                </c:pt>
                <c:pt idx="3">
                  <c:v>2.6215068421328581E-2</c:v>
                </c:pt>
                <c:pt idx="4">
                  <c:v>5.6314578130356008E-2</c:v>
                </c:pt>
                <c:pt idx="6">
                  <c:v>0.15463672265309036</c:v>
                </c:pt>
                <c:pt idx="13">
                  <c:v>4.9334942028132538</c:v>
                </c:pt>
                <c:pt idx="14">
                  <c:v>7.2906166143711051</c:v>
                </c:pt>
                <c:pt idx="15">
                  <c:v>30.826940259420155</c:v>
                </c:pt>
                <c:pt idx="17">
                  <c:v>2.7897174811167216</c:v>
                </c:pt>
                <c:pt idx="19">
                  <c:v>0.51989068394816662</c:v>
                </c:pt>
                <c:pt idx="20">
                  <c:v>0.19809950255013803</c:v>
                </c:pt>
                <c:pt idx="21">
                  <c:v>9.2763856952510534E-2</c:v>
                </c:pt>
                <c:pt idx="22">
                  <c:v>0.10710105494539121</c:v>
                </c:pt>
                <c:pt idx="23">
                  <c:v>0.32770367761783881</c:v>
                </c:pt>
                <c:pt idx="24">
                  <c:v>1.5014870264772657</c:v>
                </c:pt>
                <c:pt idx="25">
                  <c:v>1.687723020542</c:v>
                </c:pt>
                <c:pt idx="26">
                  <c:v>8.4620956638955391</c:v>
                </c:pt>
                <c:pt idx="27">
                  <c:v>22.00511843519158</c:v>
                </c:pt>
                <c:pt idx="28">
                  <c:v>0.40536384326751551</c:v>
                </c:pt>
                <c:pt idx="29">
                  <c:v>1.6984056217226078E-2</c:v>
                </c:pt>
                <c:pt idx="30">
                  <c:v>5.1250687560822694</c:v>
                </c:pt>
                <c:pt idx="31">
                  <c:v>0.21819751270820681</c:v>
                </c:pt>
                <c:pt idx="32">
                  <c:v>16.788831692032229</c:v>
                </c:pt>
                <c:pt idx="33">
                  <c:v>6.3855478183395462</c:v>
                </c:pt>
                <c:pt idx="34">
                  <c:v>5.3424811607243283</c:v>
                </c:pt>
                <c:pt idx="35">
                  <c:v>1.9299467320231884</c:v>
                </c:pt>
                <c:pt idx="36">
                  <c:v>2.714033219981602</c:v>
                </c:pt>
                <c:pt idx="37">
                  <c:v>16.740763686914754</c:v>
                </c:pt>
                <c:pt idx="38">
                  <c:v>28.748059652445377</c:v>
                </c:pt>
                <c:pt idx="39">
                  <c:v>28.282030549757746</c:v>
                </c:pt>
                <c:pt idx="40">
                  <c:v>19.945173770953968</c:v>
                </c:pt>
                <c:pt idx="41">
                  <c:v>18.546891888693402</c:v>
                </c:pt>
                <c:pt idx="42">
                  <c:v>6.0630529242850155</c:v>
                </c:pt>
                <c:pt idx="43">
                  <c:v>7.0760855420118851</c:v>
                </c:pt>
                <c:pt idx="44">
                  <c:v>1.7037295224817011</c:v>
                </c:pt>
                <c:pt idx="45">
                  <c:v>0.35983980847951053</c:v>
                </c:pt>
                <c:pt idx="46">
                  <c:v>2.9904315239438106</c:v>
                </c:pt>
                <c:pt idx="47">
                  <c:v>50.604202478384686</c:v>
                </c:pt>
                <c:pt idx="48">
                  <c:v>13.94589161571321</c:v>
                </c:pt>
                <c:pt idx="49">
                  <c:v>60.138093634220283</c:v>
                </c:pt>
                <c:pt idx="50">
                  <c:v>28.125378925669942</c:v>
                </c:pt>
              </c:numCache>
            </c:numRef>
          </c:val>
          <c:smooth val="0"/>
          <c:extLst>
            <c:ext xmlns:c16="http://schemas.microsoft.com/office/drawing/2014/chart" uri="{C3380CC4-5D6E-409C-BE32-E72D297353CC}">
              <c16:uniqueId val="{0000001F-BEF7-4E7F-9779-674664B52213}"/>
            </c:ext>
          </c:extLst>
        </c:ser>
        <c:ser>
          <c:idx val="36"/>
          <c:order val="32"/>
          <c:tx>
            <c:strRef>
              <c:f>'Top 7-9 Ref. Cntry on Agg.'!$AL$3</c:f>
              <c:strCache>
                <c:ptCount val="1"/>
                <c:pt idx="0">
                  <c:v>Event_Ang</c:v>
                </c:pt>
              </c:strCache>
            </c:strRef>
          </c:tx>
          <c:spPr>
            <a:ln w="28575" cap="rnd">
              <a:solidFill>
                <a:schemeClr val="accent1">
                  <a:lumMod val="70000"/>
                  <a:lumOff val="30000"/>
                </a:schemeClr>
              </a:solidFill>
              <a:round/>
            </a:ln>
            <a:effectLst/>
          </c:spPr>
          <c:marker>
            <c:symbol val="diamond"/>
            <c:size val="12"/>
            <c:spPr>
              <a:solidFill>
                <a:schemeClr val="accent1">
                  <a:lumMod val="50000"/>
                </a:schemeClr>
              </a:solidFill>
              <a:ln w="9525">
                <a:solidFill>
                  <a:schemeClr val="accent1">
                    <a:lumMod val="50000"/>
                  </a:schemeClr>
                </a:solidFill>
              </a:ln>
              <a:effectLst/>
            </c:spPr>
          </c:marker>
          <c:dLbls>
            <c:dLbl>
              <c:idx val="10"/>
              <c:tx>
                <c:rich>
                  <a:bodyPr/>
                  <a:lstStyle/>
                  <a:p>
                    <a:r>
                      <a:rPr lang="en-US"/>
                      <a:t>Angolan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0-BEF7-4E7F-9779-674664B52213}"/>
                </c:ext>
              </c:extLst>
            </c:dLbl>
            <c:dLbl>
              <c:idx val="37"/>
              <c:tx>
                <c:rich>
                  <a:bodyPr/>
                  <a:lstStyle/>
                  <a:p>
                    <a:r>
                      <a:rPr lang="en-US"/>
                      <a:t>End</a:t>
                    </a:r>
                    <a:r>
                      <a:rPr lang="en-US" baseline="0"/>
                      <a:t> of Angolan Civil War</a:t>
                    </a:r>
                    <a:endParaRPr lang="en-US"/>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BEF7-4E7F-9779-674664B5221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Agg.'!$AL$4:$AL$58</c:f>
              <c:numCache>
                <c:formatCode>General</c:formatCode>
                <c:ptCount val="55"/>
                <c:pt idx="10">
                  <c:v>4.93</c:v>
                </c:pt>
                <c:pt idx="37" formatCode="0.00">
                  <c:v>16.739999999999998</c:v>
                </c:pt>
              </c:numCache>
            </c:numRef>
          </c:val>
          <c:smooth val="0"/>
          <c:extLst>
            <c:ext xmlns:c16="http://schemas.microsoft.com/office/drawing/2014/chart" uri="{C3380CC4-5D6E-409C-BE32-E72D297353CC}">
              <c16:uniqueId val="{00000022-BEF7-4E7F-9779-674664B52213}"/>
            </c:ext>
          </c:extLst>
        </c:ser>
        <c:ser>
          <c:idx val="39"/>
          <c:order val="33"/>
          <c:tx>
            <c:strRef>
              <c:f>'Top 7-9 Ref. Cntry on Agg.'!$AO$3</c:f>
              <c:strCache>
                <c:ptCount val="1"/>
                <c:pt idx="0">
                  <c:v>Viet Nam</c:v>
                </c:pt>
              </c:strCache>
            </c:strRef>
          </c:tx>
          <c:spPr>
            <a:ln w="28575"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Agg.'!$AO$4:$AO$58</c:f>
              <c:numCache>
                <c:formatCode>General</c:formatCode>
                <c:ptCount val="55"/>
                <c:pt idx="10" formatCode="0.00">
                  <c:v>4.5248868778280542</c:v>
                </c:pt>
                <c:pt idx="14" formatCode="0.00">
                  <c:v>0.1909307875894988</c:v>
                </c:pt>
                <c:pt idx="15" formatCode="0.00">
                  <c:v>12.763774617287924</c:v>
                </c:pt>
                <c:pt idx="16" formatCode="0.00">
                  <c:v>8.0005180615080302</c:v>
                </c:pt>
                <c:pt idx="20" formatCode="0.00">
                  <c:v>0.64187000155143925</c:v>
                </c:pt>
                <c:pt idx="24" formatCode="0.00">
                  <c:v>0.20006464971213406</c:v>
                </c:pt>
                <c:pt idx="25" formatCode="0.00">
                  <c:v>1.2537649777933497</c:v>
                </c:pt>
                <c:pt idx="26" formatCode="0.00">
                  <c:v>2.4705154752165592</c:v>
                </c:pt>
                <c:pt idx="27" formatCode="0.00">
                  <c:v>3.1882967231498798</c:v>
                </c:pt>
                <c:pt idx="28" formatCode="0.00">
                  <c:v>3.5166478926810711</c:v>
                </c:pt>
                <c:pt idx="29" formatCode="0.00">
                  <c:v>2.3316695804987635</c:v>
                </c:pt>
                <c:pt idx="30" formatCode="0.00">
                  <c:v>1.1519086329496062</c:v>
                </c:pt>
                <c:pt idx="31" formatCode="0.00">
                  <c:v>4.664555192607633</c:v>
                </c:pt>
                <c:pt idx="32" formatCode="0.00">
                  <c:v>1.024843689022112</c:v>
                </c:pt>
                <c:pt idx="33" formatCode="0.00">
                  <c:v>1.6991534082950833E-2</c:v>
                </c:pt>
                <c:pt idx="34" formatCode="0.00">
                  <c:v>2.0963688425331042E-2</c:v>
                </c:pt>
                <c:pt idx="35" formatCode="0.00">
                  <c:v>7.0122633698240736E-3</c:v>
                </c:pt>
                <c:pt idx="39" formatCode="0.00">
                  <c:v>3.7163456315786464E-3</c:v>
                </c:pt>
                <c:pt idx="40" formatCode="0.00">
                  <c:v>4.9101114818493261E-2</c:v>
                </c:pt>
                <c:pt idx="41" formatCode="0.00">
                  <c:v>1.6829575173438121E-2</c:v>
                </c:pt>
                <c:pt idx="42" formatCode="0.00">
                  <c:v>1.9217101390037003E-2</c:v>
                </c:pt>
                <c:pt idx="43" formatCode="0.00">
                  <c:v>9.5893330086151779E-2</c:v>
                </c:pt>
                <c:pt idx="44" formatCode="0.00">
                  <c:v>3.5649048376642511E-2</c:v>
                </c:pt>
                <c:pt idx="46" formatCode="0.00">
                  <c:v>6.2157946301454195E-3</c:v>
                </c:pt>
              </c:numCache>
            </c:numRef>
          </c:val>
          <c:smooth val="0"/>
          <c:extLst>
            <c:ext xmlns:c16="http://schemas.microsoft.com/office/drawing/2014/chart" uri="{C3380CC4-5D6E-409C-BE32-E72D297353CC}">
              <c16:uniqueId val="{00000023-BEF7-4E7F-9779-674664B52213}"/>
            </c:ext>
          </c:extLst>
        </c:ser>
        <c:ser>
          <c:idx val="41"/>
          <c:order val="34"/>
          <c:tx>
            <c:strRef>
              <c:f>'Top 7-9 Ref. Cntry on Agg.'!$AQ$3</c:f>
              <c:strCache>
                <c:ptCount val="1"/>
                <c:pt idx="0">
                  <c:v>Event_Vie</c:v>
                </c:pt>
              </c:strCache>
            </c:strRef>
          </c:tx>
          <c:spPr>
            <a:ln w="28575" cap="rnd">
              <a:solidFill>
                <a:schemeClr val="accent6">
                  <a:lumMod val="70000"/>
                  <a:lumOff val="30000"/>
                </a:schemeClr>
              </a:solidFill>
              <a:round/>
            </a:ln>
            <a:effectLst/>
          </c:spPr>
          <c:marker>
            <c:symbol val="diamond"/>
            <c:size val="12"/>
            <c:spPr>
              <a:solidFill>
                <a:schemeClr val="accent4"/>
              </a:solidFill>
              <a:ln w="9525">
                <a:solidFill>
                  <a:schemeClr val="accent4"/>
                </a:solidFill>
              </a:ln>
              <a:effectLst/>
            </c:spPr>
          </c:marker>
          <c:dLbls>
            <c:dLbl>
              <c:idx val="15"/>
              <c:tx>
                <c:rich>
                  <a:bodyPr/>
                  <a:lstStyle/>
                  <a:p>
                    <a:r>
                      <a:rPr lang="en-US"/>
                      <a:t>End of American War in Vietnam</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4-BEF7-4E7F-9779-674664B5221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Agg.'!$AQ$4:$AQ$58</c:f>
              <c:numCache>
                <c:formatCode>General</c:formatCode>
                <c:ptCount val="55"/>
                <c:pt idx="15" formatCode="0.00">
                  <c:v>12.763774617287924</c:v>
                </c:pt>
              </c:numCache>
            </c:numRef>
          </c:val>
          <c:smooth val="0"/>
          <c:extLst>
            <c:ext xmlns:c16="http://schemas.microsoft.com/office/drawing/2014/chart" uri="{C3380CC4-5D6E-409C-BE32-E72D297353CC}">
              <c16:uniqueId val="{00000025-BEF7-4E7F-9779-674664B52213}"/>
            </c:ext>
          </c:extLst>
        </c:ser>
        <c:ser>
          <c:idx val="44"/>
          <c:order val="35"/>
          <c:tx>
            <c:strRef>
              <c:f>'Top 7-9 Ref. Cntry on Agg.'!$AT$3</c:f>
              <c:strCache>
                <c:ptCount val="1"/>
                <c:pt idx="0">
                  <c:v>Rwanda</c:v>
                </c:pt>
              </c:strCache>
            </c:strRef>
          </c:tx>
          <c:spPr>
            <a:ln w="28575"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Agg.'!$AT$4:$AT$58</c:f>
              <c:numCache>
                <c:formatCode>0.00</c:formatCode>
                <c:ptCount val="55"/>
                <c:pt idx="0">
                  <c:v>4.1794714197910263</c:v>
                </c:pt>
                <c:pt idx="1">
                  <c:v>0.43668122270742354</c:v>
                </c:pt>
                <c:pt idx="4">
                  <c:v>10.359970311726869</c:v>
                </c:pt>
                <c:pt idx="5">
                  <c:v>2.9116259995899121</c:v>
                </c:pt>
                <c:pt idx="6">
                  <c:v>0.23948721560893149</c:v>
                </c:pt>
                <c:pt idx="7">
                  <c:v>0.22079355802324827</c:v>
                </c:pt>
                <c:pt idx="8">
                  <c:v>0.36541916623526904</c:v>
                </c:pt>
                <c:pt idx="9">
                  <c:v>0.18478078279858895</c:v>
                </c:pt>
                <c:pt idx="10">
                  <c:v>2.844626500540479E-2</c:v>
                </c:pt>
                <c:pt idx="11">
                  <c:v>0.24315765663876948</c:v>
                </c:pt>
                <c:pt idx="16">
                  <c:v>2.5367672929420872</c:v>
                </c:pt>
                <c:pt idx="17">
                  <c:v>4.8764133979458106E-2</c:v>
                </c:pt>
                <c:pt idx="20">
                  <c:v>0.64124554690592428</c:v>
                </c:pt>
                <c:pt idx="27">
                  <c:v>3.2193455070584152E-2</c:v>
                </c:pt>
                <c:pt idx="28">
                  <c:v>6.7662901207727319E-2</c:v>
                </c:pt>
                <c:pt idx="29">
                  <c:v>34.857274766813589</c:v>
                </c:pt>
                <c:pt idx="30">
                  <c:v>11.683571555128383</c:v>
                </c:pt>
                <c:pt idx="31">
                  <c:v>75.044922458888891</c:v>
                </c:pt>
                <c:pt idx="32">
                  <c:v>76.427110417750043</c:v>
                </c:pt>
                <c:pt idx="33">
                  <c:v>12.331825922208564</c:v>
                </c:pt>
                <c:pt idx="34">
                  <c:v>30.168426838365196</c:v>
                </c:pt>
                <c:pt idx="35">
                  <c:v>18.075530904636729</c:v>
                </c:pt>
                <c:pt idx="36">
                  <c:v>20.397878733645435</c:v>
                </c:pt>
                <c:pt idx="37">
                  <c:v>33.929496466043283</c:v>
                </c:pt>
                <c:pt idx="38">
                  <c:v>23.638577444066762</c:v>
                </c:pt>
                <c:pt idx="39">
                  <c:v>18.013571869216534</c:v>
                </c:pt>
                <c:pt idx="40">
                  <c:v>8.9512115377629229</c:v>
                </c:pt>
                <c:pt idx="41">
                  <c:v>6.0376633747435031</c:v>
                </c:pt>
                <c:pt idx="42">
                  <c:v>10.504438573023647</c:v>
                </c:pt>
                <c:pt idx="43">
                  <c:v>13.975472056172311</c:v>
                </c:pt>
                <c:pt idx="44">
                  <c:v>13.757239333881085</c:v>
                </c:pt>
                <c:pt idx="45">
                  <c:v>8.6221216747482572</c:v>
                </c:pt>
                <c:pt idx="46">
                  <c:v>7.3917076257595857</c:v>
                </c:pt>
                <c:pt idx="47">
                  <c:v>10.355146727070155</c:v>
                </c:pt>
                <c:pt idx="48">
                  <c:v>8.4980215611680965</c:v>
                </c:pt>
                <c:pt idx="49">
                  <c:v>6.7914206219696878</c:v>
                </c:pt>
                <c:pt idx="50">
                  <c:v>1.7329714111191563</c:v>
                </c:pt>
                <c:pt idx="51">
                  <c:v>2.0902214464181812</c:v>
                </c:pt>
                <c:pt idx="52">
                  <c:v>6.5353037766830866</c:v>
                </c:pt>
                <c:pt idx="53">
                  <c:v>1.2269350969693826</c:v>
                </c:pt>
                <c:pt idx="54">
                  <c:v>0.86238768063525739</c:v>
                </c:pt>
              </c:numCache>
            </c:numRef>
          </c:val>
          <c:smooth val="0"/>
          <c:extLst>
            <c:ext xmlns:c16="http://schemas.microsoft.com/office/drawing/2014/chart" uri="{C3380CC4-5D6E-409C-BE32-E72D297353CC}">
              <c16:uniqueId val="{00000026-BEF7-4E7F-9779-674664B52213}"/>
            </c:ext>
          </c:extLst>
        </c:ser>
        <c:ser>
          <c:idx val="46"/>
          <c:order val="36"/>
          <c:tx>
            <c:strRef>
              <c:f>'Top 7-9 Ref. Cntry on Agg.'!$AV$3</c:f>
              <c:strCache>
                <c:ptCount val="1"/>
                <c:pt idx="0">
                  <c:v>Event_Rwa</c:v>
                </c:pt>
              </c:strCache>
            </c:strRef>
          </c:tx>
          <c:spPr>
            <a:ln w="28575" cap="rnd">
              <a:solidFill>
                <a:schemeClr val="accent5">
                  <a:lumMod val="70000"/>
                </a:schemeClr>
              </a:solidFill>
              <a:round/>
            </a:ln>
            <a:effectLst/>
          </c:spPr>
          <c:marker>
            <c:symbol val="diamond"/>
            <c:size val="12"/>
            <c:spPr>
              <a:solidFill>
                <a:schemeClr val="accent3">
                  <a:lumMod val="75000"/>
                </a:schemeClr>
              </a:solidFill>
              <a:ln w="9525">
                <a:solidFill>
                  <a:schemeClr val="accent3">
                    <a:lumMod val="75000"/>
                  </a:schemeClr>
                </a:solidFill>
              </a:ln>
              <a:effectLst/>
            </c:spPr>
          </c:marker>
          <c:dLbls>
            <c:dLbl>
              <c:idx val="14"/>
              <c:tx>
                <c:rich>
                  <a:bodyPr/>
                  <a:lstStyle/>
                  <a:p>
                    <a:r>
                      <a:rPr lang="en-US"/>
                      <a:t>End of Rwandan Revolution</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7-BEF7-4E7F-9779-674664B52213}"/>
                </c:ext>
              </c:extLst>
            </c:dLbl>
            <c:dLbl>
              <c:idx val="25"/>
              <c:tx>
                <c:rich>
                  <a:bodyPr/>
                  <a:lstStyle/>
                  <a:p>
                    <a:r>
                      <a:rPr lang="en-US"/>
                      <a:t>Rwandan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8-BEF7-4E7F-9779-674664B52213}"/>
                </c:ext>
              </c:extLst>
            </c:dLbl>
            <c:dLbl>
              <c:idx val="29"/>
              <c:tx>
                <c:rich>
                  <a:bodyPr/>
                  <a:lstStyle/>
                  <a:p>
                    <a:r>
                      <a:rPr lang="en-US"/>
                      <a:t>End of Rwandan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9-BEF7-4E7F-9779-674664B5221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7-9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7-9 Ref. Cntry on Agg.'!$AV$4:$AV$58</c:f>
              <c:numCache>
                <c:formatCode>General</c:formatCode>
                <c:ptCount val="55"/>
                <c:pt idx="14" formatCode="0.00">
                  <c:v>2.5367672929420872</c:v>
                </c:pt>
                <c:pt idx="25" formatCode="0.00">
                  <c:v>3.2193455070584152E-2</c:v>
                </c:pt>
                <c:pt idx="29" formatCode="0.00">
                  <c:v>34.86</c:v>
                </c:pt>
              </c:numCache>
            </c:numRef>
          </c:val>
          <c:smooth val="0"/>
          <c:extLst>
            <c:ext xmlns:c16="http://schemas.microsoft.com/office/drawing/2014/chart" uri="{C3380CC4-5D6E-409C-BE32-E72D297353CC}">
              <c16:uniqueId val="{0000002A-BEF7-4E7F-9779-674664B52213}"/>
            </c:ext>
          </c:extLst>
        </c:ser>
        <c:dLbls>
          <c:showLegendKey val="0"/>
          <c:showVal val="0"/>
          <c:showCatName val="0"/>
          <c:showSerName val="0"/>
          <c:showPercent val="0"/>
          <c:showBubbleSize val="0"/>
        </c:dLbls>
        <c:marker val="1"/>
        <c:smooth val="0"/>
        <c:axId val="314060672"/>
        <c:axId val="341583344"/>
      </c:lineChart>
      <c:catAx>
        <c:axId val="3140606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1583344"/>
        <c:crosses val="autoZero"/>
        <c:auto val="1"/>
        <c:lblAlgn val="ctr"/>
        <c:lblOffset val="100"/>
        <c:noMultiLvlLbl val="0"/>
      </c:catAx>
      <c:valAx>
        <c:axId val="341583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Repatriation Rate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4060672"/>
        <c:crosses val="autoZero"/>
        <c:crossBetween val="between"/>
      </c:valAx>
      <c:spPr>
        <a:noFill/>
        <a:ln>
          <a:noFill/>
        </a:ln>
        <a:effectLst/>
      </c:spPr>
    </c:plotArea>
    <c:legend>
      <c:legendPos val="b"/>
      <c:legendEntry>
        <c:idx val="1"/>
        <c:delete val="1"/>
      </c:legendEntry>
      <c:legendEntry>
        <c:idx val="3"/>
        <c:delete val="1"/>
      </c:legendEntry>
      <c:legendEntry>
        <c:idx val="5"/>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baseline="0">
                <a:effectLst/>
              </a:rPr>
              <a:t>Graph 5: Repatriation Rates for Top 10-11 Refugee Countries on Aggregate, 1965-2019</a:t>
            </a:r>
            <a:endParaRPr lang="en-US" sz="11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'Top 10-11 Ref. Cntry on Agg.'!$C$3</c:f>
              <c:strCache>
                <c:ptCount val="1"/>
                <c:pt idx="0">
                  <c:v>Returned</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Agg.'!$C$4:$C$58</c:f>
            </c:numRef>
          </c:val>
          <c:smooth val="0"/>
          <c:extLst>
            <c:ext xmlns:c16="http://schemas.microsoft.com/office/drawing/2014/chart" uri="{C3380CC4-5D6E-409C-BE32-E72D297353CC}">
              <c16:uniqueId val="{00000000-2652-4065-B332-1753959CC176}"/>
            </c:ext>
          </c:extLst>
        </c:ser>
        <c:ser>
          <c:idx val="2"/>
          <c:order val="1"/>
          <c:tx>
            <c:strRef>
              <c:f>'Top 10-11 Ref. Cntry on Agg.'!$D$3</c:f>
              <c:strCache>
                <c:ptCount val="1"/>
                <c:pt idx="0">
                  <c:v>Unreturned Ref</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Agg.'!$D$4:$D$58</c:f>
            </c:numRef>
          </c:val>
          <c:smooth val="0"/>
          <c:extLst>
            <c:ext xmlns:c16="http://schemas.microsoft.com/office/drawing/2014/chart" uri="{C3380CC4-5D6E-409C-BE32-E72D297353CC}">
              <c16:uniqueId val="{00000001-2652-4065-B332-1753959CC176}"/>
            </c:ext>
          </c:extLst>
        </c:ser>
        <c:ser>
          <c:idx val="3"/>
          <c:order val="2"/>
          <c:tx>
            <c:strRef>
              <c:f>'Top 10-11 Ref. Cntry on Agg.'!$E$3</c:f>
              <c:strCache>
                <c:ptCount val="1"/>
                <c:pt idx="0">
                  <c:v>Afghanistan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Agg.'!$E$4:$E$58</c:f>
            </c:numRef>
          </c:val>
          <c:smooth val="0"/>
          <c:extLst>
            <c:ext xmlns:c16="http://schemas.microsoft.com/office/drawing/2014/chart" uri="{C3380CC4-5D6E-409C-BE32-E72D297353CC}">
              <c16:uniqueId val="{00000002-2652-4065-B332-1753959CC176}"/>
            </c:ext>
          </c:extLst>
        </c:ser>
        <c:ser>
          <c:idx val="4"/>
          <c:order val="3"/>
          <c:tx>
            <c:strRef>
              <c:f>'Top 10-11 Ref. Cntry on Agg.'!$F$3</c:f>
              <c:strCache>
                <c:ptCount val="1"/>
                <c:pt idx="0">
                  <c:v>Event Name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Agg.'!$F$4:$F$58</c:f>
            </c:numRef>
          </c:val>
          <c:smooth val="0"/>
          <c:extLst>
            <c:ext xmlns:c16="http://schemas.microsoft.com/office/drawing/2014/chart" uri="{C3380CC4-5D6E-409C-BE32-E72D297353CC}">
              <c16:uniqueId val="{00000003-2652-4065-B332-1753959CC176}"/>
            </c:ext>
          </c:extLst>
        </c:ser>
        <c:ser>
          <c:idx val="5"/>
          <c:order val="4"/>
          <c:tx>
            <c:strRef>
              <c:f>'Top 10-11 Ref. Cntry on Agg.'!$G$3</c:f>
              <c:strCache>
                <c:ptCount val="1"/>
                <c:pt idx="0">
                  <c:v>Event_Afg</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Agg.'!$G$4:$G$58</c:f>
            </c:numRef>
          </c:val>
          <c:smooth val="0"/>
          <c:extLst>
            <c:ext xmlns:c16="http://schemas.microsoft.com/office/drawing/2014/chart" uri="{C3380CC4-5D6E-409C-BE32-E72D297353CC}">
              <c16:uniqueId val="{00000004-2652-4065-B332-1753959CC176}"/>
            </c:ext>
          </c:extLst>
        </c:ser>
        <c:ser>
          <c:idx val="6"/>
          <c:order val="5"/>
          <c:tx>
            <c:strRef>
              <c:f>'Top 10-11 Ref. Cntry on Agg.'!$H$3</c:f>
              <c:strCache>
                <c:ptCount val="1"/>
                <c:pt idx="0">
                  <c:v>Returned</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Agg.'!$H$4:$H$58</c:f>
            </c:numRef>
          </c:val>
          <c:smooth val="0"/>
          <c:extLst>
            <c:ext xmlns:c16="http://schemas.microsoft.com/office/drawing/2014/chart" uri="{C3380CC4-5D6E-409C-BE32-E72D297353CC}">
              <c16:uniqueId val="{00000005-2652-4065-B332-1753959CC176}"/>
            </c:ext>
          </c:extLst>
        </c:ser>
        <c:ser>
          <c:idx val="7"/>
          <c:order val="6"/>
          <c:tx>
            <c:strRef>
              <c:f>'Top 10-11 Ref. Cntry on Agg.'!$I$3</c:f>
              <c:strCache>
                <c:ptCount val="1"/>
                <c:pt idx="0">
                  <c:v>Unreturned Ref</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Agg.'!$I$4:$I$58</c:f>
            </c:numRef>
          </c:val>
          <c:smooth val="0"/>
          <c:extLst>
            <c:ext xmlns:c16="http://schemas.microsoft.com/office/drawing/2014/chart" uri="{C3380CC4-5D6E-409C-BE32-E72D297353CC}">
              <c16:uniqueId val="{00000006-2652-4065-B332-1753959CC176}"/>
            </c:ext>
          </c:extLst>
        </c:ser>
        <c:ser>
          <c:idx val="8"/>
          <c:order val="7"/>
          <c:tx>
            <c:strRef>
              <c:f>'Top 10-11 Ref. Cntry on Agg.'!$J$3</c:f>
              <c:strCache>
                <c:ptCount val="1"/>
                <c:pt idx="0">
                  <c:v>Syrian Arab Rep.</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Agg.'!$J$4:$J$58</c:f>
            </c:numRef>
          </c:val>
          <c:smooth val="0"/>
          <c:extLst>
            <c:ext xmlns:c16="http://schemas.microsoft.com/office/drawing/2014/chart" uri="{C3380CC4-5D6E-409C-BE32-E72D297353CC}">
              <c16:uniqueId val="{00000007-2652-4065-B332-1753959CC176}"/>
            </c:ext>
          </c:extLst>
        </c:ser>
        <c:ser>
          <c:idx val="9"/>
          <c:order val="8"/>
          <c:tx>
            <c:strRef>
              <c:f>'Top 10-11 Ref. Cntry on Agg.'!$K$3</c:f>
              <c:strCache>
                <c:ptCount val="1"/>
                <c:pt idx="0">
                  <c:v>Event Name</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Agg.'!$K$4:$K$58</c:f>
            </c:numRef>
          </c:val>
          <c:smooth val="0"/>
          <c:extLst>
            <c:ext xmlns:c16="http://schemas.microsoft.com/office/drawing/2014/chart" uri="{C3380CC4-5D6E-409C-BE32-E72D297353CC}">
              <c16:uniqueId val="{00000008-2652-4065-B332-1753959CC176}"/>
            </c:ext>
          </c:extLst>
        </c:ser>
        <c:ser>
          <c:idx val="10"/>
          <c:order val="9"/>
          <c:tx>
            <c:strRef>
              <c:f>'Top 10-11 Ref. Cntry on Agg.'!$L$3</c:f>
              <c:strCache>
                <c:ptCount val="1"/>
                <c:pt idx="0">
                  <c:v>Event_Syr</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Agg.'!$L$4:$L$58</c:f>
            </c:numRef>
          </c:val>
          <c:smooth val="0"/>
          <c:extLst>
            <c:ext xmlns:c16="http://schemas.microsoft.com/office/drawing/2014/chart" uri="{C3380CC4-5D6E-409C-BE32-E72D297353CC}">
              <c16:uniqueId val="{00000009-2652-4065-B332-1753959CC176}"/>
            </c:ext>
          </c:extLst>
        </c:ser>
        <c:ser>
          <c:idx val="11"/>
          <c:order val="10"/>
          <c:tx>
            <c:strRef>
              <c:f>'Top 10-11 Ref. Cntry on Agg.'!$M$3</c:f>
              <c:strCache>
                <c:ptCount val="1"/>
                <c:pt idx="0">
                  <c:v>Returned</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Agg.'!$M$4:$M$58</c:f>
            </c:numRef>
          </c:val>
          <c:smooth val="0"/>
          <c:extLst>
            <c:ext xmlns:c16="http://schemas.microsoft.com/office/drawing/2014/chart" uri="{C3380CC4-5D6E-409C-BE32-E72D297353CC}">
              <c16:uniqueId val="{0000000A-2652-4065-B332-1753959CC176}"/>
            </c:ext>
          </c:extLst>
        </c:ser>
        <c:ser>
          <c:idx val="12"/>
          <c:order val="11"/>
          <c:tx>
            <c:strRef>
              <c:f>'Top 10-11 Ref. Cntry on Agg.'!$N$3</c:f>
              <c:strCache>
                <c:ptCount val="1"/>
                <c:pt idx="0">
                  <c:v>Unreturned Ref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Agg.'!$N$4:$N$58</c:f>
            </c:numRef>
          </c:val>
          <c:smooth val="0"/>
          <c:extLst>
            <c:ext xmlns:c16="http://schemas.microsoft.com/office/drawing/2014/chart" uri="{C3380CC4-5D6E-409C-BE32-E72D297353CC}">
              <c16:uniqueId val="{0000000B-2652-4065-B332-1753959CC176}"/>
            </c:ext>
          </c:extLst>
        </c:ser>
        <c:ser>
          <c:idx val="13"/>
          <c:order val="12"/>
          <c:tx>
            <c:strRef>
              <c:f>'Top 10-11 Ref. Cntry on Agg.'!$O$3</c:f>
              <c:strCache>
                <c:ptCount val="1"/>
                <c:pt idx="0">
                  <c:v>Iraq</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Agg.'!$O$4:$O$58</c:f>
            </c:numRef>
          </c:val>
          <c:smooth val="0"/>
          <c:extLst>
            <c:ext xmlns:c16="http://schemas.microsoft.com/office/drawing/2014/chart" uri="{C3380CC4-5D6E-409C-BE32-E72D297353CC}">
              <c16:uniqueId val="{0000000C-2652-4065-B332-1753959CC176}"/>
            </c:ext>
          </c:extLst>
        </c:ser>
        <c:ser>
          <c:idx val="14"/>
          <c:order val="13"/>
          <c:tx>
            <c:strRef>
              <c:f>'Top 10-11 Ref. Cntry on Agg.'!$P$3</c:f>
              <c:strCache>
                <c:ptCount val="1"/>
                <c:pt idx="0">
                  <c:v>Event Name</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Agg.'!$P$4:$P$58</c:f>
            </c:numRef>
          </c:val>
          <c:smooth val="0"/>
          <c:extLst>
            <c:ext xmlns:c16="http://schemas.microsoft.com/office/drawing/2014/chart" uri="{C3380CC4-5D6E-409C-BE32-E72D297353CC}">
              <c16:uniqueId val="{0000000D-2652-4065-B332-1753959CC176}"/>
            </c:ext>
          </c:extLst>
        </c:ser>
        <c:ser>
          <c:idx val="15"/>
          <c:order val="14"/>
          <c:tx>
            <c:strRef>
              <c:f>'Top 10-11 Ref. Cntry on Agg.'!$Q$3</c:f>
              <c:strCache>
                <c:ptCount val="1"/>
                <c:pt idx="0">
                  <c:v>Even_Ira</c:v>
                </c:pt>
              </c:strCache>
            </c:strRef>
          </c:tx>
          <c:spPr>
            <a:ln w="28575"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Agg.'!$Q$4:$Q$58</c:f>
            </c:numRef>
          </c:val>
          <c:smooth val="0"/>
          <c:extLst>
            <c:ext xmlns:c16="http://schemas.microsoft.com/office/drawing/2014/chart" uri="{C3380CC4-5D6E-409C-BE32-E72D297353CC}">
              <c16:uniqueId val="{0000000E-2652-4065-B332-1753959CC176}"/>
            </c:ext>
          </c:extLst>
        </c:ser>
        <c:ser>
          <c:idx val="16"/>
          <c:order val="15"/>
          <c:tx>
            <c:strRef>
              <c:f>'Top 10-11 Ref. Cntry on Agg.'!$R$3</c:f>
              <c:strCache>
                <c:ptCount val="1"/>
                <c:pt idx="0">
                  <c:v>Returned</c:v>
                </c:pt>
              </c:strCache>
            </c:strRef>
          </c:tx>
          <c:spPr>
            <a:ln w="28575"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Agg.'!$R$4:$R$58</c:f>
            </c:numRef>
          </c:val>
          <c:smooth val="0"/>
          <c:extLst>
            <c:ext xmlns:c16="http://schemas.microsoft.com/office/drawing/2014/chart" uri="{C3380CC4-5D6E-409C-BE32-E72D297353CC}">
              <c16:uniqueId val="{0000000F-2652-4065-B332-1753959CC176}"/>
            </c:ext>
          </c:extLst>
        </c:ser>
        <c:ser>
          <c:idx val="17"/>
          <c:order val="16"/>
          <c:tx>
            <c:strRef>
              <c:f>'Top 10-11 Ref. Cntry on Agg.'!$S$3</c:f>
              <c:strCache>
                <c:ptCount val="1"/>
                <c:pt idx="0">
                  <c:v>Unreturned Ref</c:v>
                </c:pt>
              </c:strCache>
            </c:strRef>
          </c:tx>
          <c:spPr>
            <a:ln w="28575"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Agg.'!$S$4:$S$58</c:f>
            </c:numRef>
          </c:val>
          <c:smooth val="0"/>
          <c:extLst>
            <c:ext xmlns:c16="http://schemas.microsoft.com/office/drawing/2014/chart" uri="{C3380CC4-5D6E-409C-BE32-E72D297353CC}">
              <c16:uniqueId val="{00000010-2652-4065-B332-1753959CC176}"/>
            </c:ext>
          </c:extLst>
        </c:ser>
        <c:ser>
          <c:idx val="18"/>
          <c:order val="17"/>
          <c:tx>
            <c:strRef>
              <c:f>'Top 10-11 Ref. Cntry on Agg.'!$T$3</c:f>
              <c:strCache>
                <c:ptCount val="1"/>
                <c:pt idx="0">
                  <c:v>Ethiopia</c:v>
                </c:pt>
              </c:strCache>
            </c:strRef>
          </c:tx>
          <c:spPr>
            <a:ln w="28575"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Agg.'!$T$4:$T$58</c:f>
            </c:numRef>
          </c:val>
          <c:smooth val="0"/>
          <c:extLst>
            <c:ext xmlns:c16="http://schemas.microsoft.com/office/drawing/2014/chart" uri="{C3380CC4-5D6E-409C-BE32-E72D297353CC}">
              <c16:uniqueId val="{00000011-2652-4065-B332-1753959CC176}"/>
            </c:ext>
          </c:extLst>
        </c:ser>
        <c:ser>
          <c:idx val="19"/>
          <c:order val="18"/>
          <c:tx>
            <c:strRef>
              <c:f>'Top 10-11 Ref. Cntry on Agg.'!$U$3</c:f>
              <c:strCache>
                <c:ptCount val="1"/>
                <c:pt idx="0">
                  <c:v>Event Name</c:v>
                </c:pt>
              </c:strCache>
            </c:strRef>
          </c:tx>
          <c:spPr>
            <a:ln w="28575"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Agg.'!$U$4:$U$58</c:f>
            </c:numRef>
          </c:val>
          <c:smooth val="0"/>
          <c:extLst>
            <c:ext xmlns:c16="http://schemas.microsoft.com/office/drawing/2014/chart" uri="{C3380CC4-5D6E-409C-BE32-E72D297353CC}">
              <c16:uniqueId val="{00000012-2652-4065-B332-1753959CC176}"/>
            </c:ext>
          </c:extLst>
        </c:ser>
        <c:ser>
          <c:idx val="20"/>
          <c:order val="19"/>
          <c:tx>
            <c:strRef>
              <c:f>'Top 10-11 Ref. Cntry on Agg.'!$V$3</c:f>
              <c:strCache>
                <c:ptCount val="1"/>
                <c:pt idx="0">
                  <c:v>Event_Eth</c:v>
                </c:pt>
              </c:strCache>
            </c:strRef>
          </c:tx>
          <c:spPr>
            <a:ln w="28575"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Agg.'!$V$4:$V$58</c:f>
            </c:numRef>
          </c:val>
          <c:smooth val="0"/>
          <c:extLst>
            <c:ext xmlns:c16="http://schemas.microsoft.com/office/drawing/2014/chart" uri="{C3380CC4-5D6E-409C-BE32-E72D297353CC}">
              <c16:uniqueId val="{00000013-2652-4065-B332-1753959CC176}"/>
            </c:ext>
          </c:extLst>
        </c:ser>
        <c:ser>
          <c:idx val="21"/>
          <c:order val="20"/>
          <c:tx>
            <c:strRef>
              <c:f>'Top 10-11 Ref. Cntry on Agg.'!$W$3</c:f>
              <c:strCache>
                <c:ptCount val="1"/>
              </c:strCache>
            </c:strRef>
          </c:tx>
          <c:spPr>
            <a:ln w="28575"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Agg.'!$W$4:$W$58</c:f>
            </c:numRef>
          </c:val>
          <c:smooth val="0"/>
          <c:extLst>
            <c:ext xmlns:c16="http://schemas.microsoft.com/office/drawing/2014/chart" uri="{C3380CC4-5D6E-409C-BE32-E72D297353CC}">
              <c16:uniqueId val="{00000014-2652-4065-B332-1753959CC176}"/>
            </c:ext>
          </c:extLst>
        </c:ser>
        <c:ser>
          <c:idx val="22"/>
          <c:order val="21"/>
          <c:tx>
            <c:strRef>
              <c:f>'Top 10-11 Ref. Cntry on Agg.'!$X$3</c:f>
              <c:strCache>
                <c:ptCount val="1"/>
                <c:pt idx="0">
                  <c:v>Returned</c:v>
                </c:pt>
              </c:strCache>
            </c:strRef>
          </c:tx>
          <c:spPr>
            <a:ln w="28575"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Agg.'!$X$4:$X$58</c:f>
            </c:numRef>
          </c:val>
          <c:smooth val="0"/>
          <c:extLst>
            <c:ext xmlns:c16="http://schemas.microsoft.com/office/drawing/2014/chart" uri="{C3380CC4-5D6E-409C-BE32-E72D297353CC}">
              <c16:uniqueId val="{00000015-2652-4065-B332-1753959CC176}"/>
            </c:ext>
          </c:extLst>
        </c:ser>
        <c:ser>
          <c:idx val="23"/>
          <c:order val="22"/>
          <c:tx>
            <c:strRef>
              <c:f>'Top 10-11 Ref. Cntry on Agg.'!$Y$3</c:f>
              <c:strCache>
                <c:ptCount val="1"/>
                <c:pt idx="0">
                  <c:v>Unreturned Ref</c:v>
                </c:pt>
              </c:strCache>
            </c:strRef>
          </c:tx>
          <c:spPr>
            <a:ln w="28575"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Agg.'!$Y$4:$Y$58</c:f>
            </c:numRef>
          </c:val>
          <c:smooth val="0"/>
          <c:extLst>
            <c:ext xmlns:c16="http://schemas.microsoft.com/office/drawing/2014/chart" uri="{C3380CC4-5D6E-409C-BE32-E72D297353CC}">
              <c16:uniqueId val="{00000016-2652-4065-B332-1753959CC176}"/>
            </c:ext>
          </c:extLst>
        </c:ser>
        <c:ser>
          <c:idx val="24"/>
          <c:order val="23"/>
          <c:tx>
            <c:strRef>
              <c:f>'Top 10-11 Ref. Cntry on Agg.'!$Z$3</c:f>
              <c:strCache>
                <c:ptCount val="1"/>
                <c:pt idx="0">
                  <c:v>Somalia</c:v>
                </c:pt>
              </c:strCache>
            </c:strRef>
          </c:tx>
          <c:spPr>
            <a:ln w="28575"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Agg.'!$Z$4:$Z$58</c:f>
            </c:numRef>
          </c:val>
          <c:smooth val="0"/>
          <c:extLst>
            <c:ext xmlns:c16="http://schemas.microsoft.com/office/drawing/2014/chart" uri="{C3380CC4-5D6E-409C-BE32-E72D297353CC}">
              <c16:uniqueId val="{00000017-2652-4065-B332-1753959CC176}"/>
            </c:ext>
          </c:extLst>
        </c:ser>
        <c:ser>
          <c:idx val="25"/>
          <c:order val="24"/>
          <c:tx>
            <c:strRef>
              <c:f>'Top 10-11 Ref. Cntry on Agg.'!$AA$3</c:f>
              <c:strCache>
                <c:ptCount val="1"/>
                <c:pt idx="0">
                  <c:v>Event Name</c:v>
                </c:pt>
              </c:strCache>
            </c:strRef>
          </c:tx>
          <c:spPr>
            <a:ln w="28575"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Agg.'!$AA$4:$AA$58</c:f>
            </c:numRef>
          </c:val>
          <c:smooth val="0"/>
          <c:extLst>
            <c:ext xmlns:c16="http://schemas.microsoft.com/office/drawing/2014/chart" uri="{C3380CC4-5D6E-409C-BE32-E72D297353CC}">
              <c16:uniqueId val="{00000018-2652-4065-B332-1753959CC176}"/>
            </c:ext>
          </c:extLst>
        </c:ser>
        <c:ser>
          <c:idx val="26"/>
          <c:order val="25"/>
          <c:tx>
            <c:strRef>
              <c:f>'Top 10-11 Ref. Cntry on Agg.'!$AB$3</c:f>
              <c:strCache>
                <c:ptCount val="1"/>
                <c:pt idx="0">
                  <c:v>Event_Som</c:v>
                </c:pt>
              </c:strCache>
            </c:strRef>
          </c:tx>
          <c:spPr>
            <a:ln w="28575"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Agg.'!$AB$4:$AB$58</c:f>
            </c:numRef>
          </c:val>
          <c:smooth val="0"/>
          <c:extLst>
            <c:ext xmlns:c16="http://schemas.microsoft.com/office/drawing/2014/chart" uri="{C3380CC4-5D6E-409C-BE32-E72D297353CC}">
              <c16:uniqueId val="{00000019-2652-4065-B332-1753959CC176}"/>
            </c:ext>
          </c:extLst>
        </c:ser>
        <c:ser>
          <c:idx val="27"/>
          <c:order val="26"/>
          <c:tx>
            <c:strRef>
              <c:f>'Top 10-11 Ref. Cntry on Agg.'!$AC$3</c:f>
              <c:strCache>
                <c:ptCount val="1"/>
                <c:pt idx="0">
                  <c:v>Returned</c:v>
                </c:pt>
              </c:strCache>
            </c:strRef>
          </c:tx>
          <c:spPr>
            <a:ln w="28575"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Agg.'!$AC$4:$AC$58</c:f>
            </c:numRef>
          </c:val>
          <c:smooth val="0"/>
          <c:extLst>
            <c:ext xmlns:c16="http://schemas.microsoft.com/office/drawing/2014/chart" uri="{C3380CC4-5D6E-409C-BE32-E72D297353CC}">
              <c16:uniqueId val="{0000001A-2652-4065-B332-1753959CC176}"/>
            </c:ext>
          </c:extLst>
        </c:ser>
        <c:ser>
          <c:idx val="28"/>
          <c:order val="27"/>
          <c:tx>
            <c:strRef>
              <c:f>'Top 10-11 Ref. Cntry on Agg.'!$AD$3</c:f>
              <c:strCache>
                <c:ptCount val="1"/>
                <c:pt idx="0">
                  <c:v>Unreturned Ref</c:v>
                </c:pt>
              </c:strCache>
            </c:strRef>
          </c:tx>
          <c:spPr>
            <a:ln w="28575"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Agg.'!$AD$4:$AD$58</c:f>
            </c:numRef>
          </c:val>
          <c:smooth val="0"/>
          <c:extLst>
            <c:ext xmlns:c16="http://schemas.microsoft.com/office/drawing/2014/chart" uri="{C3380CC4-5D6E-409C-BE32-E72D297353CC}">
              <c16:uniqueId val="{0000001B-2652-4065-B332-1753959CC176}"/>
            </c:ext>
          </c:extLst>
        </c:ser>
        <c:ser>
          <c:idx val="29"/>
          <c:order val="28"/>
          <c:tx>
            <c:strRef>
              <c:f>'Top 10-11 Ref. Cntry on Agg.'!$AE$3</c:f>
              <c:strCache>
                <c:ptCount val="1"/>
                <c:pt idx="0">
                  <c:v>Sudan</c:v>
                </c:pt>
              </c:strCache>
            </c:strRef>
          </c:tx>
          <c:spPr>
            <a:ln w="28575"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Agg.'!$AE$4:$AE$58</c:f>
            </c:numRef>
          </c:val>
          <c:smooth val="0"/>
          <c:extLst>
            <c:ext xmlns:c16="http://schemas.microsoft.com/office/drawing/2014/chart" uri="{C3380CC4-5D6E-409C-BE32-E72D297353CC}">
              <c16:uniqueId val="{0000001C-2652-4065-B332-1753959CC176}"/>
            </c:ext>
          </c:extLst>
        </c:ser>
        <c:ser>
          <c:idx val="30"/>
          <c:order val="29"/>
          <c:tx>
            <c:strRef>
              <c:f>'Top 10-11 Ref. Cntry on Agg.'!$AF$3</c:f>
              <c:strCache>
                <c:ptCount val="1"/>
                <c:pt idx="0">
                  <c:v>Event Name</c:v>
                </c:pt>
              </c:strCache>
            </c:strRef>
          </c:tx>
          <c:spPr>
            <a:ln w="28575"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Agg.'!$AF$4:$AF$58</c:f>
            </c:numRef>
          </c:val>
          <c:smooth val="0"/>
          <c:extLst>
            <c:ext xmlns:c16="http://schemas.microsoft.com/office/drawing/2014/chart" uri="{C3380CC4-5D6E-409C-BE32-E72D297353CC}">
              <c16:uniqueId val="{0000001D-2652-4065-B332-1753959CC176}"/>
            </c:ext>
          </c:extLst>
        </c:ser>
        <c:ser>
          <c:idx val="31"/>
          <c:order val="30"/>
          <c:tx>
            <c:strRef>
              <c:f>'Top 10-11 Ref. Cntry on Agg.'!$AG$3</c:f>
              <c:strCache>
                <c:ptCount val="1"/>
                <c:pt idx="0">
                  <c:v>Event_Sud</c:v>
                </c:pt>
              </c:strCache>
            </c:strRef>
          </c:tx>
          <c:spPr>
            <a:ln w="28575"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Agg.'!$AG$4:$AG$58</c:f>
            </c:numRef>
          </c:val>
          <c:smooth val="0"/>
          <c:extLst>
            <c:ext xmlns:c16="http://schemas.microsoft.com/office/drawing/2014/chart" uri="{C3380CC4-5D6E-409C-BE32-E72D297353CC}">
              <c16:uniqueId val="{0000001E-2652-4065-B332-1753959CC176}"/>
            </c:ext>
          </c:extLst>
        </c:ser>
        <c:ser>
          <c:idx val="32"/>
          <c:order val="31"/>
          <c:tx>
            <c:strRef>
              <c:f>'Top 10-11 Ref. Cntry on Agg.'!$AH$3</c:f>
              <c:strCache>
                <c:ptCount val="1"/>
                <c:pt idx="0">
                  <c:v>Returned Ref</c:v>
                </c:pt>
              </c:strCache>
            </c:strRef>
          </c:tx>
          <c:spPr>
            <a:ln w="28575"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Agg.'!$AH$4:$AH$58</c:f>
            </c:numRef>
          </c:val>
          <c:smooth val="0"/>
          <c:extLst>
            <c:ext xmlns:c16="http://schemas.microsoft.com/office/drawing/2014/chart" uri="{C3380CC4-5D6E-409C-BE32-E72D297353CC}">
              <c16:uniqueId val="{0000001F-2652-4065-B332-1753959CC176}"/>
            </c:ext>
          </c:extLst>
        </c:ser>
        <c:ser>
          <c:idx val="33"/>
          <c:order val="32"/>
          <c:tx>
            <c:strRef>
              <c:f>'Top 10-11 Ref. Cntry on Agg.'!$AI$3</c:f>
              <c:strCache>
                <c:ptCount val="1"/>
                <c:pt idx="0">
                  <c:v>Refugees w/out returned</c:v>
                </c:pt>
              </c:strCache>
            </c:strRef>
          </c:tx>
          <c:spPr>
            <a:ln w="28575"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Agg.'!$AI$4:$AI$58</c:f>
            </c:numRef>
          </c:val>
          <c:smooth val="0"/>
          <c:extLst>
            <c:ext xmlns:c16="http://schemas.microsoft.com/office/drawing/2014/chart" uri="{C3380CC4-5D6E-409C-BE32-E72D297353CC}">
              <c16:uniqueId val="{00000020-2652-4065-B332-1753959CC176}"/>
            </c:ext>
          </c:extLst>
        </c:ser>
        <c:ser>
          <c:idx val="34"/>
          <c:order val="33"/>
          <c:tx>
            <c:strRef>
              <c:f>'Top 10-11 Ref. Cntry on Agg.'!$AJ$3</c:f>
              <c:strCache>
                <c:ptCount val="1"/>
                <c:pt idx="0">
                  <c:v>Angola</c:v>
                </c:pt>
              </c:strCache>
            </c:strRef>
          </c:tx>
          <c:spPr>
            <a:ln w="28575"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Agg.'!$AJ$4:$AJ$58</c:f>
            </c:numRef>
          </c:val>
          <c:smooth val="0"/>
          <c:extLst>
            <c:ext xmlns:c16="http://schemas.microsoft.com/office/drawing/2014/chart" uri="{C3380CC4-5D6E-409C-BE32-E72D297353CC}">
              <c16:uniqueId val="{00000021-2652-4065-B332-1753959CC176}"/>
            </c:ext>
          </c:extLst>
        </c:ser>
        <c:ser>
          <c:idx val="35"/>
          <c:order val="34"/>
          <c:tx>
            <c:strRef>
              <c:f>'Top 10-11 Ref. Cntry on Agg.'!$AK$3</c:f>
              <c:strCache>
                <c:ptCount val="1"/>
                <c:pt idx="0">
                  <c:v>Event Name</c:v>
                </c:pt>
              </c:strCache>
            </c:strRef>
          </c:tx>
          <c:spPr>
            <a:ln w="28575"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Agg.'!$AK$4:$AK$58</c:f>
            </c:numRef>
          </c:val>
          <c:smooth val="0"/>
          <c:extLst>
            <c:ext xmlns:c16="http://schemas.microsoft.com/office/drawing/2014/chart" uri="{C3380CC4-5D6E-409C-BE32-E72D297353CC}">
              <c16:uniqueId val="{00000022-2652-4065-B332-1753959CC176}"/>
            </c:ext>
          </c:extLst>
        </c:ser>
        <c:ser>
          <c:idx val="36"/>
          <c:order val="35"/>
          <c:tx>
            <c:strRef>
              <c:f>'Top 10-11 Ref. Cntry on Agg.'!$AL$3</c:f>
              <c:strCache>
                <c:ptCount val="1"/>
                <c:pt idx="0">
                  <c:v>Event_Ang</c:v>
                </c:pt>
              </c:strCache>
            </c:strRef>
          </c:tx>
          <c:spPr>
            <a:ln w="28575"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Agg.'!$AL$4:$AL$58</c:f>
            </c:numRef>
          </c:val>
          <c:smooth val="0"/>
          <c:extLst>
            <c:ext xmlns:c16="http://schemas.microsoft.com/office/drawing/2014/chart" uri="{C3380CC4-5D6E-409C-BE32-E72D297353CC}">
              <c16:uniqueId val="{00000023-2652-4065-B332-1753959CC176}"/>
            </c:ext>
          </c:extLst>
        </c:ser>
        <c:ser>
          <c:idx val="37"/>
          <c:order val="36"/>
          <c:tx>
            <c:strRef>
              <c:f>'Top 10-11 Ref. Cntry on Agg.'!$AM$3</c:f>
              <c:strCache>
                <c:ptCount val="1"/>
                <c:pt idx="0">
                  <c:v>Returned</c:v>
                </c:pt>
              </c:strCache>
            </c:strRef>
          </c:tx>
          <c:spPr>
            <a:ln w="28575"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Agg.'!$AM$4:$AM$58</c:f>
            </c:numRef>
          </c:val>
          <c:smooth val="0"/>
          <c:extLst>
            <c:ext xmlns:c16="http://schemas.microsoft.com/office/drawing/2014/chart" uri="{C3380CC4-5D6E-409C-BE32-E72D297353CC}">
              <c16:uniqueId val="{00000024-2652-4065-B332-1753959CC176}"/>
            </c:ext>
          </c:extLst>
        </c:ser>
        <c:ser>
          <c:idx val="38"/>
          <c:order val="37"/>
          <c:tx>
            <c:strRef>
              <c:f>'Top 10-11 Ref. Cntry on Agg.'!$AN$3</c:f>
              <c:strCache>
                <c:ptCount val="1"/>
                <c:pt idx="0">
                  <c:v>Unreturned Ref</c:v>
                </c:pt>
              </c:strCache>
            </c:strRef>
          </c:tx>
          <c:spPr>
            <a:ln w="28575"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Agg.'!$AN$4:$AN$58</c:f>
            </c:numRef>
          </c:val>
          <c:smooth val="0"/>
          <c:extLst>
            <c:ext xmlns:c16="http://schemas.microsoft.com/office/drawing/2014/chart" uri="{C3380CC4-5D6E-409C-BE32-E72D297353CC}">
              <c16:uniqueId val="{00000025-2652-4065-B332-1753959CC176}"/>
            </c:ext>
          </c:extLst>
        </c:ser>
        <c:ser>
          <c:idx val="39"/>
          <c:order val="38"/>
          <c:tx>
            <c:strRef>
              <c:f>'Top 10-11 Ref. Cntry on Agg.'!$AO$3</c:f>
              <c:strCache>
                <c:ptCount val="1"/>
                <c:pt idx="0">
                  <c:v>Viet Nam</c:v>
                </c:pt>
              </c:strCache>
            </c:strRef>
          </c:tx>
          <c:spPr>
            <a:ln w="28575"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Agg.'!$AO$4:$AO$58</c:f>
            </c:numRef>
          </c:val>
          <c:smooth val="0"/>
          <c:extLst>
            <c:ext xmlns:c16="http://schemas.microsoft.com/office/drawing/2014/chart" uri="{C3380CC4-5D6E-409C-BE32-E72D297353CC}">
              <c16:uniqueId val="{00000026-2652-4065-B332-1753959CC176}"/>
            </c:ext>
          </c:extLst>
        </c:ser>
        <c:ser>
          <c:idx val="40"/>
          <c:order val="39"/>
          <c:tx>
            <c:strRef>
              <c:f>'Top 10-11 Ref. Cntry on Agg.'!$AP$3</c:f>
              <c:strCache>
                <c:ptCount val="1"/>
                <c:pt idx="0">
                  <c:v>Event Name</c:v>
                </c:pt>
              </c:strCache>
            </c:strRef>
          </c:tx>
          <c:spPr>
            <a:ln w="28575"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Agg.'!$AP$4:$AP$58</c:f>
            </c:numRef>
          </c:val>
          <c:smooth val="0"/>
          <c:extLst>
            <c:ext xmlns:c16="http://schemas.microsoft.com/office/drawing/2014/chart" uri="{C3380CC4-5D6E-409C-BE32-E72D297353CC}">
              <c16:uniqueId val="{00000027-2652-4065-B332-1753959CC176}"/>
            </c:ext>
          </c:extLst>
        </c:ser>
        <c:ser>
          <c:idx val="41"/>
          <c:order val="40"/>
          <c:tx>
            <c:strRef>
              <c:f>'Top 10-11 Ref. Cntry on Agg.'!$AQ$3</c:f>
              <c:strCache>
                <c:ptCount val="1"/>
                <c:pt idx="0">
                  <c:v>Event_Vie</c:v>
                </c:pt>
              </c:strCache>
            </c:strRef>
          </c:tx>
          <c:spPr>
            <a:ln w="28575"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Agg.'!$AQ$4:$AQ$58</c:f>
            </c:numRef>
          </c:val>
          <c:smooth val="0"/>
          <c:extLst>
            <c:ext xmlns:c16="http://schemas.microsoft.com/office/drawing/2014/chart" uri="{C3380CC4-5D6E-409C-BE32-E72D297353CC}">
              <c16:uniqueId val="{00000028-2652-4065-B332-1753959CC176}"/>
            </c:ext>
          </c:extLst>
        </c:ser>
        <c:ser>
          <c:idx val="42"/>
          <c:order val="41"/>
          <c:tx>
            <c:strRef>
              <c:f>'Top 10-11 Ref. Cntry on Agg.'!$AR$3</c:f>
              <c:strCache>
                <c:ptCount val="1"/>
                <c:pt idx="0">
                  <c:v>Returned Ref</c:v>
                </c:pt>
              </c:strCache>
            </c:strRef>
          </c:tx>
          <c:spPr>
            <a:ln w="28575"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Agg.'!$AR$4:$AR$58</c:f>
            </c:numRef>
          </c:val>
          <c:smooth val="0"/>
          <c:extLst>
            <c:ext xmlns:c16="http://schemas.microsoft.com/office/drawing/2014/chart" uri="{C3380CC4-5D6E-409C-BE32-E72D297353CC}">
              <c16:uniqueId val="{00000029-2652-4065-B332-1753959CC176}"/>
            </c:ext>
          </c:extLst>
        </c:ser>
        <c:ser>
          <c:idx val="43"/>
          <c:order val="42"/>
          <c:tx>
            <c:strRef>
              <c:f>'Top 10-11 Ref. Cntry on Agg.'!$AS$3</c:f>
              <c:strCache>
                <c:ptCount val="1"/>
                <c:pt idx="0">
                  <c:v>Refugees w/out returned</c:v>
                </c:pt>
              </c:strCache>
            </c:strRef>
          </c:tx>
          <c:spPr>
            <a:ln w="28575"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Agg.'!$AS$4:$AS$58</c:f>
            </c:numRef>
          </c:val>
          <c:smooth val="0"/>
          <c:extLst>
            <c:ext xmlns:c16="http://schemas.microsoft.com/office/drawing/2014/chart" uri="{C3380CC4-5D6E-409C-BE32-E72D297353CC}">
              <c16:uniqueId val="{0000002A-2652-4065-B332-1753959CC176}"/>
            </c:ext>
          </c:extLst>
        </c:ser>
        <c:ser>
          <c:idx val="44"/>
          <c:order val="43"/>
          <c:tx>
            <c:strRef>
              <c:f>'Top 10-11 Ref. Cntry on Agg.'!$AT$3</c:f>
              <c:strCache>
                <c:ptCount val="1"/>
                <c:pt idx="0">
                  <c:v>Rwanda</c:v>
                </c:pt>
              </c:strCache>
            </c:strRef>
          </c:tx>
          <c:spPr>
            <a:ln w="28575"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Agg.'!$AT$4:$AT$58</c:f>
            </c:numRef>
          </c:val>
          <c:smooth val="0"/>
          <c:extLst>
            <c:ext xmlns:c16="http://schemas.microsoft.com/office/drawing/2014/chart" uri="{C3380CC4-5D6E-409C-BE32-E72D297353CC}">
              <c16:uniqueId val="{0000002B-2652-4065-B332-1753959CC176}"/>
            </c:ext>
          </c:extLst>
        </c:ser>
        <c:ser>
          <c:idx val="45"/>
          <c:order val="44"/>
          <c:tx>
            <c:strRef>
              <c:f>'Top 10-11 Ref. Cntry on Agg.'!$AU$3</c:f>
              <c:strCache>
                <c:ptCount val="1"/>
                <c:pt idx="0">
                  <c:v>Event Name</c:v>
                </c:pt>
              </c:strCache>
            </c:strRef>
          </c:tx>
          <c:spPr>
            <a:ln w="28575"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Agg.'!$AU$4:$AU$58</c:f>
            </c:numRef>
          </c:val>
          <c:smooth val="0"/>
          <c:extLst>
            <c:ext xmlns:c16="http://schemas.microsoft.com/office/drawing/2014/chart" uri="{C3380CC4-5D6E-409C-BE32-E72D297353CC}">
              <c16:uniqueId val="{0000002C-2652-4065-B332-1753959CC176}"/>
            </c:ext>
          </c:extLst>
        </c:ser>
        <c:ser>
          <c:idx val="46"/>
          <c:order val="45"/>
          <c:tx>
            <c:strRef>
              <c:f>'Top 10-11 Ref. Cntry on Agg.'!$AV$3</c:f>
              <c:strCache>
                <c:ptCount val="1"/>
                <c:pt idx="0">
                  <c:v>Event_Rwa</c:v>
                </c:pt>
              </c:strCache>
            </c:strRef>
          </c:tx>
          <c:spPr>
            <a:ln w="28575"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Agg.'!$AV$4:$AV$58</c:f>
            </c:numRef>
          </c:val>
          <c:smooth val="0"/>
          <c:extLst>
            <c:ext xmlns:c16="http://schemas.microsoft.com/office/drawing/2014/chart" uri="{C3380CC4-5D6E-409C-BE32-E72D297353CC}">
              <c16:uniqueId val="{0000002D-2652-4065-B332-1753959CC176}"/>
            </c:ext>
          </c:extLst>
        </c:ser>
        <c:ser>
          <c:idx val="49"/>
          <c:order val="46"/>
          <c:tx>
            <c:strRef>
              <c:f>'Top 10-11 Ref. Cntry on Agg.'!$AY$3</c:f>
              <c:strCache>
                <c:ptCount val="1"/>
                <c:pt idx="0">
                  <c:v>Burundi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Agg.'!$AY$4:$AY$58</c:f>
              <c:numCache>
                <c:formatCode>General</c:formatCode>
                <c:ptCount val="55"/>
                <c:pt idx="0">
                  <c:v>25</c:v>
                </c:pt>
                <c:pt idx="13" formatCode="0.00">
                  <c:v>0.26921523758244714</c:v>
                </c:pt>
                <c:pt idx="15" formatCode="0.00">
                  <c:v>0.18226716839134524</c:v>
                </c:pt>
                <c:pt idx="16" formatCode="0.00">
                  <c:v>2.7322404371584699E-2</c:v>
                </c:pt>
                <c:pt idx="18" formatCode="0.00">
                  <c:v>7.3579352501697989E-2</c:v>
                </c:pt>
                <c:pt idx="19" formatCode="0.00">
                  <c:v>2.7328377787494532E-2</c:v>
                </c:pt>
                <c:pt idx="23" formatCode="0.00">
                  <c:v>21.79697556682418</c:v>
                </c:pt>
                <c:pt idx="24" formatCode="0.00">
                  <c:v>4.1770876300771198E-2</c:v>
                </c:pt>
                <c:pt idx="25" formatCode="0.00">
                  <c:v>0.1667196348839996</c:v>
                </c:pt>
                <c:pt idx="26" formatCode="0.00">
                  <c:v>2.854391337920025</c:v>
                </c:pt>
                <c:pt idx="27" formatCode="0.00">
                  <c:v>20.763494119520267</c:v>
                </c:pt>
                <c:pt idx="28" formatCode="0.00">
                  <c:v>0.72391282057124628</c:v>
                </c:pt>
                <c:pt idx="29" formatCode="0.00">
                  <c:v>41.024993000749113</c:v>
                </c:pt>
                <c:pt idx="30" formatCode="0.00">
                  <c:v>1.6385393431814037</c:v>
                </c:pt>
                <c:pt idx="31" formatCode="0.00">
                  <c:v>20.132503879911837</c:v>
                </c:pt>
                <c:pt idx="32" formatCode="0.00">
                  <c:v>14.888830958458962</c:v>
                </c:pt>
                <c:pt idx="33" formatCode="0.00">
                  <c:v>4.5178536822625937</c:v>
                </c:pt>
                <c:pt idx="34" formatCode="0.00">
                  <c:v>2.2671178048888954</c:v>
                </c:pt>
                <c:pt idx="35" formatCode="0.00">
                  <c:v>1.1895795682447137</c:v>
                </c:pt>
                <c:pt idx="36" formatCode="0.00">
                  <c:v>4.7913093392636794</c:v>
                </c:pt>
                <c:pt idx="37" formatCode="0.00">
                  <c:v>8.4869297077580779</c:v>
                </c:pt>
                <c:pt idx="38" formatCode="0.00">
                  <c:v>13.420614201516855</c:v>
                </c:pt>
                <c:pt idx="39" formatCode="0.00">
                  <c:v>15.679007630937585</c:v>
                </c:pt>
                <c:pt idx="40" formatCode="0.00">
                  <c:v>13.461633299601331</c:v>
                </c:pt>
                <c:pt idx="41" formatCode="0.00">
                  <c:v>10.82693544542343</c:v>
                </c:pt>
                <c:pt idx="42" formatCode="0.00">
                  <c:v>9.581841284509645</c:v>
                </c:pt>
                <c:pt idx="43" formatCode="0.00">
                  <c:v>25.303406911443648</c:v>
                </c:pt>
                <c:pt idx="44" formatCode="0.00">
                  <c:v>25.567010309278349</c:v>
                </c:pt>
                <c:pt idx="45" formatCode="0.00">
                  <c:v>5.3595757377861348</c:v>
                </c:pt>
                <c:pt idx="46" formatCode="0.00">
                  <c:v>4.1443862920093508</c:v>
                </c:pt>
                <c:pt idx="47" formatCode="0.00">
                  <c:v>32.760738445744039</c:v>
                </c:pt>
                <c:pt idx="48" formatCode="0.00">
                  <c:v>2.841091492776886</c:v>
                </c:pt>
                <c:pt idx="49" formatCode="0.00">
                  <c:v>1.8272695256413729</c:v>
                </c:pt>
                <c:pt idx="50" formatCode="0.00">
                  <c:v>5.4651154847215862E-3</c:v>
                </c:pt>
                <c:pt idx="51" formatCode="0.00">
                  <c:v>0.99978893075230413</c:v>
                </c:pt>
                <c:pt idx="52" formatCode="0.00">
                  <c:v>13.846998607652031</c:v>
                </c:pt>
                <c:pt idx="53" formatCode="0.00">
                  <c:v>10.506617687778045</c:v>
                </c:pt>
                <c:pt idx="54" formatCode="0.00">
                  <c:v>5.2591845755750137</c:v>
                </c:pt>
              </c:numCache>
            </c:numRef>
          </c:val>
          <c:smooth val="0"/>
          <c:extLst>
            <c:ext xmlns:c16="http://schemas.microsoft.com/office/drawing/2014/chart" uri="{C3380CC4-5D6E-409C-BE32-E72D297353CC}">
              <c16:uniqueId val="{0000002E-2652-4065-B332-1753959CC176}"/>
            </c:ext>
          </c:extLst>
        </c:ser>
        <c:ser>
          <c:idx val="51"/>
          <c:order val="47"/>
          <c:tx>
            <c:strRef>
              <c:f>'Top 10-11 Ref. Cntry on Agg.'!$BA$3</c:f>
              <c:strCache>
                <c:ptCount val="1"/>
                <c:pt idx="0">
                  <c:v>Event_Bur</c:v>
                </c:pt>
              </c:strCache>
            </c:strRef>
          </c:tx>
          <c:spPr>
            <a:ln w="28575" cap="rnd">
              <a:solidFill>
                <a:schemeClr val="accent2"/>
              </a:solidFill>
              <a:round/>
            </a:ln>
            <a:effectLst/>
          </c:spPr>
          <c:marker>
            <c:symbol val="diamond"/>
            <c:size val="12"/>
            <c:spPr>
              <a:solidFill>
                <a:schemeClr val="accent2"/>
              </a:solidFill>
              <a:ln w="9525">
                <a:solidFill>
                  <a:schemeClr val="accent2"/>
                </a:solidFill>
              </a:ln>
              <a:effectLst/>
            </c:spPr>
          </c:marker>
          <c:dLbls>
            <c:dLbl>
              <c:idx val="28"/>
              <c:tx>
                <c:rich>
                  <a:bodyPr/>
                  <a:lstStyle/>
                  <a:p>
                    <a:r>
                      <a:rPr lang="en-US"/>
                      <a:t>Burundi</a:t>
                    </a:r>
                    <a:r>
                      <a:rPr lang="en-US" baseline="0"/>
                      <a:t> Civil War</a:t>
                    </a:r>
                    <a:endParaRPr lang="en-US"/>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F-2652-4065-B332-1753959CC176}"/>
                </c:ext>
              </c:extLst>
            </c:dLbl>
            <c:dLbl>
              <c:idx val="40"/>
              <c:tx>
                <c:rich>
                  <a:bodyPr/>
                  <a:lstStyle/>
                  <a:p>
                    <a:r>
                      <a:rPr lang="en-US"/>
                      <a:t>End of Burundi Civil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0-2652-4065-B332-1753959CC176}"/>
                </c:ext>
              </c:extLst>
            </c:dLbl>
            <c:dLbl>
              <c:idx val="50"/>
              <c:tx>
                <c:rich>
                  <a:bodyPr/>
                  <a:lstStyle/>
                  <a:p>
                    <a:r>
                      <a:rPr lang="en-US"/>
                      <a:t>Election Civil Unrest</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1-2652-4065-B332-1753959CC17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Agg.'!$BA$4:$BA$58</c:f>
              <c:numCache>
                <c:formatCode>General</c:formatCode>
                <c:ptCount val="55"/>
                <c:pt idx="28" formatCode="0.00">
                  <c:v>0.72</c:v>
                </c:pt>
                <c:pt idx="40" formatCode="0.00">
                  <c:v>13.46</c:v>
                </c:pt>
                <c:pt idx="50" formatCode="0.00">
                  <c:v>5.4651154847215862E-3</c:v>
                </c:pt>
              </c:numCache>
            </c:numRef>
          </c:val>
          <c:smooth val="0"/>
          <c:extLst>
            <c:ext xmlns:c16="http://schemas.microsoft.com/office/drawing/2014/chart" uri="{C3380CC4-5D6E-409C-BE32-E72D297353CC}">
              <c16:uniqueId val="{00000032-2652-4065-B332-1753959CC176}"/>
            </c:ext>
          </c:extLst>
        </c:ser>
        <c:ser>
          <c:idx val="54"/>
          <c:order val="48"/>
          <c:tx>
            <c:strRef>
              <c:f>'Top 10-11 Ref. Cntry on Agg.'!$BD$3</c:f>
              <c:strCache>
                <c:ptCount val="1"/>
                <c:pt idx="0">
                  <c:v>Dem. Rep. of the Congo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Agg.'!$BD$4:$BD$58</c:f>
              <c:numCache>
                <c:formatCode>General</c:formatCode>
                <c:ptCount val="55"/>
                <c:pt idx="2" formatCode="0.00">
                  <c:v>4.5182561973378919</c:v>
                </c:pt>
                <c:pt idx="3" formatCode="0.00">
                  <c:v>11.790907899908293</c:v>
                </c:pt>
                <c:pt idx="4" formatCode="0.00">
                  <c:v>3.3670033670033668</c:v>
                </c:pt>
                <c:pt idx="5" formatCode="0.00">
                  <c:v>0.13534416086620263</c:v>
                </c:pt>
                <c:pt idx="6" formatCode="0.00">
                  <c:v>16.819747416762343</c:v>
                </c:pt>
                <c:pt idx="7" formatCode="0.00">
                  <c:v>1.5688032272523533</c:v>
                </c:pt>
                <c:pt idx="8" formatCode="0.00">
                  <c:v>0.70954451819638364</c:v>
                </c:pt>
                <c:pt idx="12" formatCode="0.00">
                  <c:v>0.17708451075694209</c:v>
                </c:pt>
                <c:pt idx="13" formatCode="0.00">
                  <c:v>48.110106820049303</c:v>
                </c:pt>
                <c:pt idx="14" formatCode="0.00">
                  <c:v>54.062336984872196</c:v>
                </c:pt>
                <c:pt idx="15" formatCode="0.00">
                  <c:v>0.84925690021231426</c:v>
                </c:pt>
                <c:pt idx="16" formatCode="0.00">
                  <c:v>0.33509256932227527</c:v>
                </c:pt>
                <c:pt idx="18" formatCode="0.00">
                  <c:v>4.386666792179307</c:v>
                </c:pt>
                <c:pt idx="19" formatCode="0.00">
                  <c:v>7.6598405502579334</c:v>
                </c:pt>
                <c:pt idx="20" formatCode="0.00">
                  <c:v>2.8443585015964383</c:v>
                </c:pt>
                <c:pt idx="21" formatCode="0.00">
                  <c:v>3.0698542320849929</c:v>
                </c:pt>
                <c:pt idx="22" formatCode="0.00">
                  <c:v>1.3358344702137335</c:v>
                </c:pt>
                <c:pt idx="23" formatCode="0.00">
                  <c:v>4.8268605133848841E-2</c:v>
                </c:pt>
                <c:pt idx="24" formatCode="0.00">
                  <c:v>3.0866571791222741</c:v>
                </c:pt>
                <c:pt idx="25" formatCode="0.00">
                  <c:v>0.11851325126290684</c:v>
                </c:pt>
                <c:pt idx="27" formatCode="0.00">
                  <c:v>15.808720695335079</c:v>
                </c:pt>
                <c:pt idx="28" formatCode="0.00">
                  <c:v>0.16013451299091236</c:v>
                </c:pt>
                <c:pt idx="29" formatCode="0.00">
                  <c:v>0.68981406190708516</c:v>
                </c:pt>
                <c:pt idx="30" formatCode="0.00">
                  <c:v>3.0078357200756556</c:v>
                </c:pt>
                <c:pt idx="31" formatCode="0.00">
                  <c:v>1.1276112200740949</c:v>
                </c:pt>
                <c:pt idx="32" formatCode="0.00">
                  <c:v>20.590208526349898</c:v>
                </c:pt>
                <c:pt idx="33" formatCode="0.00">
                  <c:v>28.274279933886685</c:v>
                </c:pt>
                <c:pt idx="34" formatCode="0.00">
                  <c:v>6.3255558605544877</c:v>
                </c:pt>
                <c:pt idx="35" formatCode="0.00">
                  <c:v>3.6319656533078915</c:v>
                </c:pt>
                <c:pt idx="36" formatCode="0.00">
                  <c:v>0.28936126932465422</c:v>
                </c:pt>
                <c:pt idx="37" formatCode="0.00">
                  <c:v>3.1002492893872633</c:v>
                </c:pt>
                <c:pt idx="38" formatCode="0.00">
                  <c:v>0.69225142676939111</c:v>
                </c:pt>
                <c:pt idx="39" formatCode="0.00">
                  <c:v>2.9080161082623115</c:v>
                </c:pt>
                <c:pt idx="40" formatCode="0.00">
                  <c:v>8.3082782760418326</c:v>
                </c:pt>
                <c:pt idx="41" formatCode="0.00">
                  <c:v>9.3036900635470818</c:v>
                </c:pt>
                <c:pt idx="42" formatCode="0.00">
                  <c:v>13.909221289088377</c:v>
                </c:pt>
                <c:pt idx="43" formatCode="0.00">
                  <c:v>12.804746570749542</c:v>
                </c:pt>
                <c:pt idx="44" formatCode="0.00">
                  <c:v>8.8556672791581601</c:v>
                </c:pt>
                <c:pt idx="45" formatCode="0.00">
                  <c:v>3.3714219689736744</c:v>
                </c:pt>
                <c:pt idx="46" formatCode="0.00">
                  <c:v>4.1125824067552568</c:v>
                </c:pt>
                <c:pt idx="47" formatCode="0.00">
                  <c:v>12.374805788742888</c:v>
                </c:pt>
                <c:pt idx="48" formatCode="0.00">
                  <c:v>12.045925122542116</c:v>
                </c:pt>
                <c:pt idx="49" formatCode="0.00">
                  <c:v>4.6405972914471505</c:v>
                </c:pt>
                <c:pt idx="50" formatCode="0.00">
                  <c:v>1.5517561115737188</c:v>
                </c:pt>
                <c:pt idx="51" formatCode="0.00">
                  <c:v>2.4009616921132531</c:v>
                </c:pt>
                <c:pt idx="52" formatCode="0.00">
                  <c:v>4.3490026287304777E-3</c:v>
                </c:pt>
                <c:pt idx="53" formatCode="0.00">
                  <c:v>0.91109811878804547</c:v>
                </c:pt>
                <c:pt idx="54" formatCode="0.00">
                  <c:v>2.8704311902544895</c:v>
                </c:pt>
              </c:numCache>
            </c:numRef>
          </c:val>
          <c:smooth val="0"/>
          <c:extLst>
            <c:ext xmlns:c16="http://schemas.microsoft.com/office/drawing/2014/chart" uri="{C3380CC4-5D6E-409C-BE32-E72D297353CC}">
              <c16:uniqueId val="{00000033-2652-4065-B332-1753959CC176}"/>
            </c:ext>
          </c:extLst>
        </c:ser>
        <c:ser>
          <c:idx val="56"/>
          <c:order val="49"/>
          <c:tx>
            <c:strRef>
              <c:f>'Top 10-11 Ref. Cntry on Agg.'!$BF$3</c:f>
              <c:strCache>
                <c:ptCount val="1"/>
                <c:pt idx="0">
                  <c:v>Event_Dem</c:v>
                </c:pt>
              </c:strCache>
            </c:strRef>
          </c:tx>
          <c:spPr>
            <a:ln w="28575" cap="rnd">
              <a:solidFill>
                <a:schemeClr val="bg1"/>
              </a:solidFill>
              <a:round/>
            </a:ln>
            <a:effectLst/>
          </c:spPr>
          <c:marker>
            <c:symbol val="diamond"/>
            <c:size val="12"/>
            <c:spPr>
              <a:solidFill>
                <a:schemeClr val="accent1"/>
              </a:solidFill>
              <a:ln w="9525">
                <a:solidFill>
                  <a:schemeClr val="accent1"/>
                </a:solidFill>
              </a:ln>
              <a:effectLst/>
            </c:spPr>
          </c:marker>
          <c:dPt>
            <c:idx val="13"/>
            <c:marker>
              <c:symbol val="diamond"/>
              <c:size val="12"/>
              <c:spPr>
                <a:solidFill>
                  <a:schemeClr val="accent1"/>
                </a:solidFill>
                <a:ln w="9525">
                  <a:solidFill>
                    <a:schemeClr val="accent1"/>
                  </a:solidFill>
                </a:ln>
                <a:effectLst/>
              </c:spPr>
            </c:marker>
            <c:bubble3D val="0"/>
            <c:spPr>
              <a:ln w="28575" cap="rnd">
                <a:solidFill>
                  <a:schemeClr val="accent1"/>
                </a:solidFill>
                <a:round/>
              </a:ln>
              <a:effectLst/>
            </c:spPr>
            <c:extLst>
              <c:ext xmlns:c16="http://schemas.microsoft.com/office/drawing/2014/chart" uri="{C3380CC4-5D6E-409C-BE32-E72D297353CC}">
                <c16:uniqueId val="{00000035-2652-4065-B332-1753959CC176}"/>
              </c:ext>
            </c:extLst>
          </c:dPt>
          <c:dPt>
            <c:idx val="32"/>
            <c:marker>
              <c:symbol val="diamond"/>
              <c:size val="12"/>
              <c:spPr>
                <a:solidFill>
                  <a:schemeClr val="accent1"/>
                </a:solidFill>
                <a:ln w="9525">
                  <a:solidFill>
                    <a:schemeClr val="accent1"/>
                  </a:solidFill>
                </a:ln>
                <a:effectLst/>
              </c:spPr>
            </c:marker>
            <c:bubble3D val="0"/>
            <c:spPr>
              <a:ln w="28575" cap="rnd">
                <a:solidFill>
                  <a:schemeClr val="accent1"/>
                </a:solidFill>
                <a:round/>
              </a:ln>
              <a:effectLst/>
            </c:spPr>
            <c:extLst>
              <c:ext xmlns:c16="http://schemas.microsoft.com/office/drawing/2014/chart" uri="{C3380CC4-5D6E-409C-BE32-E72D297353CC}">
                <c16:uniqueId val="{00000037-2652-4065-B332-1753959CC176}"/>
              </c:ext>
            </c:extLst>
          </c:dPt>
          <c:dPt>
            <c:idx val="33"/>
            <c:marker>
              <c:symbol val="diamond"/>
              <c:size val="12"/>
              <c:spPr>
                <a:solidFill>
                  <a:schemeClr val="accent1"/>
                </a:solidFill>
                <a:ln w="9525">
                  <a:solidFill>
                    <a:schemeClr val="accent1"/>
                  </a:solidFill>
                </a:ln>
                <a:effectLst/>
              </c:spPr>
            </c:marker>
            <c:bubble3D val="0"/>
            <c:spPr>
              <a:ln w="28575" cap="rnd">
                <a:solidFill>
                  <a:schemeClr val="accent1"/>
                </a:solidFill>
                <a:round/>
              </a:ln>
              <a:effectLst/>
            </c:spPr>
            <c:extLst>
              <c:ext xmlns:c16="http://schemas.microsoft.com/office/drawing/2014/chart" uri="{C3380CC4-5D6E-409C-BE32-E72D297353CC}">
                <c16:uniqueId val="{00000039-2652-4065-B332-1753959CC176}"/>
              </c:ext>
            </c:extLst>
          </c:dPt>
          <c:dLbls>
            <c:dLbl>
              <c:idx val="12"/>
              <c:tx>
                <c:rich>
                  <a:bodyPr/>
                  <a:lstStyle/>
                  <a:p>
                    <a:r>
                      <a:rPr lang="en-US"/>
                      <a:t>Shaba I</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A-2652-4065-B332-1753959CC176}"/>
                </c:ext>
              </c:extLst>
            </c:dLbl>
            <c:dLbl>
              <c:idx val="13"/>
              <c:tx>
                <c:rich>
                  <a:bodyPr/>
                  <a:lstStyle/>
                  <a:p>
                    <a:r>
                      <a:rPr lang="en-US"/>
                      <a:t>Shaba II</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5-2652-4065-B332-1753959CC176}"/>
                </c:ext>
              </c:extLst>
            </c:dLbl>
            <c:dLbl>
              <c:idx val="31"/>
              <c:tx>
                <c:rich>
                  <a:bodyPr/>
                  <a:lstStyle/>
                  <a:p>
                    <a:r>
                      <a:rPr lang="en-US"/>
                      <a:t>First Congo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B-2652-4065-B332-1753959CC176}"/>
                </c:ext>
              </c:extLst>
            </c:dLbl>
            <c:dLbl>
              <c:idx val="32"/>
              <c:tx>
                <c:rich>
                  <a:bodyPr/>
                  <a:lstStyle/>
                  <a:p>
                    <a:r>
                      <a:rPr lang="en-US"/>
                      <a:t>End of First Congo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7-2652-4065-B332-1753959CC176}"/>
                </c:ext>
              </c:extLst>
            </c:dLbl>
            <c:dLbl>
              <c:idx val="33"/>
              <c:tx>
                <c:rich>
                  <a:bodyPr/>
                  <a:lstStyle/>
                  <a:p>
                    <a:r>
                      <a:rPr lang="en-US"/>
                      <a:t>Second Congo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9-2652-4065-B332-1753959CC176}"/>
                </c:ext>
              </c:extLst>
            </c:dLbl>
            <c:dLbl>
              <c:idx val="38"/>
              <c:tx>
                <c:rich>
                  <a:bodyPr/>
                  <a:lstStyle/>
                  <a:p>
                    <a:r>
                      <a:rPr lang="en-US"/>
                      <a:t>End of Second Congo War</a:t>
                    </a:r>
                  </a:p>
                </c:rich>
              </c:tx>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C-2652-4065-B332-1753959CC17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'Top 10-11 Ref. Cntry on Agg.'!$B$4:$B$58</c:f>
              <c:numCache>
                <c:formatCode>General</c:formatCode>
                <c:ptCount val="55"/>
                <c:pt idx="0">
                  <c:v>1965</c:v>
                </c:pt>
                <c:pt idx="1">
                  <c:v>1966</c:v>
                </c:pt>
                <c:pt idx="2">
                  <c:v>1967</c:v>
                </c:pt>
                <c:pt idx="3">
                  <c:v>1968</c:v>
                </c:pt>
                <c:pt idx="4">
                  <c:v>1969</c:v>
                </c:pt>
                <c:pt idx="5">
                  <c:v>1970</c:v>
                </c:pt>
                <c:pt idx="6">
                  <c:v>1971</c:v>
                </c:pt>
                <c:pt idx="7">
                  <c:v>1972</c:v>
                </c:pt>
                <c:pt idx="8">
                  <c:v>1973</c:v>
                </c:pt>
                <c:pt idx="9">
                  <c:v>1974</c:v>
                </c:pt>
                <c:pt idx="10">
                  <c:v>1975</c:v>
                </c:pt>
                <c:pt idx="11">
                  <c:v>1976</c:v>
                </c:pt>
                <c:pt idx="12">
                  <c:v>1977</c:v>
                </c:pt>
                <c:pt idx="13">
                  <c:v>1978</c:v>
                </c:pt>
                <c:pt idx="14">
                  <c:v>1979</c:v>
                </c:pt>
                <c:pt idx="15">
                  <c:v>1980</c:v>
                </c:pt>
                <c:pt idx="16">
                  <c:v>1981</c:v>
                </c:pt>
                <c:pt idx="17">
                  <c:v>1982</c:v>
                </c:pt>
                <c:pt idx="18">
                  <c:v>1983</c:v>
                </c:pt>
                <c:pt idx="19">
                  <c:v>1984</c:v>
                </c:pt>
                <c:pt idx="20">
                  <c:v>1985</c:v>
                </c:pt>
                <c:pt idx="21">
                  <c:v>1986</c:v>
                </c:pt>
                <c:pt idx="22">
                  <c:v>1987</c:v>
                </c:pt>
                <c:pt idx="23">
                  <c:v>1988</c:v>
                </c:pt>
                <c:pt idx="24">
                  <c:v>1989</c:v>
                </c:pt>
                <c:pt idx="25">
                  <c:v>1990</c:v>
                </c:pt>
                <c:pt idx="26">
                  <c:v>1991</c:v>
                </c:pt>
                <c:pt idx="27">
                  <c:v>1992</c:v>
                </c:pt>
                <c:pt idx="28">
                  <c:v>1993</c:v>
                </c:pt>
                <c:pt idx="29">
                  <c:v>1994</c:v>
                </c:pt>
                <c:pt idx="30">
                  <c:v>1995</c:v>
                </c:pt>
                <c:pt idx="31">
                  <c:v>1996</c:v>
                </c:pt>
                <c:pt idx="32">
                  <c:v>1997</c:v>
                </c:pt>
                <c:pt idx="33">
                  <c:v>1998</c:v>
                </c:pt>
                <c:pt idx="34">
                  <c:v>1999</c:v>
                </c:pt>
                <c:pt idx="35">
                  <c:v>2000</c:v>
                </c:pt>
                <c:pt idx="36">
                  <c:v>2001</c:v>
                </c:pt>
                <c:pt idx="37">
                  <c:v>2002</c:v>
                </c:pt>
                <c:pt idx="38">
                  <c:v>2003</c:v>
                </c:pt>
                <c:pt idx="39">
                  <c:v>2004</c:v>
                </c:pt>
                <c:pt idx="40">
                  <c:v>2005</c:v>
                </c:pt>
                <c:pt idx="41">
                  <c:v>2006</c:v>
                </c:pt>
                <c:pt idx="42">
                  <c:v>2007</c:v>
                </c:pt>
                <c:pt idx="43">
                  <c:v>2008</c:v>
                </c:pt>
                <c:pt idx="44">
                  <c:v>2009</c:v>
                </c:pt>
                <c:pt idx="45">
                  <c:v>2010</c:v>
                </c:pt>
                <c:pt idx="46">
                  <c:v>2011</c:v>
                </c:pt>
                <c:pt idx="47">
                  <c:v>2012</c:v>
                </c:pt>
                <c:pt idx="48">
                  <c:v>2013</c:v>
                </c:pt>
                <c:pt idx="49">
                  <c:v>2014</c:v>
                </c:pt>
                <c:pt idx="50">
                  <c:v>2015</c:v>
                </c:pt>
                <c:pt idx="51">
                  <c:v>2016</c:v>
                </c:pt>
                <c:pt idx="52">
                  <c:v>2017</c:v>
                </c:pt>
                <c:pt idx="53">
                  <c:v>2018</c:v>
                </c:pt>
                <c:pt idx="54">
                  <c:v>2019</c:v>
                </c:pt>
              </c:numCache>
            </c:numRef>
          </c:cat>
          <c:val>
            <c:numRef>
              <c:f>'Top 10-11 Ref. Cntry on Agg.'!$BF$4:$BF$58</c:f>
              <c:numCache>
                <c:formatCode>General</c:formatCode>
                <c:ptCount val="55"/>
                <c:pt idx="12" formatCode="0.00">
                  <c:v>0.17708451075694209</c:v>
                </c:pt>
                <c:pt idx="13" formatCode="0.00">
                  <c:v>48.110106820049303</c:v>
                </c:pt>
                <c:pt idx="31">
                  <c:v>1.1299999999999999</c:v>
                </c:pt>
                <c:pt idx="32">
                  <c:v>20.59</c:v>
                </c:pt>
                <c:pt idx="33">
                  <c:v>28.27</c:v>
                </c:pt>
                <c:pt idx="38">
                  <c:v>0.69</c:v>
                </c:pt>
              </c:numCache>
            </c:numRef>
          </c:val>
          <c:smooth val="0"/>
          <c:extLst>
            <c:ext xmlns:c16="http://schemas.microsoft.com/office/drawing/2014/chart" uri="{C3380CC4-5D6E-409C-BE32-E72D297353CC}">
              <c16:uniqueId val="{0000003D-2652-4065-B332-1753959CC176}"/>
            </c:ext>
          </c:extLst>
        </c:ser>
        <c:dLbls>
          <c:showLegendKey val="0"/>
          <c:showVal val="0"/>
          <c:showCatName val="0"/>
          <c:showSerName val="0"/>
          <c:showPercent val="0"/>
          <c:showBubbleSize val="0"/>
        </c:dLbls>
        <c:marker val="1"/>
        <c:smooth val="0"/>
        <c:axId val="330275232"/>
        <c:axId val="337564192"/>
      </c:lineChart>
      <c:catAx>
        <c:axId val="3302752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564192"/>
        <c:crosses val="autoZero"/>
        <c:auto val="1"/>
        <c:lblAlgn val="ctr"/>
        <c:lblOffset val="100"/>
        <c:noMultiLvlLbl val="0"/>
      </c:catAx>
      <c:valAx>
        <c:axId val="337564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Repatriation Rate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275232"/>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F00C01-2386-49D8-AFD0-E1C27C34D3C5}" type="doc">
      <dgm:prSet loTypeId="urn:microsoft.com/office/officeart/2005/8/layout/process1" loCatId="process" qsTypeId="urn:microsoft.com/office/officeart/2005/8/quickstyle/simple1" qsCatId="simple" csTypeId="urn:microsoft.com/office/officeart/2005/8/colors/accent1_2" csCatId="accent1" phldr="1"/>
      <dgm:spPr/>
    </dgm:pt>
    <dgm:pt modelId="{D2E50072-0432-40C4-9573-F299F4DD6D41}">
      <dgm:prSet phldrT="[Text]"/>
      <dgm:spPr>
        <a:xfrm>
          <a:off x="7374" y="0"/>
          <a:ext cx="2204153" cy="3200400"/>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endParaRPr lang="en-US">
            <a:solidFill>
              <a:sysClr val="window" lastClr="FFFFFF"/>
            </a:solidFill>
            <a:latin typeface="Calibri" panose="020F0502020204030204"/>
            <a:ea typeface="+mn-ea"/>
            <a:cs typeface="+mn-cs"/>
          </a:endParaRPr>
        </a:p>
        <a:p>
          <a:pPr>
            <a:buNone/>
          </a:pPr>
          <a:r>
            <a:rPr lang="en-US">
              <a:solidFill>
                <a:sysClr val="window" lastClr="FFFFFF"/>
              </a:solidFill>
              <a:latin typeface="Calibri" panose="020F0502020204030204"/>
              <a:ea typeface="+mn-ea"/>
              <a:cs typeface="+mn-cs"/>
            </a:rPr>
            <a:t>Refugee keywords: "refugee," "exile," "displaced," "asylum-seekers," etc.</a:t>
          </a:r>
        </a:p>
        <a:p>
          <a:pPr>
            <a:buNone/>
          </a:pPr>
          <a:r>
            <a:rPr lang="en-US">
              <a:solidFill>
                <a:sysClr val="window" lastClr="FFFFFF"/>
              </a:solidFill>
              <a:latin typeface="Calibri" panose="020F0502020204030204"/>
              <a:ea typeface="+mn-ea"/>
              <a:cs typeface="+mn-cs"/>
            </a:rPr>
            <a:t>(ProQuest search engine)</a:t>
          </a:r>
        </a:p>
        <a:p>
          <a:pPr>
            <a:buNone/>
          </a:pPr>
          <a:r>
            <a:rPr lang="en-US">
              <a:solidFill>
                <a:sysClr val="window" lastClr="FFFFFF"/>
              </a:solidFill>
              <a:latin typeface="Calibri" panose="020F0502020204030204"/>
              <a:ea typeface="+mn-ea"/>
              <a:cs typeface="+mn-cs"/>
            </a:rPr>
            <a:t>Grand Total of All Refugee-Related Coverage</a:t>
          </a:r>
        </a:p>
        <a:p>
          <a:pPr>
            <a:buNone/>
          </a:pPr>
          <a:endParaRPr lang="en-US">
            <a:solidFill>
              <a:sysClr val="window" lastClr="FFFFFF"/>
            </a:solidFill>
            <a:latin typeface="Calibri" panose="020F0502020204030204"/>
            <a:ea typeface="+mn-ea"/>
            <a:cs typeface="+mn-cs"/>
          </a:endParaRPr>
        </a:p>
      </dgm:t>
    </dgm:pt>
    <dgm:pt modelId="{C4087EC9-F28F-41A9-83E9-DA441D03EA59}" type="parTrans" cxnId="{DECFF5A6-2A7F-43CB-A5E5-79AEA8DB9D51}">
      <dgm:prSet/>
      <dgm:spPr/>
      <dgm:t>
        <a:bodyPr/>
        <a:lstStyle/>
        <a:p>
          <a:endParaRPr lang="en-US"/>
        </a:p>
      </dgm:t>
    </dgm:pt>
    <dgm:pt modelId="{B857963E-8754-4DE7-820A-D35573D29F69}" type="sibTrans" cxnId="{DECFF5A6-2A7F-43CB-A5E5-79AEA8DB9D51}">
      <dgm:prSet/>
      <dgm:spPr>
        <a:xfrm>
          <a:off x="2431943" y="1326884"/>
          <a:ext cx="467280" cy="546630"/>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en-US">
            <a:solidFill>
              <a:sysClr val="window" lastClr="FFFFFF"/>
            </a:solidFill>
            <a:latin typeface="Calibri" panose="020F0502020204030204"/>
            <a:ea typeface="+mn-ea"/>
            <a:cs typeface="+mn-cs"/>
          </a:endParaRPr>
        </a:p>
      </dgm:t>
    </dgm:pt>
    <dgm:pt modelId="{0F598BFA-15D4-4902-92C9-A86D86CD7409}">
      <dgm:prSet phldrT="[Text]"/>
      <dgm:spPr>
        <a:xfrm>
          <a:off x="3093190" y="405081"/>
          <a:ext cx="2204153" cy="2390237"/>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Case-Specific Search Terms: </a:t>
          </a:r>
        </a:p>
        <a:p>
          <a:pPr>
            <a:buNone/>
          </a:pPr>
          <a:r>
            <a:rPr lang="en-US">
              <a:solidFill>
                <a:sysClr val="window" lastClr="FFFFFF"/>
              </a:solidFill>
              <a:latin typeface="Calibri" panose="020F0502020204030204"/>
              <a:ea typeface="+mn-ea"/>
              <a:cs typeface="+mn-cs"/>
            </a:rPr>
            <a:t>"German," "Tigray," "Cuban," etc.</a:t>
          </a:r>
        </a:p>
        <a:p>
          <a:pPr>
            <a:buNone/>
          </a:pPr>
          <a:r>
            <a:rPr lang="en-US">
              <a:solidFill>
                <a:sysClr val="window" lastClr="FFFFFF"/>
              </a:solidFill>
              <a:latin typeface="Calibri" panose="020F0502020204030204"/>
              <a:ea typeface="+mn-ea"/>
              <a:cs typeface="+mn-cs"/>
            </a:rPr>
            <a:t>(LLM search/parsing)</a:t>
          </a:r>
        </a:p>
      </dgm:t>
    </dgm:pt>
    <dgm:pt modelId="{1F6CECC1-D602-417E-A989-B71B5A9C72C7}" type="parTrans" cxnId="{BED4B4DF-726E-4151-9A17-6EEB8E1730D2}">
      <dgm:prSet/>
      <dgm:spPr/>
      <dgm:t>
        <a:bodyPr/>
        <a:lstStyle/>
        <a:p>
          <a:endParaRPr lang="en-US"/>
        </a:p>
      </dgm:t>
    </dgm:pt>
    <dgm:pt modelId="{D9B153C4-6380-41E5-B8EC-F60162764DDA}" type="sibTrans" cxnId="{BED4B4DF-726E-4151-9A17-6EEB8E1730D2}">
      <dgm:prSet/>
      <dgm:spPr>
        <a:xfrm>
          <a:off x="5517759" y="1326884"/>
          <a:ext cx="467280" cy="546630"/>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en-US">
            <a:solidFill>
              <a:sysClr val="window" lastClr="FFFFFF"/>
            </a:solidFill>
            <a:latin typeface="Calibri" panose="020F0502020204030204"/>
            <a:ea typeface="+mn-ea"/>
            <a:cs typeface="+mn-cs"/>
          </a:endParaRPr>
        </a:p>
      </dgm:t>
    </dgm:pt>
    <dgm:pt modelId="{ACA5A67D-7BD2-4035-8D97-2BFCF6652C1C}">
      <dgm:prSet phldrT="[Text]"/>
      <dgm:spPr>
        <a:xfrm>
          <a:off x="6179005" y="646071"/>
          <a:ext cx="2204153" cy="190825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Categorizing Ambiguous Phrases:</a:t>
          </a:r>
        </a:p>
        <a:p>
          <a:pPr>
            <a:buNone/>
          </a:pPr>
          <a:r>
            <a:rPr lang="en-US">
              <a:solidFill>
                <a:sysClr val="window" lastClr="FFFFFF"/>
              </a:solidFill>
              <a:latin typeface="Calibri" panose="020F0502020204030204"/>
              <a:ea typeface="+mn-ea"/>
              <a:cs typeface="+mn-cs"/>
            </a:rPr>
            <a:t>"War refugees," "Arab refugees," "Muslim refugees," etc.</a:t>
          </a:r>
        </a:p>
        <a:p>
          <a:pPr>
            <a:buNone/>
          </a:pPr>
          <a:r>
            <a:rPr lang="en-US">
              <a:solidFill>
                <a:sysClr val="window" lastClr="FFFFFF"/>
              </a:solidFill>
              <a:latin typeface="Calibri" panose="020F0502020204030204"/>
              <a:ea typeface="+mn-ea"/>
              <a:cs typeface="+mn-cs"/>
            </a:rPr>
            <a:t>(coded mechanically)</a:t>
          </a:r>
        </a:p>
      </dgm:t>
    </dgm:pt>
    <dgm:pt modelId="{EEA7EA49-1AFB-4FD2-8ACF-63669C523088}" type="parTrans" cxnId="{5ABE45F8-54B8-4AC5-BE10-C4947778E69C}">
      <dgm:prSet/>
      <dgm:spPr/>
      <dgm:t>
        <a:bodyPr/>
        <a:lstStyle/>
        <a:p>
          <a:endParaRPr lang="en-US"/>
        </a:p>
      </dgm:t>
    </dgm:pt>
    <dgm:pt modelId="{BD284965-9AE4-485C-8A72-0B488C3EBE77}" type="sibTrans" cxnId="{5ABE45F8-54B8-4AC5-BE10-C4947778E69C}">
      <dgm:prSet/>
      <dgm:spPr/>
      <dgm:t>
        <a:bodyPr/>
        <a:lstStyle/>
        <a:p>
          <a:endParaRPr lang="en-US"/>
        </a:p>
      </dgm:t>
    </dgm:pt>
    <dgm:pt modelId="{BC26B6A0-FB9F-4DA7-A0F1-78434D160187}" type="pres">
      <dgm:prSet presAssocID="{62F00C01-2386-49D8-AFD0-E1C27C34D3C5}" presName="Name0" presStyleCnt="0">
        <dgm:presLayoutVars>
          <dgm:dir/>
          <dgm:resizeHandles val="exact"/>
        </dgm:presLayoutVars>
      </dgm:prSet>
      <dgm:spPr/>
    </dgm:pt>
    <dgm:pt modelId="{F8EC13D4-5231-4B6C-A454-A30A049A6ECB}" type="pres">
      <dgm:prSet presAssocID="{D2E50072-0432-40C4-9573-F299F4DD6D41}" presName="node" presStyleLbl="node1" presStyleIdx="0" presStyleCnt="3" custScaleY="160936">
        <dgm:presLayoutVars>
          <dgm:bulletEnabled val="1"/>
        </dgm:presLayoutVars>
      </dgm:prSet>
      <dgm:spPr/>
    </dgm:pt>
    <dgm:pt modelId="{35F8D04C-4E07-4C81-B69E-C33A50DDF686}" type="pres">
      <dgm:prSet presAssocID="{B857963E-8754-4DE7-820A-D35573D29F69}" presName="sibTrans" presStyleLbl="sibTrans2D1" presStyleIdx="0" presStyleCnt="2"/>
      <dgm:spPr/>
    </dgm:pt>
    <dgm:pt modelId="{9253EB6E-B56D-4BA6-877A-E61F420C7C76}" type="pres">
      <dgm:prSet presAssocID="{B857963E-8754-4DE7-820A-D35573D29F69}" presName="connectorText" presStyleLbl="sibTrans2D1" presStyleIdx="0" presStyleCnt="2"/>
      <dgm:spPr/>
    </dgm:pt>
    <dgm:pt modelId="{E8820AD4-307E-499D-A6FC-03EC4AC85C88}" type="pres">
      <dgm:prSet presAssocID="{0F598BFA-15D4-4902-92C9-A86D86CD7409}" presName="node" presStyleLbl="node1" presStyleIdx="1" presStyleCnt="3" custScaleY="120196">
        <dgm:presLayoutVars>
          <dgm:bulletEnabled val="1"/>
        </dgm:presLayoutVars>
      </dgm:prSet>
      <dgm:spPr/>
    </dgm:pt>
    <dgm:pt modelId="{44A28539-E2E8-473D-8BBD-D4D78E164377}" type="pres">
      <dgm:prSet presAssocID="{D9B153C4-6380-41E5-B8EC-F60162764DDA}" presName="sibTrans" presStyleLbl="sibTrans2D1" presStyleIdx="1" presStyleCnt="2"/>
      <dgm:spPr/>
    </dgm:pt>
    <dgm:pt modelId="{08017CC4-83E1-48EA-A6D7-7873F2503CFF}" type="pres">
      <dgm:prSet presAssocID="{D9B153C4-6380-41E5-B8EC-F60162764DDA}" presName="connectorText" presStyleLbl="sibTrans2D1" presStyleIdx="1" presStyleCnt="2"/>
      <dgm:spPr/>
    </dgm:pt>
    <dgm:pt modelId="{6CB114A1-57CC-4323-915A-6BD6403D520F}" type="pres">
      <dgm:prSet presAssocID="{ACA5A67D-7BD2-4035-8D97-2BFCF6652C1C}" presName="node" presStyleLbl="node1" presStyleIdx="2" presStyleCnt="3" custScaleY="95959">
        <dgm:presLayoutVars>
          <dgm:bulletEnabled val="1"/>
        </dgm:presLayoutVars>
      </dgm:prSet>
      <dgm:spPr/>
    </dgm:pt>
  </dgm:ptLst>
  <dgm:cxnLst>
    <dgm:cxn modelId="{60B79008-A756-4C72-B057-06D2FA5F5BFC}" type="presOf" srcId="{B857963E-8754-4DE7-820A-D35573D29F69}" destId="{9253EB6E-B56D-4BA6-877A-E61F420C7C76}" srcOrd="1" destOrd="0" presId="urn:microsoft.com/office/officeart/2005/8/layout/process1"/>
    <dgm:cxn modelId="{1FDBC127-E23B-4698-B805-2559C0F9ADFB}" type="presOf" srcId="{ACA5A67D-7BD2-4035-8D97-2BFCF6652C1C}" destId="{6CB114A1-57CC-4323-915A-6BD6403D520F}" srcOrd="0" destOrd="0" presId="urn:microsoft.com/office/officeart/2005/8/layout/process1"/>
    <dgm:cxn modelId="{7760CF32-B48B-41D3-8C68-C149FC85C789}" type="presOf" srcId="{62F00C01-2386-49D8-AFD0-E1C27C34D3C5}" destId="{BC26B6A0-FB9F-4DA7-A0F1-78434D160187}" srcOrd="0" destOrd="0" presId="urn:microsoft.com/office/officeart/2005/8/layout/process1"/>
    <dgm:cxn modelId="{C2CE1465-8990-4B61-9A09-768A74F252B6}" type="presOf" srcId="{B857963E-8754-4DE7-820A-D35573D29F69}" destId="{35F8D04C-4E07-4C81-B69E-C33A50DDF686}" srcOrd="0" destOrd="0" presId="urn:microsoft.com/office/officeart/2005/8/layout/process1"/>
    <dgm:cxn modelId="{679C5549-B712-4E4E-9352-EA10C48696AB}" type="presOf" srcId="{D2E50072-0432-40C4-9573-F299F4DD6D41}" destId="{F8EC13D4-5231-4B6C-A454-A30A049A6ECB}" srcOrd="0" destOrd="0" presId="urn:microsoft.com/office/officeart/2005/8/layout/process1"/>
    <dgm:cxn modelId="{04FE9399-F0B2-4C9E-AB04-85D608A509C8}" type="presOf" srcId="{0F598BFA-15D4-4902-92C9-A86D86CD7409}" destId="{E8820AD4-307E-499D-A6FC-03EC4AC85C88}" srcOrd="0" destOrd="0" presId="urn:microsoft.com/office/officeart/2005/8/layout/process1"/>
    <dgm:cxn modelId="{DECFF5A6-2A7F-43CB-A5E5-79AEA8DB9D51}" srcId="{62F00C01-2386-49D8-AFD0-E1C27C34D3C5}" destId="{D2E50072-0432-40C4-9573-F299F4DD6D41}" srcOrd="0" destOrd="0" parTransId="{C4087EC9-F28F-41A9-83E9-DA441D03EA59}" sibTransId="{B857963E-8754-4DE7-820A-D35573D29F69}"/>
    <dgm:cxn modelId="{148E62D8-7E6F-4C7B-A6F9-7ADEB5665A95}" type="presOf" srcId="{D9B153C4-6380-41E5-B8EC-F60162764DDA}" destId="{08017CC4-83E1-48EA-A6D7-7873F2503CFF}" srcOrd="1" destOrd="0" presId="urn:microsoft.com/office/officeart/2005/8/layout/process1"/>
    <dgm:cxn modelId="{BED4B4DF-726E-4151-9A17-6EEB8E1730D2}" srcId="{62F00C01-2386-49D8-AFD0-E1C27C34D3C5}" destId="{0F598BFA-15D4-4902-92C9-A86D86CD7409}" srcOrd="1" destOrd="0" parTransId="{1F6CECC1-D602-417E-A989-B71B5A9C72C7}" sibTransId="{D9B153C4-6380-41E5-B8EC-F60162764DDA}"/>
    <dgm:cxn modelId="{6B1E0DF3-6C83-4757-9762-CD01B7E00BE2}" type="presOf" srcId="{D9B153C4-6380-41E5-B8EC-F60162764DDA}" destId="{44A28539-E2E8-473D-8BBD-D4D78E164377}" srcOrd="0" destOrd="0" presId="urn:microsoft.com/office/officeart/2005/8/layout/process1"/>
    <dgm:cxn modelId="{5ABE45F8-54B8-4AC5-BE10-C4947778E69C}" srcId="{62F00C01-2386-49D8-AFD0-E1C27C34D3C5}" destId="{ACA5A67D-7BD2-4035-8D97-2BFCF6652C1C}" srcOrd="2" destOrd="0" parTransId="{EEA7EA49-1AFB-4FD2-8ACF-63669C523088}" sibTransId="{BD284965-9AE4-485C-8A72-0B488C3EBE77}"/>
    <dgm:cxn modelId="{EDC49008-8815-4E1F-86C4-62704B54E5FB}" type="presParOf" srcId="{BC26B6A0-FB9F-4DA7-A0F1-78434D160187}" destId="{F8EC13D4-5231-4B6C-A454-A30A049A6ECB}" srcOrd="0" destOrd="0" presId="urn:microsoft.com/office/officeart/2005/8/layout/process1"/>
    <dgm:cxn modelId="{AACB734A-43C9-478A-A4AF-AAA6C40EF87A}" type="presParOf" srcId="{BC26B6A0-FB9F-4DA7-A0F1-78434D160187}" destId="{35F8D04C-4E07-4C81-B69E-C33A50DDF686}" srcOrd="1" destOrd="0" presId="urn:microsoft.com/office/officeart/2005/8/layout/process1"/>
    <dgm:cxn modelId="{71AB61FE-6812-4DF1-BE77-D0A00CD10E98}" type="presParOf" srcId="{35F8D04C-4E07-4C81-B69E-C33A50DDF686}" destId="{9253EB6E-B56D-4BA6-877A-E61F420C7C76}" srcOrd="0" destOrd="0" presId="urn:microsoft.com/office/officeart/2005/8/layout/process1"/>
    <dgm:cxn modelId="{451D8CE5-68CF-4A6D-AEAE-E88C5B20091C}" type="presParOf" srcId="{BC26B6A0-FB9F-4DA7-A0F1-78434D160187}" destId="{E8820AD4-307E-499D-A6FC-03EC4AC85C88}" srcOrd="2" destOrd="0" presId="urn:microsoft.com/office/officeart/2005/8/layout/process1"/>
    <dgm:cxn modelId="{FF857530-5C3B-4690-A4AE-55B0A8B08599}" type="presParOf" srcId="{BC26B6A0-FB9F-4DA7-A0F1-78434D160187}" destId="{44A28539-E2E8-473D-8BBD-D4D78E164377}" srcOrd="3" destOrd="0" presId="urn:microsoft.com/office/officeart/2005/8/layout/process1"/>
    <dgm:cxn modelId="{556614E2-AE09-463B-857B-0F87D3B1D9D4}" type="presParOf" srcId="{44A28539-E2E8-473D-8BBD-D4D78E164377}" destId="{08017CC4-83E1-48EA-A6D7-7873F2503CFF}" srcOrd="0" destOrd="0" presId="urn:microsoft.com/office/officeart/2005/8/layout/process1"/>
    <dgm:cxn modelId="{82D6EE00-9B4C-4541-B43F-3618BAF5DF69}" type="presParOf" srcId="{BC26B6A0-FB9F-4DA7-A0F1-78434D160187}" destId="{6CB114A1-57CC-4323-915A-6BD6403D520F}" srcOrd="4" destOrd="0" presId="urn:microsoft.com/office/officeart/2005/8/layout/process1"/>
  </dgm:cxnLst>
  <dgm:bg/>
  <dgm:whole/>
  <dgm:extLst>
    <a:ext uri="http://schemas.microsoft.com/office/drawing/2008/diagram">
      <dsp:dataModelExt xmlns:dsp="http://schemas.microsoft.com/office/drawing/2008/diagram" relId="rId2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EC13D4-5231-4B6C-A454-A30A049A6ECB}">
      <dsp:nvSpPr>
        <dsp:cNvPr id="0" name=""/>
        <dsp:cNvSpPr/>
      </dsp:nvSpPr>
      <dsp:spPr>
        <a:xfrm>
          <a:off x="7374" y="0"/>
          <a:ext cx="2204153" cy="3200400"/>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 lastClr="FFFFFF"/>
            </a:solidFill>
            <a:latin typeface="Calibri" panose="020F0502020204030204"/>
            <a:ea typeface="+mn-ea"/>
            <a:cs typeface="+mn-cs"/>
          </a:endParaRPr>
        </a:p>
        <a:p>
          <a:pPr marL="0" lvl="0" indent="0" algn="ctr" defTabSz="711200">
            <a:lnSpc>
              <a:spcPct val="90000"/>
            </a:lnSpc>
            <a:spcBef>
              <a:spcPct val="0"/>
            </a:spcBef>
            <a:spcAft>
              <a:spcPct val="35000"/>
            </a:spcAft>
            <a:buNone/>
          </a:pPr>
          <a:r>
            <a:rPr lang="en-US" sz="1600" kern="1200">
              <a:solidFill>
                <a:sysClr val="window" lastClr="FFFFFF"/>
              </a:solidFill>
              <a:latin typeface="Calibri" panose="020F0502020204030204"/>
              <a:ea typeface="+mn-ea"/>
              <a:cs typeface="+mn-cs"/>
            </a:rPr>
            <a:t>Refugee keywords: "refugee," "exile," "displaced," "asylum-seekers," etc.</a:t>
          </a:r>
        </a:p>
        <a:p>
          <a:pPr marL="0" lvl="0" indent="0" algn="ctr" defTabSz="711200">
            <a:lnSpc>
              <a:spcPct val="90000"/>
            </a:lnSpc>
            <a:spcBef>
              <a:spcPct val="0"/>
            </a:spcBef>
            <a:spcAft>
              <a:spcPct val="35000"/>
            </a:spcAft>
            <a:buNone/>
          </a:pPr>
          <a:r>
            <a:rPr lang="en-US" sz="1600" kern="1200">
              <a:solidFill>
                <a:sysClr val="window" lastClr="FFFFFF"/>
              </a:solidFill>
              <a:latin typeface="Calibri" panose="020F0502020204030204"/>
              <a:ea typeface="+mn-ea"/>
              <a:cs typeface="+mn-cs"/>
            </a:rPr>
            <a:t>(ProQuest search engine)</a:t>
          </a:r>
        </a:p>
        <a:p>
          <a:pPr marL="0" lvl="0" indent="0" algn="ctr" defTabSz="711200">
            <a:lnSpc>
              <a:spcPct val="90000"/>
            </a:lnSpc>
            <a:spcBef>
              <a:spcPct val="0"/>
            </a:spcBef>
            <a:spcAft>
              <a:spcPct val="35000"/>
            </a:spcAft>
            <a:buNone/>
          </a:pPr>
          <a:r>
            <a:rPr lang="en-US" sz="1600" kern="1200">
              <a:solidFill>
                <a:sysClr val="window" lastClr="FFFFFF"/>
              </a:solidFill>
              <a:latin typeface="Calibri" panose="020F0502020204030204"/>
              <a:ea typeface="+mn-ea"/>
              <a:cs typeface="+mn-cs"/>
            </a:rPr>
            <a:t>Grand Total of All Refugee-Related Coverage</a:t>
          </a:r>
        </a:p>
        <a:p>
          <a:pPr marL="0" lvl="0" indent="0" algn="ctr" defTabSz="711200">
            <a:lnSpc>
              <a:spcPct val="90000"/>
            </a:lnSpc>
            <a:spcBef>
              <a:spcPct val="0"/>
            </a:spcBef>
            <a:spcAft>
              <a:spcPct val="35000"/>
            </a:spcAft>
            <a:buNone/>
          </a:pPr>
          <a:endParaRPr lang="en-US" sz="1600" kern="1200">
            <a:solidFill>
              <a:sysClr val="window" lastClr="FFFFFF"/>
            </a:solidFill>
            <a:latin typeface="Calibri" panose="020F0502020204030204"/>
            <a:ea typeface="+mn-ea"/>
            <a:cs typeface="+mn-cs"/>
          </a:endParaRPr>
        </a:p>
      </dsp:txBody>
      <dsp:txXfrm>
        <a:off x="71931" y="64557"/>
        <a:ext cx="2075039" cy="3071286"/>
      </dsp:txXfrm>
    </dsp:sp>
    <dsp:sp modelId="{35F8D04C-4E07-4C81-B69E-C33A50DDF686}">
      <dsp:nvSpPr>
        <dsp:cNvPr id="0" name=""/>
        <dsp:cNvSpPr/>
      </dsp:nvSpPr>
      <dsp:spPr>
        <a:xfrm>
          <a:off x="2431943" y="1326884"/>
          <a:ext cx="467280" cy="546630"/>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solidFill>
              <a:sysClr val="window" lastClr="FFFFFF"/>
            </a:solidFill>
            <a:latin typeface="Calibri" panose="020F0502020204030204"/>
            <a:ea typeface="+mn-ea"/>
            <a:cs typeface="+mn-cs"/>
          </a:endParaRPr>
        </a:p>
      </dsp:txBody>
      <dsp:txXfrm>
        <a:off x="2431943" y="1436210"/>
        <a:ext cx="327096" cy="327978"/>
      </dsp:txXfrm>
    </dsp:sp>
    <dsp:sp modelId="{E8820AD4-307E-499D-A6FC-03EC4AC85C88}">
      <dsp:nvSpPr>
        <dsp:cNvPr id="0" name=""/>
        <dsp:cNvSpPr/>
      </dsp:nvSpPr>
      <dsp:spPr>
        <a:xfrm>
          <a:off x="3093190" y="405081"/>
          <a:ext cx="2204153" cy="2390237"/>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solidFill>
                <a:sysClr val="window" lastClr="FFFFFF"/>
              </a:solidFill>
              <a:latin typeface="Calibri" panose="020F0502020204030204"/>
              <a:ea typeface="+mn-ea"/>
              <a:cs typeface="+mn-cs"/>
            </a:rPr>
            <a:t>Case-Specific Search Terms: </a:t>
          </a:r>
        </a:p>
        <a:p>
          <a:pPr marL="0" lvl="0" indent="0" algn="ctr" defTabSz="711200">
            <a:lnSpc>
              <a:spcPct val="90000"/>
            </a:lnSpc>
            <a:spcBef>
              <a:spcPct val="0"/>
            </a:spcBef>
            <a:spcAft>
              <a:spcPct val="35000"/>
            </a:spcAft>
            <a:buNone/>
          </a:pPr>
          <a:r>
            <a:rPr lang="en-US" sz="1600" kern="1200">
              <a:solidFill>
                <a:sysClr val="window" lastClr="FFFFFF"/>
              </a:solidFill>
              <a:latin typeface="Calibri" panose="020F0502020204030204"/>
              <a:ea typeface="+mn-ea"/>
              <a:cs typeface="+mn-cs"/>
            </a:rPr>
            <a:t>"German," "Tigray," "Cuban," etc.</a:t>
          </a:r>
        </a:p>
        <a:p>
          <a:pPr marL="0" lvl="0" indent="0" algn="ctr" defTabSz="711200">
            <a:lnSpc>
              <a:spcPct val="90000"/>
            </a:lnSpc>
            <a:spcBef>
              <a:spcPct val="0"/>
            </a:spcBef>
            <a:spcAft>
              <a:spcPct val="35000"/>
            </a:spcAft>
            <a:buNone/>
          </a:pPr>
          <a:r>
            <a:rPr lang="en-US" sz="1600" kern="1200">
              <a:solidFill>
                <a:sysClr val="window" lastClr="FFFFFF"/>
              </a:solidFill>
              <a:latin typeface="Calibri" panose="020F0502020204030204"/>
              <a:ea typeface="+mn-ea"/>
              <a:cs typeface="+mn-cs"/>
            </a:rPr>
            <a:t>(LLM search/parsing)</a:t>
          </a:r>
        </a:p>
      </dsp:txBody>
      <dsp:txXfrm>
        <a:off x="3157747" y="469638"/>
        <a:ext cx="2075039" cy="2261123"/>
      </dsp:txXfrm>
    </dsp:sp>
    <dsp:sp modelId="{44A28539-E2E8-473D-8BBD-D4D78E164377}">
      <dsp:nvSpPr>
        <dsp:cNvPr id="0" name=""/>
        <dsp:cNvSpPr/>
      </dsp:nvSpPr>
      <dsp:spPr>
        <a:xfrm>
          <a:off x="5517759" y="1326884"/>
          <a:ext cx="467280" cy="546630"/>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solidFill>
              <a:sysClr val="window" lastClr="FFFFFF"/>
            </a:solidFill>
            <a:latin typeface="Calibri" panose="020F0502020204030204"/>
            <a:ea typeface="+mn-ea"/>
            <a:cs typeface="+mn-cs"/>
          </a:endParaRPr>
        </a:p>
      </dsp:txBody>
      <dsp:txXfrm>
        <a:off x="5517759" y="1436210"/>
        <a:ext cx="327096" cy="327978"/>
      </dsp:txXfrm>
    </dsp:sp>
    <dsp:sp modelId="{6CB114A1-57CC-4323-915A-6BD6403D520F}">
      <dsp:nvSpPr>
        <dsp:cNvPr id="0" name=""/>
        <dsp:cNvSpPr/>
      </dsp:nvSpPr>
      <dsp:spPr>
        <a:xfrm>
          <a:off x="6179005" y="646071"/>
          <a:ext cx="2204153" cy="190825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solidFill>
                <a:sysClr val="window" lastClr="FFFFFF"/>
              </a:solidFill>
              <a:latin typeface="Calibri" panose="020F0502020204030204"/>
              <a:ea typeface="+mn-ea"/>
              <a:cs typeface="+mn-cs"/>
            </a:rPr>
            <a:t>Categorizing Ambiguous Phrases:</a:t>
          </a:r>
        </a:p>
        <a:p>
          <a:pPr marL="0" lvl="0" indent="0" algn="ctr" defTabSz="711200">
            <a:lnSpc>
              <a:spcPct val="90000"/>
            </a:lnSpc>
            <a:spcBef>
              <a:spcPct val="0"/>
            </a:spcBef>
            <a:spcAft>
              <a:spcPct val="35000"/>
            </a:spcAft>
            <a:buNone/>
          </a:pPr>
          <a:r>
            <a:rPr lang="en-US" sz="1600" kern="1200">
              <a:solidFill>
                <a:sysClr val="window" lastClr="FFFFFF"/>
              </a:solidFill>
              <a:latin typeface="Calibri" panose="020F0502020204030204"/>
              <a:ea typeface="+mn-ea"/>
              <a:cs typeface="+mn-cs"/>
            </a:rPr>
            <a:t>"War refugees," "Arab refugees," "Muslim refugees," etc.</a:t>
          </a:r>
        </a:p>
        <a:p>
          <a:pPr marL="0" lvl="0" indent="0" algn="ctr" defTabSz="711200">
            <a:lnSpc>
              <a:spcPct val="90000"/>
            </a:lnSpc>
            <a:spcBef>
              <a:spcPct val="0"/>
            </a:spcBef>
            <a:spcAft>
              <a:spcPct val="35000"/>
            </a:spcAft>
            <a:buNone/>
          </a:pPr>
          <a:r>
            <a:rPr lang="en-US" sz="1600" kern="1200">
              <a:solidFill>
                <a:sysClr val="window" lastClr="FFFFFF"/>
              </a:solidFill>
              <a:latin typeface="Calibri" panose="020F0502020204030204"/>
              <a:ea typeface="+mn-ea"/>
              <a:cs typeface="+mn-cs"/>
            </a:rPr>
            <a:t>(coded mechanically)</a:t>
          </a:r>
        </a:p>
      </dsp:txBody>
      <dsp:txXfrm>
        <a:off x="6234896" y="701962"/>
        <a:ext cx="2092371" cy="179647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rawings/drawing1.xml><?xml version="1.0" encoding="utf-8"?>
<c:userShapes xmlns:c="http://schemas.openxmlformats.org/drawingml/2006/chart">
  <cdr:relSizeAnchor xmlns:cdr="http://schemas.openxmlformats.org/drawingml/2006/chartDrawing">
    <cdr:from>
      <cdr:x>0.49097</cdr:x>
      <cdr:y>0.09771</cdr:y>
    </cdr:from>
    <cdr:to>
      <cdr:x>0.73712</cdr:x>
      <cdr:y>0.09771</cdr:y>
    </cdr:to>
    <cdr:cxnSp macro="">
      <cdr:nvCxnSpPr>
        <cdr:cNvPr id="3" name="Straight Connector 2"/>
        <cdr:cNvCxnSpPr/>
      </cdr:nvCxnSpPr>
      <cdr:spPr>
        <a:xfrm xmlns:a="http://schemas.openxmlformats.org/drawingml/2006/main">
          <a:off x="2918129" y="302149"/>
          <a:ext cx="1463040" cy="0"/>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0.22742</cdr:x>
      <cdr:y>0.10799</cdr:y>
    </cdr:from>
    <cdr:to>
      <cdr:x>0.3893</cdr:x>
      <cdr:y>0.10799</cdr:y>
    </cdr:to>
    <cdr:cxnSp macro="">
      <cdr:nvCxnSpPr>
        <cdr:cNvPr id="6" name="Straight Connector 5"/>
        <cdr:cNvCxnSpPr/>
      </cdr:nvCxnSpPr>
      <cdr:spPr>
        <a:xfrm xmlns:a="http://schemas.openxmlformats.org/drawingml/2006/main">
          <a:off x="1351722" y="333955"/>
          <a:ext cx="962108" cy="0"/>
        </a:xfrm>
        <a:prstGeom xmlns:a="http://schemas.openxmlformats.org/drawingml/2006/main" prst="line">
          <a:avLst/>
        </a:prstGeom>
        <a:ln xmlns:a="http://schemas.openxmlformats.org/drawingml/2006/main">
          <a:solidFill>
            <a:schemeClr val="bg1">
              <a:lumMod val="65000"/>
            </a:schemeClr>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B2289-A080-4121-906B-652C39C31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3024</TotalTime>
  <Pages>235</Pages>
  <Words>88452</Words>
  <Characters>504177</Characters>
  <Application>Microsoft Office Word</Application>
  <DocSecurity>0</DocSecurity>
  <Lines>4201</Lines>
  <Paragraphs>1182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Данило Мандић</dc:creator>
  <cp:keywords/>
  <dc:description/>
  <cp:lastModifiedBy>Данило Мандић</cp:lastModifiedBy>
  <cp:revision>64</cp:revision>
  <dcterms:created xsi:type="dcterms:W3CDTF">2025-07-26T17:17:00Z</dcterms:created>
  <dcterms:modified xsi:type="dcterms:W3CDTF">2026-09-14T15:57:00Z</dcterms:modified>
</cp:coreProperties>
</file>